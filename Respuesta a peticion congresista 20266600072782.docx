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BC1D01" w14:textId="1A2D4634" w:rsidR="00E3492B" w:rsidRPr="00357A0D" w:rsidRDefault="43258217" w:rsidP="32F1A7B8">
      <w:pPr>
        <w:pStyle w:val="NormalWeb"/>
        <w:tabs>
          <w:tab w:val="left" w:pos="5855"/>
        </w:tabs>
        <w:spacing w:before="0" w:after="0"/>
        <w:jc w:val="right"/>
        <w:rPr>
          <w:rFonts w:ascii="Code3of9" w:hAnsi="Code3of9" w:cstheme="majorBidi"/>
          <w:b/>
          <w:sz w:val="22"/>
          <w:szCs w:val="22"/>
          <w:lang w:eastAsia="es-CO"/>
        </w:rPr>
      </w:pPr>
      <w:r w:rsidRPr="00357A0D">
        <w:rPr>
          <w:rFonts w:ascii="Verdana" w:hAnsi="Verdana" w:cs="Arial"/>
          <w:sz w:val="48"/>
          <w:szCs w:val="48"/>
        </w:rPr>
        <w:t xml:space="preserve">               </w:t>
      </w:r>
      <w:r w:rsidRPr="00357A0D">
        <w:rPr>
          <w:rFonts w:ascii="Code3of9" w:hAnsi="Code3of9" w:cstheme="majorBidi"/>
          <w:sz w:val="48"/>
          <w:szCs w:val="48"/>
        </w:rPr>
        <w:t>[orfeo.RAD_S]</w:t>
      </w:r>
    </w:p>
    <w:p w14:paraId="6BB16995" w14:textId="77777777" w:rsidR="00E3492B" w:rsidRPr="00E3492B" w:rsidRDefault="00E3492B" w:rsidP="00E3492B">
      <w:pPr>
        <w:pStyle w:val="NormalWeb"/>
        <w:spacing w:before="0" w:after="0"/>
        <w:jc w:val="right"/>
        <w:rPr>
          <w:rFonts w:ascii="Verdana" w:hAnsi="Verdana" w:cs="Arial"/>
        </w:rPr>
      </w:pPr>
      <w:r w:rsidRPr="00E3492B">
        <w:rPr>
          <w:rFonts w:ascii="Verdana" w:hAnsi="Verdana" w:cs="Arial"/>
        </w:rPr>
        <w:t>Al contestar por favor cite estos datos:</w:t>
      </w:r>
    </w:p>
    <w:p w14:paraId="102C5824" w14:textId="4016CCF0" w:rsidR="00E3492B" w:rsidRDefault="00E3492B" w:rsidP="00E3492B">
      <w:pPr>
        <w:pStyle w:val="NormalWeb"/>
        <w:tabs>
          <w:tab w:val="left" w:pos="5855"/>
        </w:tabs>
        <w:spacing w:before="0" w:after="0"/>
        <w:jc w:val="right"/>
        <w:rPr>
          <w:rFonts w:ascii="Verdana" w:hAnsi="Verdana" w:cs="Arial"/>
          <w:b/>
          <w:bCs/>
          <w:lang w:val="pt-BR" w:eastAsia="es-CO"/>
        </w:rPr>
      </w:pPr>
      <w:r w:rsidRPr="00E3492B">
        <w:rPr>
          <w:rFonts w:ascii="Verdana" w:hAnsi="Verdana" w:cs="Arial"/>
          <w:b/>
          <w:bCs/>
          <w:lang w:val="pt-BR" w:eastAsia="es-CO"/>
        </w:rPr>
        <w:t>Radicado No. [orfeo.RAD_S]</w:t>
      </w:r>
    </w:p>
    <w:p w14:paraId="45C0F9C4" w14:textId="173AA13B" w:rsidR="00E3492B" w:rsidRDefault="00E3492B" w:rsidP="00E3492B">
      <w:pPr>
        <w:pStyle w:val="NormalWeb"/>
        <w:tabs>
          <w:tab w:val="left" w:pos="5855"/>
        </w:tabs>
        <w:spacing w:before="0" w:after="0"/>
        <w:jc w:val="right"/>
        <w:rPr>
          <w:rFonts w:ascii="Verdana" w:hAnsi="Verdana" w:cs="Arial"/>
          <w:b/>
          <w:bCs/>
          <w:lang w:val="pt-BR" w:eastAsia="es-CO"/>
        </w:rPr>
      </w:pPr>
    </w:p>
    <w:p w14:paraId="3F4823C8" w14:textId="77777777" w:rsidR="00E3492B" w:rsidRPr="00357A0D" w:rsidRDefault="00E3492B" w:rsidP="00E3492B">
      <w:pPr>
        <w:pStyle w:val="NormalWeb"/>
        <w:tabs>
          <w:tab w:val="left" w:pos="5855"/>
        </w:tabs>
        <w:spacing w:before="0" w:after="0"/>
        <w:jc w:val="right"/>
        <w:rPr>
          <w:rFonts w:ascii="Verdana" w:hAnsi="Verdana"/>
          <w:lang w:val="pt-BR"/>
        </w:rPr>
      </w:pPr>
    </w:p>
    <w:p w14:paraId="2DD63870" w14:textId="77777777" w:rsidR="00E3492B" w:rsidRPr="00E3492B" w:rsidRDefault="00E3492B" w:rsidP="00E3492B">
      <w:pPr>
        <w:rPr>
          <w:rFonts w:ascii="Verdana" w:eastAsia="Times New Roman" w:hAnsi="Verdana" w:cs="Arial"/>
          <w:color w:val="000000"/>
          <w:lang w:val="en-US"/>
        </w:rPr>
      </w:pPr>
      <w:r w:rsidRPr="00E3492B">
        <w:rPr>
          <w:rFonts w:ascii="Verdana" w:eastAsia="Times New Roman" w:hAnsi="Verdana" w:cs="Arial"/>
          <w:color w:val="000000"/>
          <w:lang w:val="en-US"/>
        </w:rPr>
        <w:t xml:space="preserve">Bogotá D.C., </w:t>
      </w:r>
      <w:r w:rsidRPr="00357A0D">
        <w:rPr>
          <w:rFonts w:ascii="Verdana" w:hAnsi="Verdana" w:cs="Arial"/>
          <w:lang w:val="en-US"/>
        </w:rPr>
        <w:t>[orfeo.F_RAD_S]</w:t>
      </w:r>
    </w:p>
    <w:p w14:paraId="0E3FDFA1" w14:textId="77777777" w:rsidR="00E3492B" w:rsidRPr="00E3492B" w:rsidRDefault="00E3492B" w:rsidP="00E3492B">
      <w:pPr>
        <w:rPr>
          <w:rFonts w:ascii="Verdana" w:eastAsia="Times New Roman" w:hAnsi="Verdana" w:cs="Arial"/>
          <w:color w:val="000000"/>
          <w:lang w:val="en-US"/>
        </w:rPr>
      </w:pPr>
    </w:p>
    <w:p w14:paraId="3A3E1B2D" w14:textId="77777777" w:rsidR="00C17F75" w:rsidRPr="008B1F51" w:rsidRDefault="00C17F75" w:rsidP="00C17F75">
      <w:pPr>
        <w:spacing w:after="0"/>
        <w:jc w:val="both"/>
        <w:rPr>
          <w:rFonts w:ascii="Verdana" w:eastAsia="Verdana" w:hAnsi="Verdana" w:cs="Verdana"/>
          <w:color w:val="000000" w:themeColor="text1"/>
        </w:rPr>
      </w:pPr>
      <w:r w:rsidRPr="008B1F51">
        <w:rPr>
          <w:rFonts w:ascii="Verdana" w:eastAsia="Verdana" w:hAnsi="Verdana" w:cs="Verdana"/>
          <w:color w:val="000000" w:themeColor="text1"/>
        </w:rPr>
        <w:t xml:space="preserve">Honorable </w:t>
      </w:r>
    </w:p>
    <w:p w14:paraId="7BA56E87" w14:textId="77777777" w:rsidR="00C17F75" w:rsidRPr="008B1F51" w:rsidRDefault="00C17F75" w:rsidP="00C17F75">
      <w:pPr>
        <w:spacing w:after="0"/>
        <w:jc w:val="both"/>
        <w:rPr>
          <w:rFonts w:ascii="Verdana" w:eastAsia="Verdana" w:hAnsi="Verdana" w:cs="Verdana"/>
          <w:b/>
          <w:bCs/>
          <w:color w:val="000000" w:themeColor="text1"/>
        </w:rPr>
      </w:pPr>
      <w:r w:rsidRPr="008B1F51">
        <w:rPr>
          <w:rFonts w:ascii="Verdana" w:eastAsia="Verdana" w:hAnsi="Verdana" w:cs="Verdana"/>
          <w:b/>
          <w:bCs/>
          <w:color w:val="000000" w:themeColor="text1"/>
        </w:rPr>
        <w:t>JAIME ALBERTO SEPULVEDA MUÑETON</w:t>
      </w:r>
    </w:p>
    <w:p w14:paraId="148E2170" w14:textId="77777777" w:rsidR="00C17F75" w:rsidRPr="008B1F51" w:rsidRDefault="00C17F75" w:rsidP="00C17F75">
      <w:pPr>
        <w:spacing w:after="0"/>
        <w:jc w:val="both"/>
        <w:rPr>
          <w:rFonts w:ascii="Verdana" w:eastAsia="Verdana" w:hAnsi="Verdana" w:cs="Verdana"/>
          <w:color w:val="000000" w:themeColor="text1"/>
        </w:rPr>
      </w:pPr>
      <w:r w:rsidRPr="008B1F51">
        <w:rPr>
          <w:rFonts w:ascii="Verdana" w:eastAsia="Verdana" w:hAnsi="Verdana" w:cs="Verdana"/>
          <w:color w:val="000000" w:themeColor="text1"/>
        </w:rPr>
        <w:t>Congreso de la República</w:t>
      </w:r>
    </w:p>
    <w:p w14:paraId="2BA58AD9" w14:textId="77777777" w:rsidR="00C17F75" w:rsidRPr="008B1F51" w:rsidRDefault="00C17F75" w:rsidP="00C17F75">
      <w:pPr>
        <w:spacing w:after="0"/>
        <w:jc w:val="both"/>
        <w:rPr>
          <w:rFonts w:ascii="Verdana" w:eastAsia="Verdana" w:hAnsi="Verdana" w:cs="Verdana"/>
          <w:color w:val="000000" w:themeColor="text1"/>
        </w:rPr>
      </w:pPr>
      <w:hyperlink r:id="rId8" w:history="1">
        <w:r w:rsidRPr="008B1F51">
          <w:rPr>
            <w:rFonts w:ascii="Verdana" w:eastAsia="Verdana" w:hAnsi="Verdana" w:cs="Verdana"/>
          </w:rPr>
          <w:t>Comisión.sexta@senado.gov.co</w:t>
        </w:r>
      </w:hyperlink>
    </w:p>
    <w:p w14:paraId="08CC736A" w14:textId="77777777" w:rsidR="00C17F75" w:rsidRPr="008B1F51" w:rsidRDefault="00C17F75" w:rsidP="00C17F75">
      <w:pPr>
        <w:spacing w:after="0"/>
        <w:jc w:val="both"/>
        <w:rPr>
          <w:rFonts w:ascii="Verdana" w:eastAsia="Verdana" w:hAnsi="Verdana" w:cs="Verdana"/>
          <w:color w:val="000000" w:themeColor="text1"/>
        </w:rPr>
      </w:pPr>
      <w:r w:rsidRPr="008B1F51">
        <w:rPr>
          <w:rFonts w:ascii="Verdana" w:eastAsia="Verdana" w:hAnsi="Verdana" w:cs="Verdana"/>
          <w:color w:val="000000" w:themeColor="text1"/>
        </w:rPr>
        <w:t>Comision6senado@gmail.com</w:t>
      </w:r>
    </w:p>
    <w:p w14:paraId="26744F0C" w14:textId="77777777" w:rsidR="00C17F75" w:rsidRPr="008B1F51" w:rsidRDefault="00C17F75" w:rsidP="00C17F75">
      <w:pPr>
        <w:spacing w:after="0"/>
        <w:jc w:val="both"/>
        <w:rPr>
          <w:rFonts w:ascii="Verdana" w:eastAsia="Verdana" w:hAnsi="Verdana" w:cs="Verdana"/>
          <w:color w:val="000000" w:themeColor="text1"/>
        </w:rPr>
      </w:pPr>
      <w:r w:rsidRPr="008B1F51">
        <w:rPr>
          <w:rFonts w:ascii="Verdana" w:eastAsia="Verdana" w:hAnsi="Verdana" w:cs="Verdana"/>
          <w:color w:val="000000" w:themeColor="text1"/>
        </w:rPr>
        <w:t>Carrera 7 No. 8-68, Edificio Nuevo del Congreso</w:t>
      </w:r>
    </w:p>
    <w:p w14:paraId="57095946" w14:textId="77777777" w:rsidR="00C17F75" w:rsidRPr="008B1F51" w:rsidRDefault="00C17F75" w:rsidP="00C17F75">
      <w:pPr>
        <w:spacing w:after="0"/>
        <w:jc w:val="both"/>
        <w:rPr>
          <w:rFonts w:ascii="Verdana" w:eastAsia="Verdana" w:hAnsi="Verdana" w:cs="Verdana"/>
          <w:color w:val="000000" w:themeColor="text1"/>
        </w:rPr>
      </w:pPr>
      <w:r w:rsidRPr="008B1F51">
        <w:rPr>
          <w:rFonts w:ascii="Verdana" w:eastAsia="Verdana" w:hAnsi="Verdana" w:cs="Verdana"/>
          <w:color w:val="000000" w:themeColor="text1"/>
        </w:rPr>
        <w:t>Bogotá</w:t>
      </w:r>
    </w:p>
    <w:p w14:paraId="1CB2AB13" w14:textId="77777777" w:rsidR="00C17F75" w:rsidRPr="008B1F51" w:rsidRDefault="00C17F75" w:rsidP="00C17F75">
      <w:pPr>
        <w:spacing w:after="0" w:line="240" w:lineRule="auto"/>
        <w:rPr>
          <w:rFonts w:ascii="Verdana" w:eastAsia="Verdana" w:hAnsi="Verdana" w:cs="Verdana"/>
          <w:color w:val="000000" w:themeColor="text1"/>
        </w:rPr>
      </w:pPr>
    </w:p>
    <w:p w14:paraId="0D59A6D0" w14:textId="58C542AE" w:rsidR="00C17F75" w:rsidRPr="00465EB5" w:rsidRDefault="00C17F75" w:rsidP="00C17F75">
      <w:pPr>
        <w:pStyle w:val="NormalWeb"/>
        <w:spacing w:line="276" w:lineRule="auto"/>
        <w:jc w:val="both"/>
        <w:rPr>
          <w:rFonts w:ascii="Verdana" w:eastAsia="Verdana" w:hAnsi="Verdana" w:cs="Verdana"/>
          <w:color w:val="000000" w:themeColor="text1"/>
          <w:highlight w:val="yellow"/>
        </w:rPr>
      </w:pPr>
      <w:r w:rsidRPr="008B1F51">
        <w:rPr>
          <w:rFonts w:ascii="Verdana" w:eastAsia="Verdana" w:hAnsi="Verdana" w:cs="Verdana"/>
          <w:b/>
          <w:bCs/>
          <w:color w:val="000000" w:themeColor="text1"/>
          <w:sz w:val="22"/>
          <w:szCs w:val="22"/>
        </w:rPr>
        <w:t>ASUNTO:</w:t>
      </w:r>
      <w:r w:rsidRPr="008B1F51">
        <w:rPr>
          <w:rFonts w:ascii="Verdana" w:eastAsia="Verdana" w:hAnsi="Verdana" w:cs="Verdana"/>
          <w:color w:val="000000" w:themeColor="text1"/>
          <w:sz w:val="22"/>
          <w:szCs w:val="22"/>
        </w:rPr>
        <w:t xml:space="preserve"> Respuesta a la solicitud de información de la Honorable (radicado ANSV No. </w:t>
      </w:r>
      <w:r w:rsidRPr="00C17F75">
        <w:rPr>
          <w:rFonts w:ascii="Verdana" w:eastAsia="Verdana" w:hAnsi="Verdana" w:cs="Verdana"/>
          <w:color w:val="000000" w:themeColor="text1"/>
        </w:rPr>
        <w:t>20266600072782</w:t>
      </w:r>
      <w:r>
        <w:rPr>
          <w:rFonts w:ascii="Verdana" w:eastAsia="Verdana" w:hAnsi="Verdana" w:cs="Verdana"/>
          <w:color w:val="000000" w:themeColor="text1"/>
        </w:rPr>
        <w:t xml:space="preserve"> </w:t>
      </w:r>
      <w:r w:rsidRPr="008B1F51">
        <w:rPr>
          <w:rFonts w:ascii="Verdana" w:eastAsia="Verdana" w:hAnsi="Verdana" w:cs="Verdana"/>
          <w:color w:val="000000" w:themeColor="text1"/>
          <w:sz w:val="22"/>
          <w:szCs w:val="22"/>
        </w:rPr>
        <w:t xml:space="preserve">del </w:t>
      </w:r>
      <w:r>
        <w:rPr>
          <w:rFonts w:ascii="Verdana" w:eastAsia="Verdana" w:hAnsi="Verdana" w:cs="Verdana"/>
          <w:color w:val="000000" w:themeColor="text1"/>
          <w:sz w:val="22"/>
          <w:szCs w:val="22"/>
        </w:rPr>
        <w:t>10 de septiembre</w:t>
      </w:r>
      <w:r w:rsidRPr="008B1F51">
        <w:rPr>
          <w:rFonts w:ascii="Verdana" w:eastAsia="Verdana" w:hAnsi="Verdana" w:cs="Verdana"/>
          <w:color w:val="000000" w:themeColor="text1"/>
          <w:sz w:val="22"/>
          <w:szCs w:val="22"/>
        </w:rPr>
        <w:t xml:space="preserve"> de 2026)</w:t>
      </w:r>
    </w:p>
    <w:p w14:paraId="436121CD" w14:textId="77777777" w:rsidR="00C17F75" w:rsidRPr="008B1F51" w:rsidRDefault="00C17F75" w:rsidP="00C17F75">
      <w:pPr>
        <w:pStyle w:val="NormalWeb"/>
        <w:spacing w:before="0" w:after="0" w:line="276" w:lineRule="auto"/>
        <w:jc w:val="both"/>
        <w:rPr>
          <w:rFonts w:ascii="Verdana" w:eastAsia="Verdana" w:hAnsi="Verdana" w:cs="Verdana"/>
          <w:color w:val="000000" w:themeColor="text1"/>
          <w:sz w:val="22"/>
          <w:szCs w:val="22"/>
        </w:rPr>
      </w:pPr>
    </w:p>
    <w:p w14:paraId="005A7DB5" w14:textId="77777777" w:rsidR="00C17F75" w:rsidRPr="008B1F51" w:rsidRDefault="00C17F75" w:rsidP="00C17F75">
      <w:pPr>
        <w:spacing w:line="276" w:lineRule="auto"/>
        <w:jc w:val="both"/>
        <w:rPr>
          <w:rFonts w:ascii="Verdana" w:eastAsia="Verdana" w:hAnsi="Verdana" w:cs="Verdana"/>
          <w:color w:val="000000" w:themeColor="text1"/>
        </w:rPr>
      </w:pPr>
      <w:r w:rsidRPr="008B1F51">
        <w:rPr>
          <w:rFonts w:ascii="Verdana" w:eastAsia="Verdana" w:hAnsi="Verdana" w:cs="Verdana"/>
          <w:color w:val="000000" w:themeColor="text1"/>
        </w:rPr>
        <w:t>Cordial saludo,</w:t>
      </w:r>
    </w:p>
    <w:p w14:paraId="2A954021" w14:textId="77777777" w:rsidR="00C17F75" w:rsidRPr="008B1F51" w:rsidRDefault="00C17F75" w:rsidP="00C17F75">
      <w:pPr>
        <w:spacing w:after="0" w:line="276" w:lineRule="auto"/>
        <w:jc w:val="both"/>
        <w:rPr>
          <w:rFonts w:ascii="Verdana" w:eastAsia="Verdana" w:hAnsi="Verdana" w:cs="Verdana"/>
          <w:color w:val="000000" w:themeColor="text1"/>
        </w:rPr>
      </w:pPr>
    </w:p>
    <w:p w14:paraId="3AC9EE62" w14:textId="77777777" w:rsidR="00C17F75" w:rsidRPr="008B1F51" w:rsidRDefault="00C17F75" w:rsidP="00C17F75">
      <w:pPr>
        <w:spacing w:after="0" w:line="360" w:lineRule="auto"/>
        <w:contextualSpacing/>
        <w:jc w:val="both"/>
        <w:rPr>
          <w:rFonts w:ascii="Verdana" w:eastAsia="Verdana" w:hAnsi="Verdana" w:cs="Verdana"/>
          <w:color w:val="000000" w:themeColor="text1"/>
        </w:rPr>
      </w:pPr>
      <w:r w:rsidRPr="008B1F51">
        <w:rPr>
          <w:rFonts w:ascii="Verdana" w:eastAsia="Verdana" w:hAnsi="Verdana" w:cs="Verdana"/>
          <w:color w:val="000000" w:themeColor="text1"/>
        </w:rPr>
        <w:t>De manera atenta, damos respuesta al interrogante realizado por usted, con base en las funciones atribuidas a la Agencia Nacional de Seguridad Vial (ANSV), en la Ley 1702 de 2013 y el Decreto 787 de 2015, en los siguientes términos:</w:t>
      </w:r>
    </w:p>
    <w:p w14:paraId="583717DE" w14:textId="77777777" w:rsidR="00E3492B" w:rsidRPr="00E3492B" w:rsidRDefault="00E3492B" w:rsidP="00E3492B">
      <w:pPr>
        <w:spacing w:line="240" w:lineRule="auto"/>
        <w:contextualSpacing/>
        <w:rPr>
          <w:rFonts w:ascii="Verdana" w:eastAsia="Times New Roman" w:hAnsi="Verdana" w:cs="Arial"/>
          <w:iCs/>
          <w:color w:val="000000"/>
        </w:rPr>
      </w:pPr>
    </w:p>
    <w:p w14:paraId="549B901D" w14:textId="77777777" w:rsidR="00E3492B" w:rsidRPr="00E3492B" w:rsidRDefault="00E3492B" w:rsidP="00E3492B">
      <w:pPr>
        <w:spacing w:line="240" w:lineRule="auto"/>
        <w:contextualSpacing/>
        <w:rPr>
          <w:rFonts w:ascii="Verdana" w:eastAsia="Times New Roman" w:hAnsi="Verdana" w:cs="Arial"/>
          <w:iCs/>
          <w:color w:val="000000"/>
        </w:rPr>
      </w:pPr>
    </w:p>
    <w:p w14:paraId="6EF49B06" w14:textId="77777777" w:rsidR="00E3492B" w:rsidRDefault="00E3492B" w:rsidP="00E3492B">
      <w:pPr>
        <w:spacing w:line="240" w:lineRule="auto"/>
        <w:contextualSpacing/>
        <w:rPr>
          <w:rFonts w:ascii="Verdana" w:eastAsia="Times New Roman" w:hAnsi="Verdana" w:cs="Arial"/>
          <w:iCs/>
          <w:color w:val="000000"/>
        </w:rPr>
      </w:pPr>
    </w:p>
    <w:p w14:paraId="54405545" w14:textId="77777777" w:rsidR="00C17F75" w:rsidRDefault="00C17F75" w:rsidP="00E3492B">
      <w:pPr>
        <w:spacing w:line="240" w:lineRule="auto"/>
        <w:contextualSpacing/>
        <w:rPr>
          <w:rFonts w:ascii="Verdana" w:eastAsia="Times New Roman" w:hAnsi="Verdana" w:cs="Arial"/>
          <w:iCs/>
          <w:color w:val="000000"/>
        </w:rPr>
      </w:pPr>
    </w:p>
    <w:p w14:paraId="75A92FCF" w14:textId="77777777" w:rsidR="00C17F75" w:rsidRDefault="00C17F75" w:rsidP="00E3492B">
      <w:pPr>
        <w:spacing w:line="240" w:lineRule="auto"/>
        <w:contextualSpacing/>
        <w:rPr>
          <w:rFonts w:ascii="Verdana" w:eastAsia="Times New Roman" w:hAnsi="Verdana" w:cs="Arial"/>
          <w:iCs/>
          <w:color w:val="000000"/>
        </w:rPr>
      </w:pPr>
    </w:p>
    <w:p w14:paraId="5DE53337" w14:textId="77777777" w:rsidR="00C17F75" w:rsidRDefault="00C17F75" w:rsidP="00E3492B">
      <w:pPr>
        <w:spacing w:line="240" w:lineRule="auto"/>
        <w:contextualSpacing/>
        <w:rPr>
          <w:rFonts w:ascii="Verdana" w:eastAsia="Times New Roman" w:hAnsi="Verdana" w:cs="Arial"/>
          <w:iCs/>
          <w:color w:val="000000"/>
        </w:rPr>
      </w:pPr>
    </w:p>
    <w:p w14:paraId="112EE0B4" w14:textId="77777777" w:rsidR="00C17F75" w:rsidRDefault="00C17F75" w:rsidP="00E3492B">
      <w:pPr>
        <w:spacing w:line="240" w:lineRule="auto"/>
        <w:contextualSpacing/>
        <w:rPr>
          <w:rFonts w:ascii="Verdana" w:eastAsia="Times New Roman" w:hAnsi="Verdana" w:cs="Arial"/>
          <w:iCs/>
          <w:color w:val="000000"/>
        </w:rPr>
      </w:pPr>
    </w:p>
    <w:p w14:paraId="17195DA2" w14:textId="77777777" w:rsidR="00C17F75" w:rsidRDefault="00C17F75" w:rsidP="00E3492B">
      <w:pPr>
        <w:spacing w:line="240" w:lineRule="auto"/>
        <w:contextualSpacing/>
        <w:rPr>
          <w:rFonts w:ascii="Verdana" w:eastAsia="Times New Roman" w:hAnsi="Verdana" w:cs="Arial"/>
          <w:iCs/>
          <w:color w:val="000000"/>
        </w:rPr>
      </w:pPr>
    </w:p>
    <w:p w14:paraId="33120C61" w14:textId="77777777" w:rsidR="00C17F75" w:rsidRDefault="00C17F75" w:rsidP="00E3492B">
      <w:pPr>
        <w:spacing w:line="240" w:lineRule="auto"/>
        <w:contextualSpacing/>
        <w:rPr>
          <w:rFonts w:ascii="Verdana" w:eastAsia="Times New Roman" w:hAnsi="Verdana" w:cs="Arial"/>
          <w:iCs/>
          <w:color w:val="000000"/>
        </w:rPr>
      </w:pPr>
    </w:p>
    <w:p w14:paraId="646BB78F" w14:textId="77777777" w:rsidR="00C17F75" w:rsidRDefault="00C17F75" w:rsidP="00E3492B">
      <w:pPr>
        <w:spacing w:line="240" w:lineRule="auto"/>
        <w:contextualSpacing/>
        <w:rPr>
          <w:rFonts w:ascii="Verdana" w:eastAsia="Times New Roman" w:hAnsi="Verdana" w:cs="Arial"/>
          <w:iCs/>
          <w:color w:val="000000"/>
        </w:rPr>
      </w:pPr>
    </w:p>
    <w:p w14:paraId="74D0D14F" w14:textId="77777777" w:rsidR="00C17F75" w:rsidRDefault="00C17F75" w:rsidP="00E3492B">
      <w:pPr>
        <w:spacing w:line="240" w:lineRule="auto"/>
        <w:contextualSpacing/>
        <w:rPr>
          <w:rFonts w:ascii="Verdana" w:eastAsia="Times New Roman" w:hAnsi="Verdana" w:cs="Arial"/>
          <w:iCs/>
          <w:color w:val="000000"/>
        </w:rPr>
      </w:pPr>
    </w:p>
    <w:p w14:paraId="75653936" w14:textId="77777777" w:rsidR="00C17F75" w:rsidRDefault="00C17F75" w:rsidP="00E3492B">
      <w:pPr>
        <w:spacing w:line="240" w:lineRule="auto"/>
        <w:contextualSpacing/>
        <w:rPr>
          <w:rFonts w:ascii="Verdana" w:eastAsia="Times New Roman" w:hAnsi="Verdana" w:cs="Arial"/>
          <w:iCs/>
          <w:color w:val="000000"/>
        </w:rPr>
      </w:pPr>
    </w:p>
    <w:p w14:paraId="01CB863F" w14:textId="77777777" w:rsidR="00C17F75" w:rsidRDefault="00C17F75" w:rsidP="00E3492B">
      <w:pPr>
        <w:spacing w:line="240" w:lineRule="auto"/>
        <w:contextualSpacing/>
        <w:rPr>
          <w:rFonts w:ascii="Verdana" w:eastAsia="Times New Roman" w:hAnsi="Verdana" w:cs="Arial"/>
          <w:iCs/>
          <w:color w:val="000000"/>
        </w:rPr>
      </w:pPr>
    </w:p>
    <w:p w14:paraId="5D1BCF48" w14:textId="77777777" w:rsidR="00C17F75" w:rsidRDefault="00C17F75" w:rsidP="00E3492B">
      <w:pPr>
        <w:spacing w:line="240" w:lineRule="auto"/>
        <w:contextualSpacing/>
        <w:rPr>
          <w:rFonts w:ascii="Verdana" w:eastAsia="Times New Roman" w:hAnsi="Verdana" w:cs="Arial"/>
          <w:iCs/>
          <w:color w:val="000000"/>
        </w:rPr>
      </w:pPr>
    </w:p>
    <w:p w14:paraId="0A9DAF8D" w14:textId="77777777" w:rsidR="00C17F75" w:rsidRDefault="00C17F75" w:rsidP="00E3492B">
      <w:pPr>
        <w:spacing w:line="240" w:lineRule="auto"/>
        <w:contextualSpacing/>
        <w:rPr>
          <w:rFonts w:ascii="Verdana" w:eastAsia="Times New Roman" w:hAnsi="Verdana" w:cs="Arial"/>
          <w:iCs/>
          <w:color w:val="000000"/>
        </w:rPr>
      </w:pPr>
    </w:p>
    <w:p w14:paraId="4D63CA44" w14:textId="77777777" w:rsidR="00C17F75" w:rsidRDefault="00C17F75" w:rsidP="00E3492B">
      <w:pPr>
        <w:spacing w:line="240" w:lineRule="auto"/>
        <w:contextualSpacing/>
        <w:rPr>
          <w:rFonts w:ascii="Verdana" w:eastAsia="Times New Roman" w:hAnsi="Verdana" w:cs="Arial"/>
          <w:iCs/>
          <w:color w:val="000000"/>
        </w:rPr>
      </w:pPr>
    </w:p>
    <w:p w14:paraId="0635429E" w14:textId="77777777" w:rsidR="00C17F75" w:rsidRDefault="00C17F75" w:rsidP="00E3492B">
      <w:pPr>
        <w:spacing w:line="240" w:lineRule="auto"/>
        <w:contextualSpacing/>
        <w:rPr>
          <w:rFonts w:ascii="Verdana" w:eastAsia="Times New Roman" w:hAnsi="Verdana" w:cs="Arial"/>
          <w:iCs/>
          <w:color w:val="000000"/>
        </w:rPr>
      </w:pPr>
    </w:p>
    <w:p w14:paraId="4BE863CA" w14:textId="77777777" w:rsidR="00C17F75" w:rsidRDefault="00C17F75" w:rsidP="00E3492B">
      <w:pPr>
        <w:spacing w:line="240" w:lineRule="auto"/>
        <w:contextualSpacing/>
        <w:rPr>
          <w:rFonts w:ascii="Verdana" w:eastAsia="Times New Roman" w:hAnsi="Verdana" w:cs="Arial"/>
          <w:iCs/>
          <w:color w:val="000000"/>
        </w:rPr>
      </w:pPr>
    </w:p>
    <w:p w14:paraId="1BD05909" w14:textId="77777777" w:rsidR="00C17F75" w:rsidRDefault="00C17F75" w:rsidP="00E3492B">
      <w:pPr>
        <w:spacing w:line="240" w:lineRule="auto"/>
        <w:contextualSpacing/>
        <w:rPr>
          <w:rFonts w:ascii="Verdana" w:eastAsia="Times New Roman" w:hAnsi="Verdana" w:cs="Arial"/>
          <w:iCs/>
          <w:color w:val="000000"/>
        </w:rPr>
      </w:pPr>
    </w:p>
    <w:p w14:paraId="43EE37F6" w14:textId="77777777" w:rsidR="00C17F75" w:rsidRDefault="00C17F75" w:rsidP="00E3492B">
      <w:pPr>
        <w:spacing w:line="240" w:lineRule="auto"/>
        <w:contextualSpacing/>
        <w:rPr>
          <w:rFonts w:ascii="Verdana" w:eastAsia="Times New Roman" w:hAnsi="Verdana" w:cs="Arial"/>
          <w:iCs/>
          <w:color w:val="000000"/>
        </w:rPr>
      </w:pPr>
    </w:p>
    <w:p w14:paraId="1D3432EF" w14:textId="77777777" w:rsidR="00C17F75" w:rsidRDefault="00C17F75" w:rsidP="00E3492B">
      <w:pPr>
        <w:spacing w:line="240" w:lineRule="auto"/>
        <w:contextualSpacing/>
        <w:rPr>
          <w:rFonts w:ascii="Verdana" w:eastAsia="Times New Roman" w:hAnsi="Verdana" w:cs="Arial"/>
          <w:iCs/>
          <w:color w:val="000000"/>
        </w:rPr>
      </w:pPr>
    </w:p>
    <w:p w14:paraId="767D1763" w14:textId="77777777" w:rsidR="00C17F75" w:rsidRDefault="00C17F75" w:rsidP="00E3492B">
      <w:pPr>
        <w:spacing w:line="240" w:lineRule="auto"/>
        <w:contextualSpacing/>
        <w:rPr>
          <w:rFonts w:ascii="Verdana" w:eastAsia="Times New Roman" w:hAnsi="Verdana" w:cs="Arial"/>
          <w:iCs/>
          <w:color w:val="000000"/>
        </w:rPr>
      </w:pPr>
    </w:p>
    <w:p w14:paraId="7CA65371" w14:textId="57EC6D31" w:rsidR="00A472D1" w:rsidRDefault="00A472D1" w:rsidP="00A472D1">
      <w:pPr>
        <w:pStyle w:val="Ttulo1"/>
        <w:spacing w:before="273"/>
        <w:ind w:left="0"/>
        <w:jc w:val="center"/>
      </w:pPr>
      <w:r>
        <w:rPr>
          <w:spacing w:val="-2"/>
          <w:w w:val="90"/>
        </w:rPr>
        <w:lastRenderedPageBreak/>
        <w:t>CUESTIONARIO</w:t>
      </w:r>
    </w:p>
    <w:p w14:paraId="13DBFF1A" w14:textId="77777777" w:rsidR="00A472D1" w:rsidRDefault="00A472D1" w:rsidP="00A472D1">
      <w:pPr>
        <w:pStyle w:val="Prrafodelista"/>
        <w:numPr>
          <w:ilvl w:val="0"/>
          <w:numId w:val="13"/>
        </w:numPr>
        <w:tabs>
          <w:tab w:val="left" w:pos="165"/>
        </w:tabs>
        <w:spacing w:before="41"/>
        <w:ind w:left="165" w:hanging="164"/>
        <w:rPr>
          <w:rFonts w:ascii="Arial" w:hAnsi="Arial"/>
          <w:b/>
          <w:sz w:val="24"/>
        </w:rPr>
      </w:pPr>
      <w:r>
        <w:rPr>
          <w:rFonts w:ascii="Arial" w:hAnsi="Arial"/>
          <w:b/>
          <w:w w:val="80"/>
          <w:sz w:val="24"/>
        </w:rPr>
        <w:t>En</w:t>
      </w:r>
      <w:r>
        <w:rPr>
          <w:rFonts w:ascii="Arial" w:hAnsi="Arial"/>
          <w:b/>
          <w:spacing w:val="-3"/>
          <w:sz w:val="24"/>
        </w:rPr>
        <w:t xml:space="preserve"> </w:t>
      </w:r>
      <w:r>
        <w:rPr>
          <w:rFonts w:ascii="Arial" w:hAnsi="Arial"/>
          <w:b/>
          <w:w w:val="80"/>
          <w:sz w:val="24"/>
        </w:rPr>
        <w:t>relación</w:t>
      </w:r>
      <w:r>
        <w:rPr>
          <w:rFonts w:ascii="Arial" w:hAnsi="Arial"/>
          <w:b/>
          <w:spacing w:val="-2"/>
          <w:sz w:val="24"/>
        </w:rPr>
        <w:t xml:space="preserve"> </w:t>
      </w:r>
      <w:r>
        <w:rPr>
          <w:rFonts w:ascii="Arial" w:hAnsi="Arial"/>
          <w:b/>
          <w:w w:val="80"/>
          <w:sz w:val="24"/>
        </w:rPr>
        <w:t>con</w:t>
      </w:r>
      <w:r>
        <w:rPr>
          <w:rFonts w:ascii="Arial" w:hAnsi="Arial"/>
          <w:b/>
          <w:spacing w:val="-2"/>
          <w:sz w:val="24"/>
        </w:rPr>
        <w:t xml:space="preserve"> </w:t>
      </w:r>
      <w:r>
        <w:rPr>
          <w:rFonts w:ascii="Arial" w:hAnsi="Arial"/>
          <w:b/>
          <w:w w:val="80"/>
          <w:sz w:val="24"/>
        </w:rPr>
        <w:t>la</w:t>
      </w:r>
      <w:r>
        <w:rPr>
          <w:rFonts w:ascii="Arial" w:hAnsi="Arial"/>
          <w:b/>
          <w:spacing w:val="-3"/>
          <w:sz w:val="24"/>
        </w:rPr>
        <w:t xml:space="preserve"> </w:t>
      </w:r>
      <w:r>
        <w:rPr>
          <w:rFonts w:ascii="Arial" w:hAnsi="Arial"/>
          <w:b/>
          <w:w w:val="80"/>
          <w:sz w:val="24"/>
        </w:rPr>
        <w:t>siniestralidad</w:t>
      </w:r>
      <w:r>
        <w:rPr>
          <w:rFonts w:ascii="Arial" w:hAnsi="Arial"/>
          <w:b/>
          <w:spacing w:val="-6"/>
          <w:sz w:val="24"/>
        </w:rPr>
        <w:t xml:space="preserve"> </w:t>
      </w:r>
      <w:r>
        <w:rPr>
          <w:rFonts w:ascii="Arial" w:hAnsi="Arial"/>
          <w:b/>
          <w:w w:val="80"/>
          <w:sz w:val="24"/>
        </w:rPr>
        <w:t>vial</w:t>
      </w:r>
      <w:r>
        <w:rPr>
          <w:rFonts w:ascii="Arial" w:hAnsi="Arial"/>
          <w:b/>
          <w:spacing w:val="-2"/>
          <w:sz w:val="24"/>
        </w:rPr>
        <w:t xml:space="preserve"> </w:t>
      </w:r>
      <w:r>
        <w:rPr>
          <w:rFonts w:ascii="Arial" w:hAnsi="Arial"/>
          <w:b/>
          <w:w w:val="80"/>
          <w:sz w:val="24"/>
        </w:rPr>
        <w:t>y</w:t>
      </w:r>
      <w:r>
        <w:rPr>
          <w:rFonts w:ascii="Arial" w:hAnsi="Arial"/>
          <w:b/>
          <w:spacing w:val="-5"/>
          <w:sz w:val="24"/>
        </w:rPr>
        <w:t xml:space="preserve"> </w:t>
      </w:r>
      <w:r>
        <w:rPr>
          <w:rFonts w:ascii="Arial" w:hAnsi="Arial"/>
          <w:b/>
          <w:w w:val="80"/>
          <w:sz w:val="24"/>
        </w:rPr>
        <w:t>el</w:t>
      </w:r>
      <w:r>
        <w:rPr>
          <w:rFonts w:ascii="Arial" w:hAnsi="Arial"/>
          <w:b/>
          <w:spacing w:val="-2"/>
          <w:sz w:val="24"/>
        </w:rPr>
        <w:t xml:space="preserve"> </w:t>
      </w:r>
      <w:r>
        <w:rPr>
          <w:rFonts w:ascii="Arial" w:hAnsi="Arial"/>
          <w:b/>
          <w:w w:val="80"/>
          <w:sz w:val="24"/>
        </w:rPr>
        <w:t>Plan</w:t>
      </w:r>
      <w:r>
        <w:rPr>
          <w:rFonts w:ascii="Arial" w:hAnsi="Arial"/>
          <w:b/>
          <w:spacing w:val="-2"/>
          <w:sz w:val="24"/>
        </w:rPr>
        <w:t xml:space="preserve"> </w:t>
      </w:r>
      <w:r>
        <w:rPr>
          <w:rFonts w:ascii="Arial" w:hAnsi="Arial"/>
          <w:b/>
          <w:w w:val="80"/>
          <w:sz w:val="24"/>
        </w:rPr>
        <w:t>Nacional</w:t>
      </w:r>
      <w:r>
        <w:rPr>
          <w:rFonts w:ascii="Arial" w:hAnsi="Arial"/>
          <w:b/>
          <w:spacing w:val="-2"/>
          <w:sz w:val="24"/>
        </w:rPr>
        <w:t xml:space="preserve"> </w:t>
      </w:r>
      <w:r>
        <w:rPr>
          <w:rFonts w:ascii="Arial" w:hAnsi="Arial"/>
          <w:b/>
          <w:w w:val="80"/>
          <w:sz w:val="24"/>
        </w:rPr>
        <w:t>de</w:t>
      </w:r>
      <w:r>
        <w:rPr>
          <w:rFonts w:ascii="Arial" w:hAnsi="Arial"/>
          <w:b/>
          <w:spacing w:val="-5"/>
          <w:sz w:val="24"/>
        </w:rPr>
        <w:t xml:space="preserve"> </w:t>
      </w:r>
      <w:r>
        <w:rPr>
          <w:rFonts w:ascii="Arial" w:hAnsi="Arial"/>
          <w:b/>
          <w:w w:val="80"/>
          <w:sz w:val="24"/>
        </w:rPr>
        <w:t>Seguridad</w:t>
      </w:r>
      <w:r>
        <w:rPr>
          <w:rFonts w:ascii="Arial" w:hAnsi="Arial"/>
          <w:b/>
          <w:spacing w:val="-2"/>
          <w:sz w:val="24"/>
        </w:rPr>
        <w:t xml:space="preserve"> </w:t>
      </w:r>
      <w:r>
        <w:rPr>
          <w:rFonts w:ascii="Arial" w:hAnsi="Arial"/>
          <w:b/>
          <w:w w:val="80"/>
          <w:sz w:val="24"/>
        </w:rPr>
        <w:t>Vial</w:t>
      </w:r>
      <w:r>
        <w:rPr>
          <w:rFonts w:ascii="Arial" w:hAnsi="Arial"/>
          <w:b/>
          <w:spacing w:val="-5"/>
          <w:sz w:val="24"/>
        </w:rPr>
        <w:t xml:space="preserve"> </w:t>
      </w:r>
      <w:r>
        <w:rPr>
          <w:rFonts w:ascii="Arial" w:hAnsi="Arial"/>
          <w:b/>
          <w:w w:val="80"/>
          <w:sz w:val="24"/>
        </w:rPr>
        <w:t>2022-</w:t>
      </w:r>
      <w:r>
        <w:rPr>
          <w:rFonts w:ascii="Arial" w:hAnsi="Arial"/>
          <w:b/>
          <w:spacing w:val="-4"/>
          <w:w w:val="80"/>
          <w:sz w:val="24"/>
        </w:rPr>
        <w:t>2031</w:t>
      </w:r>
    </w:p>
    <w:p w14:paraId="79D65565" w14:textId="77777777" w:rsidR="00A472D1" w:rsidRDefault="00C938C9" w:rsidP="00A472D1">
      <w:pPr>
        <w:pStyle w:val="Prrafodelista"/>
        <w:numPr>
          <w:ilvl w:val="1"/>
          <w:numId w:val="13"/>
        </w:numPr>
        <w:tabs>
          <w:tab w:val="left" w:pos="719"/>
          <w:tab w:val="left" w:pos="721"/>
        </w:tabs>
        <w:spacing w:before="244" w:line="261" w:lineRule="auto"/>
        <w:ind w:right="139"/>
        <w:jc w:val="both"/>
        <w:rPr>
          <w:sz w:val="24"/>
          <w:szCs w:val="24"/>
        </w:rPr>
      </w:pPr>
      <w:r w:rsidRPr="726A3959">
        <w:rPr>
          <w:w w:val="80"/>
          <w:sz w:val="24"/>
          <w:szCs w:val="24"/>
        </w:rPr>
        <w:t xml:space="preserve">Remita un informe consolidado de las personas fallecidas y lesionadas en siniestros viales en Colombia entre los años </w:t>
      </w:r>
      <w:r w:rsidRPr="726A3959">
        <w:rPr>
          <w:rFonts w:ascii="Arial" w:hAnsi="Arial"/>
          <w:b/>
          <w:bCs/>
          <w:w w:val="80"/>
          <w:sz w:val="24"/>
          <w:szCs w:val="24"/>
        </w:rPr>
        <w:t>2022</w:t>
      </w:r>
      <w:r w:rsidRPr="726A3959">
        <w:rPr>
          <w:rFonts w:ascii="Arial" w:hAnsi="Arial"/>
          <w:b/>
          <w:bCs/>
          <w:spacing w:val="-6"/>
          <w:sz w:val="24"/>
          <w:szCs w:val="24"/>
        </w:rPr>
        <w:t xml:space="preserve"> </w:t>
      </w:r>
      <w:r w:rsidRPr="726A3959">
        <w:rPr>
          <w:rFonts w:ascii="Arial" w:hAnsi="Arial"/>
          <w:b/>
          <w:bCs/>
          <w:w w:val="80"/>
          <w:sz w:val="24"/>
          <w:szCs w:val="24"/>
        </w:rPr>
        <w:t>y</w:t>
      </w:r>
      <w:r w:rsidRPr="726A3959">
        <w:rPr>
          <w:rFonts w:ascii="Arial" w:hAnsi="Arial"/>
          <w:b/>
          <w:bCs/>
          <w:spacing w:val="-6"/>
          <w:sz w:val="24"/>
          <w:szCs w:val="24"/>
        </w:rPr>
        <w:t xml:space="preserve"> </w:t>
      </w:r>
      <w:r w:rsidRPr="726A3959">
        <w:rPr>
          <w:rFonts w:ascii="Arial" w:hAnsi="Arial"/>
          <w:b/>
          <w:bCs/>
          <w:w w:val="80"/>
          <w:sz w:val="24"/>
          <w:szCs w:val="24"/>
        </w:rPr>
        <w:t>2026</w:t>
      </w:r>
      <w:r w:rsidRPr="726A3959">
        <w:rPr>
          <w:w w:val="80"/>
          <w:sz w:val="24"/>
          <w:szCs w:val="24"/>
        </w:rPr>
        <w:t xml:space="preserve">, discriminado por año, departamento, municipio, sexo, edad, actor vial, zona </w:t>
      </w:r>
      <w:r w:rsidRPr="726A3959">
        <w:rPr>
          <w:spacing w:val="-2"/>
          <w:w w:val="90"/>
          <w:sz w:val="24"/>
          <w:szCs w:val="24"/>
        </w:rPr>
        <w:t>urbana</w:t>
      </w:r>
      <w:r w:rsidRPr="726A3959">
        <w:rPr>
          <w:spacing w:val="-12"/>
          <w:w w:val="90"/>
          <w:sz w:val="24"/>
          <w:szCs w:val="24"/>
        </w:rPr>
        <w:t xml:space="preserve"> </w:t>
      </w:r>
      <w:r w:rsidRPr="726A3959">
        <w:rPr>
          <w:spacing w:val="-2"/>
          <w:w w:val="90"/>
          <w:sz w:val="24"/>
          <w:szCs w:val="24"/>
        </w:rPr>
        <w:t>o</w:t>
      </w:r>
      <w:r w:rsidRPr="726A3959">
        <w:rPr>
          <w:spacing w:val="-12"/>
          <w:w w:val="90"/>
          <w:sz w:val="24"/>
          <w:szCs w:val="24"/>
        </w:rPr>
        <w:t xml:space="preserve"> </w:t>
      </w:r>
      <w:r w:rsidRPr="726A3959">
        <w:rPr>
          <w:spacing w:val="-2"/>
          <w:w w:val="90"/>
          <w:sz w:val="24"/>
          <w:szCs w:val="24"/>
        </w:rPr>
        <w:t>rural</w:t>
      </w:r>
      <w:r w:rsidRPr="726A3959">
        <w:rPr>
          <w:spacing w:val="-13"/>
          <w:w w:val="90"/>
          <w:sz w:val="24"/>
          <w:szCs w:val="24"/>
        </w:rPr>
        <w:t xml:space="preserve"> </w:t>
      </w:r>
      <w:r w:rsidRPr="726A3959">
        <w:rPr>
          <w:spacing w:val="-2"/>
          <w:w w:val="90"/>
          <w:sz w:val="24"/>
          <w:szCs w:val="24"/>
        </w:rPr>
        <w:t>y</w:t>
      </w:r>
      <w:r w:rsidRPr="726A3959">
        <w:rPr>
          <w:spacing w:val="-12"/>
          <w:w w:val="90"/>
          <w:sz w:val="24"/>
          <w:szCs w:val="24"/>
        </w:rPr>
        <w:t xml:space="preserve"> </w:t>
      </w:r>
      <w:r w:rsidRPr="726A3959">
        <w:rPr>
          <w:spacing w:val="-2"/>
          <w:w w:val="90"/>
          <w:sz w:val="24"/>
          <w:szCs w:val="24"/>
        </w:rPr>
        <w:t>tipo</w:t>
      </w:r>
      <w:r w:rsidRPr="726A3959">
        <w:rPr>
          <w:spacing w:val="-12"/>
          <w:w w:val="90"/>
          <w:sz w:val="24"/>
          <w:szCs w:val="24"/>
        </w:rPr>
        <w:t xml:space="preserve"> </w:t>
      </w:r>
      <w:r w:rsidRPr="726A3959">
        <w:rPr>
          <w:spacing w:val="-2"/>
          <w:w w:val="90"/>
          <w:sz w:val="24"/>
          <w:szCs w:val="24"/>
        </w:rPr>
        <w:t>de</w:t>
      </w:r>
      <w:r w:rsidRPr="726A3959">
        <w:rPr>
          <w:spacing w:val="-12"/>
          <w:w w:val="90"/>
          <w:sz w:val="24"/>
          <w:szCs w:val="24"/>
        </w:rPr>
        <w:t xml:space="preserve"> </w:t>
      </w:r>
      <w:r w:rsidRPr="726A3959">
        <w:rPr>
          <w:spacing w:val="-2"/>
          <w:w w:val="90"/>
          <w:sz w:val="24"/>
          <w:szCs w:val="24"/>
        </w:rPr>
        <w:t xml:space="preserve">vía. </w:t>
      </w:r>
      <w:r w:rsidRPr="726A3959">
        <w:rPr>
          <w:b/>
          <w:bCs/>
          <w:color w:val="FF0000"/>
          <w:spacing w:val="-2"/>
          <w:w w:val="90"/>
          <w:sz w:val="24"/>
          <w:szCs w:val="24"/>
        </w:rPr>
        <w:t>ONSV</w:t>
      </w:r>
    </w:p>
    <w:p w14:paraId="050D4CDA" w14:textId="38F2CE4C" w:rsidR="711F4883" w:rsidRDefault="711F4883" w:rsidP="711F4883">
      <w:pPr>
        <w:jc w:val="both"/>
        <w:rPr>
          <w:rFonts w:ascii="Verdana" w:eastAsia="Verdana" w:hAnsi="Verdana" w:cs="Verdana"/>
          <w:color w:val="000000" w:themeColor="text1"/>
          <w:lang w:val="es-ES"/>
        </w:rPr>
      </w:pPr>
    </w:p>
    <w:p w14:paraId="03404730" w14:textId="72B69793" w:rsidR="30943FA5" w:rsidRDefault="00434B3E" w:rsidP="726A3959">
      <w:pPr>
        <w:jc w:val="both"/>
      </w:pPr>
      <w:r>
        <w:rPr>
          <w:rFonts w:ascii="Verdana" w:eastAsia="Verdana" w:hAnsi="Verdana" w:cs="Verdana"/>
          <w:color w:val="000000" w:themeColor="text1"/>
          <w:lang w:val="es-ES"/>
        </w:rPr>
        <w:t xml:space="preserve">En respuesta </w:t>
      </w:r>
      <w:r w:rsidR="30943FA5" w:rsidRPr="726A3959">
        <w:rPr>
          <w:rFonts w:ascii="Verdana" w:eastAsia="Verdana" w:hAnsi="Verdana" w:cs="Verdana"/>
          <w:color w:val="000000" w:themeColor="text1"/>
          <w:lang w:val="es-ES"/>
        </w:rPr>
        <w:t>a su solicitud, es pertinente señalar</w:t>
      </w:r>
      <w:r w:rsidR="00B33DC6">
        <w:rPr>
          <w:rFonts w:ascii="Verdana" w:eastAsia="Verdana" w:hAnsi="Verdana" w:cs="Verdana"/>
          <w:color w:val="000000" w:themeColor="text1"/>
          <w:lang w:val="es-ES"/>
        </w:rPr>
        <w:t xml:space="preserve"> </w:t>
      </w:r>
      <w:r w:rsidR="30943FA5" w:rsidRPr="726A3959">
        <w:rPr>
          <w:rFonts w:ascii="Verdana" w:eastAsia="Verdana" w:hAnsi="Verdana" w:cs="Verdana"/>
          <w:color w:val="000000" w:themeColor="text1"/>
          <w:lang w:val="es-ES"/>
        </w:rPr>
        <w:t>que de conformidad con el artículo 11, numeral 5 del Decreto 787 de 2015</w:t>
      </w:r>
      <w:hyperlink r:id="rId9" w:anchor="_ftn1">
        <w:r w:rsidR="30943FA5" w:rsidRPr="726A3959">
          <w:rPr>
            <w:color w:val="000000" w:themeColor="text1"/>
            <w:vertAlign w:val="superscript"/>
            <w:lang w:val="es-ES"/>
          </w:rPr>
          <w:t>[1]</w:t>
        </w:r>
      </w:hyperlink>
      <w:r w:rsidR="30943FA5" w:rsidRPr="726A3959">
        <w:rPr>
          <w:rFonts w:ascii="Verdana" w:eastAsia="Verdana" w:hAnsi="Verdana" w:cs="Verdana"/>
          <w:color w:val="000000" w:themeColor="text1"/>
          <w:lang w:val="es-ES"/>
        </w:rPr>
        <w:t>, la Agencia Nacional de Seguridad Vial, a través de la Dirección del Observatorio Nacional de Seguridad Vial (ONSV), tiene a su cargo la recopilación, procesamiento, análisis e interpretación de la información necesaria para el estudio de las causas y circunstancias de la siniestralidad vial, con el propósito de planear, ejecutar y evaluar la política pública en materia de seguridad vial.</w:t>
      </w:r>
    </w:p>
    <w:p w14:paraId="489B8FD0" w14:textId="5227525B" w:rsidR="30943FA5" w:rsidRDefault="30943FA5" w:rsidP="726A3959">
      <w:pPr>
        <w:jc w:val="both"/>
      </w:pPr>
      <w:r w:rsidRPr="726A3959">
        <w:rPr>
          <w:rFonts w:ascii="Verdana" w:eastAsia="Verdana" w:hAnsi="Verdana" w:cs="Verdana"/>
          <w:color w:val="000000" w:themeColor="text1"/>
          <w:lang w:val="es-ES"/>
        </w:rPr>
        <w:t>Es importante precisar que el Observatorio Nacional de Seguridad Vial se nutre de información proveniente de bases de datos administradas por fuentes oficiales, entre las cuales se encuentran:</w:t>
      </w:r>
    </w:p>
    <w:p w14:paraId="1462547A" w14:textId="115B641D" w:rsidR="30943FA5" w:rsidRDefault="30943FA5" w:rsidP="726A3959">
      <w:pPr>
        <w:pStyle w:val="Prrafodelista"/>
        <w:numPr>
          <w:ilvl w:val="0"/>
          <w:numId w:val="37"/>
        </w:numPr>
        <w:spacing w:before="0"/>
        <w:jc w:val="both"/>
        <w:rPr>
          <w:rFonts w:ascii="Verdana" w:eastAsia="Verdana" w:hAnsi="Verdana" w:cs="Verdana"/>
          <w:color w:val="000000" w:themeColor="text1"/>
        </w:rPr>
      </w:pPr>
      <w:r w:rsidRPr="726A3959">
        <w:rPr>
          <w:rFonts w:ascii="Verdana" w:eastAsia="Verdana" w:hAnsi="Verdana" w:cs="Verdana"/>
          <w:color w:val="000000" w:themeColor="text1"/>
        </w:rPr>
        <w:t>El Registro Único Nacional de Tránsito (RUNT), administrado por el Ministerio de Transporte, que integra el Registro Nacional de Accidentes de Tránsito (RNAT), alimentado a partir de los Informes Policiales de Accidentes de Tránsito (IPAT).</w:t>
      </w:r>
    </w:p>
    <w:p w14:paraId="2213FBF6" w14:textId="749906CF" w:rsidR="30943FA5" w:rsidRDefault="56F3607E" w:rsidP="726A3959">
      <w:pPr>
        <w:pStyle w:val="Prrafodelista"/>
        <w:numPr>
          <w:ilvl w:val="0"/>
          <w:numId w:val="37"/>
        </w:numPr>
        <w:spacing w:before="0"/>
        <w:jc w:val="both"/>
        <w:rPr>
          <w:rFonts w:ascii="Verdana" w:eastAsia="Verdana" w:hAnsi="Verdana" w:cs="Verdana"/>
          <w:color w:val="000000" w:themeColor="text1"/>
        </w:rPr>
      </w:pPr>
      <w:r w:rsidRPr="711F4883">
        <w:rPr>
          <w:rFonts w:ascii="Verdana" w:eastAsia="Verdana" w:hAnsi="Verdana" w:cs="Verdana"/>
          <w:color w:val="000000" w:themeColor="text1"/>
        </w:rPr>
        <w:t>El Sistema de Información Red de Desaparecidos y Cadáveres (SIRDEC) y el Sistema de Información Clínica y Odontológica Forense (SICLICO) del Instituto Nacional de Medicina Legal y Ciencias Forenses (INMLCF), de los cuales se obtiene la información relacionada con víctimas fatales y lesionadas.</w:t>
      </w:r>
    </w:p>
    <w:p w14:paraId="162417A5" w14:textId="1F2A9499" w:rsidR="0090791B" w:rsidRDefault="0090791B" w:rsidP="726A3959">
      <w:pPr>
        <w:jc w:val="both"/>
        <w:rPr>
          <w:rFonts w:ascii="Verdana" w:eastAsia="Verdana" w:hAnsi="Verdana" w:cs="Verdana"/>
          <w:color w:val="000000" w:themeColor="text1"/>
          <w:lang w:val="es-ES"/>
        </w:rPr>
      </w:pPr>
    </w:p>
    <w:p w14:paraId="0982DF2E" w14:textId="10B079E1" w:rsidR="30943FA5" w:rsidRDefault="30943FA5" w:rsidP="726A3959">
      <w:pPr>
        <w:jc w:val="both"/>
      </w:pPr>
      <w:r w:rsidRPr="726A3959">
        <w:rPr>
          <w:rFonts w:ascii="Verdana" w:eastAsia="Verdana" w:hAnsi="Verdana" w:cs="Verdana"/>
          <w:color w:val="000000" w:themeColor="text1"/>
          <w:lang w:val="es-ES"/>
        </w:rPr>
        <w:t>En este sentido, aunque las funciones de la ANSV en materia de gestión y análisis de información son desarrolladas a través del Observatorio Nacional de Seguridad Vial, la Entidad no actúa como productora primaria de dicha información, sino como integradora y analista de los datos suministrados por las fuentes oficiales competentes.</w:t>
      </w:r>
    </w:p>
    <w:p w14:paraId="05A68016" w14:textId="44F31FF8" w:rsidR="30943FA5" w:rsidRDefault="30943FA5" w:rsidP="726A3959">
      <w:pPr>
        <w:jc w:val="both"/>
      </w:pPr>
      <w:r w:rsidRPr="726A3959">
        <w:rPr>
          <w:rFonts w:ascii="Verdana" w:eastAsia="Verdana" w:hAnsi="Verdana" w:cs="Verdana"/>
          <w:color w:val="000000" w:themeColor="text1"/>
          <w:lang w:val="es-ES"/>
        </w:rPr>
        <w:t>En virtud de lo anterior, y dentro del marco de las competencias de la Agencia Nacional de Seguridad Vial, se adjunta el archivo que contiene los registros de siniestralidad vial ocurridos a nivel nacional durante el período comprendido entre los años 2022 y 2026.</w:t>
      </w:r>
    </w:p>
    <w:p w14:paraId="7935364E" w14:textId="39BF5E94" w:rsidR="30943FA5" w:rsidRDefault="30943FA5" w:rsidP="726A3959">
      <w:pPr>
        <w:jc w:val="both"/>
      </w:pPr>
      <w:r w:rsidRPr="726A3959">
        <w:rPr>
          <w:rFonts w:ascii="Verdana" w:eastAsia="Verdana" w:hAnsi="Verdana" w:cs="Verdana"/>
          <w:color w:val="000000" w:themeColor="text1"/>
          <w:lang w:val="es-ES"/>
        </w:rPr>
        <w:t>Notas aclaratorias:</w:t>
      </w:r>
    </w:p>
    <w:p w14:paraId="0B8511D5" w14:textId="7F80F09D" w:rsidR="30943FA5" w:rsidRDefault="30943FA5" w:rsidP="726A3959">
      <w:pPr>
        <w:pStyle w:val="Prrafodelista"/>
        <w:numPr>
          <w:ilvl w:val="0"/>
          <w:numId w:val="36"/>
        </w:numPr>
        <w:spacing w:before="0"/>
        <w:jc w:val="both"/>
        <w:rPr>
          <w:rFonts w:ascii="Verdana" w:eastAsia="Verdana" w:hAnsi="Verdana" w:cs="Verdana"/>
          <w:color w:val="000000" w:themeColor="text1"/>
        </w:rPr>
      </w:pPr>
      <w:r w:rsidRPr="726A3959">
        <w:rPr>
          <w:rFonts w:ascii="Verdana" w:eastAsia="Verdana" w:hAnsi="Verdana" w:cs="Verdana"/>
          <w:color w:val="000000" w:themeColor="text1"/>
        </w:rPr>
        <w:t>La información correspondiente a los años 2022, 2023 y 2024 es de carácter definitivo.</w:t>
      </w:r>
    </w:p>
    <w:p w14:paraId="7E2A57B6" w14:textId="67D7DFAB" w:rsidR="30943FA5" w:rsidRDefault="30943FA5" w:rsidP="00B42E33">
      <w:pPr>
        <w:pStyle w:val="Prrafodelista"/>
        <w:numPr>
          <w:ilvl w:val="0"/>
          <w:numId w:val="36"/>
        </w:numPr>
        <w:spacing w:before="0"/>
        <w:ind w:left="714" w:hanging="357"/>
        <w:jc w:val="both"/>
        <w:rPr>
          <w:rFonts w:ascii="Verdana" w:eastAsia="Verdana" w:hAnsi="Verdana" w:cs="Verdana"/>
          <w:color w:val="000000" w:themeColor="text1"/>
        </w:rPr>
      </w:pPr>
      <w:r w:rsidRPr="726A3959">
        <w:rPr>
          <w:rFonts w:ascii="Verdana" w:eastAsia="Verdana" w:hAnsi="Verdana" w:cs="Verdana"/>
          <w:color w:val="000000" w:themeColor="text1"/>
        </w:rPr>
        <w:t>La información del año 2025* corresponde a datos preliminares con corte a diciembre de 2025.</w:t>
      </w:r>
    </w:p>
    <w:p w14:paraId="07315B02" w14:textId="372253D1" w:rsidR="30943FA5" w:rsidRDefault="30943FA5" w:rsidP="00B42E33">
      <w:pPr>
        <w:pStyle w:val="Prrafodelista"/>
        <w:numPr>
          <w:ilvl w:val="0"/>
          <w:numId w:val="36"/>
        </w:numPr>
        <w:spacing w:before="0"/>
        <w:ind w:left="714" w:hanging="357"/>
        <w:jc w:val="both"/>
        <w:rPr>
          <w:rFonts w:ascii="Verdana" w:eastAsia="Verdana" w:hAnsi="Verdana" w:cs="Verdana"/>
          <w:b/>
          <w:bCs/>
          <w:color w:val="000000" w:themeColor="text1"/>
        </w:rPr>
      </w:pPr>
      <w:r w:rsidRPr="7F35074C">
        <w:rPr>
          <w:rFonts w:ascii="Verdana" w:eastAsia="Verdana" w:hAnsi="Verdana" w:cs="Verdana"/>
          <w:color w:val="000000" w:themeColor="text1"/>
        </w:rPr>
        <w:t>La información del año 2026** corresponde a datos preliminares</w:t>
      </w:r>
      <w:r w:rsidRPr="7F35074C">
        <w:rPr>
          <w:rFonts w:ascii="Verdana" w:eastAsia="Verdana" w:hAnsi="Verdana" w:cs="Verdana"/>
          <w:b/>
          <w:bCs/>
          <w:color w:val="000000" w:themeColor="text1"/>
        </w:rPr>
        <w:t xml:space="preserve"> con corte a junio de 2026.</w:t>
      </w:r>
    </w:p>
    <w:p w14:paraId="5C4E747C" w14:textId="49FFD6F5" w:rsidR="30943FA5" w:rsidRDefault="30943FA5" w:rsidP="726A3959">
      <w:pPr>
        <w:pStyle w:val="Prrafodelista"/>
        <w:numPr>
          <w:ilvl w:val="0"/>
          <w:numId w:val="36"/>
        </w:numPr>
        <w:spacing w:before="0"/>
        <w:jc w:val="both"/>
        <w:rPr>
          <w:rFonts w:ascii="Verdana" w:eastAsia="Verdana" w:hAnsi="Verdana" w:cs="Verdana"/>
          <w:color w:val="000000" w:themeColor="text1"/>
        </w:rPr>
      </w:pPr>
      <w:r w:rsidRPr="726A3959">
        <w:rPr>
          <w:rFonts w:ascii="Verdana" w:eastAsia="Verdana" w:hAnsi="Verdana" w:cs="Verdana"/>
          <w:color w:val="000000" w:themeColor="text1"/>
        </w:rPr>
        <w:t>La información de personas lesionadas corresponde únicamente a aquellas valoradas por el Instituto Nacional de Medicina Legal y Ciencias Forenses (INMLCF)</w:t>
      </w:r>
      <w:r w:rsidR="00492938">
        <w:rPr>
          <w:rFonts w:ascii="Verdana" w:eastAsia="Verdana" w:hAnsi="Verdana" w:cs="Verdana"/>
          <w:color w:val="000000" w:themeColor="text1"/>
        </w:rPr>
        <w:t xml:space="preserve"> y que solicitan este servicio al INMLCF</w:t>
      </w:r>
      <w:r w:rsidRPr="726A3959">
        <w:rPr>
          <w:rFonts w:ascii="Verdana" w:eastAsia="Verdana" w:hAnsi="Verdana" w:cs="Verdana"/>
          <w:color w:val="000000" w:themeColor="text1"/>
        </w:rPr>
        <w:t>.</w:t>
      </w:r>
    </w:p>
    <w:p w14:paraId="6E028D0F" w14:textId="254CD161" w:rsidR="30943FA5" w:rsidRDefault="30943FA5" w:rsidP="726A3959">
      <w:pPr>
        <w:jc w:val="both"/>
      </w:pPr>
      <w:r w:rsidRPr="726A3959">
        <w:rPr>
          <w:rFonts w:ascii="Verdana" w:eastAsia="Verdana" w:hAnsi="Verdana" w:cs="Verdana"/>
          <w:color w:val="000000" w:themeColor="text1"/>
          <w:lang w:val="es-ES"/>
        </w:rPr>
        <w:lastRenderedPageBreak/>
        <w:t>A continuación, se presenta el comportamiento de las personas fallecidas y lesionados valorados, desagregado por año, tipo de usuario de la vía y departamento.</w:t>
      </w:r>
    </w:p>
    <w:p w14:paraId="6EDC0E3C" w14:textId="45A59756" w:rsidR="30943FA5" w:rsidRDefault="30943FA5" w:rsidP="726A3959">
      <w:pPr>
        <w:jc w:val="both"/>
      </w:pPr>
      <w:r w:rsidRPr="726A3959">
        <w:rPr>
          <w:rFonts w:ascii="Verdana" w:eastAsia="Verdana" w:hAnsi="Verdana" w:cs="Verdana"/>
          <w:color w:val="000000" w:themeColor="text1"/>
          <w:lang w:val="es-ES"/>
        </w:rPr>
        <w:t>Tabla 1. Fallecidos por usuario vía</w:t>
      </w:r>
    </w:p>
    <w:tbl>
      <w:tblPr>
        <w:tblW w:w="0" w:type="auto"/>
        <w:tblCellMar>
          <w:left w:w="10" w:type="dxa"/>
          <w:right w:w="10" w:type="dxa"/>
        </w:tblCellMar>
        <w:tblLook w:val="04A0" w:firstRow="1" w:lastRow="0" w:firstColumn="1" w:lastColumn="0" w:noHBand="0" w:noVBand="1"/>
      </w:tblPr>
      <w:tblGrid>
        <w:gridCol w:w="2280"/>
        <w:gridCol w:w="1200"/>
        <w:gridCol w:w="1200"/>
        <w:gridCol w:w="1200"/>
        <w:gridCol w:w="1200"/>
        <w:gridCol w:w="1200"/>
      </w:tblGrid>
      <w:tr w:rsidR="00DF2745" w14:paraId="4C11AFA7" w14:textId="77777777">
        <w:trPr>
          <w:trHeight w:val="300"/>
        </w:trPr>
        <w:tc>
          <w:tcPr>
            <w:tcW w:w="2280" w:type="dxa"/>
            <w:shd w:val="clear" w:color="auto" w:fill="002060"/>
            <w:tcMar>
              <w:left w:w="70" w:type="dxa"/>
              <w:right w:w="70" w:type="dxa"/>
            </w:tcMar>
            <w:vAlign w:val="bottom"/>
          </w:tcPr>
          <w:p w14:paraId="493382DC" w14:textId="77777777" w:rsidR="00DF2745" w:rsidRDefault="00DF2745">
            <w:pPr>
              <w:spacing w:after="0"/>
            </w:pPr>
          </w:p>
        </w:tc>
        <w:tc>
          <w:tcPr>
            <w:tcW w:w="2400" w:type="dxa"/>
            <w:gridSpan w:val="2"/>
            <w:shd w:val="clear" w:color="auto" w:fill="002060"/>
            <w:tcMar>
              <w:left w:w="70" w:type="dxa"/>
              <w:right w:w="70" w:type="dxa"/>
            </w:tcMar>
            <w:vAlign w:val="bottom"/>
          </w:tcPr>
          <w:p w14:paraId="5830150D" w14:textId="77777777" w:rsidR="00DF2745" w:rsidRDefault="00DF2745">
            <w:pPr>
              <w:spacing w:after="0"/>
            </w:pPr>
            <w:r w:rsidRPr="726A3959">
              <w:rPr>
                <w:rFonts w:ascii="Aptos Narrow" w:eastAsia="Aptos Narrow" w:hAnsi="Aptos Narrow" w:cs="Aptos Narrow"/>
                <w:b/>
                <w:bCs/>
                <w:color w:val="FFFFFF" w:themeColor="background1"/>
              </w:rPr>
              <w:t>Fallecidos por año</w:t>
            </w:r>
          </w:p>
        </w:tc>
        <w:tc>
          <w:tcPr>
            <w:tcW w:w="1200" w:type="dxa"/>
            <w:shd w:val="clear" w:color="auto" w:fill="002060"/>
            <w:tcMar>
              <w:left w:w="70" w:type="dxa"/>
              <w:right w:w="70" w:type="dxa"/>
            </w:tcMar>
            <w:vAlign w:val="bottom"/>
          </w:tcPr>
          <w:p w14:paraId="47A4797A" w14:textId="77777777" w:rsidR="00DF2745" w:rsidRDefault="00DF2745">
            <w:pPr>
              <w:spacing w:after="0"/>
            </w:pPr>
            <w:r w:rsidRPr="726A3959">
              <w:rPr>
                <w:rFonts w:ascii="Aptos Narrow" w:eastAsia="Aptos Narrow" w:hAnsi="Aptos Narrow" w:cs="Aptos Narrow"/>
                <w:b/>
                <w:bCs/>
                <w:color w:val="FFFFFF" w:themeColor="background1"/>
              </w:rPr>
              <w:t xml:space="preserve"> </w:t>
            </w:r>
          </w:p>
        </w:tc>
        <w:tc>
          <w:tcPr>
            <w:tcW w:w="1200" w:type="dxa"/>
            <w:shd w:val="clear" w:color="auto" w:fill="002060"/>
            <w:tcMar>
              <w:left w:w="70" w:type="dxa"/>
              <w:right w:w="70" w:type="dxa"/>
            </w:tcMar>
            <w:vAlign w:val="bottom"/>
          </w:tcPr>
          <w:p w14:paraId="0BD50A6D" w14:textId="77777777" w:rsidR="00DF2745" w:rsidRDefault="00DF2745">
            <w:pPr>
              <w:spacing w:after="0"/>
            </w:pPr>
            <w:r w:rsidRPr="726A3959">
              <w:rPr>
                <w:rFonts w:ascii="Aptos Narrow" w:eastAsia="Aptos Narrow" w:hAnsi="Aptos Narrow" w:cs="Aptos Narrow"/>
                <w:b/>
                <w:bCs/>
                <w:color w:val="FFFFFF" w:themeColor="background1"/>
              </w:rPr>
              <w:t xml:space="preserve"> </w:t>
            </w:r>
          </w:p>
        </w:tc>
        <w:tc>
          <w:tcPr>
            <w:tcW w:w="1200" w:type="dxa"/>
            <w:shd w:val="clear" w:color="auto" w:fill="002060"/>
            <w:tcMar>
              <w:left w:w="70" w:type="dxa"/>
              <w:right w:w="70" w:type="dxa"/>
            </w:tcMar>
            <w:vAlign w:val="bottom"/>
          </w:tcPr>
          <w:p w14:paraId="06FDA78E" w14:textId="77777777" w:rsidR="00DF2745" w:rsidRDefault="00DF2745">
            <w:pPr>
              <w:spacing w:after="0"/>
            </w:pPr>
            <w:r w:rsidRPr="726A3959">
              <w:rPr>
                <w:rFonts w:ascii="Aptos Narrow" w:eastAsia="Aptos Narrow" w:hAnsi="Aptos Narrow" w:cs="Aptos Narrow"/>
                <w:b/>
                <w:bCs/>
                <w:color w:val="FFFFFF" w:themeColor="background1"/>
              </w:rPr>
              <w:t xml:space="preserve"> </w:t>
            </w:r>
          </w:p>
        </w:tc>
      </w:tr>
      <w:tr w:rsidR="00DF2745" w14:paraId="297DF29E" w14:textId="77777777">
        <w:trPr>
          <w:trHeight w:val="300"/>
        </w:trPr>
        <w:tc>
          <w:tcPr>
            <w:tcW w:w="2280" w:type="dxa"/>
            <w:tcBorders>
              <w:left w:val="nil"/>
              <w:bottom w:val="single" w:sz="8" w:space="0" w:color="44B3E1"/>
              <w:right w:val="nil"/>
            </w:tcBorders>
            <w:shd w:val="clear" w:color="auto" w:fill="002060"/>
            <w:tcMar>
              <w:left w:w="70" w:type="dxa"/>
              <w:right w:w="70" w:type="dxa"/>
            </w:tcMar>
            <w:vAlign w:val="bottom"/>
          </w:tcPr>
          <w:p w14:paraId="5D8C74EE" w14:textId="77777777" w:rsidR="00DF2745" w:rsidRDefault="00DF2745">
            <w:pPr>
              <w:spacing w:after="0"/>
            </w:pPr>
            <w:r w:rsidRPr="726A3959">
              <w:rPr>
                <w:rFonts w:ascii="Aptos Narrow" w:eastAsia="Aptos Narrow" w:hAnsi="Aptos Narrow" w:cs="Aptos Narrow"/>
                <w:b/>
                <w:bCs/>
                <w:color w:val="FFFFFF" w:themeColor="background1"/>
              </w:rPr>
              <w:t>Usuario vía</w:t>
            </w:r>
          </w:p>
        </w:tc>
        <w:tc>
          <w:tcPr>
            <w:tcW w:w="1200" w:type="dxa"/>
            <w:tcBorders>
              <w:left w:val="nil"/>
              <w:bottom w:val="single" w:sz="8" w:space="0" w:color="44B3E1"/>
              <w:right w:val="nil"/>
            </w:tcBorders>
            <w:shd w:val="clear" w:color="auto" w:fill="002060"/>
            <w:tcMar>
              <w:left w:w="70" w:type="dxa"/>
              <w:right w:w="70" w:type="dxa"/>
            </w:tcMar>
            <w:vAlign w:val="bottom"/>
          </w:tcPr>
          <w:p w14:paraId="706EB170" w14:textId="77777777" w:rsidR="00DF2745" w:rsidRDefault="00DF2745">
            <w:pPr>
              <w:spacing w:after="0"/>
              <w:jc w:val="center"/>
            </w:pPr>
            <w:r w:rsidRPr="726A3959">
              <w:rPr>
                <w:rFonts w:ascii="Aptos Narrow" w:eastAsia="Aptos Narrow" w:hAnsi="Aptos Narrow" w:cs="Aptos Narrow"/>
                <w:b/>
                <w:bCs/>
                <w:color w:val="FFFFFF" w:themeColor="background1"/>
              </w:rPr>
              <w:t>2022</w:t>
            </w:r>
          </w:p>
        </w:tc>
        <w:tc>
          <w:tcPr>
            <w:tcW w:w="1200" w:type="dxa"/>
            <w:tcBorders>
              <w:top w:val="nil"/>
              <w:left w:val="nil"/>
              <w:bottom w:val="single" w:sz="8" w:space="0" w:color="44B3E1"/>
              <w:right w:val="nil"/>
            </w:tcBorders>
            <w:shd w:val="clear" w:color="auto" w:fill="002060"/>
            <w:tcMar>
              <w:left w:w="70" w:type="dxa"/>
              <w:right w:w="70" w:type="dxa"/>
            </w:tcMar>
            <w:vAlign w:val="bottom"/>
          </w:tcPr>
          <w:p w14:paraId="619A13DD" w14:textId="77777777" w:rsidR="00DF2745" w:rsidRDefault="00DF2745">
            <w:pPr>
              <w:spacing w:after="0"/>
              <w:jc w:val="center"/>
            </w:pPr>
            <w:r w:rsidRPr="726A3959">
              <w:rPr>
                <w:rFonts w:ascii="Aptos Narrow" w:eastAsia="Aptos Narrow" w:hAnsi="Aptos Narrow" w:cs="Aptos Narrow"/>
                <w:b/>
                <w:bCs/>
                <w:color w:val="FFFFFF" w:themeColor="background1"/>
              </w:rPr>
              <w:t>2023</w:t>
            </w:r>
          </w:p>
        </w:tc>
        <w:tc>
          <w:tcPr>
            <w:tcW w:w="1200" w:type="dxa"/>
            <w:tcBorders>
              <w:left w:val="nil"/>
              <w:bottom w:val="single" w:sz="8" w:space="0" w:color="44B3E1"/>
              <w:right w:val="nil"/>
            </w:tcBorders>
            <w:shd w:val="clear" w:color="auto" w:fill="002060"/>
            <w:tcMar>
              <w:left w:w="70" w:type="dxa"/>
              <w:right w:w="70" w:type="dxa"/>
            </w:tcMar>
            <w:vAlign w:val="bottom"/>
          </w:tcPr>
          <w:p w14:paraId="6EF900FD" w14:textId="77777777" w:rsidR="00DF2745" w:rsidRDefault="00DF2745">
            <w:pPr>
              <w:spacing w:after="0"/>
              <w:jc w:val="center"/>
            </w:pPr>
            <w:r w:rsidRPr="726A3959">
              <w:rPr>
                <w:rFonts w:ascii="Aptos Narrow" w:eastAsia="Aptos Narrow" w:hAnsi="Aptos Narrow" w:cs="Aptos Narrow"/>
                <w:b/>
                <w:bCs/>
                <w:color w:val="FFFFFF" w:themeColor="background1"/>
              </w:rPr>
              <w:t>2024</w:t>
            </w:r>
          </w:p>
        </w:tc>
        <w:tc>
          <w:tcPr>
            <w:tcW w:w="1200" w:type="dxa"/>
            <w:tcBorders>
              <w:left w:val="nil"/>
              <w:bottom w:val="single" w:sz="8" w:space="0" w:color="44B3E1"/>
              <w:right w:val="nil"/>
            </w:tcBorders>
            <w:shd w:val="clear" w:color="auto" w:fill="002060"/>
            <w:tcMar>
              <w:left w:w="70" w:type="dxa"/>
              <w:right w:w="70" w:type="dxa"/>
            </w:tcMar>
            <w:vAlign w:val="bottom"/>
          </w:tcPr>
          <w:p w14:paraId="61A7E5D7" w14:textId="77777777" w:rsidR="00DF2745" w:rsidRDefault="00DF2745">
            <w:pPr>
              <w:spacing w:after="0"/>
              <w:jc w:val="center"/>
            </w:pPr>
            <w:r w:rsidRPr="726A3959">
              <w:rPr>
                <w:rFonts w:ascii="Aptos Narrow" w:eastAsia="Aptos Narrow" w:hAnsi="Aptos Narrow" w:cs="Aptos Narrow"/>
                <w:b/>
                <w:bCs/>
                <w:color w:val="FFFFFF" w:themeColor="background1"/>
              </w:rPr>
              <w:t>2025*</w:t>
            </w:r>
          </w:p>
        </w:tc>
        <w:tc>
          <w:tcPr>
            <w:tcW w:w="1200" w:type="dxa"/>
            <w:tcBorders>
              <w:left w:val="nil"/>
              <w:bottom w:val="single" w:sz="8" w:space="0" w:color="44B3E1"/>
              <w:right w:val="nil"/>
            </w:tcBorders>
            <w:shd w:val="clear" w:color="auto" w:fill="002060"/>
            <w:tcMar>
              <w:left w:w="70" w:type="dxa"/>
              <w:right w:w="70" w:type="dxa"/>
            </w:tcMar>
            <w:vAlign w:val="bottom"/>
          </w:tcPr>
          <w:p w14:paraId="012953BC" w14:textId="77777777" w:rsidR="00DF2745" w:rsidRDefault="00DF2745">
            <w:pPr>
              <w:spacing w:after="0"/>
              <w:jc w:val="center"/>
            </w:pPr>
            <w:r w:rsidRPr="726A3959">
              <w:rPr>
                <w:rFonts w:ascii="Aptos Narrow" w:eastAsia="Aptos Narrow" w:hAnsi="Aptos Narrow" w:cs="Aptos Narrow"/>
                <w:b/>
                <w:bCs/>
                <w:color w:val="FFFFFF" w:themeColor="background1"/>
              </w:rPr>
              <w:t>2026**</w:t>
            </w:r>
          </w:p>
        </w:tc>
      </w:tr>
      <w:tr w:rsidR="00DF2745" w14:paraId="60ABD9B5" w14:textId="77777777">
        <w:trPr>
          <w:trHeight w:val="300"/>
        </w:trPr>
        <w:tc>
          <w:tcPr>
            <w:tcW w:w="2280" w:type="dxa"/>
            <w:tcMar>
              <w:left w:w="70" w:type="dxa"/>
              <w:right w:w="70" w:type="dxa"/>
            </w:tcMar>
            <w:vAlign w:val="bottom"/>
          </w:tcPr>
          <w:p w14:paraId="5FD16E64" w14:textId="77777777" w:rsidR="00DF2745" w:rsidRDefault="00DF2745">
            <w:pPr>
              <w:spacing w:after="0"/>
            </w:pPr>
            <w:r w:rsidRPr="726A3959">
              <w:rPr>
                <w:rFonts w:ascii="Aptos Narrow" w:eastAsia="Aptos Narrow" w:hAnsi="Aptos Narrow" w:cs="Aptos Narrow"/>
                <w:color w:val="000000" w:themeColor="text1"/>
              </w:rPr>
              <w:t>Usuario de moto</w:t>
            </w:r>
          </w:p>
        </w:tc>
        <w:tc>
          <w:tcPr>
            <w:tcW w:w="1200" w:type="dxa"/>
            <w:tcMar>
              <w:left w:w="70" w:type="dxa"/>
              <w:right w:w="70" w:type="dxa"/>
            </w:tcMar>
            <w:vAlign w:val="bottom"/>
          </w:tcPr>
          <w:p w14:paraId="0084D341" w14:textId="77777777" w:rsidR="00DF2745" w:rsidRDefault="00DF2745">
            <w:pPr>
              <w:spacing w:after="0"/>
              <w:jc w:val="center"/>
            </w:pPr>
            <w:r w:rsidRPr="726A3959">
              <w:rPr>
                <w:rFonts w:ascii="Aptos Narrow" w:eastAsia="Aptos Narrow" w:hAnsi="Aptos Narrow" w:cs="Aptos Narrow"/>
                <w:color w:val="000000" w:themeColor="text1"/>
              </w:rPr>
              <w:t>5.051</w:t>
            </w:r>
          </w:p>
        </w:tc>
        <w:tc>
          <w:tcPr>
            <w:tcW w:w="1200" w:type="dxa"/>
            <w:tcMar>
              <w:left w:w="70" w:type="dxa"/>
              <w:right w:w="70" w:type="dxa"/>
            </w:tcMar>
            <w:vAlign w:val="bottom"/>
          </w:tcPr>
          <w:p w14:paraId="02A9030A" w14:textId="77777777" w:rsidR="00DF2745" w:rsidRDefault="00DF2745">
            <w:pPr>
              <w:spacing w:after="0"/>
              <w:jc w:val="center"/>
            </w:pPr>
            <w:r w:rsidRPr="726A3959">
              <w:rPr>
                <w:rFonts w:ascii="Aptos Narrow" w:eastAsia="Aptos Narrow" w:hAnsi="Aptos Narrow" w:cs="Aptos Narrow"/>
                <w:color w:val="000000" w:themeColor="text1"/>
              </w:rPr>
              <w:t>5.291</w:t>
            </w:r>
          </w:p>
        </w:tc>
        <w:tc>
          <w:tcPr>
            <w:tcW w:w="1200" w:type="dxa"/>
            <w:tcMar>
              <w:left w:w="70" w:type="dxa"/>
              <w:right w:w="70" w:type="dxa"/>
            </w:tcMar>
            <w:vAlign w:val="bottom"/>
          </w:tcPr>
          <w:p w14:paraId="28E6405F" w14:textId="77777777" w:rsidR="00DF2745" w:rsidRDefault="00DF2745">
            <w:pPr>
              <w:spacing w:after="0"/>
              <w:jc w:val="center"/>
            </w:pPr>
            <w:r w:rsidRPr="726A3959">
              <w:rPr>
                <w:rFonts w:ascii="Aptos Narrow" w:eastAsia="Aptos Narrow" w:hAnsi="Aptos Narrow" w:cs="Aptos Narrow"/>
                <w:color w:val="000000" w:themeColor="text1"/>
              </w:rPr>
              <w:t>5.194</w:t>
            </w:r>
          </w:p>
        </w:tc>
        <w:tc>
          <w:tcPr>
            <w:tcW w:w="1200" w:type="dxa"/>
            <w:tcMar>
              <w:left w:w="70" w:type="dxa"/>
              <w:right w:w="70" w:type="dxa"/>
            </w:tcMar>
            <w:vAlign w:val="bottom"/>
          </w:tcPr>
          <w:p w14:paraId="24404228" w14:textId="77777777" w:rsidR="00DF2745" w:rsidRDefault="00DF2745">
            <w:pPr>
              <w:spacing w:after="0"/>
              <w:jc w:val="center"/>
            </w:pPr>
            <w:r w:rsidRPr="726A3959">
              <w:rPr>
                <w:rFonts w:ascii="Aptos Narrow" w:eastAsia="Aptos Narrow" w:hAnsi="Aptos Narrow" w:cs="Aptos Narrow"/>
                <w:color w:val="000000" w:themeColor="text1"/>
              </w:rPr>
              <w:t>5.516</w:t>
            </w:r>
          </w:p>
        </w:tc>
        <w:tc>
          <w:tcPr>
            <w:tcW w:w="1200" w:type="dxa"/>
            <w:tcMar>
              <w:left w:w="70" w:type="dxa"/>
              <w:right w:w="70" w:type="dxa"/>
            </w:tcMar>
            <w:vAlign w:val="bottom"/>
          </w:tcPr>
          <w:p w14:paraId="5036C838" w14:textId="77777777" w:rsidR="00DF2745" w:rsidRDefault="00DF2745">
            <w:pPr>
              <w:spacing w:after="0"/>
              <w:jc w:val="center"/>
            </w:pPr>
            <w:r w:rsidRPr="726A3959">
              <w:rPr>
                <w:rFonts w:ascii="Aptos Narrow" w:eastAsia="Aptos Narrow" w:hAnsi="Aptos Narrow" w:cs="Aptos Narrow"/>
                <w:color w:val="000000" w:themeColor="text1"/>
              </w:rPr>
              <w:t>3.121</w:t>
            </w:r>
          </w:p>
        </w:tc>
      </w:tr>
      <w:tr w:rsidR="00DF2745" w14:paraId="1E70B863" w14:textId="77777777">
        <w:trPr>
          <w:trHeight w:val="300"/>
        </w:trPr>
        <w:tc>
          <w:tcPr>
            <w:tcW w:w="2280" w:type="dxa"/>
            <w:shd w:val="clear" w:color="auto" w:fill="E8E8E8"/>
            <w:tcMar>
              <w:left w:w="70" w:type="dxa"/>
              <w:right w:w="70" w:type="dxa"/>
            </w:tcMar>
            <w:vAlign w:val="bottom"/>
          </w:tcPr>
          <w:p w14:paraId="3BCBD051" w14:textId="77777777" w:rsidR="00DF2745" w:rsidRDefault="00DF2745">
            <w:pPr>
              <w:spacing w:after="0"/>
            </w:pPr>
            <w:r w:rsidRPr="726A3959">
              <w:rPr>
                <w:rFonts w:ascii="Aptos Narrow" w:eastAsia="Aptos Narrow" w:hAnsi="Aptos Narrow" w:cs="Aptos Narrow"/>
                <w:color w:val="000000" w:themeColor="text1"/>
              </w:rPr>
              <w:t>Peatón</w:t>
            </w:r>
          </w:p>
        </w:tc>
        <w:tc>
          <w:tcPr>
            <w:tcW w:w="1200" w:type="dxa"/>
            <w:shd w:val="clear" w:color="auto" w:fill="E8E8E8"/>
            <w:tcMar>
              <w:left w:w="70" w:type="dxa"/>
              <w:right w:w="70" w:type="dxa"/>
            </w:tcMar>
            <w:vAlign w:val="bottom"/>
          </w:tcPr>
          <w:p w14:paraId="15038BEB" w14:textId="77777777" w:rsidR="00DF2745" w:rsidRDefault="00DF2745">
            <w:pPr>
              <w:spacing w:after="0"/>
              <w:jc w:val="center"/>
            </w:pPr>
            <w:r w:rsidRPr="726A3959">
              <w:rPr>
                <w:rFonts w:ascii="Aptos Narrow" w:eastAsia="Aptos Narrow" w:hAnsi="Aptos Narrow" w:cs="Aptos Narrow"/>
                <w:color w:val="000000" w:themeColor="text1"/>
              </w:rPr>
              <w:t>1.866</w:t>
            </w:r>
          </w:p>
        </w:tc>
        <w:tc>
          <w:tcPr>
            <w:tcW w:w="1200" w:type="dxa"/>
            <w:shd w:val="clear" w:color="auto" w:fill="E8E8E8"/>
            <w:tcMar>
              <w:left w:w="70" w:type="dxa"/>
              <w:right w:w="70" w:type="dxa"/>
            </w:tcMar>
            <w:vAlign w:val="bottom"/>
          </w:tcPr>
          <w:p w14:paraId="441B7DB4" w14:textId="77777777" w:rsidR="00DF2745" w:rsidRDefault="00DF2745">
            <w:pPr>
              <w:spacing w:after="0"/>
              <w:jc w:val="center"/>
            </w:pPr>
            <w:r w:rsidRPr="726A3959">
              <w:rPr>
                <w:rFonts w:ascii="Aptos Narrow" w:eastAsia="Aptos Narrow" w:hAnsi="Aptos Narrow" w:cs="Aptos Narrow"/>
                <w:color w:val="000000" w:themeColor="text1"/>
              </w:rPr>
              <w:t>1.819</w:t>
            </w:r>
          </w:p>
        </w:tc>
        <w:tc>
          <w:tcPr>
            <w:tcW w:w="1200" w:type="dxa"/>
            <w:shd w:val="clear" w:color="auto" w:fill="E8E8E8"/>
            <w:tcMar>
              <w:left w:w="70" w:type="dxa"/>
              <w:right w:w="70" w:type="dxa"/>
            </w:tcMar>
            <w:vAlign w:val="bottom"/>
          </w:tcPr>
          <w:p w14:paraId="6DB2393B" w14:textId="77777777" w:rsidR="00DF2745" w:rsidRDefault="00DF2745">
            <w:pPr>
              <w:spacing w:after="0"/>
              <w:jc w:val="center"/>
            </w:pPr>
            <w:r w:rsidRPr="726A3959">
              <w:rPr>
                <w:rFonts w:ascii="Aptos Narrow" w:eastAsia="Aptos Narrow" w:hAnsi="Aptos Narrow" w:cs="Aptos Narrow"/>
                <w:color w:val="000000" w:themeColor="text1"/>
              </w:rPr>
              <w:t>1.875</w:t>
            </w:r>
          </w:p>
        </w:tc>
        <w:tc>
          <w:tcPr>
            <w:tcW w:w="1200" w:type="dxa"/>
            <w:shd w:val="clear" w:color="auto" w:fill="E8E8E8"/>
            <w:tcMar>
              <w:left w:w="70" w:type="dxa"/>
              <w:right w:w="70" w:type="dxa"/>
            </w:tcMar>
            <w:vAlign w:val="bottom"/>
          </w:tcPr>
          <w:p w14:paraId="694A7A47" w14:textId="77777777" w:rsidR="00DF2745" w:rsidRDefault="00DF2745">
            <w:pPr>
              <w:spacing w:after="0"/>
              <w:jc w:val="center"/>
            </w:pPr>
            <w:r w:rsidRPr="726A3959">
              <w:rPr>
                <w:rFonts w:ascii="Aptos Narrow" w:eastAsia="Aptos Narrow" w:hAnsi="Aptos Narrow" w:cs="Aptos Narrow"/>
                <w:color w:val="000000" w:themeColor="text1"/>
              </w:rPr>
              <w:t>1.879</w:t>
            </w:r>
          </w:p>
        </w:tc>
        <w:tc>
          <w:tcPr>
            <w:tcW w:w="1200" w:type="dxa"/>
            <w:shd w:val="clear" w:color="auto" w:fill="E8E8E8"/>
            <w:tcMar>
              <w:left w:w="70" w:type="dxa"/>
              <w:right w:w="70" w:type="dxa"/>
            </w:tcMar>
            <w:vAlign w:val="bottom"/>
          </w:tcPr>
          <w:p w14:paraId="6941DAB8" w14:textId="77777777" w:rsidR="00DF2745" w:rsidRDefault="00DF2745">
            <w:pPr>
              <w:spacing w:after="0"/>
              <w:jc w:val="center"/>
            </w:pPr>
            <w:r w:rsidRPr="726A3959">
              <w:rPr>
                <w:rFonts w:ascii="Aptos Narrow" w:eastAsia="Aptos Narrow" w:hAnsi="Aptos Narrow" w:cs="Aptos Narrow"/>
                <w:color w:val="000000" w:themeColor="text1"/>
              </w:rPr>
              <w:t>980</w:t>
            </w:r>
          </w:p>
        </w:tc>
      </w:tr>
      <w:tr w:rsidR="00DF2745" w14:paraId="0DF23398" w14:textId="77777777">
        <w:trPr>
          <w:trHeight w:val="300"/>
        </w:trPr>
        <w:tc>
          <w:tcPr>
            <w:tcW w:w="2280" w:type="dxa"/>
            <w:tcMar>
              <w:left w:w="70" w:type="dxa"/>
              <w:right w:w="70" w:type="dxa"/>
            </w:tcMar>
            <w:vAlign w:val="bottom"/>
          </w:tcPr>
          <w:p w14:paraId="655E64E3" w14:textId="77777777" w:rsidR="00DF2745" w:rsidRDefault="00DF2745">
            <w:pPr>
              <w:spacing w:after="0"/>
            </w:pPr>
            <w:r w:rsidRPr="726A3959">
              <w:rPr>
                <w:rFonts w:ascii="Aptos Narrow" w:eastAsia="Aptos Narrow" w:hAnsi="Aptos Narrow" w:cs="Aptos Narrow"/>
                <w:color w:val="000000" w:themeColor="text1"/>
              </w:rPr>
              <w:t>Usuario de V. Individual</w:t>
            </w:r>
          </w:p>
        </w:tc>
        <w:tc>
          <w:tcPr>
            <w:tcW w:w="1200" w:type="dxa"/>
            <w:tcMar>
              <w:left w:w="70" w:type="dxa"/>
              <w:right w:w="70" w:type="dxa"/>
            </w:tcMar>
            <w:vAlign w:val="bottom"/>
          </w:tcPr>
          <w:p w14:paraId="715137C5" w14:textId="77777777" w:rsidR="00DF2745" w:rsidRDefault="00DF2745">
            <w:pPr>
              <w:spacing w:after="0"/>
              <w:jc w:val="center"/>
            </w:pPr>
            <w:r w:rsidRPr="726A3959">
              <w:rPr>
                <w:rFonts w:ascii="Aptos Narrow" w:eastAsia="Aptos Narrow" w:hAnsi="Aptos Narrow" w:cs="Aptos Narrow"/>
                <w:color w:val="000000" w:themeColor="text1"/>
              </w:rPr>
              <w:t>646</w:t>
            </w:r>
          </w:p>
        </w:tc>
        <w:tc>
          <w:tcPr>
            <w:tcW w:w="1200" w:type="dxa"/>
            <w:tcMar>
              <w:left w:w="70" w:type="dxa"/>
              <w:right w:w="70" w:type="dxa"/>
            </w:tcMar>
            <w:vAlign w:val="bottom"/>
          </w:tcPr>
          <w:p w14:paraId="53D58291" w14:textId="77777777" w:rsidR="00DF2745" w:rsidRDefault="00DF2745">
            <w:pPr>
              <w:spacing w:after="0"/>
              <w:jc w:val="center"/>
            </w:pPr>
            <w:r w:rsidRPr="726A3959">
              <w:rPr>
                <w:rFonts w:ascii="Aptos Narrow" w:eastAsia="Aptos Narrow" w:hAnsi="Aptos Narrow" w:cs="Aptos Narrow"/>
                <w:color w:val="000000" w:themeColor="text1"/>
              </w:rPr>
              <w:t>605</w:t>
            </w:r>
          </w:p>
        </w:tc>
        <w:tc>
          <w:tcPr>
            <w:tcW w:w="1200" w:type="dxa"/>
            <w:tcMar>
              <w:left w:w="70" w:type="dxa"/>
              <w:right w:w="70" w:type="dxa"/>
            </w:tcMar>
            <w:vAlign w:val="bottom"/>
          </w:tcPr>
          <w:p w14:paraId="40FED436" w14:textId="77777777" w:rsidR="00DF2745" w:rsidRDefault="00DF2745">
            <w:pPr>
              <w:spacing w:after="0"/>
              <w:jc w:val="center"/>
            </w:pPr>
            <w:r w:rsidRPr="726A3959">
              <w:rPr>
                <w:rFonts w:ascii="Aptos Narrow" w:eastAsia="Aptos Narrow" w:hAnsi="Aptos Narrow" w:cs="Aptos Narrow"/>
                <w:color w:val="000000" w:themeColor="text1"/>
              </w:rPr>
              <w:t>615</w:t>
            </w:r>
          </w:p>
        </w:tc>
        <w:tc>
          <w:tcPr>
            <w:tcW w:w="1200" w:type="dxa"/>
            <w:tcMar>
              <w:left w:w="70" w:type="dxa"/>
              <w:right w:w="70" w:type="dxa"/>
            </w:tcMar>
            <w:vAlign w:val="bottom"/>
          </w:tcPr>
          <w:p w14:paraId="0B1FE5CD" w14:textId="77777777" w:rsidR="00DF2745" w:rsidRDefault="00DF2745">
            <w:pPr>
              <w:spacing w:after="0"/>
              <w:jc w:val="center"/>
            </w:pPr>
            <w:r w:rsidRPr="726A3959">
              <w:rPr>
                <w:rFonts w:ascii="Aptos Narrow" w:eastAsia="Aptos Narrow" w:hAnsi="Aptos Narrow" w:cs="Aptos Narrow"/>
                <w:color w:val="000000" w:themeColor="text1"/>
              </w:rPr>
              <w:t>566</w:t>
            </w:r>
          </w:p>
        </w:tc>
        <w:tc>
          <w:tcPr>
            <w:tcW w:w="1200" w:type="dxa"/>
            <w:tcMar>
              <w:left w:w="70" w:type="dxa"/>
              <w:right w:w="70" w:type="dxa"/>
            </w:tcMar>
            <w:vAlign w:val="bottom"/>
          </w:tcPr>
          <w:p w14:paraId="61BF9634" w14:textId="77777777" w:rsidR="00DF2745" w:rsidRDefault="00DF2745">
            <w:pPr>
              <w:spacing w:after="0"/>
              <w:jc w:val="center"/>
            </w:pPr>
            <w:r w:rsidRPr="726A3959">
              <w:rPr>
                <w:rFonts w:ascii="Aptos Narrow" w:eastAsia="Aptos Narrow" w:hAnsi="Aptos Narrow" w:cs="Aptos Narrow"/>
                <w:color w:val="000000" w:themeColor="text1"/>
              </w:rPr>
              <w:t>295</w:t>
            </w:r>
          </w:p>
        </w:tc>
      </w:tr>
      <w:tr w:rsidR="00DF2745" w14:paraId="00CE9752" w14:textId="77777777">
        <w:trPr>
          <w:trHeight w:val="300"/>
        </w:trPr>
        <w:tc>
          <w:tcPr>
            <w:tcW w:w="2280" w:type="dxa"/>
            <w:shd w:val="clear" w:color="auto" w:fill="E8E8E8"/>
            <w:tcMar>
              <w:left w:w="70" w:type="dxa"/>
              <w:right w:w="70" w:type="dxa"/>
            </w:tcMar>
            <w:vAlign w:val="bottom"/>
          </w:tcPr>
          <w:p w14:paraId="1FB1F482" w14:textId="77777777" w:rsidR="00DF2745" w:rsidRDefault="00DF2745">
            <w:pPr>
              <w:spacing w:after="0"/>
            </w:pPr>
            <w:r w:rsidRPr="726A3959">
              <w:rPr>
                <w:rFonts w:ascii="Aptos Narrow" w:eastAsia="Aptos Narrow" w:hAnsi="Aptos Narrow" w:cs="Aptos Narrow"/>
                <w:color w:val="000000" w:themeColor="text1"/>
              </w:rPr>
              <w:t>Usuario de bicicleta</w:t>
            </w:r>
          </w:p>
        </w:tc>
        <w:tc>
          <w:tcPr>
            <w:tcW w:w="1200" w:type="dxa"/>
            <w:shd w:val="clear" w:color="auto" w:fill="E8E8E8"/>
            <w:tcMar>
              <w:left w:w="70" w:type="dxa"/>
              <w:right w:w="70" w:type="dxa"/>
            </w:tcMar>
            <w:vAlign w:val="bottom"/>
          </w:tcPr>
          <w:p w14:paraId="08FDF21A" w14:textId="77777777" w:rsidR="00DF2745" w:rsidRDefault="00DF2745">
            <w:pPr>
              <w:spacing w:after="0"/>
              <w:jc w:val="center"/>
            </w:pPr>
            <w:r w:rsidRPr="726A3959">
              <w:rPr>
                <w:rFonts w:ascii="Aptos Narrow" w:eastAsia="Aptos Narrow" w:hAnsi="Aptos Narrow" w:cs="Aptos Narrow"/>
                <w:color w:val="000000" w:themeColor="text1"/>
              </w:rPr>
              <w:t>465</w:t>
            </w:r>
          </w:p>
        </w:tc>
        <w:tc>
          <w:tcPr>
            <w:tcW w:w="1200" w:type="dxa"/>
            <w:shd w:val="clear" w:color="auto" w:fill="E8E8E8"/>
            <w:tcMar>
              <w:left w:w="70" w:type="dxa"/>
              <w:right w:w="70" w:type="dxa"/>
            </w:tcMar>
            <w:vAlign w:val="bottom"/>
          </w:tcPr>
          <w:p w14:paraId="113D7EE1" w14:textId="77777777" w:rsidR="00DF2745" w:rsidRDefault="00DF2745">
            <w:pPr>
              <w:spacing w:after="0"/>
              <w:jc w:val="center"/>
            </w:pPr>
            <w:r w:rsidRPr="726A3959">
              <w:rPr>
                <w:rFonts w:ascii="Aptos Narrow" w:eastAsia="Aptos Narrow" w:hAnsi="Aptos Narrow" w:cs="Aptos Narrow"/>
                <w:color w:val="000000" w:themeColor="text1"/>
              </w:rPr>
              <w:t>462</w:t>
            </w:r>
          </w:p>
        </w:tc>
        <w:tc>
          <w:tcPr>
            <w:tcW w:w="1200" w:type="dxa"/>
            <w:shd w:val="clear" w:color="auto" w:fill="E8E8E8"/>
            <w:tcMar>
              <w:left w:w="70" w:type="dxa"/>
              <w:right w:w="70" w:type="dxa"/>
            </w:tcMar>
            <w:vAlign w:val="bottom"/>
          </w:tcPr>
          <w:p w14:paraId="7F393063" w14:textId="77777777" w:rsidR="00DF2745" w:rsidRDefault="00DF2745">
            <w:pPr>
              <w:spacing w:after="0"/>
              <w:jc w:val="center"/>
            </w:pPr>
            <w:r w:rsidRPr="726A3959">
              <w:rPr>
                <w:rFonts w:ascii="Aptos Narrow" w:eastAsia="Aptos Narrow" w:hAnsi="Aptos Narrow" w:cs="Aptos Narrow"/>
                <w:color w:val="000000" w:themeColor="text1"/>
              </w:rPr>
              <w:t>415</w:t>
            </w:r>
          </w:p>
        </w:tc>
        <w:tc>
          <w:tcPr>
            <w:tcW w:w="1200" w:type="dxa"/>
            <w:shd w:val="clear" w:color="auto" w:fill="E8E8E8"/>
            <w:tcMar>
              <w:left w:w="70" w:type="dxa"/>
              <w:right w:w="70" w:type="dxa"/>
            </w:tcMar>
            <w:vAlign w:val="bottom"/>
          </w:tcPr>
          <w:p w14:paraId="50023E13" w14:textId="77777777" w:rsidR="00DF2745" w:rsidRDefault="00DF2745">
            <w:pPr>
              <w:spacing w:after="0"/>
              <w:jc w:val="center"/>
            </w:pPr>
            <w:r w:rsidRPr="726A3959">
              <w:rPr>
                <w:rFonts w:ascii="Aptos Narrow" w:eastAsia="Aptos Narrow" w:hAnsi="Aptos Narrow" w:cs="Aptos Narrow"/>
                <w:color w:val="000000" w:themeColor="text1"/>
              </w:rPr>
              <w:t>365</w:t>
            </w:r>
          </w:p>
        </w:tc>
        <w:tc>
          <w:tcPr>
            <w:tcW w:w="1200" w:type="dxa"/>
            <w:shd w:val="clear" w:color="auto" w:fill="E8E8E8"/>
            <w:tcMar>
              <w:left w:w="70" w:type="dxa"/>
              <w:right w:w="70" w:type="dxa"/>
            </w:tcMar>
            <w:vAlign w:val="bottom"/>
          </w:tcPr>
          <w:p w14:paraId="01143F57" w14:textId="77777777" w:rsidR="00DF2745" w:rsidRDefault="00DF2745">
            <w:pPr>
              <w:spacing w:after="0"/>
              <w:jc w:val="center"/>
            </w:pPr>
            <w:r w:rsidRPr="726A3959">
              <w:rPr>
                <w:rFonts w:ascii="Aptos Narrow" w:eastAsia="Aptos Narrow" w:hAnsi="Aptos Narrow" w:cs="Aptos Narrow"/>
                <w:color w:val="000000" w:themeColor="text1"/>
              </w:rPr>
              <w:t>196</w:t>
            </w:r>
          </w:p>
        </w:tc>
      </w:tr>
      <w:tr w:rsidR="00DF2745" w14:paraId="7FB4C215" w14:textId="77777777">
        <w:trPr>
          <w:trHeight w:val="300"/>
        </w:trPr>
        <w:tc>
          <w:tcPr>
            <w:tcW w:w="2280" w:type="dxa"/>
            <w:tcMar>
              <w:left w:w="70" w:type="dxa"/>
              <w:right w:w="70" w:type="dxa"/>
            </w:tcMar>
            <w:vAlign w:val="bottom"/>
          </w:tcPr>
          <w:p w14:paraId="108FC670" w14:textId="77777777" w:rsidR="00DF2745" w:rsidRDefault="00DF2745">
            <w:pPr>
              <w:spacing w:after="0"/>
            </w:pPr>
            <w:r w:rsidRPr="726A3959">
              <w:rPr>
                <w:rFonts w:ascii="Aptos Narrow" w:eastAsia="Aptos Narrow" w:hAnsi="Aptos Narrow" w:cs="Aptos Narrow"/>
                <w:color w:val="000000" w:themeColor="text1"/>
              </w:rPr>
              <w:t>Usuario T. Carga</w:t>
            </w:r>
          </w:p>
        </w:tc>
        <w:tc>
          <w:tcPr>
            <w:tcW w:w="1200" w:type="dxa"/>
            <w:tcMar>
              <w:left w:w="70" w:type="dxa"/>
              <w:right w:w="70" w:type="dxa"/>
            </w:tcMar>
            <w:vAlign w:val="bottom"/>
          </w:tcPr>
          <w:p w14:paraId="76BC64A7" w14:textId="77777777" w:rsidR="00DF2745" w:rsidRDefault="00DF2745">
            <w:pPr>
              <w:spacing w:after="0"/>
              <w:jc w:val="center"/>
            </w:pPr>
            <w:r w:rsidRPr="726A3959">
              <w:rPr>
                <w:rFonts w:ascii="Aptos Narrow" w:eastAsia="Aptos Narrow" w:hAnsi="Aptos Narrow" w:cs="Aptos Narrow"/>
                <w:color w:val="000000" w:themeColor="text1"/>
              </w:rPr>
              <w:t>222</w:t>
            </w:r>
          </w:p>
        </w:tc>
        <w:tc>
          <w:tcPr>
            <w:tcW w:w="1200" w:type="dxa"/>
            <w:tcMar>
              <w:left w:w="70" w:type="dxa"/>
              <w:right w:w="70" w:type="dxa"/>
            </w:tcMar>
            <w:vAlign w:val="bottom"/>
          </w:tcPr>
          <w:p w14:paraId="346E416F" w14:textId="77777777" w:rsidR="00DF2745" w:rsidRDefault="00DF2745">
            <w:pPr>
              <w:spacing w:after="0"/>
              <w:jc w:val="center"/>
            </w:pPr>
            <w:r w:rsidRPr="726A3959">
              <w:rPr>
                <w:rFonts w:ascii="Aptos Narrow" w:eastAsia="Aptos Narrow" w:hAnsi="Aptos Narrow" w:cs="Aptos Narrow"/>
                <w:color w:val="000000" w:themeColor="text1"/>
              </w:rPr>
              <w:t>201</w:t>
            </w:r>
          </w:p>
        </w:tc>
        <w:tc>
          <w:tcPr>
            <w:tcW w:w="1200" w:type="dxa"/>
            <w:tcMar>
              <w:left w:w="70" w:type="dxa"/>
              <w:right w:w="70" w:type="dxa"/>
            </w:tcMar>
            <w:vAlign w:val="bottom"/>
          </w:tcPr>
          <w:p w14:paraId="04D10AA2" w14:textId="77777777" w:rsidR="00DF2745" w:rsidRDefault="00DF2745">
            <w:pPr>
              <w:spacing w:after="0"/>
              <w:jc w:val="center"/>
            </w:pPr>
            <w:r w:rsidRPr="726A3959">
              <w:rPr>
                <w:rFonts w:ascii="Aptos Narrow" w:eastAsia="Aptos Narrow" w:hAnsi="Aptos Narrow" w:cs="Aptos Narrow"/>
                <w:color w:val="000000" w:themeColor="text1"/>
              </w:rPr>
              <w:t>179</w:t>
            </w:r>
          </w:p>
        </w:tc>
        <w:tc>
          <w:tcPr>
            <w:tcW w:w="1200" w:type="dxa"/>
            <w:tcMar>
              <w:left w:w="70" w:type="dxa"/>
              <w:right w:w="70" w:type="dxa"/>
            </w:tcMar>
            <w:vAlign w:val="bottom"/>
          </w:tcPr>
          <w:p w14:paraId="62918B04" w14:textId="77777777" w:rsidR="00DF2745" w:rsidRDefault="00DF2745">
            <w:pPr>
              <w:spacing w:after="0"/>
              <w:jc w:val="center"/>
            </w:pPr>
            <w:r w:rsidRPr="726A3959">
              <w:rPr>
                <w:rFonts w:ascii="Aptos Narrow" w:eastAsia="Aptos Narrow" w:hAnsi="Aptos Narrow" w:cs="Aptos Narrow"/>
                <w:color w:val="000000" w:themeColor="text1"/>
              </w:rPr>
              <w:t>193</w:t>
            </w:r>
          </w:p>
        </w:tc>
        <w:tc>
          <w:tcPr>
            <w:tcW w:w="1200" w:type="dxa"/>
            <w:tcMar>
              <w:left w:w="70" w:type="dxa"/>
              <w:right w:w="70" w:type="dxa"/>
            </w:tcMar>
            <w:vAlign w:val="bottom"/>
          </w:tcPr>
          <w:p w14:paraId="048F1211" w14:textId="77777777" w:rsidR="00DF2745" w:rsidRDefault="00DF2745">
            <w:pPr>
              <w:spacing w:after="0"/>
              <w:jc w:val="center"/>
            </w:pPr>
            <w:r w:rsidRPr="726A3959">
              <w:rPr>
                <w:rFonts w:ascii="Aptos Narrow" w:eastAsia="Aptos Narrow" w:hAnsi="Aptos Narrow" w:cs="Aptos Narrow"/>
                <w:color w:val="000000" w:themeColor="text1"/>
              </w:rPr>
              <w:t>80</w:t>
            </w:r>
          </w:p>
        </w:tc>
      </w:tr>
      <w:tr w:rsidR="00DF2745" w14:paraId="5BB64AC7" w14:textId="77777777">
        <w:trPr>
          <w:trHeight w:val="285"/>
        </w:trPr>
        <w:tc>
          <w:tcPr>
            <w:tcW w:w="2280" w:type="dxa"/>
            <w:shd w:val="clear" w:color="auto" w:fill="E8E8E8"/>
            <w:tcMar>
              <w:left w:w="70" w:type="dxa"/>
              <w:right w:w="70" w:type="dxa"/>
            </w:tcMar>
            <w:vAlign w:val="bottom"/>
          </w:tcPr>
          <w:p w14:paraId="54868A67" w14:textId="77777777" w:rsidR="00DF2745" w:rsidRDefault="00DF2745">
            <w:pPr>
              <w:spacing w:after="0"/>
            </w:pPr>
            <w:r w:rsidRPr="726A3959">
              <w:rPr>
                <w:rFonts w:ascii="Aptos Narrow" w:eastAsia="Aptos Narrow" w:hAnsi="Aptos Narrow" w:cs="Aptos Narrow"/>
                <w:color w:val="000000" w:themeColor="text1"/>
              </w:rPr>
              <w:t>Usuario T. Pasajeros</w:t>
            </w:r>
          </w:p>
        </w:tc>
        <w:tc>
          <w:tcPr>
            <w:tcW w:w="1200" w:type="dxa"/>
            <w:shd w:val="clear" w:color="auto" w:fill="E8E8E8"/>
            <w:tcMar>
              <w:left w:w="70" w:type="dxa"/>
              <w:right w:w="70" w:type="dxa"/>
            </w:tcMar>
            <w:vAlign w:val="bottom"/>
          </w:tcPr>
          <w:p w14:paraId="4878651D" w14:textId="77777777" w:rsidR="00DF2745" w:rsidRDefault="00DF2745">
            <w:pPr>
              <w:spacing w:after="0"/>
              <w:jc w:val="center"/>
            </w:pPr>
            <w:r w:rsidRPr="726A3959">
              <w:rPr>
                <w:rFonts w:ascii="Aptos Narrow" w:eastAsia="Aptos Narrow" w:hAnsi="Aptos Narrow" w:cs="Aptos Narrow"/>
                <w:color w:val="000000" w:themeColor="text1"/>
              </w:rPr>
              <w:t>143</w:t>
            </w:r>
          </w:p>
        </w:tc>
        <w:tc>
          <w:tcPr>
            <w:tcW w:w="1200" w:type="dxa"/>
            <w:shd w:val="clear" w:color="auto" w:fill="E8E8E8"/>
            <w:tcMar>
              <w:left w:w="70" w:type="dxa"/>
              <w:right w:w="70" w:type="dxa"/>
            </w:tcMar>
            <w:vAlign w:val="bottom"/>
          </w:tcPr>
          <w:p w14:paraId="4DCBDF41" w14:textId="77777777" w:rsidR="00DF2745" w:rsidRDefault="00DF2745">
            <w:pPr>
              <w:spacing w:after="0"/>
              <w:jc w:val="center"/>
            </w:pPr>
            <w:r w:rsidRPr="726A3959">
              <w:rPr>
                <w:rFonts w:ascii="Aptos Narrow" w:eastAsia="Aptos Narrow" w:hAnsi="Aptos Narrow" w:cs="Aptos Narrow"/>
                <w:color w:val="000000" w:themeColor="text1"/>
              </w:rPr>
              <w:t>119</w:t>
            </w:r>
          </w:p>
        </w:tc>
        <w:tc>
          <w:tcPr>
            <w:tcW w:w="1200" w:type="dxa"/>
            <w:shd w:val="clear" w:color="auto" w:fill="E8E8E8"/>
            <w:tcMar>
              <w:left w:w="70" w:type="dxa"/>
              <w:right w:w="70" w:type="dxa"/>
            </w:tcMar>
            <w:vAlign w:val="bottom"/>
          </w:tcPr>
          <w:p w14:paraId="214092A9" w14:textId="77777777" w:rsidR="00DF2745" w:rsidRDefault="00DF2745">
            <w:pPr>
              <w:spacing w:after="0"/>
              <w:jc w:val="center"/>
            </w:pPr>
            <w:r w:rsidRPr="726A3959">
              <w:rPr>
                <w:rFonts w:ascii="Aptos Narrow" w:eastAsia="Aptos Narrow" w:hAnsi="Aptos Narrow" w:cs="Aptos Narrow"/>
                <w:color w:val="000000" w:themeColor="text1"/>
              </w:rPr>
              <w:t>127</w:t>
            </w:r>
          </w:p>
        </w:tc>
        <w:tc>
          <w:tcPr>
            <w:tcW w:w="1200" w:type="dxa"/>
            <w:shd w:val="clear" w:color="auto" w:fill="E8E8E8"/>
            <w:tcMar>
              <w:left w:w="70" w:type="dxa"/>
              <w:right w:w="70" w:type="dxa"/>
            </w:tcMar>
            <w:vAlign w:val="bottom"/>
          </w:tcPr>
          <w:p w14:paraId="45473343" w14:textId="77777777" w:rsidR="00DF2745" w:rsidRDefault="00DF2745">
            <w:pPr>
              <w:spacing w:after="0"/>
              <w:jc w:val="center"/>
            </w:pPr>
            <w:r w:rsidRPr="726A3959">
              <w:rPr>
                <w:rFonts w:ascii="Aptos Narrow" w:eastAsia="Aptos Narrow" w:hAnsi="Aptos Narrow" w:cs="Aptos Narrow"/>
                <w:color w:val="000000" w:themeColor="text1"/>
              </w:rPr>
              <w:t>124</w:t>
            </w:r>
          </w:p>
        </w:tc>
        <w:tc>
          <w:tcPr>
            <w:tcW w:w="1200" w:type="dxa"/>
            <w:shd w:val="clear" w:color="auto" w:fill="E8E8E8"/>
            <w:tcMar>
              <w:left w:w="70" w:type="dxa"/>
              <w:right w:w="70" w:type="dxa"/>
            </w:tcMar>
            <w:vAlign w:val="bottom"/>
          </w:tcPr>
          <w:p w14:paraId="57867152" w14:textId="77777777" w:rsidR="00DF2745" w:rsidRDefault="00DF2745">
            <w:pPr>
              <w:spacing w:after="0"/>
              <w:jc w:val="center"/>
            </w:pPr>
            <w:r w:rsidRPr="726A3959">
              <w:rPr>
                <w:rFonts w:ascii="Aptos Narrow" w:eastAsia="Aptos Narrow" w:hAnsi="Aptos Narrow" w:cs="Aptos Narrow"/>
                <w:color w:val="000000" w:themeColor="text1"/>
              </w:rPr>
              <w:t>46</w:t>
            </w:r>
          </w:p>
        </w:tc>
      </w:tr>
      <w:tr w:rsidR="00DF2745" w14:paraId="14044684" w14:textId="77777777">
        <w:trPr>
          <w:trHeight w:val="300"/>
        </w:trPr>
        <w:tc>
          <w:tcPr>
            <w:tcW w:w="2280" w:type="dxa"/>
            <w:tcMar>
              <w:left w:w="70" w:type="dxa"/>
              <w:right w:w="70" w:type="dxa"/>
            </w:tcMar>
            <w:vAlign w:val="bottom"/>
          </w:tcPr>
          <w:p w14:paraId="7B5F9506" w14:textId="77777777" w:rsidR="00DF2745" w:rsidRDefault="00DF2745">
            <w:pPr>
              <w:spacing w:after="0"/>
            </w:pPr>
            <w:r w:rsidRPr="726A3959">
              <w:rPr>
                <w:rFonts w:ascii="Aptos Narrow" w:eastAsia="Aptos Narrow" w:hAnsi="Aptos Narrow" w:cs="Aptos Narrow"/>
                <w:color w:val="000000" w:themeColor="text1"/>
              </w:rPr>
              <w:t>Usuario de otros</w:t>
            </w:r>
          </w:p>
        </w:tc>
        <w:tc>
          <w:tcPr>
            <w:tcW w:w="1200" w:type="dxa"/>
            <w:tcMar>
              <w:left w:w="70" w:type="dxa"/>
              <w:right w:w="70" w:type="dxa"/>
            </w:tcMar>
            <w:vAlign w:val="bottom"/>
          </w:tcPr>
          <w:p w14:paraId="1CE4F421" w14:textId="77777777" w:rsidR="00DF2745" w:rsidRDefault="00DF2745">
            <w:pPr>
              <w:spacing w:after="0"/>
              <w:jc w:val="center"/>
            </w:pPr>
            <w:r w:rsidRPr="726A3959">
              <w:rPr>
                <w:rFonts w:ascii="Aptos Narrow" w:eastAsia="Aptos Narrow" w:hAnsi="Aptos Narrow" w:cs="Aptos Narrow"/>
                <w:color w:val="000000" w:themeColor="text1"/>
              </w:rPr>
              <w:t>65</w:t>
            </w:r>
          </w:p>
        </w:tc>
        <w:tc>
          <w:tcPr>
            <w:tcW w:w="1200" w:type="dxa"/>
            <w:tcMar>
              <w:left w:w="70" w:type="dxa"/>
              <w:right w:w="70" w:type="dxa"/>
            </w:tcMar>
            <w:vAlign w:val="bottom"/>
          </w:tcPr>
          <w:p w14:paraId="16764DAA" w14:textId="77777777" w:rsidR="00DF2745" w:rsidRDefault="00DF2745">
            <w:pPr>
              <w:spacing w:after="0"/>
              <w:jc w:val="center"/>
            </w:pPr>
            <w:r w:rsidRPr="726A3959">
              <w:rPr>
                <w:rFonts w:ascii="Aptos Narrow" w:eastAsia="Aptos Narrow" w:hAnsi="Aptos Narrow" w:cs="Aptos Narrow"/>
                <w:color w:val="000000" w:themeColor="text1"/>
              </w:rPr>
              <w:t>49</w:t>
            </w:r>
          </w:p>
        </w:tc>
        <w:tc>
          <w:tcPr>
            <w:tcW w:w="1200" w:type="dxa"/>
            <w:tcMar>
              <w:left w:w="70" w:type="dxa"/>
              <w:right w:w="70" w:type="dxa"/>
            </w:tcMar>
            <w:vAlign w:val="bottom"/>
          </w:tcPr>
          <w:p w14:paraId="538E24A9" w14:textId="77777777" w:rsidR="00DF2745" w:rsidRDefault="00DF2745">
            <w:pPr>
              <w:spacing w:after="0"/>
              <w:jc w:val="center"/>
            </w:pPr>
            <w:r w:rsidRPr="726A3959">
              <w:rPr>
                <w:rFonts w:ascii="Aptos Narrow" w:eastAsia="Aptos Narrow" w:hAnsi="Aptos Narrow" w:cs="Aptos Narrow"/>
                <w:color w:val="000000" w:themeColor="text1"/>
              </w:rPr>
              <w:t>22</w:t>
            </w:r>
          </w:p>
        </w:tc>
        <w:tc>
          <w:tcPr>
            <w:tcW w:w="1200" w:type="dxa"/>
            <w:tcMar>
              <w:left w:w="70" w:type="dxa"/>
              <w:right w:w="70" w:type="dxa"/>
            </w:tcMar>
            <w:vAlign w:val="bottom"/>
          </w:tcPr>
          <w:p w14:paraId="0F214030" w14:textId="77777777" w:rsidR="00DF2745" w:rsidRDefault="00DF2745">
            <w:pPr>
              <w:spacing w:after="0"/>
              <w:jc w:val="center"/>
            </w:pPr>
            <w:r w:rsidRPr="726A3959">
              <w:rPr>
                <w:rFonts w:ascii="Aptos Narrow" w:eastAsia="Aptos Narrow" w:hAnsi="Aptos Narrow" w:cs="Aptos Narrow"/>
                <w:color w:val="000000" w:themeColor="text1"/>
              </w:rPr>
              <w:t>49</w:t>
            </w:r>
          </w:p>
        </w:tc>
        <w:tc>
          <w:tcPr>
            <w:tcW w:w="1200" w:type="dxa"/>
            <w:tcMar>
              <w:left w:w="70" w:type="dxa"/>
              <w:right w:w="70" w:type="dxa"/>
            </w:tcMar>
            <w:vAlign w:val="bottom"/>
          </w:tcPr>
          <w:p w14:paraId="09A82E48" w14:textId="77777777" w:rsidR="00DF2745" w:rsidRDefault="00DF2745">
            <w:pPr>
              <w:spacing w:after="0"/>
              <w:jc w:val="center"/>
            </w:pPr>
            <w:r w:rsidRPr="726A3959">
              <w:rPr>
                <w:rFonts w:ascii="Aptos Narrow" w:eastAsia="Aptos Narrow" w:hAnsi="Aptos Narrow" w:cs="Aptos Narrow"/>
                <w:color w:val="000000" w:themeColor="text1"/>
              </w:rPr>
              <w:t>26</w:t>
            </w:r>
          </w:p>
        </w:tc>
      </w:tr>
      <w:tr w:rsidR="00DF2745" w14:paraId="6529CE90" w14:textId="77777777">
        <w:trPr>
          <w:trHeight w:val="300"/>
        </w:trPr>
        <w:tc>
          <w:tcPr>
            <w:tcW w:w="2280" w:type="dxa"/>
            <w:shd w:val="clear" w:color="auto" w:fill="E8E8E8"/>
            <w:tcMar>
              <w:left w:w="70" w:type="dxa"/>
              <w:right w:w="70" w:type="dxa"/>
            </w:tcMar>
            <w:vAlign w:val="bottom"/>
          </w:tcPr>
          <w:p w14:paraId="0311FEF0" w14:textId="77777777" w:rsidR="00DF2745" w:rsidRDefault="00DF2745">
            <w:pPr>
              <w:spacing w:after="0"/>
            </w:pPr>
            <w:r w:rsidRPr="726A3959">
              <w:rPr>
                <w:rFonts w:ascii="Aptos Narrow" w:eastAsia="Aptos Narrow" w:hAnsi="Aptos Narrow" w:cs="Aptos Narrow"/>
                <w:color w:val="000000" w:themeColor="text1"/>
              </w:rPr>
              <w:t>Sin Información</w:t>
            </w:r>
          </w:p>
        </w:tc>
        <w:tc>
          <w:tcPr>
            <w:tcW w:w="1200" w:type="dxa"/>
            <w:shd w:val="clear" w:color="auto" w:fill="E8E8E8"/>
            <w:tcMar>
              <w:left w:w="70" w:type="dxa"/>
              <w:right w:w="70" w:type="dxa"/>
            </w:tcMar>
            <w:vAlign w:val="bottom"/>
          </w:tcPr>
          <w:p w14:paraId="646DED84" w14:textId="77777777" w:rsidR="00DF2745" w:rsidRDefault="00DF2745">
            <w:pPr>
              <w:spacing w:after="0"/>
              <w:jc w:val="center"/>
            </w:pPr>
            <w:r w:rsidRPr="726A3959">
              <w:rPr>
                <w:rFonts w:ascii="Aptos Narrow" w:eastAsia="Aptos Narrow" w:hAnsi="Aptos Narrow" w:cs="Aptos Narrow"/>
                <w:color w:val="000000" w:themeColor="text1"/>
              </w:rPr>
              <w:t>11</w:t>
            </w:r>
          </w:p>
        </w:tc>
        <w:tc>
          <w:tcPr>
            <w:tcW w:w="1200" w:type="dxa"/>
            <w:shd w:val="clear" w:color="auto" w:fill="E8E8E8"/>
            <w:tcMar>
              <w:left w:w="70" w:type="dxa"/>
              <w:right w:w="70" w:type="dxa"/>
            </w:tcMar>
            <w:vAlign w:val="bottom"/>
          </w:tcPr>
          <w:p w14:paraId="683DC0DD" w14:textId="77777777" w:rsidR="00DF2745" w:rsidRDefault="00DF2745">
            <w:pPr>
              <w:spacing w:after="0"/>
              <w:jc w:val="center"/>
            </w:pPr>
            <w:r w:rsidRPr="726A3959">
              <w:rPr>
                <w:rFonts w:ascii="Aptos Narrow" w:eastAsia="Aptos Narrow" w:hAnsi="Aptos Narrow" w:cs="Aptos Narrow"/>
                <w:color w:val="000000" w:themeColor="text1"/>
              </w:rPr>
              <w:t xml:space="preserve"> </w:t>
            </w:r>
          </w:p>
        </w:tc>
        <w:tc>
          <w:tcPr>
            <w:tcW w:w="1200" w:type="dxa"/>
            <w:shd w:val="clear" w:color="auto" w:fill="E8E8E8"/>
            <w:tcMar>
              <w:left w:w="70" w:type="dxa"/>
              <w:right w:w="70" w:type="dxa"/>
            </w:tcMar>
            <w:vAlign w:val="bottom"/>
          </w:tcPr>
          <w:p w14:paraId="241CBBF3" w14:textId="77777777" w:rsidR="00DF2745" w:rsidRDefault="00DF2745">
            <w:pPr>
              <w:spacing w:after="0"/>
              <w:jc w:val="center"/>
            </w:pPr>
            <w:r w:rsidRPr="726A3959">
              <w:rPr>
                <w:rFonts w:ascii="Aptos Narrow" w:eastAsia="Aptos Narrow" w:hAnsi="Aptos Narrow" w:cs="Aptos Narrow"/>
                <w:color w:val="000000" w:themeColor="text1"/>
              </w:rPr>
              <w:t>6</w:t>
            </w:r>
          </w:p>
        </w:tc>
        <w:tc>
          <w:tcPr>
            <w:tcW w:w="1200" w:type="dxa"/>
            <w:shd w:val="clear" w:color="auto" w:fill="E8E8E8"/>
            <w:tcMar>
              <w:left w:w="70" w:type="dxa"/>
              <w:right w:w="70" w:type="dxa"/>
            </w:tcMar>
            <w:vAlign w:val="bottom"/>
          </w:tcPr>
          <w:p w14:paraId="7D630EB3" w14:textId="77777777" w:rsidR="00DF2745" w:rsidRDefault="00DF2745">
            <w:pPr>
              <w:spacing w:after="0"/>
              <w:jc w:val="center"/>
            </w:pPr>
            <w:r w:rsidRPr="726A3959">
              <w:rPr>
                <w:rFonts w:ascii="Aptos Narrow" w:eastAsia="Aptos Narrow" w:hAnsi="Aptos Narrow" w:cs="Aptos Narrow"/>
                <w:color w:val="000000" w:themeColor="text1"/>
              </w:rPr>
              <w:t>5</w:t>
            </w:r>
          </w:p>
        </w:tc>
        <w:tc>
          <w:tcPr>
            <w:tcW w:w="1200" w:type="dxa"/>
            <w:shd w:val="clear" w:color="auto" w:fill="E8E8E8"/>
            <w:tcMar>
              <w:left w:w="70" w:type="dxa"/>
              <w:right w:w="70" w:type="dxa"/>
            </w:tcMar>
            <w:vAlign w:val="bottom"/>
          </w:tcPr>
          <w:p w14:paraId="5C37D66C" w14:textId="77777777" w:rsidR="00DF2745" w:rsidRDefault="00DF2745">
            <w:pPr>
              <w:spacing w:after="0"/>
              <w:jc w:val="center"/>
            </w:pPr>
            <w:r w:rsidRPr="726A3959">
              <w:rPr>
                <w:rFonts w:ascii="Aptos Narrow" w:eastAsia="Aptos Narrow" w:hAnsi="Aptos Narrow" w:cs="Aptos Narrow"/>
                <w:color w:val="000000" w:themeColor="text1"/>
              </w:rPr>
              <w:t>7</w:t>
            </w:r>
          </w:p>
        </w:tc>
      </w:tr>
      <w:tr w:rsidR="00DF2745" w14:paraId="716BEB46" w14:textId="77777777">
        <w:trPr>
          <w:trHeight w:val="300"/>
        </w:trPr>
        <w:tc>
          <w:tcPr>
            <w:tcW w:w="2280" w:type="dxa"/>
            <w:tcBorders>
              <w:top w:val="single" w:sz="8" w:space="0" w:color="44B3E1"/>
              <w:left w:val="nil"/>
              <w:bottom w:val="nil"/>
              <w:right w:val="nil"/>
            </w:tcBorders>
            <w:shd w:val="clear" w:color="auto" w:fill="002060"/>
            <w:tcMar>
              <w:left w:w="70" w:type="dxa"/>
              <w:right w:w="70" w:type="dxa"/>
            </w:tcMar>
            <w:vAlign w:val="bottom"/>
          </w:tcPr>
          <w:p w14:paraId="0FE668A5" w14:textId="77777777" w:rsidR="00DF2745" w:rsidRDefault="00DF2745">
            <w:pPr>
              <w:spacing w:after="0"/>
            </w:pPr>
            <w:r w:rsidRPr="726A3959">
              <w:rPr>
                <w:rFonts w:ascii="Aptos Narrow" w:eastAsia="Aptos Narrow" w:hAnsi="Aptos Narrow" w:cs="Aptos Narrow"/>
                <w:b/>
                <w:bCs/>
                <w:color w:val="FFFFFF" w:themeColor="background1"/>
              </w:rPr>
              <w:t>Total general</w:t>
            </w:r>
          </w:p>
        </w:tc>
        <w:tc>
          <w:tcPr>
            <w:tcW w:w="1200" w:type="dxa"/>
            <w:tcBorders>
              <w:top w:val="single" w:sz="8" w:space="0" w:color="44B3E1"/>
              <w:left w:val="nil"/>
              <w:bottom w:val="nil"/>
              <w:right w:val="nil"/>
            </w:tcBorders>
            <w:shd w:val="clear" w:color="auto" w:fill="002060"/>
            <w:tcMar>
              <w:left w:w="70" w:type="dxa"/>
              <w:right w:w="70" w:type="dxa"/>
            </w:tcMar>
            <w:vAlign w:val="bottom"/>
          </w:tcPr>
          <w:p w14:paraId="15493EDC" w14:textId="77777777" w:rsidR="00DF2745" w:rsidRDefault="00DF2745">
            <w:pPr>
              <w:spacing w:after="0"/>
              <w:jc w:val="center"/>
            </w:pPr>
            <w:r w:rsidRPr="726A3959">
              <w:rPr>
                <w:rFonts w:ascii="Aptos Narrow" w:eastAsia="Aptos Narrow" w:hAnsi="Aptos Narrow" w:cs="Aptos Narrow"/>
                <w:b/>
                <w:bCs/>
                <w:color w:val="FFFFFF" w:themeColor="background1"/>
              </w:rPr>
              <w:t>8.469</w:t>
            </w:r>
          </w:p>
        </w:tc>
        <w:tc>
          <w:tcPr>
            <w:tcW w:w="1200" w:type="dxa"/>
            <w:tcBorders>
              <w:top w:val="single" w:sz="8" w:space="0" w:color="44B3E1"/>
              <w:left w:val="nil"/>
              <w:bottom w:val="nil"/>
              <w:right w:val="nil"/>
            </w:tcBorders>
            <w:shd w:val="clear" w:color="auto" w:fill="002060"/>
            <w:tcMar>
              <w:left w:w="70" w:type="dxa"/>
              <w:right w:w="70" w:type="dxa"/>
            </w:tcMar>
            <w:vAlign w:val="bottom"/>
          </w:tcPr>
          <w:p w14:paraId="35FD4B40" w14:textId="77777777" w:rsidR="00DF2745" w:rsidRDefault="00DF2745">
            <w:pPr>
              <w:spacing w:after="0"/>
              <w:jc w:val="center"/>
            </w:pPr>
            <w:r w:rsidRPr="726A3959">
              <w:rPr>
                <w:rFonts w:ascii="Aptos Narrow" w:eastAsia="Aptos Narrow" w:hAnsi="Aptos Narrow" w:cs="Aptos Narrow"/>
                <w:b/>
                <w:bCs/>
                <w:color w:val="FFFFFF" w:themeColor="background1"/>
              </w:rPr>
              <w:t>8.546</w:t>
            </w:r>
          </w:p>
        </w:tc>
        <w:tc>
          <w:tcPr>
            <w:tcW w:w="1200" w:type="dxa"/>
            <w:tcBorders>
              <w:top w:val="single" w:sz="8" w:space="0" w:color="44B3E1"/>
              <w:left w:val="nil"/>
              <w:bottom w:val="nil"/>
              <w:right w:val="nil"/>
            </w:tcBorders>
            <w:shd w:val="clear" w:color="auto" w:fill="002060"/>
            <w:tcMar>
              <w:left w:w="70" w:type="dxa"/>
              <w:right w:w="70" w:type="dxa"/>
            </w:tcMar>
            <w:vAlign w:val="bottom"/>
          </w:tcPr>
          <w:p w14:paraId="513C9B1C" w14:textId="77777777" w:rsidR="00DF2745" w:rsidRDefault="00DF2745">
            <w:pPr>
              <w:spacing w:after="0"/>
              <w:jc w:val="center"/>
            </w:pPr>
            <w:r w:rsidRPr="726A3959">
              <w:rPr>
                <w:rFonts w:ascii="Aptos Narrow" w:eastAsia="Aptos Narrow" w:hAnsi="Aptos Narrow" w:cs="Aptos Narrow"/>
                <w:b/>
                <w:bCs/>
                <w:color w:val="FFFFFF" w:themeColor="background1"/>
              </w:rPr>
              <w:t>8.433</w:t>
            </w:r>
          </w:p>
        </w:tc>
        <w:tc>
          <w:tcPr>
            <w:tcW w:w="1200" w:type="dxa"/>
            <w:tcBorders>
              <w:top w:val="single" w:sz="8" w:space="0" w:color="44B3E1"/>
              <w:left w:val="nil"/>
              <w:bottom w:val="nil"/>
              <w:right w:val="nil"/>
            </w:tcBorders>
            <w:shd w:val="clear" w:color="auto" w:fill="002060"/>
            <w:tcMar>
              <w:left w:w="70" w:type="dxa"/>
              <w:right w:w="70" w:type="dxa"/>
            </w:tcMar>
            <w:vAlign w:val="bottom"/>
          </w:tcPr>
          <w:p w14:paraId="1D17583E" w14:textId="77777777" w:rsidR="00DF2745" w:rsidRDefault="00DF2745">
            <w:pPr>
              <w:spacing w:after="0"/>
              <w:jc w:val="center"/>
            </w:pPr>
            <w:r w:rsidRPr="726A3959">
              <w:rPr>
                <w:rFonts w:ascii="Aptos Narrow" w:eastAsia="Aptos Narrow" w:hAnsi="Aptos Narrow" w:cs="Aptos Narrow"/>
                <w:b/>
                <w:bCs/>
                <w:color w:val="FFFFFF" w:themeColor="background1"/>
              </w:rPr>
              <w:t>8.697</w:t>
            </w:r>
          </w:p>
        </w:tc>
        <w:tc>
          <w:tcPr>
            <w:tcW w:w="1200" w:type="dxa"/>
            <w:tcBorders>
              <w:top w:val="single" w:sz="8" w:space="0" w:color="44B3E1"/>
              <w:left w:val="nil"/>
              <w:bottom w:val="nil"/>
              <w:right w:val="nil"/>
            </w:tcBorders>
            <w:shd w:val="clear" w:color="auto" w:fill="002060"/>
            <w:tcMar>
              <w:left w:w="70" w:type="dxa"/>
              <w:right w:w="70" w:type="dxa"/>
            </w:tcMar>
            <w:vAlign w:val="bottom"/>
          </w:tcPr>
          <w:p w14:paraId="23A0F88C" w14:textId="77777777" w:rsidR="00DF2745" w:rsidRDefault="00DF2745">
            <w:pPr>
              <w:spacing w:after="0"/>
              <w:jc w:val="center"/>
            </w:pPr>
            <w:r w:rsidRPr="726A3959">
              <w:rPr>
                <w:rFonts w:ascii="Aptos Narrow" w:eastAsia="Aptos Narrow" w:hAnsi="Aptos Narrow" w:cs="Aptos Narrow"/>
                <w:b/>
                <w:bCs/>
                <w:color w:val="FFFFFF" w:themeColor="background1"/>
              </w:rPr>
              <w:t>4.751</w:t>
            </w:r>
          </w:p>
        </w:tc>
      </w:tr>
    </w:tbl>
    <w:p w14:paraId="054BB752" w14:textId="43B4C82E" w:rsidR="30943FA5" w:rsidRDefault="30943FA5" w:rsidP="726A3959">
      <w:pPr>
        <w:jc w:val="both"/>
      </w:pPr>
      <w:r w:rsidRPr="726A3959">
        <w:rPr>
          <w:rFonts w:ascii="Verdana" w:eastAsia="Verdana" w:hAnsi="Verdana" w:cs="Verdana"/>
          <w:color w:val="000000" w:themeColor="text1"/>
          <w:lang w:val="es-ES"/>
        </w:rPr>
        <w:t>Tabla 2. Lesionados por usuario vía</w:t>
      </w:r>
    </w:p>
    <w:tbl>
      <w:tblPr>
        <w:tblW w:w="0" w:type="auto"/>
        <w:tblCellMar>
          <w:left w:w="10" w:type="dxa"/>
          <w:right w:w="10" w:type="dxa"/>
        </w:tblCellMar>
        <w:tblLook w:val="04A0" w:firstRow="1" w:lastRow="0" w:firstColumn="1" w:lastColumn="0" w:noHBand="0" w:noVBand="1"/>
      </w:tblPr>
      <w:tblGrid>
        <w:gridCol w:w="2280"/>
        <w:gridCol w:w="1200"/>
        <w:gridCol w:w="1200"/>
        <w:gridCol w:w="1200"/>
        <w:gridCol w:w="1200"/>
        <w:gridCol w:w="1200"/>
      </w:tblGrid>
      <w:tr w:rsidR="726A3959" w14:paraId="7710DEEC" w14:textId="77777777" w:rsidTr="726A3959">
        <w:trPr>
          <w:trHeight w:val="300"/>
        </w:trPr>
        <w:tc>
          <w:tcPr>
            <w:tcW w:w="2280" w:type="dxa"/>
            <w:shd w:val="clear" w:color="auto" w:fill="002060"/>
            <w:tcMar>
              <w:left w:w="70" w:type="dxa"/>
              <w:right w:w="70" w:type="dxa"/>
            </w:tcMar>
            <w:vAlign w:val="bottom"/>
          </w:tcPr>
          <w:p w14:paraId="3516A351" w14:textId="3C4CD36E" w:rsidR="726A3959" w:rsidRDefault="726A3959" w:rsidP="726A3959">
            <w:pPr>
              <w:spacing w:after="0"/>
            </w:pPr>
            <w:r w:rsidRPr="726A3959">
              <w:rPr>
                <w:rFonts w:ascii="Aptos Narrow" w:eastAsia="Aptos Narrow" w:hAnsi="Aptos Narrow" w:cs="Aptos Narrow"/>
                <w:b/>
                <w:bCs/>
                <w:color w:val="FFFFFF" w:themeColor="background1"/>
              </w:rPr>
              <w:t xml:space="preserve"> </w:t>
            </w:r>
          </w:p>
        </w:tc>
        <w:tc>
          <w:tcPr>
            <w:tcW w:w="2400" w:type="dxa"/>
            <w:gridSpan w:val="2"/>
            <w:shd w:val="clear" w:color="auto" w:fill="002060"/>
            <w:tcMar>
              <w:left w:w="70" w:type="dxa"/>
              <w:right w:w="70" w:type="dxa"/>
            </w:tcMar>
            <w:vAlign w:val="bottom"/>
          </w:tcPr>
          <w:p w14:paraId="7B9245CF" w14:textId="5CAAC3A4" w:rsidR="726A3959" w:rsidRDefault="726A3959" w:rsidP="726A3959">
            <w:pPr>
              <w:spacing w:after="0"/>
            </w:pPr>
            <w:r w:rsidRPr="726A3959">
              <w:rPr>
                <w:rFonts w:ascii="Aptos Narrow" w:eastAsia="Aptos Narrow" w:hAnsi="Aptos Narrow" w:cs="Aptos Narrow"/>
                <w:b/>
                <w:bCs/>
                <w:color w:val="FFFFFF" w:themeColor="background1"/>
              </w:rPr>
              <w:t>Lesionados por año</w:t>
            </w:r>
          </w:p>
        </w:tc>
        <w:tc>
          <w:tcPr>
            <w:tcW w:w="1200" w:type="dxa"/>
            <w:shd w:val="clear" w:color="auto" w:fill="002060"/>
            <w:tcMar>
              <w:left w:w="70" w:type="dxa"/>
              <w:right w:w="70" w:type="dxa"/>
            </w:tcMar>
            <w:vAlign w:val="bottom"/>
          </w:tcPr>
          <w:p w14:paraId="3F63B3FC" w14:textId="2B1F5685" w:rsidR="726A3959" w:rsidRDefault="726A3959" w:rsidP="726A3959">
            <w:pPr>
              <w:spacing w:after="0"/>
            </w:pPr>
            <w:r w:rsidRPr="726A3959">
              <w:rPr>
                <w:rFonts w:ascii="Aptos Narrow" w:eastAsia="Aptos Narrow" w:hAnsi="Aptos Narrow" w:cs="Aptos Narrow"/>
                <w:b/>
                <w:bCs/>
                <w:color w:val="FFFFFF" w:themeColor="background1"/>
              </w:rPr>
              <w:t xml:space="preserve"> </w:t>
            </w:r>
          </w:p>
        </w:tc>
        <w:tc>
          <w:tcPr>
            <w:tcW w:w="1200" w:type="dxa"/>
            <w:shd w:val="clear" w:color="auto" w:fill="002060"/>
            <w:tcMar>
              <w:left w:w="70" w:type="dxa"/>
              <w:right w:w="70" w:type="dxa"/>
            </w:tcMar>
            <w:vAlign w:val="bottom"/>
          </w:tcPr>
          <w:p w14:paraId="3A8C1889" w14:textId="1A25C322" w:rsidR="726A3959" w:rsidRDefault="726A3959" w:rsidP="726A3959">
            <w:pPr>
              <w:spacing w:after="0"/>
            </w:pPr>
            <w:r w:rsidRPr="726A3959">
              <w:rPr>
                <w:rFonts w:ascii="Aptos Narrow" w:eastAsia="Aptos Narrow" w:hAnsi="Aptos Narrow" w:cs="Aptos Narrow"/>
                <w:b/>
                <w:bCs/>
                <w:color w:val="FFFFFF" w:themeColor="background1"/>
              </w:rPr>
              <w:t xml:space="preserve"> </w:t>
            </w:r>
          </w:p>
        </w:tc>
        <w:tc>
          <w:tcPr>
            <w:tcW w:w="1200" w:type="dxa"/>
            <w:shd w:val="clear" w:color="auto" w:fill="002060"/>
            <w:tcMar>
              <w:left w:w="70" w:type="dxa"/>
              <w:right w:w="70" w:type="dxa"/>
            </w:tcMar>
            <w:vAlign w:val="bottom"/>
          </w:tcPr>
          <w:p w14:paraId="78DE5132" w14:textId="2155BB9D" w:rsidR="726A3959" w:rsidRDefault="726A3959" w:rsidP="726A3959">
            <w:pPr>
              <w:spacing w:after="0"/>
            </w:pPr>
            <w:r w:rsidRPr="726A3959">
              <w:rPr>
                <w:rFonts w:ascii="Aptos Narrow" w:eastAsia="Aptos Narrow" w:hAnsi="Aptos Narrow" w:cs="Aptos Narrow"/>
                <w:b/>
                <w:bCs/>
                <w:color w:val="FFFFFF" w:themeColor="background1"/>
              </w:rPr>
              <w:t xml:space="preserve"> </w:t>
            </w:r>
          </w:p>
        </w:tc>
      </w:tr>
      <w:tr w:rsidR="726A3959" w14:paraId="4E51E477" w14:textId="77777777" w:rsidTr="726A3959">
        <w:trPr>
          <w:trHeight w:val="300"/>
        </w:trPr>
        <w:tc>
          <w:tcPr>
            <w:tcW w:w="2280" w:type="dxa"/>
            <w:tcBorders>
              <w:left w:val="nil"/>
              <w:bottom w:val="single" w:sz="8" w:space="0" w:color="44B3E1"/>
              <w:right w:val="nil"/>
            </w:tcBorders>
            <w:shd w:val="clear" w:color="auto" w:fill="002060"/>
            <w:tcMar>
              <w:left w:w="70" w:type="dxa"/>
              <w:right w:w="70" w:type="dxa"/>
            </w:tcMar>
            <w:vAlign w:val="bottom"/>
          </w:tcPr>
          <w:p w14:paraId="1273BE4B" w14:textId="64CD677E" w:rsidR="726A3959" w:rsidRDefault="726A3959" w:rsidP="726A3959">
            <w:pPr>
              <w:spacing w:after="0"/>
            </w:pPr>
            <w:r w:rsidRPr="726A3959">
              <w:rPr>
                <w:rFonts w:ascii="Aptos Narrow" w:eastAsia="Aptos Narrow" w:hAnsi="Aptos Narrow" w:cs="Aptos Narrow"/>
                <w:b/>
                <w:bCs/>
                <w:color w:val="FFFFFF" w:themeColor="background1"/>
              </w:rPr>
              <w:t>Usuario vía</w:t>
            </w:r>
          </w:p>
        </w:tc>
        <w:tc>
          <w:tcPr>
            <w:tcW w:w="1200" w:type="dxa"/>
            <w:tcBorders>
              <w:left w:val="nil"/>
              <w:bottom w:val="single" w:sz="8" w:space="0" w:color="44B3E1"/>
              <w:right w:val="nil"/>
            </w:tcBorders>
            <w:shd w:val="clear" w:color="auto" w:fill="002060"/>
            <w:tcMar>
              <w:left w:w="70" w:type="dxa"/>
              <w:right w:w="70" w:type="dxa"/>
            </w:tcMar>
            <w:vAlign w:val="bottom"/>
          </w:tcPr>
          <w:p w14:paraId="60120ACA" w14:textId="7E4A1BDE" w:rsidR="726A3959" w:rsidRDefault="726A3959" w:rsidP="726A3959">
            <w:pPr>
              <w:spacing w:after="0"/>
              <w:jc w:val="center"/>
            </w:pPr>
            <w:r w:rsidRPr="726A3959">
              <w:rPr>
                <w:rFonts w:ascii="Aptos Narrow" w:eastAsia="Aptos Narrow" w:hAnsi="Aptos Narrow" w:cs="Aptos Narrow"/>
                <w:b/>
                <w:bCs/>
                <w:color w:val="FFFFFF" w:themeColor="background1"/>
              </w:rPr>
              <w:t>2022</w:t>
            </w:r>
          </w:p>
        </w:tc>
        <w:tc>
          <w:tcPr>
            <w:tcW w:w="1200" w:type="dxa"/>
            <w:tcBorders>
              <w:top w:val="nil"/>
              <w:left w:val="nil"/>
              <w:bottom w:val="single" w:sz="8" w:space="0" w:color="44B3E1"/>
              <w:right w:val="nil"/>
            </w:tcBorders>
            <w:shd w:val="clear" w:color="auto" w:fill="002060"/>
            <w:tcMar>
              <w:left w:w="70" w:type="dxa"/>
              <w:right w:w="70" w:type="dxa"/>
            </w:tcMar>
            <w:vAlign w:val="bottom"/>
          </w:tcPr>
          <w:p w14:paraId="063A133F" w14:textId="5B0A0E21" w:rsidR="726A3959" w:rsidRDefault="726A3959" w:rsidP="726A3959">
            <w:pPr>
              <w:spacing w:after="0"/>
              <w:jc w:val="center"/>
            </w:pPr>
            <w:r w:rsidRPr="726A3959">
              <w:rPr>
                <w:rFonts w:ascii="Aptos Narrow" w:eastAsia="Aptos Narrow" w:hAnsi="Aptos Narrow" w:cs="Aptos Narrow"/>
                <w:b/>
                <w:bCs/>
                <w:color w:val="FFFFFF" w:themeColor="background1"/>
              </w:rPr>
              <w:t>2023</w:t>
            </w:r>
          </w:p>
        </w:tc>
        <w:tc>
          <w:tcPr>
            <w:tcW w:w="1200" w:type="dxa"/>
            <w:tcBorders>
              <w:left w:val="nil"/>
              <w:bottom w:val="single" w:sz="8" w:space="0" w:color="44B3E1"/>
              <w:right w:val="nil"/>
            </w:tcBorders>
            <w:shd w:val="clear" w:color="auto" w:fill="002060"/>
            <w:tcMar>
              <w:left w:w="70" w:type="dxa"/>
              <w:right w:w="70" w:type="dxa"/>
            </w:tcMar>
            <w:vAlign w:val="bottom"/>
          </w:tcPr>
          <w:p w14:paraId="39A65B60" w14:textId="49F5B420" w:rsidR="726A3959" w:rsidRDefault="726A3959" w:rsidP="726A3959">
            <w:pPr>
              <w:spacing w:after="0"/>
              <w:jc w:val="center"/>
            </w:pPr>
            <w:r w:rsidRPr="726A3959">
              <w:rPr>
                <w:rFonts w:ascii="Aptos Narrow" w:eastAsia="Aptos Narrow" w:hAnsi="Aptos Narrow" w:cs="Aptos Narrow"/>
                <w:b/>
                <w:bCs/>
                <w:color w:val="FFFFFF" w:themeColor="background1"/>
              </w:rPr>
              <w:t>2024</w:t>
            </w:r>
          </w:p>
        </w:tc>
        <w:tc>
          <w:tcPr>
            <w:tcW w:w="1200" w:type="dxa"/>
            <w:tcBorders>
              <w:left w:val="nil"/>
              <w:bottom w:val="single" w:sz="8" w:space="0" w:color="44B3E1"/>
              <w:right w:val="nil"/>
            </w:tcBorders>
            <w:shd w:val="clear" w:color="auto" w:fill="002060"/>
            <w:tcMar>
              <w:left w:w="70" w:type="dxa"/>
              <w:right w:w="70" w:type="dxa"/>
            </w:tcMar>
            <w:vAlign w:val="bottom"/>
          </w:tcPr>
          <w:p w14:paraId="4C1B4944" w14:textId="584ED735" w:rsidR="726A3959" w:rsidRDefault="726A3959" w:rsidP="726A3959">
            <w:pPr>
              <w:spacing w:after="0"/>
              <w:jc w:val="center"/>
            </w:pPr>
            <w:r w:rsidRPr="726A3959">
              <w:rPr>
                <w:rFonts w:ascii="Aptos Narrow" w:eastAsia="Aptos Narrow" w:hAnsi="Aptos Narrow" w:cs="Aptos Narrow"/>
                <w:b/>
                <w:bCs/>
                <w:color w:val="FFFFFF" w:themeColor="background1"/>
              </w:rPr>
              <w:t>2025*</w:t>
            </w:r>
          </w:p>
        </w:tc>
        <w:tc>
          <w:tcPr>
            <w:tcW w:w="1200" w:type="dxa"/>
            <w:tcBorders>
              <w:left w:val="nil"/>
              <w:bottom w:val="single" w:sz="8" w:space="0" w:color="44B3E1"/>
              <w:right w:val="nil"/>
            </w:tcBorders>
            <w:shd w:val="clear" w:color="auto" w:fill="002060"/>
            <w:tcMar>
              <w:left w:w="70" w:type="dxa"/>
              <w:right w:w="70" w:type="dxa"/>
            </w:tcMar>
            <w:vAlign w:val="bottom"/>
          </w:tcPr>
          <w:p w14:paraId="409823BB" w14:textId="31F36E2F" w:rsidR="726A3959" w:rsidRDefault="726A3959" w:rsidP="726A3959">
            <w:pPr>
              <w:spacing w:after="0"/>
              <w:jc w:val="center"/>
            </w:pPr>
            <w:r w:rsidRPr="726A3959">
              <w:rPr>
                <w:rFonts w:ascii="Aptos Narrow" w:eastAsia="Aptos Narrow" w:hAnsi="Aptos Narrow" w:cs="Aptos Narrow"/>
                <w:b/>
                <w:bCs/>
                <w:color w:val="FFFFFF" w:themeColor="background1"/>
              </w:rPr>
              <w:t>2026**</w:t>
            </w:r>
          </w:p>
        </w:tc>
      </w:tr>
      <w:tr w:rsidR="726A3959" w14:paraId="6D2F41E9" w14:textId="77777777" w:rsidTr="726A3959">
        <w:trPr>
          <w:trHeight w:val="300"/>
        </w:trPr>
        <w:tc>
          <w:tcPr>
            <w:tcW w:w="2280" w:type="dxa"/>
            <w:tcMar>
              <w:left w:w="70" w:type="dxa"/>
              <w:right w:w="70" w:type="dxa"/>
            </w:tcMar>
            <w:vAlign w:val="bottom"/>
          </w:tcPr>
          <w:p w14:paraId="2E001FC0" w14:textId="745F228D" w:rsidR="726A3959" w:rsidRDefault="726A3959" w:rsidP="726A3959">
            <w:pPr>
              <w:spacing w:after="0"/>
            </w:pPr>
            <w:r w:rsidRPr="726A3959">
              <w:rPr>
                <w:rFonts w:ascii="Aptos Narrow" w:eastAsia="Aptos Narrow" w:hAnsi="Aptos Narrow" w:cs="Aptos Narrow"/>
                <w:color w:val="000000" w:themeColor="text1"/>
              </w:rPr>
              <w:t>Usuario de moto</w:t>
            </w:r>
          </w:p>
        </w:tc>
        <w:tc>
          <w:tcPr>
            <w:tcW w:w="1200" w:type="dxa"/>
            <w:tcMar>
              <w:left w:w="70" w:type="dxa"/>
              <w:right w:w="70" w:type="dxa"/>
            </w:tcMar>
            <w:vAlign w:val="bottom"/>
          </w:tcPr>
          <w:p w14:paraId="49FD0A3B" w14:textId="18A80DAE" w:rsidR="726A3959" w:rsidRDefault="726A3959" w:rsidP="726A3959">
            <w:pPr>
              <w:spacing w:after="0"/>
              <w:jc w:val="center"/>
            </w:pPr>
            <w:r w:rsidRPr="726A3959">
              <w:rPr>
                <w:rFonts w:ascii="Aptos Narrow" w:eastAsia="Aptos Narrow" w:hAnsi="Aptos Narrow" w:cs="Aptos Narrow"/>
                <w:color w:val="000000" w:themeColor="text1"/>
              </w:rPr>
              <w:t>19.055</w:t>
            </w:r>
          </w:p>
        </w:tc>
        <w:tc>
          <w:tcPr>
            <w:tcW w:w="1200" w:type="dxa"/>
            <w:tcMar>
              <w:left w:w="70" w:type="dxa"/>
              <w:right w:w="70" w:type="dxa"/>
            </w:tcMar>
            <w:vAlign w:val="bottom"/>
          </w:tcPr>
          <w:p w14:paraId="3EA880C1" w14:textId="4475A90A" w:rsidR="726A3959" w:rsidRDefault="726A3959" w:rsidP="726A3959">
            <w:pPr>
              <w:spacing w:after="0"/>
              <w:jc w:val="center"/>
            </w:pPr>
            <w:r w:rsidRPr="726A3959">
              <w:rPr>
                <w:rFonts w:ascii="Aptos Narrow" w:eastAsia="Aptos Narrow" w:hAnsi="Aptos Narrow" w:cs="Aptos Narrow"/>
                <w:color w:val="000000" w:themeColor="text1"/>
              </w:rPr>
              <w:t>19.992</w:t>
            </w:r>
          </w:p>
        </w:tc>
        <w:tc>
          <w:tcPr>
            <w:tcW w:w="1200" w:type="dxa"/>
            <w:tcMar>
              <w:left w:w="70" w:type="dxa"/>
              <w:right w:w="70" w:type="dxa"/>
            </w:tcMar>
            <w:vAlign w:val="bottom"/>
          </w:tcPr>
          <w:p w14:paraId="300B66DD" w14:textId="5B98E9AD" w:rsidR="726A3959" w:rsidRDefault="726A3959" w:rsidP="726A3959">
            <w:pPr>
              <w:spacing w:after="0"/>
              <w:jc w:val="center"/>
            </w:pPr>
            <w:r w:rsidRPr="726A3959">
              <w:rPr>
                <w:rFonts w:ascii="Aptos Narrow" w:eastAsia="Aptos Narrow" w:hAnsi="Aptos Narrow" w:cs="Aptos Narrow"/>
                <w:color w:val="000000" w:themeColor="text1"/>
              </w:rPr>
              <w:t>19.103</w:t>
            </w:r>
          </w:p>
        </w:tc>
        <w:tc>
          <w:tcPr>
            <w:tcW w:w="1200" w:type="dxa"/>
            <w:tcMar>
              <w:left w:w="70" w:type="dxa"/>
              <w:right w:w="70" w:type="dxa"/>
            </w:tcMar>
            <w:vAlign w:val="bottom"/>
          </w:tcPr>
          <w:p w14:paraId="271B6A7B" w14:textId="4B8AF1BE" w:rsidR="726A3959" w:rsidRDefault="726A3959" w:rsidP="726A3959">
            <w:pPr>
              <w:spacing w:after="0"/>
              <w:jc w:val="center"/>
            </w:pPr>
            <w:r w:rsidRPr="726A3959">
              <w:rPr>
                <w:rFonts w:ascii="Aptos Narrow" w:eastAsia="Aptos Narrow" w:hAnsi="Aptos Narrow" w:cs="Aptos Narrow"/>
                <w:color w:val="000000" w:themeColor="text1"/>
              </w:rPr>
              <w:t>17.571</w:t>
            </w:r>
          </w:p>
        </w:tc>
        <w:tc>
          <w:tcPr>
            <w:tcW w:w="1200" w:type="dxa"/>
            <w:tcMar>
              <w:left w:w="70" w:type="dxa"/>
              <w:right w:w="70" w:type="dxa"/>
            </w:tcMar>
            <w:vAlign w:val="bottom"/>
          </w:tcPr>
          <w:p w14:paraId="43FA87D9" w14:textId="0809EB07" w:rsidR="726A3959" w:rsidRDefault="726A3959" w:rsidP="726A3959">
            <w:pPr>
              <w:spacing w:after="0"/>
              <w:jc w:val="center"/>
            </w:pPr>
            <w:r w:rsidRPr="726A3959">
              <w:rPr>
                <w:rFonts w:ascii="Aptos Narrow" w:eastAsia="Aptos Narrow" w:hAnsi="Aptos Narrow" w:cs="Aptos Narrow"/>
                <w:color w:val="000000" w:themeColor="text1"/>
              </w:rPr>
              <w:t>7.559</w:t>
            </w:r>
          </w:p>
        </w:tc>
      </w:tr>
      <w:tr w:rsidR="726A3959" w14:paraId="7A4CA316" w14:textId="77777777" w:rsidTr="726A3959">
        <w:trPr>
          <w:trHeight w:val="300"/>
        </w:trPr>
        <w:tc>
          <w:tcPr>
            <w:tcW w:w="2280" w:type="dxa"/>
            <w:shd w:val="clear" w:color="auto" w:fill="E8E8E8"/>
            <w:tcMar>
              <w:left w:w="70" w:type="dxa"/>
              <w:right w:w="70" w:type="dxa"/>
            </w:tcMar>
            <w:vAlign w:val="bottom"/>
          </w:tcPr>
          <w:p w14:paraId="6D11E8C4" w14:textId="3AEAC9FF" w:rsidR="726A3959" w:rsidRDefault="726A3959" w:rsidP="726A3959">
            <w:pPr>
              <w:spacing w:after="0"/>
            </w:pPr>
            <w:r w:rsidRPr="726A3959">
              <w:rPr>
                <w:rFonts w:ascii="Aptos Narrow" w:eastAsia="Aptos Narrow" w:hAnsi="Aptos Narrow" w:cs="Aptos Narrow"/>
                <w:color w:val="000000" w:themeColor="text1"/>
              </w:rPr>
              <w:t>Peatón</w:t>
            </w:r>
          </w:p>
        </w:tc>
        <w:tc>
          <w:tcPr>
            <w:tcW w:w="1200" w:type="dxa"/>
            <w:shd w:val="clear" w:color="auto" w:fill="E8E8E8"/>
            <w:tcMar>
              <w:left w:w="70" w:type="dxa"/>
              <w:right w:w="70" w:type="dxa"/>
            </w:tcMar>
            <w:vAlign w:val="bottom"/>
          </w:tcPr>
          <w:p w14:paraId="617A8CC1" w14:textId="7103D6AC" w:rsidR="726A3959" w:rsidRDefault="726A3959" w:rsidP="726A3959">
            <w:pPr>
              <w:spacing w:after="0"/>
              <w:jc w:val="center"/>
            </w:pPr>
            <w:r w:rsidRPr="726A3959">
              <w:rPr>
                <w:rFonts w:ascii="Aptos Narrow" w:eastAsia="Aptos Narrow" w:hAnsi="Aptos Narrow" w:cs="Aptos Narrow"/>
                <w:color w:val="000000" w:themeColor="text1"/>
              </w:rPr>
              <w:t>5.665</w:t>
            </w:r>
          </w:p>
        </w:tc>
        <w:tc>
          <w:tcPr>
            <w:tcW w:w="1200" w:type="dxa"/>
            <w:shd w:val="clear" w:color="auto" w:fill="E8E8E8"/>
            <w:tcMar>
              <w:left w:w="70" w:type="dxa"/>
              <w:right w:w="70" w:type="dxa"/>
            </w:tcMar>
            <w:vAlign w:val="bottom"/>
          </w:tcPr>
          <w:p w14:paraId="4308EE77" w14:textId="05AC313A" w:rsidR="726A3959" w:rsidRDefault="726A3959" w:rsidP="726A3959">
            <w:pPr>
              <w:spacing w:after="0"/>
              <w:jc w:val="center"/>
            </w:pPr>
            <w:r w:rsidRPr="726A3959">
              <w:rPr>
                <w:rFonts w:ascii="Aptos Narrow" w:eastAsia="Aptos Narrow" w:hAnsi="Aptos Narrow" w:cs="Aptos Narrow"/>
                <w:color w:val="000000" w:themeColor="text1"/>
              </w:rPr>
              <w:t>5.714</w:t>
            </w:r>
          </w:p>
        </w:tc>
        <w:tc>
          <w:tcPr>
            <w:tcW w:w="1200" w:type="dxa"/>
            <w:shd w:val="clear" w:color="auto" w:fill="E8E8E8"/>
            <w:tcMar>
              <w:left w:w="70" w:type="dxa"/>
              <w:right w:w="70" w:type="dxa"/>
            </w:tcMar>
            <w:vAlign w:val="bottom"/>
          </w:tcPr>
          <w:p w14:paraId="2D816BF5" w14:textId="02135822" w:rsidR="726A3959" w:rsidRDefault="726A3959" w:rsidP="726A3959">
            <w:pPr>
              <w:spacing w:after="0"/>
              <w:jc w:val="center"/>
            </w:pPr>
            <w:r w:rsidRPr="726A3959">
              <w:rPr>
                <w:rFonts w:ascii="Aptos Narrow" w:eastAsia="Aptos Narrow" w:hAnsi="Aptos Narrow" w:cs="Aptos Narrow"/>
                <w:color w:val="000000" w:themeColor="text1"/>
              </w:rPr>
              <w:t>5.200</w:t>
            </w:r>
          </w:p>
        </w:tc>
        <w:tc>
          <w:tcPr>
            <w:tcW w:w="1200" w:type="dxa"/>
            <w:shd w:val="clear" w:color="auto" w:fill="E8E8E8"/>
            <w:tcMar>
              <w:left w:w="70" w:type="dxa"/>
              <w:right w:w="70" w:type="dxa"/>
            </w:tcMar>
            <w:vAlign w:val="bottom"/>
          </w:tcPr>
          <w:p w14:paraId="067C4245" w14:textId="03E8351E" w:rsidR="726A3959" w:rsidRDefault="726A3959" w:rsidP="726A3959">
            <w:pPr>
              <w:spacing w:after="0"/>
              <w:jc w:val="center"/>
            </w:pPr>
            <w:r w:rsidRPr="726A3959">
              <w:rPr>
                <w:rFonts w:ascii="Aptos Narrow" w:eastAsia="Aptos Narrow" w:hAnsi="Aptos Narrow" w:cs="Aptos Narrow"/>
                <w:color w:val="000000" w:themeColor="text1"/>
              </w:rPr>
              <w:t>4.378</w:t>
            </w:r>
          </w:p>
        </w:tc>
        <w:tc>
          <w:tcPr>
            <w:tcW w:w="1200" w:type="dxa"/>
            <w:shd w:val="clear" w:color="auto" w:fill="E8E8E8"/>
            <w:tcMar>
              <w:left w:w="70" w:type="dxa"/>
              <w:right w:w="70" w:type="dxa"/>
            </w:tcMar>
            <w:vAlign w:val="bottom"/>
          </w:tcPr>
          <w:p w14:paraId="0AEB3064" w14:textId="208FD987" w:rsidR="726A3959" w:rsidRDefault="726A3959" w:rsidP="726A3959">
            <w:pPr>
              <w:spacing w:after="0"/>
              <w:jc w:val="center"/>
            </w:pPr>
            <w:r w:rsidRPr="726A3959">
              <w:rPr>
                <w:rFonts w:ascii="Aptos Narrow" w:eastAsia="Aptos Narrow" w:hAnsi="Aptos Narrow" w:cs="Aptos Narrow"/>
                <w:color w:val="000000" w:themeColor="text1"/>
              </w:rPr>
              <w:t>1.793</w:t>
            </w:r>
          </w:p>
        </w:tc>
      </w:tr>
      <w:tr w:rsidR="726A3959" w14:paraId="04E314C8" w14:textId="77777777" w:rsidTr="726A3959">
        <w:trPr>
          <w:trHeight w:val="300"/>
        </w:trPr>
        <w:tc>
          <w:tcPr>
            <w:tcW w:w="2280" w:type="dxa"/>
            <w:tcMar>
              <w:left w:w="70" w:type="dxa"/>
              <w:right w:w="70" w:type="dxa"/>
            </w:tcMar>
            <w:vAlign w:val="bottom"/>
          </w:tcPr>
          <w:p w14:paraId="6D8274D8" w14:textId="33815501" w:rsidR="726A3959" w:rsidRDefault="726A3959" w:rsidP="726A3959">
            <w:pPr>
              <w:spacing w:after="0"/>
            </w:pPr>
            <w:r w:rsidRPr="726A3959">
              <w:rPr>
                <w:rFonts w:ascii="Aptos Narrow" w:eastAsia="Aptos Narrow" w:hAnsi="Aptos Narrow" w:cs="Aptos Narrow"/>
                <w:color w:val="000000" w:themeColor="text1"/>
              </w:rPr>
              <w:t>Usuario de V. Individual</w:t>
            </w:r>
          </w:p>
        </w:tc>
        <w:tc>
          <w:tcPr>
            <w:tcW w:w="1200" w:type="dxa"/>
            <w:tcMar>
              <w:left w:w="70" w:type="dxa"/>
              <w:right w:w="70" w:type="dxa"/>
            </w:tcMar>
            <w:vAlign w:val="bottom"/>
          </w:tcPr>
          <w:p w14:paraId="3B79101C" w14:textId="7B8B392F" w:rsidR="726A3959" w:rsidRDefault="726A3959" w:rsidP="726A3959">
            <w:pPr>
              <w:spacing w:after="0"/>
              <w:jc w:val="center"/>
            </w:pPr>
            <w:r w:rsidRPr="726A3959">
              <w:rPr>
                <w:rFonts w:ascii="Aptos Narrow" w:eastAsia="Aptos Narrow" w:hAnsi="Aptos Narrow" w:cs="Aptos Narrow"/>
                <w:color w:val="000000" w:themeColor="text1"/>
              </w:rPr>
              <w:t>2.989</w:t>
            </w:r>
          </w:p>
        </w:tc>
        <w:tc>
          <w:tcPr>
            <w:tcW w:w="1200" w:type="dxa"/>
            <w:tcMar>
              <w:left w:w="70" w:type="dxa"/>
              <w:right w:w="70" w:type="dxa"/>
            </w:tcMar>
            <w:vAlign w:val="bottom"/>
          </w:tcPr>
          <w:p w14:paraId="0C76904F" w14:textId="3227090B" w:rsidR="726A3959" w:rsidRDefault="726A3959" w:rsidP="726A3959">
            <w:pPr>
              <w:spacing w:after="0"/>
              <w:jc w:val="center"/>
            </w:pPr>
            <w:r w:rsidRPr="726A3959">
              <w:rPr>
                <w:rFonts w:ascii="Aptos Narrow" w:eastAsia="Aptos Narrow" w:hAnsi="Aptos Narrow" w:cs="Aptos Narrow"/>
                <w:color w:val="000000" w:themeColor="text1"/>
              </w:rPr>
              <w:t>2.992</w:t>
            </w:r>
          </w:p>
        </w:tc>
        <w:tc>
          <w:tcPr>
            <w:tcW w:w="1200" w:type="dxa"/>
            <w:tcMar>
              <w:left w:w="70" w:type="dxa"/>
              <w:right w:w="70" w:type="dxa"/>
            </w:tcMar>
            <w:vAlign w:val="bottom"/>
          </w:tcPr>
          <w:p w14:paraId="08DE1D51" w14:textId="7FB779B8" w:rsidR="726A3959" w:rsidRDefault="726A3959" w:rsidP="726A3959">
            <w:pPr>
              <w:spacing w:after="0"/>
              <w:jc w:val="center"/>
            </w:pPr>
            <w:r w:rsidRPr="726A3959">
              <w:rPr>
                <w:rFonts w:ascii="Aptos Narrow" w:eastAsia="Aptos Narrow" w:hAnsi="Aptos Narrow" w:cs="Aptos Narrow"/>
                <w:color w:val="000000" w:themeColor="text1"/>
              </w:rPr>
              <w:t>2.529</w:t>
            </w:r>
          </w:p>
        </w:tc>
        <w:tc>
          <w:tcPr>
            <w:tcW w:w="1200" w:type="dxa"/>
            <w:tcMar>
              <w:left w:w="70" w:type="dxa"/>
              <w:right w:w="70" w:type="dxa"/>
            </w:tcMar>
            <w:vAlign w:val="bottom"/>
          </w:tcPr>
          <w:p w14:paraId="4B415DE0" w14:textId="75A3A1B1" w:rsidR="726A3959" w:rsidRDefault="726A3959" w:rsidP="726A3959">
            <w:pPr>
              <w:spacing w:after="0"/>
              <w:jc w:val="center"/>
            </w:pPr>
            <w:r w:rsidRPr="726A3959">
              <w:rPr>
                <w:rFonts w:ascii="Aptos Narrow" w:eastAsia="Aptos Narrow" w:hAnsi="Aptos Narrow" w:cs="Aptos Narrow"/>
                <w:color w:val="000000" w:themeColor="text1"/>
              </w:rPr>
              <w:t>2.282</w:t>
            </w:r>
          </w:p>
        </w:tc>
        <w:tc>
          <w:tcPr>
            <w:tcW w:w="1200" w:type="dxa"/>
            <w:tcMar>
              <w:left w:w="70" w:type="dxa"/>
              <w:right w:w="70" w:type="dxa"/>
            </w:tcMar>
            <w:vAlign w:val="bottom"/>
          </w:tcPr>
          <w:p w14:paraId="0CBF99A1" w14:textId="1EA878D2" w:rsidR="726A3959" w:rsidRDefault="726A3959" w:rsidP="726A3959">
            <w:pPr>
              <w:spacing w:after="0"/>
              <w:jc w:val="center"/>
            </w:pPr>
            <w:r w:rsidRPr="726A3959">
              <w:rPr>
                <w:rFonts w:ascii="Aptos Narrow" w:eastAsia="Aptos Narrow" w:hAnsi="Aptos Narrow" w:cs="Aptos Narrow"/>
                <w:color w:val="000000" w:themeColor="text1"/>
              </w:rPr>
              <w:t>902</w:t>
            </w:r>
          </w:p>
        </w:tc>
      </w:tr>
      <w:tr w:rsidR="726A3959" w14:paraId="079202E2" w14:textId="77777777" w:rsidTr="726A3959">
        <w:trPr>
          <w:trHeight w:val="300"/>
        </w:trPr>
        <w:tc>
          <w:tcPr>
            <w:tcW w:w="2280" w:type="dxa"/>
            <w:shd w:val="clear" w:color="auto" w:fill="E8E8E8"/>
            <w:tcMar>
              <w:left w:w="70" w:type="dxa"/>
              <w:right w:w="70" w:type="dxa"/>
            </w:tcMar>
            <w:vAlign w:val="bottom"/>
          </w:tcPr>
          <w:p w14:paraId="427BE4CA" w14:textId="357E87E9" w:rsidR="726A3959" w:rsidRDefault="726A3959" w:rsidP="726A3959">
            <w:pPr>
              <w:spacing w:after="0"/>
            </w:pPr>
            <w:r w:rsidRPr="726A3959">
              <w:rPr>
                <w:rFonts w:ascii="Aptos Narrow" w:eastAsia="Aptos Narrow" w:hAnsi="Aptos Narrow" w:cs="Aptos Narrow"/>
                <w:color w:val="000000" w:themeColor="text1"/>
              </w:rPr>
              <w:t>Usuario de bicicleta</w:t>
            </w:r>
          </w:p>
        </w:tc>
        <w:tc>
          <w:tcPr>
            <w:tcW w:w="1200" w:type="dxa"/>
            <w:shd w:val="clear" w:color="auto" w:fill="E8E8E8"/>
            <w:tcMar>
              <w:left w:w="70" w:type="dxa"/>
              <w:right w:w="70" w:type="dxa"/>
            </w:tcMar>
            <w:vAlign w:val="bottom"/>
          </w:tcPr>
          <w:p w14:paraId="09BCEACD" w14:textId="28D21B7E" w:rsidR="726A3959" w:rsidRDefault="726A3959" w:rsidP="726A3959">
            <w:pPr>
              <w:spacing w:after="0"/>
              <w:jc w:val="center"/>
            </w:pPr>
            <w:r w:rsidRPr="726A3959">
              <w:rPr>
                <w:rFonts w:ascii="Aptos Narrow" w:eastAsia="Aptos Narrow" w:hAnsi="Aptos Narrow" w:cs="Aptos Narrow"/>
                <w:color w:val="000000" w:themeColor="text1"/>
              </w:rPr>
              <w:t>2.297</w:t>
            </w:r>
          </w:p>
        </w:tc>
        <w:tc>
          <w:tcPr>
            <w:tcW w:w="1200" w:type="dxa"/>
            <w:shd w:val="clear" w:color="auto" w:fill="E8E8E8"/>
            <w:tcMar>
              <w:left w:w="70" w:type="dxa"/>
              <w:right w:w="70" w:type="dxa"/>
            </w:tcMar>
            <w:vAlign w:val="bottom"/>
          </w:tcPr>
          <w:p w14:paraId="57B32AC6" w14:textId="68E01602" w:rsidR="726A3959" w:rsidRDefault="726A3959" w:rsidP="726A3959">
            <w:pPr>
              <w:spacing w:after="0"/>
              <w:jc w:val="center"/>
            </w:pPr>
            <w:r w:rsidRPr="726A3959">
              <w:rPr>
                <w:rFonts w:ascii="Aptos Narrow" w:eastAsia="Aptos Narrow" w:hAnsi="Aptos Narrow" w:cs="Aptos Narrow"/>
                <w:color w:val="000000" w:themeColor="text1"/>
              </w:rPr>
              <w:t>2.169</w:t>
            </w:r>
          </w:p>
        </w:tc>
        <w:tc>
          <w:tcPr>
            <w:tcW w:w="1200" w:type="dxa"/>
            <w:shd w:val="clear" w:color="auto" w:fill="E8E8E8"/>
            <w:tcMar>
              <w:left w:w="70" w:type="dxa"/>
              <w:right w:w="70" w:type="dxa"/>
            </w:tcMar>
            <w:vAlign w:val="bottom"/>
          </w:tcPr>
          <w:p w14:paraId="3761E74F" w14:textId="61F9D3CE" w:rsidR="726A3959" w:rsidRDefault="726A3959" w:rsidP="726A3959">
            <w:pPr>
              <w:spacing w:after="0"/>
              <w:jc w:val="center"/>
            </w:pPr>
            <w:r w:rsidRPr="726A3959">
              <w:rPr>
                <w:rFonts w:ascii="Aptos Narrow" w:eastAsia="Aptos Narrow" w:hAnsi="Aptos Narrow" w:cs="Aptos Narrow"/>
                <w:color w:val="000000" w:themeColor="text1"/>
              </w:rPr>
              <w:t>2.032</w:t>
            </w:r>
          </w:p>
        </w:tc>
        <w:tc>
          <w:tcPr>
            <w:tcW w:w="1200" w:type="dxa"/>
            <w:shd w:val="clear" w:color="auto" w:fill="E8E8E8"/>
            <w:tcMar>
              <w:left w:w="70" w:type="dxa"/>
              <w:right w:w="70" w:type="dxa"/>
            </w:tcMar>
            <w:vAlign w:val="bottom"/>
          </w:tcPr>
          <w:p w14:paraId="70AE2BC5" w14:textId="15D89FD5" w:rsidR="726A3959" w:rsidRDefault="726A3959" w:rsidP="726A3959">
            <w:pPr>
              <w:spacing w:after="0"/>
              <w:jc w:val="center"/>
            </w:pPr>
            <w:r w:rsidRPr="726A3959">
              <w:rPr>
                <w:rFonts w:ascii="Aptos Narrow" w:eastAsia="Aptos Narrow" w:hAnsi="Aptos Narrow" w:cs="Aptos Narrow"/>
                <w:color w:val="000000" w:themeColor="text1"/>
              </w:rPr>
              <w:t>1.508</w:t>
            </w:r>
          </w:p>
        </w:tc>
        <w:tc>
          <w:tcPr>
            <w:tcW w:w="1200" w:type="dxa"/>
            <w:shd w:val="clear" w:color="auto" w:fill="E8E8E8"/>
            <w:tcMar>
              <w:left w:w="70" w:type="dxa"/>
              <w:right w:w="70" w:type="dxa"/>
            </w:tcMar>
            <w:vAlign w:val="bottom"/>
          </w:tcPr>
          <w:p w14:paraId="77023934" w14:textId="317C8894" w:rsidR="726A3959" w:rsidRDefault="726A3959" w:rsidP="726A3959">
            <w:pPr>
              <w:spacing w:after="0"/>
              <w:jc w:val="center"/>
            </w:pPr>
            <w:r w:rsidRPr="726A3959">
              <w:rPr>
                <w:rFonts w:ascii="Aptos Narrow" w:eastAsia="Aptos Narrow" w:hAnsi="Aptos Narrow" w:cs="Aptos Narrow"/>
                <w:color w:val="000000" w:themeColor="text1"/>
              </w:rPr>
              <w:t>673</w:t>
            </w:r>
          </w:p>
        </w:tc>
      </w:tr>
      <w:tr w:rsidR="726A3959" w14:paraId="26AEF08D" w14:textId="77777777" w:rsidTr="726A3959">
        <w:trPr>
          <w:trHeight w:val="300"/>
        </w:trPr>
        <w:tc>
          <w:tcPr>
            <w:tcW w:w="2280" w:type="dxa"/>
            <w:tcMar>
              <w:left w:w="70" w:type="dxa"/>
              <w:right w:w="70" w:type="dxa"/>
            </w:tcMar>
            <w:vAlign w:val="bottom"/>
          </w:tcPr>
          <w:p w14:paraId="3A68D813" w14:textId="5AE7719B" w:rsidR="726A3959" w:rsidRDefault="726A3959" w:rsidP="726A3959">
            <w:pPr>
              <w:spacing w:after="0"/>
            </w:pPr>
            <w:r w:rsidRPr="726A3959">
              <w:rPr>
                <w:rFonts w:ascii="Aptos Narrow" w:eastAsia="Aptos Narrow" w:hAnsi="Aptos Narrow" w:cs="Aptos Narrow"/>
                <w:color w:val="000000" w:themeColor="text1"/>
              </w:rPr>
              <w:t>Usuario T. Pasajeros</w:t>
            </w:r>
          </w:p>
        </w:tc>
        <w:tc>
          <w:tcPr>
            <w:tcW w:w="1200" w:type="dxa"/>
            <w:tcMar>
              <w:left w:w="70" w:type="dxa"/>
              <w:right w:w="70" w:type="dxa"/>
            </w:tcMar>
            <w:vAlign w:val="bottom"/>
          </w:tcPr>
          <w:p w14:paraId="1191169C" w14:textId="3F326DB4" w:rsidR="726A3959" w:rsidRDefault="726A3959" w:rsidP="726A3959">
            <w:pPr>
              <w:spacing w:after="0"/>
              <w:jc w:val="center"/>
            </w:pPr>
            <w:r w:rsidRPr="726A3959">
              <w:rPr>
                <w:rFonts w:ascii="Aptos Narrow" w:eastAsia="Aptos Narrow" w:hAnsi="Aptos Narrow" w:cs="Aptos Narrow"/>
                <w:color w:val="000000" w:themeColor="text1"/>
              </w:rPr>
              <w:t>1.943</w:t>
            </w:r>
          </w:p>
        </w:tc>
        <w:tc>
          <w:tcPr>
            <w:tcW w:w="1200" w:type="dxa"/>
            <w:tcMar>
              <w:left w:w="70" w:type="dxa"/>
              <w:right w:w="70" w:type="dxa"/>
            </w:tcMar>
            <w:vAlign w:val="bottom"/>
          </w:tcPr>
          <w:p w14:paraId="514125A0" w14:textId="0C8FE049" w:rsidR="726A3959" w:rsidRDefault="726A3959" w:rsidP="726A3959">
            <w:pPr>
              <w:spacing w:after="0"/>
              <w:jc w:val="center"/>
            </w:pPr>
            <w:r w:rsidRPr="726A3959">
              <w:rPr>
                <w:rFonts w:ascii="Aptos Narrow" w:eastAsia="Aptos Narrow" w:hAnsi="Aptos Narrow" w:cs="Aptos Narrow"/>
                <w:color w:val="000000" w:themeColor="text1"/>
              </w:rPr>
              <w:t>1.910</w:t>
            </w:r>
          </w:p>
        </w:tc>
        <w:tc>
          <w:tcPr>
            <w:tcW w:w="1200" w:type="dxa"/>
            <w:tcMar>
              <w:left w:w="70" w:type="dxa"/>
              <w:right w:w="70" w:type="dxa"/>
            </w:tcMar>
            <w:vAlign w:val="bottom"/>
          </w:tcPr>
          <w:p w14:paraId="6A5D87A8" w14:textId="011E0C2B" w:rsidR="726A3959" w:rsidRDefault="726A3959" w:rsidP="726A3959">
            <w:pPr>
              <w:spacing w:after="0"/>
              <w:jc w:val="center"/>
            </w:pPr>
            <w:r w:rsidRPr="726A3959">
              <w:rPr>
                <w:rFonts w:ascii="Aptos Narrow" w:eastAsia="Aptos Narrow" w:hAnsi="Aptos Narrow" w:cs="Aptos Narrow"/>
                <w:color w:val="000000" w:themeColor="text1"/>
              </w:rPr>
              <w:t>1.878</w:t>
            </w:r>
          </w:p>
        </w:tc>
        <w:tc>
          <w:tcPr>
            <w:tcW w:w="1200" w:type="dxa"/>
            <w:tcMar>
              <w:left w:w="70" w:type="dxa"/>
              <w:right w:w="70" w:type="dxa"/>
            </w:tcMar>
            <w:vAlign w:val="bottom"/>
          </w:tcPr>
          <w:p w14:paraId="6661F870" w14:textId="7A936419" w:rsidR="726A3959" w:rsidRDefault="726A3959" w:rsidP="726A3959">
            <w:pPr>
              <w:spacing w:after="0"/>
              <w:jc w:val="center"/>
            </w:pPr>
            <w:r w:rsidRPr="726A3959">
              <w:rPr>
                <w:rFonts w:ascii="Aptos Narrow" w:eastAsia="Aptos Narrow" w:hAnsi="Aptos Narrow" w:cs="Aptos Narrow"/>
                <w:color w:val="000000" w:themeColor="text1"/>
              </w:rPr>
              <w:t>1.484</w:t>
            </w:r>
          </w:p>
        </w:tc>
        <w:tc>
          <w:tcPr>
            <w:tcW w:w="1200" w:type="dxa"/>
            <w:tcMar>
              <w:left w:w="70" w:type="dxa"/>
              <w:right w:w="70" w:type="dxa"/>
            </w:tcMar>
            <w:vAlign w:val="bottom"/>
          </w:tcPr>
          <w:p w14:paraId="5CE0EB17" w14:textId="2CEFA0D4" w:rsidR="726A3959" w:rsidRDefault="726A3959" w:rsidP="726A3959">
            <w:pPr>
              <w:spacing w:after="0"/>
              <w:jc w:val="center"/>
            </w:pPr>
            <w:r w:rsidRPr="726A3959">
              <w:rPr>
                <w:rFonts w:ascii="Aptos Narrow" w:eastAsia="Aptos Narrow" w:hAnsi="Aptos Narrow" w:cs="Aptos Narrow"/>
                <w:color w:val="000000" w:themeColor="text1"/>
              </w:rPr>
              <w:t>482</w:t>
            </w:r>
          </w:p>
        </w:tc>
      </w:tr>
      <w:tr w:rsidR="726A3959" w14:paraId="70EC4958" w14:textId="77777777" w:rsidTr="726A3959">
        <w:trPr>
          <w:trHeight w:val="300"/>
        </w:trPr>
        <w:tc>
          <w:tcPr>
            <w:tcW w:w="2280" w:type="dxa"/>
            <w:shd w:val="clear" w:color="auto" w:fill="E8E8E8"/>
            <w:tcMar>
              <w:left w:w="70" w:type="dxa"/>
              <w:right w:w="70" w:type="dxa"/>
            </w:tcMar>
            <w:vAlign w:val="bottom"/>
          </w:tcPr>
          <w:p w14:paraId="5471E8EA" w14:textId="7CC3B7FC" w:rsidR="726A3959" w:rsidRDefault="726A3959" w:rsidP="726A3959">
            <w:pPr>
              <w:spacing w:after="0"/>
            </w:pPr>
            <w:r w:rsidRPr="726A3959">
              <w:rPr>
                <w:rFonts w:ascii="Aptos Narrow" w:eastAsia="Aptos Narrow" w:hAnsi="Aptos Narrow" w:cs="Aptos Narrow"/>
                <w:color w:val="000000" w:themeColor="text1"/>
              </w:rPr>
              <w:t>Usuario T. Carga</w:t>
            </w:r>
          </w:p>
        </w:tc>
        <w:tc>
          <w:tcPr>
            <w:tcW w:w="1200" w:type="dxa"/>
            <w:shd w:val="clear" w:color="auto" w:fill="E8E8E8"/>
            <w:tcMar>
              <w:left w:w="70" w:type="dxa"/>
              <w:right w:w="70" w:type="dxa"/>
            </w:tcMar>
            <w:vAlign w:val="bottom"/>
          </w:tcPr>
          <w:p w14:paraId="3304769D" w14:textId="1A770C12" w:rsidR="726A3959" w:rsidRDefault="726A3959" w:rsidP="726A3959">
            <w:pPr>
              <w:spacing w:after="0"/>
              <w:jc w:val="center"/>
            </w:pPr>
            <w:r w:rsidRPr="726A3959">
              <w:rPr>
                <w:rFonts w:ascii="Aptos Narrow" w:eastAsia="Aptos Narrow" w:hAnsi="Aptos Narrow" w:cs="Aptos Narrow"/>
                <w:color w:val="000000" w:themeColor="text1"/>
              </w:rPr>
              <w:t>168</w:t>
            </w:r>
          </w:p>
        </w:tc>
        <w:tc>
          <w:tcPr>
            <w:tcW w:w="1200" w:type="dxa"/>
            <w:shd w:val="clear" w:color="auto" w:fill="E8E8E8"/>
            <w:tcMar>
              <w:left w:w="70" w:type="dxa"/>
              <w:right w:w="70" w:type="dxa"/>
            </w:tcMar>
            <w:vAlign w:val="bottom"/>
          </w:tcPr>
          <w:p w14:paraId="6368F79B" w14:textId="2B2EA2DD" w:rsidR="726A3959" w:rsidRDefault="726A3959" w:rsidP="726A3959">
            <w:pPr>
              <w:spacing w:after="0"/>
              <w:jc w:val="center"/>
            </w:pPr>
            <w:r w:rsidRPr="726A3959">
              <w:rPr>
                <w:rFonts w:ascii="Aptos Narrow" w:eastAsia="Aptos Narrow" w:hAnsi="Aptos Narrow" w:cs="Aptos Narrow"/>
                <w:color w:val="000000" w:themeColor="text1"/>
              </w:rPr>
              <w:t>215</w:t>
            </w:r>
          </w:p>
        </w:tc>
        <w:tc>
          <w:tcPr>
            <w:tcW w:w="1200" w:type="dxa"/>
            <w:shd w:val="clear" w:color="auto" w:fill="E8E8E8"/>
            <w:tcMar>
              <w:left w:w="70" w:type="dxa"/>
              <w:right w:w="70" w:type="dxa"/>
            </w:tcMar>
            <w:vAlign w:val="bottom"/>
          </w:tcPr>
          <w:p w14:paraId="361B863B" w14:textId="6D094E84" w:rsidR="726A3959" w:rsidRDefault="726A3959" w:rsidP="726A3959">
            <w:pPr>
              <w:spacing w:after="0"/>
              <w:jc w:val="center"/>
            </w:pPr>
            <w:r w:rsidRPr="726A3959">
              <w:rPr>
                <w:rFonts w:ascii="Aptos Narrow" w:eastAsia="Aptos Narrow" w:hAnsi="Aptos Narrow" w:cs="Aptos Narrow"/>
                <w:color w:val="000000" w:themeColor="text1"/>
              </w:rPr>
              <w:t>205</w:t>
            </w:r>
          </w:p>
        </w:tc>
        <w:tc>
          <w:tcPr>
            <w:tcW w:w="1200" w:type="dxa"/>
            <w:shd w:val="clear" w:color="auto" w:fill="E8E8E8"/>
            <w:tcMar>
              <w:left w:w="70" w:type="dxa"/>
              <w:right w:w="70" w:type="dxa"/>
            </w:tcMar>
            <w:vAlign w:val="bottom"/>
          </w:tcPr>
          <w:p w14:paraId="21FF3E99" w14:textId="4DBA9691" w:rsidR="726A3959" w:rsidRDefault="726A3959" w:rsidP="726A3959">
            <w:pPr>
              <w:spacing w:after="0"/>
              <w:jc w:val="center"/>
            </w:pPr>
            <w:r w:rsidRPr="726A3959">
              <w:rPr>
                <w:rFonts w:ascii="Aptos Narrow" w:eastAsia="Aptos Narrow" w:hAnsi="Aptos Narrow" w:cs="Aptos Narrow"/>
                <w:color w:val="000000" w:themeColor="text1"/>
              </w:rPr>
              <w:t>183</w:t>
            </w:r>
          </w:p>
        </w:tc>
        <w:tc>
          <w:tcPr>
            <w:tcW w:w="1200" w:type="dxa"/>
            <w:shd w:val="clear" w:color="auto" w:fill="E8E8E8"/>
            <w:tcMar>
              <w:left w:w="70" w:type="dxa"/>
              <w:right w:w="70" w:type="dxa"/>
            </w:tcMar>
            <w:vAlign w:val="bottom"/>
          </w:tcPr>
          <w:p w14:paraId="7B003E3E" w14:textId="53B15629" w:rsidR="726A3959" w:rsidRDefault="726A3959" w:rsidP="726A3959">
            <w:pPr>
              <w:spacing w:after="0"/>
              <w:jc w:val="center"/>
            </w:pPr>
            <w:r w:rsidRPr="726A3959">
              <w:rPr>
                <w:rFonts w:ascii="Aptos Narrow" w:eastAsia="Aptos Narrow" w:hAnsi="Aptos Narrow" w:cs="Aptos Narrow"/>
                <w:color w:val="000000" w:themeColor="text1"/>
              </w:rPr>
              <w:t>69</w:t>
            </w:r>
          </w:p>
        </w:tc>
      </w:tr>
      <w:tr w:rsidR="726A3959" w14:paraId="25B25129" w14:textId="77777777" w:rsidTr="726A3959">
        <w:trPr>
          <w:trHeight w:val="300"/>
        </w:trPr>
        <w:tc>
          <w:tcPr>
            <w:tcW w:w="2280" w:type="dxa"/>
            <w:tcMar>
              <w:left w:w="70" w:type="dxa"/>
              <w:right w:w="70" w:type="dxa"/>
            </w:tcMar>
            <w:vAlign w:val="bottom"/>
          </w:tcPr>
          <w:p w14:paraId="2E926498" w14:textId="7E7A8F7C" w:rsidR="726A3959" w:rsidRDefault="726A3959" w:rsidP="726A3959">
            <w:pPr>
              <w:spacing w:after="0"/>
            </w:pPr>
            <w:r w:rsidRPr="726A3959">
              <w:rPr>
                <w:rFonts w:ascii="Aptos Narrow" w:eastAsia="Aptos Narrow" w:hAnsi="Aptos Narrow" w:cs="Aptos Narrow"/>
                <w:color w:val="000000" w:themeColor="text1"/>
              </w:rPr>
              <w:t>Usuario de otros</w:t>
            </w:r>
          </w:p>
        </w:tc>
        <w:tc>
          <w:tcPr>
            <w:tcW w:w="1200" w:type="dxa"/>
            <w:tcMar>
              <w:left w:w="70" w:type="dxa"/>
              <w:right w:w="70" w:type="dxa"/>
            </w:tcMar>
            <w:vAlign w:val="bottom"/>
          </w:tcPr>
          <w:p w14:paraId="2A44B210" w14:textId="51FFA495" w:rsidR="726A3959" w:rsidRDefault="726A3959" w:rsidP="726A3959">
            <w:pPr>
              <w:spacing w:after="0"/>
              <w:jc w:val="center"/>
            </w:pPr>
            <w:r w:rsidRPr="726A3959">
              <w:rPr>
                <w:rFonts w:ascii="Aptos Narrow" w:eastAsia="Aptos Narrow" w:hAnsi="Aptos Narrow" w:cs="Aptos Narrow"/>
                <w:color w:val="000000" w:themeColor="text1"/>
              </w:rPr>
              <w:t>114</w:t>
            </w:r>
          </w:p>
        </w:tc>
        <w:tc>
          <w:tcPr>
            <w:tcW w:w="1200" w:type="dxa"/>
            <w:tcMar>
              <w:left w:w="70" w:type="dxa"/>
              <w:right w:w="70" w:type="dxa"/>
            </w:tcMar>
            <w:vAlign w:val="bottom"/>
          </w:tcPr>
          <w:p w14:paraId="09F05389" w14:textId="0271D6E4" w:rsidR="726A3959" w:rsidRDefault="726A3959" w:rsidP="726A3959">
            <w:pPr>
              <w:spacing w:after="0"/>
              <w:jc w:val="center"/>
            </w:pPr>
            <w:r w:rsidRPr="726A3959">
              <w:rPr>
                <w:rFonts w:ascii="Aptos Narrow" w:eastAsia="Aptos Narrow" w:hAnsi="Aptos Narrow" w:cs="Aptos Narrow"/>
                <w:color w:val="000000" w:themeColor="text1"/>
              </w:rPr>
              <w:t>112</w:t>
            </w:r>
          </w:p>
        </w:tc>
        <w:tc>
          <w:tcPr>
            <w:tcW w:w="1200" w:type="dxa"/>
            <w:tcMar>
              <w:left w:w="70" w:type="dxa"/>
              <w:right w:w="70" w:type="dxa"/>
            </w:tcMar>
            <w:vAlign w:val="bottom"/>
          </w:tcPr>
          <w:p w14:paraId="4D63C9C5" w14:textId="5F3F0E0A" w:rsidR="726A3959" w:rsidRDefault="726A3959" w:rsidP="726A3959">
            <w:pPr>
              <w:spacing w:after="0"/>
              <w:jc w:val="center"/>
            </w:pPr>
            <w:r w:rsidRPr="726A3959">
              <w:rPr>
                <w:rFonts w:ascii="Aptos Narrow" w:eastAsia="Aptos Narrow" w:hAnsi="Aptos Narrow" w:cs="Aptos Narrow"/>
                <w:color w:val="000000" w:themeColor="text1"/>
              </w:rPr>
              <w:t>97</w:t>
            </w:r>
          </w:p>
        </w:tc>
        <w:tc>
          <w:tcPr>
            <w:tcW w:w="1200" w:type="dxa"/>
            <w:tcMar>
              <w:left w:w="70" w:type="dxa"/>
              <w:right w:w="70" w:type="dxa"/>
            </w:tcMar>
            <w:vAlign w:val="bottom"/>
          </w:tcPr>
          <w:p w14:paraId="617D808B" w14:textId="3545C78B" w:rsidR="726A3959" w:rsidRDefault="726A3959" w:rsidP="726A3959">
            <w:pPr>
              <w:spacing w:after="0"/>
              <w:jc w:val="center"/>
            </w:pPr>
            <w:r w:rsidRPr="726A3959">
              <w:rPr>
                <w:rFonts w:ascii="Aptos Narrow" w:eastAsia="Aptos Narrow" w:hAnsi="Aptos Narrow" w:cs="Aptos Narrow"/>
                <w:color w:val="000000" w:themeColor="text1"/>
              </w:rPr>
              <w:t>110</w:t>
            </w:r>
          </w:p>
        </w:tc>
        <w:tc>
          <w:tcPr>
            <w:tcW w:w="1200" w:type="dxa"/>
            <w:tcMar>
              <w:left w:w="70" w:type="dxa"/>
              <w:right w:w="70" w:type="dxa"/>
            </w:tcMar>
            <w:vAlign w:val="bottom"/>
          </w:tcPr>
          <w:p w14:paraId="5DFE0351" w14:textId="604EF957" w:rsidR="726A3959" w:rsidRDefault="726A3959" w:rsidP="726A3959">
            <w:pPr>
              <w:spacing w:after="0"/>
              <w:jc w:val="center"/>
            </w:pPr>
            <w:r w:rsidRPr="726A3959">
              <w:rPr>
                <w:rFonts w:ascii="Aptos Narrow" w:eastAsia="Aptos Narrow" w:hAnsi="Aptos Narrow" w:cs="Aptos Narrow"/>
                <w:color w:val="000000" w:themeColor="text1"/>
              </w:rPr>
              <w:t>63</w:t>
            </w:r>
          </w:p>
        </w:tc>
      </w:tr>
      <w:tr w:rsidR="726A3959" w14:paraId="4098D2DA" w14:textId="77777777" w:rsidTr="726A3959">
        <w:trPr>
          <w:trHeight w:val="300"/>
        </w:trPr>
        <w:tc>
          <w:tcPr>
            <w:tcW w:w="2280" w:type="dxa"/>
            <w:shd w:val="clear" w:color="auto" w:fill="E8E8E8"/>
            <w:tcMar>
              <w:left w:w="70" w:type="dxa"/>
              <w:right w:w="70" w:type="dxa"/>
            </w:tcMar>
            <w:vAlign w:val="bottom"/>
          </w:tcPr>
          <w:p w14:paraId="2A75A3B8" w14:textId="25A2AE4A" w:rsidR="726A3959" w:rsidRDefault="726A3959" w:rsidP="726A3959">
            <w:pPr>
              <w:spacing w:after="0"/>
            </w:pPr>
            <w:r w:rsidRPr="726A3959">
              <w:rPr>
                <w:rFonts w:ascii="Aptos Narrow" w:eastAsia="Aptos Narrow" w:hAnsi="Aptos Narrow" w:cs="Aptos Narrow"/>
                <w:color w:val="000000" w:themeColor="text1"/>
              </w:rPr>
              <w:t>Sin Información</w:t>
            </w:r>
          </w:p>
        </w:tc>
        <w:tc>
          <w:tcPr>
            <w:tcW w:w="1200" w:type="dxa"/>
            <w:shd w:val="clear" w:color="auto" w:fill="E8E8E8"/>
            <w:tcMar>
              <w:left w:w="70" w:type="dxa"/>
              <w:right w:w="70" w:type="dxa"/>
            </w:tcMar>
            <w:vAlign w:val="bottom"/>
          </w:tcPr>
          <w:p w14:paraId="1B1287D6" w14:textId="51E19AAF" w:rsidR="726A3959" w:rsidRDefault="726A3959" w:rsidP="726A3959">
            <w:pPr>
              <w:spacing w:after="0"/>
              <w:jc w:val="center"/>
            </w:pPr>
            <w:r w:rsidRPr="726A3959">
              <w:rPr>
                <w:rFonts w:ascii="Aptos Narrow" w:eastAsia="Aptos Narrow" w:hAnsi="Aptos Narrow" w:cs="Aptos Narrow"/>
                <w:color w:val="000000" w:themeColor="text1"/>
              </w:rPr>
              <w:t>4</w:t>
            </w:r>
          </w:p>
        </w:tc>
        <w:tc>
          <w:tcPr>
            <w:tcW w:w="1200" w:type="dxa"/>
            <w:shd w:val="clear" w:color="auto" w:fill="E8E8E8"/>
            <w:tcMar>
              <w:left w:w="70" w:type="dxa"/>
              <w:right w:w="70" w:type="dxa"/>
            </w:tcMar>
            <w:vAlign w:val="bottom"/>
          </w:tcPr>
          <w:p w14:paraId="110ABDA6" w14:textId="76FEB5EF" w:rsidR="726A3959" w:rsidRDefault="726A3959" w:rsidP="726A3959">
            <w:pPr>
              <w:spacing w:after="0"/>
              <w:jc w:val="center"/>
            </w:pPr>
            <w:r w:rsidRPr="726A3959">
              <w:rPr>
                <w:rFonts w:ascii="Aptos Narrow" w:eastAsia="Aptos Narrow" w:hAnsi="Aptos Narrow" w:cs="Aptos Narrow"/>
                <w:color w:val="000000" w:themeColor="text1"/>
              </w:rPr>
              <w:t>3</w:t>
            </w:r>
          </w:p>
        </w:tc>
        <w:tc>
          <w:tcPr>
            <w:tcW w:w="1200" w:type="dxa"/>
            <w:shd w:val="clear" w:color="auto" w:fill="E8E8E8"/>
            <w:tcMar>
              <w:left w:w="70" w:type="dxa"/>
              <w:right w:w="70" w:type="dxa"/>
            </w:tcMar>
            <w:vAlign w:val="bottom"/>
          </w:tcPr>
          <w:p w14:paraId="127C614D" w14:textId="62299C9A" w:rsidR="726A3959" w:rsidRDefault="726A3959" w:rsidP="726A3959">
            <w:pPr>
              <w:spacing w:after="0"/>
              <w:jc w:val="center"/>
            </w:pPr>
            <w:r w:rsidRPr="726A3959">
              <w:rPr>
                <w:rFonts w:ascii="Aptos Narrow" w:eastAsia="Aptos Narrow" w:hAnsi="Aptos Narrow" w:cs="Aptos Narrow"/>
                <w:color w:val="000000" w:themeColor="text1"/>
              </w:rPr>
              <w:t xml:space="preserve"> </w:t>
            </w:r>
          </w:p>
        </w:tc>
        <w:tc>
          <w:tcPr>
            <w:tcW w:w="1200" w:type="dxa"/>
            <w:shd w:val="clear" w:color="auto" w:fill="E8E8E8"/>
            <w:tcMar>
              <w:left w:w="70" w:type="dxa"/>
              <w:right w:w="70" w:type="dxa"/>
            </w:tcMar>
            <w:vAlign w:val="bottom"/>
          </w:tcPr>
          <w:p w14:paraId="4F0B391F" w14:textId="1B59E2A3" w:rsidR="726A3959" w:rsidRDefault="726A3959" w:rsidP="726A3959">
            <w:pPr>
              <w:spacing w:after="0"/>
              <w:jc w:val="center"/>
            </w:pPr>
            <w:r w:rsidRPr="726A3959">
              <w:rPr>
                <w:rFonts w:ascii="Aptos Narrow" w:eastAsia="Aptos Narrow" w:hAnsi="Aptos Narrow" w:cs="Aptos Narrow"/>
                <w:color w:val="000000" w:themeColor="text1"/>
              </w:rPr>
              <w:t xml:space="preserve"> </w:t>
            </w:r>
          </w:p>
        </w:tc>
        <w:tc>
          <w:tcPr>
            <w:tcW w:w="1200" w:type="dxa"/>
            <w:shd w:val="clear" w:color="auto" w:fill="E8E8E8"/>
            <w:tcMar>
              <w:left w:w="70" w:type="dxa"/>
              <w:right w:w="70" w:type="dxa"/>
            </w:tcMar>
            <w:vAlign w:val="bottom"/>
          </w:tcPr>
          <w:p w14:paraId="4A7CE480" w14:textId="4D949BB4" w:rsidR="726A3959" w:rsidRDefault="726A3959" w:rsidP="726A3959">
            <w:pPr>
              <w:spacing w:after="0"/>
              <w:jc w:val="center"/>
            </w:pPr>
            <w:r w:rsidRPr="726A3959">
              <w:rPr>
                <w:rFonts w:ascii="Aptos Narrow" w:eastAsia="Aptos Narrow" w:hAnsi="Aptos Narrow" w:cs="Aptos Narrow"/>
                <w:color w:val="000000" w:themeColor="text1"/>
              </w:rPr>
              <w:t xml:space="preserve"> </w:t>
            </w:r>
          </w:p>
        </w:tc>
      </w:tr>
      <w:tr w:rsidR="726A3959" w14:paraId="0712DBC7" w14:textId="77777777" w:rsidTr="726A3959">
        <w:trPr>
          <w:trHeight w:val="300"/>
        </w:trPr>
        <w:tc>
          <w:tcPr>
            <w:tcW w:w="2280" w:type="dxa"/>
            <w:tcBorders>
              <w:top w:val="single" w:sz="8" w:space="0" w:color="44B3E1"/>
              <w:left w:val="nil"/>
              <w:bottom w:val="nil"/>
              <w:right w:val="nil"/>
            </w:tcBorders>
            <w:shd w:val="clear" w:color="auto" w:fill="002060"/>
            <w:tcMar>
              <w:left w:w="70" w:type="dxa"/>
              <w:right w:w="70" w:type="dxa"/>
            </w:tcMar>
            <w:vAlign w:val="bottom"/>
          </w:tcPr>
          <w:p w14:paraId="220D81A6" w14:textId="29D1DBA5" w:rsidR="726A3959" w:rsidRDefault="726A3959" w:rsidP="726A3959">
            <w:pPr>
              <w:spacing w:after="0"/>
            </w:pPr>
            <w:r w:rsidRPr="726A3959">
              <w:rPr>
                <w:rFonts w:ascii="Aptos Narrow" w:eastAsia="Aptos Narrow" w:hAnsi="Aptos Narrow" w:cs="Aptos Narrow"/>
                <w:b/>
                <w:bCs/>
                <w:color w:val="FFFFFF" w:themeColor="background1"/>
              </w:rPr>
              <w:t>Total general</w:t>
            </w:r>
          </w:p>
        </w:tc>
        <w:tc>
          <w:tcPr>
            <w:tcW w:w="1200" w:type="dxa"/>
            <w:tcBorders>
              <w:top w:val="single" w:sz="8" w:space="0" w:color="44B3E1"/>
              <w:left w:val="nil"/>
              <w:bottom w:val="nil"/>
              <w:right w:val="nil"/>
            </w:tcBorders>
            <w:shd w:val="clear" w:color="auto" w:fill="002060"/>
            <w:tcMar>
              <w:left w:w="70" w:type="dxa"/>
              <w:right w:w="70" w:type="dxa"/>
            </w:tcMar>
            <w:vAlign w:val="bottom"/>
          </w:tcPr>
          <w:p w14:paraId="3911819C" w14:textId="4E5EC4A5" w:rsidR="726A3959" w:rsidRDefault="726A3959" w:rsidP="726A3959">
            <w:pPr>
              <w:spacing w:after="0"/>
              <w:jc w:val="center"/>
            </w:pPr>
            <w:r w:rsidRPr="726A3959">
              <w:rPr>
                <w:rFonts w:ascii="Aptos Narrow" w:eastAsia="Aptos Narrow" w:hAnsi="Aptos Narrow" w:cs="Aptos Narrow"/>
                <w:b/>
                <w:bCs/>
                <w:color w:val="FFFFFF" w:themeColor="background1"/>
              </w:rPr>
              <w:t>32.235</w:t>
            </w:r>
          </w:p>
        </w:tc>
        <w:tc>
          <w:tcPr>
            <w:tcW w:w="1200" w:type="dxa"/>
            <w:tcBorders>
              <w:top w:val="single" w:sz="8" w:space="0" w:color="44B3E1"/>
              <w:left w:val="nil"/>
              <w:bottom w:val="nil"/>
              <w:right w:val="nil"/>
            </w:tcBorders>
            <w:shd w:val="clear" w:color="auto" w:fill="002060"/>
            <w:tcMar>
              <w:left w:w="70" w:type="dxa"/>
              <w:right w:w="70" w:type="dxa"/>
            </w:tcMar>
            <w:vAlign w:val="bottom"/>
          </w:tcPr>
          <w:p w14:paraId="6B3E6EB1" w14:textId="3952C8CE" w:rsidR="726A3959" w:rsidRDefault="726A3959" w:rsidP="726A3959">
            <w:pPr>
              <w:spacing w:after="0"/>
              <w:jc w:val="center"/>
            </w:pPr>
            <w:r w:rsidRPr="726A3959">
              <w:rPr>
                <w:rFonts w:ascii="Aptos Narrow" w:eastAsia="Aptos Narrow" w:hAnsi="Aptos Narrow" w:cs="Aptos Narrow"/>
                <w:b/>
                <w:bCs/>
                <w:color w:val="FFFFFF" w:themeColor="background1"/>
              </w:rPr>
              <w:t>33.107</w:t>
            </w:r>
          </w:p>
        </w:tc>
        <w:tc>
          <w:tcPr>
            <w:tcW w:w="1200" w:type="dxa"/>
            <w:tcBorders>
              <w:top w:val="single" w:sz="8" w:space="0" w:color="44B3E1"/>
              <w:left w:val="nil"/>
              <w:bottom w:val="nil"/>
              <w:right w:val="nil"/>
            </w:tcBorders>
            <w:shd w:val="clear" w:color="auto" w:fill="002060"/>
            <w:tcMar>
              <w:left w:w="70" w:type="dxa"/>
              <w:right w:w="70" w:type="dxa"/>
            </w:tcMar>
            <w:vAlign w:val="bottom"/>
          </w:tcPr>
          <w:p w14:paraId="76B9D186" w14:textId="21436DB2" w:rsidR="726A3959" w:rsidRDefault="726A3959" w:rsidP="726A3959">
            <w:pPr>
              <w:spacing w:after="0"/>
              <w:jc w:val="center"/>
            </w:pPr>
            <w:r w:rsidRPr="726A3959">
              <w:rPr>
                <w:rFonts w:ascii="Aptos Narrow" w:eastAsia="Aptos Narrow" w:hAnsi="Aptos Narrow" w:cs="Aptos Narrow"/>
                <w:b/>
                <w:bCs/>
                <w:color w:val="FFFFFF" w:themeColor="background1"/>
              </w:rPr>
              <w:t>31.044</w:t>
            </w:r>
          </w:p>
        </w:tc>
        <w:tc>
          <w:tcPr>
            <w:tcW w:w="1200" w:type="dxa"/>
            <w:tcBorders>
              <w:top w:val="single" w:sz="8" w:space="0" w:color="44B3E1"/>
              <w:left w:val="nil"/>
              <w:bottom w:val="nil"/>
              <w:right w:val="nil"/>
            </w:tcBorders>
            <w:shd w:val="clear" w:color="auto" w:fill="002060"/>
            <w:tcMar>
              <w:left w:w="70" w:type="dxa"/>
              <w:right w:w="70" w:type="dxa"/>
            </w:tcMar>
            <w:vAlign w:val="bottom"/>
          </w:tcPr>
          <w:p w14:paraId="71DC6B31" w14:textId="53B16A80" w:rsidR="726A3959" w:rsidRDefault="726A3959" w:rsidP="726A3959">
            <w:pPr>
              <w:spacing w:after="0"/>
              <w:jc w:val="center"/>
            </w:pPr>
            <w:r w:rsidRPr="726A3959">
              <w:rPr>
                <w:rFonts w:ascii="Aptos Narrow" w:eastAsia="Aptos Narrow" w:hAnsi="Aptos Narrow" w:cs="Aptos Narrow"/>
                <w:b/>
                <w:bCs/>
                <w:color w:val="FFFFFF" w:themeColor="background1"/>
              </w:rPr>
              <w:t>27.516</w:t>
            </w:r>
          </w:p>
        </w:tc>
        <w:tc>
          <w:tcPr>
            <w:tcW w:w="1200" w:type="dxa"/>
            <w:tcBorders>
              <w:top w:val="single" w:sz="8" w:space="0" w:color="44B3E1"/>
              <w:left w:val="nil"/>
              <w:bottom w:val="nil"/>
              <w:right w:val="nil"/>
            </w:tcBorders>
            <w:shd w:val="clear" w:color="auto" w:fill="002060"/>
            <w:tcMar>
              <w:left w:w="70" w:type="dxa"/>
              <w:right w:w="70" w:type="dxa"/>
            </w:tcMar>
            <w:vAlign w:val="bottom"/>
          </w:tcPr>
          <w:p w14:paraId="2EE7A9CC" w14:textId="5BDB8EF1" w:rsidR="726A3959" w:rsidRDefault="726A3959" w:rsidP="726A3959">
            <w:pPr>
              <w:spacing w:after="0"/>
              <w:jc w:val="center"/>
            </w:pPr>
            <w:r w:rsidRPr="726A3959">
              <w:rPr>
                <w:rFonts w:ascii="Aptos Narrow" w:eastAsia="Aptos Narrow" w:hAnsi="Aptos Narrow" w:cs="Aptos Narrow"/>
                <w:b/>
                <w:bCs/>
                <w:color w:val="FFFFFF" w:themeColor="background1"/>
              </w:rPr>
              <w:t>11.541</w:t>
            </w:r>
          </w:p>
        </w:tc>
      </w:tr>
    </w:tbl>
    <w:p w14:paraId="2BE9AB72" w14:textId="270F7B59" w:rsidR="30943FA5" w:rsidRDefault="30943FA5" w:rsidP="726A3959">
      <w:pPr>
        <w:jc w:val="center"/>
      </w:pPr>
      <w:r w:rsidRPr="726A3959">
        <w:rPr>
          <w:rFonts w:ascii="Verdana" w:eastAsia="Verdana" w:hAnsi="Verdana" w:cs="Verdana"/>
          <w:color w:val="000000" w:themeColor="text1"/>
          <w:sz w:val="18"/>
          <w:szCs w:val="18"/>
          <w:lang w:val="es-ES"/>
        </w:rPr>
        <w:t>Fuente: Base SICLICO del INMLCF</w:t>
      </w:r>
    </w:p>
    <w:p w14:paraId="20987505" w14:textId="401D0086" w:rsidR="30943FA5" w:rsidRDefault="30943FA5" w:rsidP="726A3959">
      <w:pPr>
        <w:jc w:val="both"/>
      </w:pPr>
      <w:r w:rsidRPr="726A3959">
        <w:rPr>
          <w:rFonts w:ascii="Verdana" w:eastAsia="Verdana" w:hAnsi="Verdana" w:cs="Verdana"/>
          <w:color w:val="000000" w:themeColor="text1"/>
          <w:lang w:val="es-ES"/>
        </w:rPr>
        <w:t>Tabla 3. Fallecidos por Departamento</w:t>
      </w:r>
    </w:p>
    <w:tbl>
      <w:tblPr>
        <w:tblW w:w="0" w:type="auto"/>
        <w:tblCellMar>
          <w:left w:w="10" w:type="dxa"/>
          <w:right w:w="10" w:type="dxa"/>
        </w:tblCellMar>
        <w:tblLook w:val="04A0" w:firstRow="1" w:lastRow="0" w:firstColumn="1" w:lastColumn="0" w:noHBand="0" w:noVBand="1"/>
      </w:tblPr>
      <w:tblGrid>
        <w:gridCol w:w="4269"/>
        <w:gridCol w:w="915"/>
        <w:gridCol w:w="914"/>
        <w:gridCol w:w="914"/>
        <w:gridCol w:w="914"/>
        <w:gridCol w:w="914"/>
      </w:tblGrid>
      <w:tr w:rsidR="001D2DDE" w14:paraId="2AD8E36D" w14:textId="77777777" w:rsidTr="001D2DDE">
        <w:trPr>
          <w:trHeight w:val="300"/>
          <w:tblHeader/>
        </w:trPr>
        <w:tc>
          <w:tcPr>
            <w:tcW w:w="4269" w:type="dxa"/>
            <w:shd w:val="clear" w:color="auto" w:fill="002060"/>
            <w:tcMar>
              <w:left w:w="70" w:type="dxa"/>
              <w:right w:w="70" w:type="dxa"/>
            </w:tcMar>
            <w:vAlign w:val="bottom"/>
          </w:tcPr>
          <w:p w14:paraId="412A8840" w14:textId="5E5B10DA" w:rsidR="001D2DDE" w:rsidRDefault="001D2DDE" w:rsidP="726A3959">
            <w:pPr>
              <w:spacing w:after="0"/>
            </w:pPr>
            <w:r w:rsidRPr="726A3959">
              <w:rPr>
                <w:rFonts w:ascii="Aptos Narrow" w:eastAsia="Aptos Narrow" w:hAnsi="Aptos Narrow" w:cs="Aptos Narrow"/>
                <w:b/>
                <w:bCs/>
                <w:color w:val="FFFFFF" w:themeColor="background1"/>
              </w:rPr>
              <w:t xml:space="preserve"> </w:t>
            </w:r>
          </w:p>
        </w:tc>
        <w:tc>
          <w:tcPr>
            <w:tcW w:w="4571" w:type="dxa"/>
            <w:gridSpan w:val="5"/>
            <w:shd w:val="clear" w:color="auto" w:fill="002060"/>
            <w:tcMar>
              <w:left w:w="70" w:type="dxa"/>
              <w:right w:w="70" w:type="dxa"/>
            </w:tcMar>
            <w:vAlign w:val="bottom"/>
          </w:tcPr>
          <w:p w14:paraId="4B89AB88" w14:textId="47218817" w:rsidR="001D2DDE" w:rsidRDefault="001D2DDE" w:rsidP="001D2DDE">
            <w:pPr>
              <w:spacing w:after="0"/>
              <w:jc w:val="center"/>
            </w:pPr>
            <w:r w:rsidRPr="726A3959">
              <w:rPr>
                <w:rFonts w:ascii="Aptos Narrow" w:eastAsia="Aptos Narrow" w:hAnsi="Aptos Narrow" w:cs="Aptos Narrow"/>
                <w:b/>
                <w:bCs/>
                <w:color w:val="FFFFFF" w:themeColor="background1"/>
              </w:rPr>
              <w:t>Fallecidos por año</w:t>
            </w:r>
          </w:p>
        </w:tc>
      </w:tr>
      <w:tr w:rsidR="726A3959" w14:paraId="2DFA4ABB" w14:textId="77777777" w:rsidTr="001D2DDE">
        <w:trPr>
          <w:trHeight w:val="70"/>
          <w:tblHeader/>
        </w:trPr>
        <w:tc>
          <w:tcPr>
            <w:tcW w:w="4269" w:type="dxa"/>
            <w:tcBorders>
              <w:left w:val="nil"/>
              <w:bottom w:val="single" w:sz="8" w:space="0" w:color="44B3E1"/>
              <w:right w:val="nil"/>
            </w:tcBorders>
            <w:shd w:val="clear" w:color="auto" w:fill="002060"/>
            <w:tcMar>
              <w:left w:w="70" w:type="dxa"/>
              <w:right w:w="70" w:type="dxa"/>
            </w:tcMar>
            <w:vAlign w:val="bottom"/>
          </w:tcPr>
          <w:p w14:paraId="41C408D5" w14:textId="3EAE4E0C" w:rsidR="726A3959" w:rsidRDefault="726A3959" w:rsidP="726A3959">
            <w:pPr>
              <w:spacing w:after="0"/>
            </w:pPr>
            <w:r w:rsidRPr="726A3959">
              <w:rPr>
                <w:rFonts w:ascii="Aptos Narrow" w:eastAsia="Aptos Narrow" w:hAnsi="Aptos Narrow" w:cs="Aptos Narrow"/>
                <w:b/>
                <w:bCs/>
                <w:color w:val="FFFFFF" w:themeColor="background1"/>
              </w:rPr>
              <w:t>Departamento</w:t>
            </w:r>
          </w:p>
        </w:tc>
        <w:tc>
          <w:tcPr>
            <w:tcW w:w="915" w:type="dxa"/>
            <w:tcBorders>
              <w:left w:val="nil"/>
              <w:bottom w:val="single" w:sz="8" w:space="0" w:color="44B3E1"/>
              <w:right w:val="nil"/>
            </w:tcBorders>
            <w:shd w:val="clear" w:color="auto" w:fill="002060"/>
            <w:tcMar>
              <w:left w:w="70" w:type="dxa"/>
              <w:right w:w="70" w:type="dxa"/>
            </w:tcMar>
            <w:vAlign w:val="bottom"/>
          </w:tcPr>
          <w:p w14:paraId="6BA6E998" w14:textId="66D3D38C" w:rsidR="726A3959" w:rsidRDefault="726A3959" w:rsidP="726A3959">
            <w:pPr>
              <w:spacing w:after="0"/>
              <w:jc w:val="center"/>
            </w:pPr>
            <w:r w:rsidRPr="726A3959">
              <w:rPr>
                <w:rFonts w:ascii="Aptos Narrow" w:eastAsia="Aptos Narrow" w:hAnsi="Aptos Narrow" w:cs="Aptos Narrow"/>
                <w:b/>
                <w:bCs/>
                <w:color w:val="FFFFFF" w:themeColor="background1"/>
              </w:rPr>
              <w:t>2022</w:t>
            </w:r>
          </w:p>
        </w:tc>
        <w:tc>
          <w:tcPr>
            <w:tcW w:w="914" w:type="dxa"/>
            <w:tcBorders>
              <w:top w:val="nil"/>
              <w:left w:val="nil"/>
              <w:bottom w:val="single" w:sz="8" w:space="0" w:color="44B3E1"/>
              <w:right w:val="nil"/>
            </w:tcBorders>
            <w:shd w:val="clear" w:color="auto" w:fill="002060"/>
            <w:tcMar>
              <w:left w:w="70" w:type="dxa"/>
              <w:right w:w="70" w:type="dxa"/>
            </w:tcMar>
            <w:vAlign w:val="bottom"/>
          </w:tcPr>
          <w:p w14:paraId="33C02427" w14:textId="2341D0C4" w:rsidR="726A3959" w:rsidRDefault="726A3959" w:rsidP="726A3959">
            <w:pPr>
              <w:spacing w:after="0"/>
              <w:jc w:val="center"/>
            </w:pPr>
            <w:r w:rsidRPr="726A3959">
              <w:rPr>
                <w:rFonts w:ascii="Aptos Narrow" w:eastAsia="Aptos Narrow" w:hAnsi="Aptos Narrow" w:cs="Aptos Narrow"/>
                <w:b/>
                <w:bCs/>
                <w:color w:val="FFFFFF" w:themeColor="background1"/>
              </w:rPr>
              <w:t>2023</w:t>
            </w:r>
          </w:p>
        </w:tc>
        <w:tc>
          <w:tcPr>
            <w:tcW w:w="914" w:type="dxa"/>
            <w:tcBorders>
              <w:left w:val="nil"/>
              <w:bottom w:val="single" w:sz="8" w:space="0" w:color="44B3E1"/>
              <w:right w:val="nil"/>
            </w:tcBorders>
            <w:shd w:val="clear" w:color="auto" w:fill="002060"/>
            <w:tcMar>
              <w:left w:w="70" w:type="dxa"/>
              <w:right w:w="70" w:type="dxa"/>
            </w:tcMar>
            <w:vAlign w:val="bottom"/>
          </w:tcPr>
          <w:p w14:paraId="4635FB30" w14:textId="6D4FF8F2" w:rsidR="726A3959" w:rsidRDefault="726A3959" w:rsidP="726A3959">
            <w:pPr>
              <w:spacing w:after="0"/>
              <w:jc w:val="center"/>
            </w:pPr>
            <w:r w:rsidRPr="726A3959">
              <w:rPr>
                <w:rFonts w:ascii="Aptos Narrow" w:eastAsia="Aptos Narrow" w:hAnsi="Aptos Narrow" w:cs="Aptos Narrow"/>
                <w:b/>
                <w:bCs/>
                <w:color w:val="FFFFFF" w:themeColor="background1"/>
              </w:rPr>
              <w:t>2024</w:t>
            </w:r>
          </w:p>
        </w:tc>
        <w:tc>
          <w:tcPr>
            <w:tcW w:w="914" w:type="dxa"/>
            <w:tcBorders>
              <w:left w:val="nil"/>
              <w:bottom w:val="single" w:sz="8" w:space="0" w:color="44B3E1"/>
              <w:right w:val="nil"/>
            </w:tcBorders>
            <w:shd w:val="clear" w:color="auto" w:fill="002060"/>
            <w:tcMar>
              <w:left w:w="70" w:type="dxa"/>
              <w:right w:w="70" w:type="dxa"/>
            </w:tcMar>
            <w:vAlign w:val="bottom"/>
          </w:tcPr>
          <w:p w14:paraId="25512B23" w14:textId="525CB86A" w:rsidR="726A3959" w:rsidRDefault="726A3959" w:rsidP="726A3959">
            <w:pPr>
              <w:spacing w:after="0"/>
              <w:jc w:val="center"/>
            </w:pPr>
            <w:r w:rsidRPr="726A3959">
              <w:rPr>
                <w:rFonts w:ascii="Aptos Narrow" w:eastAsia="Aptos Narrow" w:hAnsi="Aptos Narrow" w:cs="Aptos Narrow"/>
                <w:b/>
                <w:bCs/>
                <w:color w:val="FFFFFF" w:themeColor="background1"/>
              </w:rPr>
              <w:t>2025*</w:t>
            </w:r>
          </w:p>
        </w:tc>
        <w:tc>
          <w:tcPr>
            <w:tcW w:w="914" w:type="dxa"/>
            <w:tcBorders>
              <w:left w:val="nil"/>
              <w:bottom w:val="single" w:sz="8" w:space="0" w:color="44B3E1"/>
              <w:right w:val="nil"/>
            </w:tcBorders>
            <w:shd w:val="clear" w:color="auto" w:fill="002060"/>
            <w:tcMar>
              <w:left w:w="70" w:type="dxa"/>
              <w:right w:w="70" w:type="dxa"/>
            </w:tcMar>
            <w:vAlign w:val="bottom"/>
          </w:tcPr>
          <w:p w14:paraId="54406C42" w14:textId="1E9D9432" w:rsidR="726A3959" w:rsidRDefault="726A3959" w:rsidP="726A3959">
            <w:pPr>
              <w:spacing w:after="0"/>
              <w:jc w:val="center"/>
            </w:pPr>
            <w:r w:rsidRPr="726A3959">
              <w:rPr>
                <w:rFonts w:ascii="Aptos Narrow" w:eastAsia="Aptos Narrow" w:hAnsi="Aptos Narrow" w:cs="Aptos Narrow"/>
                <w:b/>
                <w:bCs/>
                <w:color w:val="FFFFFF" w:themeColor="background1"/>
              </w:rPr>
              <w:t>2026*</w:t>
            </w:r>
          </w:p>
        </w:tc>
      </w:tr>
      <w:tr w:rsidR="726A3959" w14:paraId="2CAE37EB" w14:textId="77777777" w:rsidTr="001D2DDE">
        <w:trPr>
          <w:trHeight w:val="300"/>
        </w:trPr>
        <w:tc>
          <w:tcPr>
            <w:tcW w:w="4269" w:type="dxa"/>
            <w:tcMar>
              <w:left w:w="70" w:type="dxa"/>
              <w:right w:w="70" w:type="dxa"/>
            </w:tcMar>
            <w:vAlign w:val="bottom"/>
          </w:tcPr>
          <w:p w14:paraId="498EF257" w14:textId="60D20F30" w:rsidR="726A3959" w:rsidRDefault="726A3959" w:rsidP="726A3959">
            <w:pPr>
              <w:spacing w:after="0"/>
            </w:pPr>
            <w:r w:rsidRPr="726A3959">
              <w:rPr>
                <w:rFonts w:ascii="Aptos Narrow" w:eastAsia="Aptos Narrow" w:hAnsi="Aptos Narrow" w:cs="Aptos Narrow"/>
                <w:color w:val="000000" w:themeColor="text1"/>
              </w:rPr>
              <w:t>ANTIOQUIA</w:t>
            </w:r>
          </w:p>
        </w:tc>
        <w:tc>
          <w:tcPr>
            <w:tcW w:w="915" w:type="dxa"/>
            <w:tcMar>
              <w:left w:w="70" w:type="dxa"/>
              <w:right w:w="70" w:type="dxa"/>
            </w:tcMar>
            <w:vAlign w:val="bottom"/>
          </w:tcPr>
          <w:p w14:paraId="769452F6" w14:textId="61F86846" w:rsidR="726A3959" w:rsidRDefault="726A3959" w:rsidP="726A3959">
            <w:pPr>
              <w:spacing w:after="0"/>
              <w:jc w:val="center"/>
            </w:pPr>
            <w:r w:rsidRPr="726A3959">
              <w:rPr>
                <w:rFonts w:ascii="Aptos Narrow" w:eastAsia="Aptos Narrow" w:hAnsi="Aptos Narrow" w:cs="Aptos Narrow"/>
                <w:color w:val="000000" w:themeColor="text1"/>
              </w:rPr>
              <w:t>1.069</w:t>
            </w:r>
          </w:p>
        </w:tc>
        <w:tc>
          <w:tcPr>
            <w:tcW w:w="914" w:type="dxa"/>
            <w:tcMar>
              <w:left w:w="70" w:type="dxa"/>
              <w:right w:w="70" w:type="dxa"/>
            </w:tcMar>
            <w:vAlign w:val="bottom"/>
          </w:tcPr>
          <w:p w14:paraId="76625215" w14:textId="65AE14F5" w:rsidR="726A3959" w:rsidRDefault="726A3959" w:rsidP="726A3959">
            <w:pPr>
              <w:spacing w:after="0"/>
              <w:jc w:val="center"/>
            </w:pPr>
            <w:r w:rsidRPr="726A3959">
              <w:rPr>
                <w:rFonts w:ascii="Aptos Narrow" w:eastAsia="Aptos Narrow" w:hAnsi="Aptos Narrow" w:cs="Aptos Narrow"/>
                <w:color w:val="000000" w:themeColor="text1"/>
              </w:rPr>
              <w:t>1.116</w:t>
            </w:r>
          </w:p>
        </w:tc>
        <w:tc>
          <w:tcPr>
            <w:tcW w:w="914" w:type="dxa"/>
            <w:tcMar>
              <w:left w:w="70" w:type="dxa"/>
              <w:right w:w="70" w:type="dxa"/>
            </w:tcMar>
            <w:vAlign w:val="bottom"/>
          </w:tcPr>
          <w:p w14:paraId="63AE8323" w14:textId="0C2875F1" w:rsidR="726A3959" w:rsidRDefault="726A3959" w:rsidP="726A3959">
            <w:pPr>
              <w:spacing w:after="0"/>
              <w:jc w:val="center"/>
            </w:pPr>
            <w:r w:rsidRPr="726A3959">
              <w:rPr>
                <w:rFonts w:ascii="Aptos Narrow" w:eastAsia="Aptos Narrow" w:hAnsi="Aptos Narrow" w:cs="Aptos Narrow"/>
                <w:color w:val="000000" w:themeColor="text1"/>
              </w:rPr>
              <w:t>1.110</w:t>
            </w:r>
          </w:p>
        </w:tc>
        <w:tc>
          <w:tcPr>
            <w:tcW w:w="914" w:type="dxa"/>
            <w:tcMar>
              <w:left w:w="70" w:type="dxa"/>
              <w:right w:w="70" w:type="dxa"/>
            </w:tcMar>
            <w:vAlign w:val="bottom"/>
          </w:tcPr>
          <w:p w14:paraId="2B840CAD" w14:textId="273108BD" w:rsidR="726A3959" w:rsidRDefault="726A3959" w:rsidP="726A3959">
            <w:pPr>
              <w:spacing w:after="0"/>
              <w:jc w:val="center"/>
            </w:pPr>
            <w:r w:rsidRPr="726A3959">
              <w:rPr>
                <w:rFonts w:ascii="Aptos Narrow" w:eastAsia="Aptos Narrow" w:hAnsi="Aptos Narrow" w:cs="Aptos Narrow"/>
                <w:color w:val="000000" w:themeColor="text1"/>
              </w:rPr>
              <w:t>1.149</w:t>
            </w:r>
          </w:p>
        </w:tc>
        <w:tc>
          <w:tcPr>
            <w:tcW w:w="914" w:type="dxa"/>
            <w:tcMar>
              <w:left w:w="70" w:type="dxa"/>
              <w:right w:w="70" w:type="dxa"/>
            </w:tcMar>
            <w:vAlign w:val="bottom"/>
          </w:tcPr>
          <w:p w14:paraId="4D12A623" w14:textId="5082F54A" w:rsidR="726A3959" w:rsidRDefault="726A3959" w:rsidP="726A3959">
            <w:pPr>
              <w:spacing w:after="0"/>
              <w:jc w:val="center"/>
            </w:pPr>
            <w:r w:rsidRPr="726A3959">
              <w:rPr>
                <w:rFonts w:ascii="Aptos Narrow" w:eastAsia="Aptos Narrow" w:hAnsi="Aptos Narrow" w:cs="Aptos Narrow"/>
                <w:color w:val="000000" w:themeColor="text1"/>
              </w:rPr>
              <w:t>575</w:t>
            </w:r>
          </w:p>
        </w:tc>
      </w:tr>
      <w:tr w:rsidR="726A3959" w14:paraId="0802510A" w14:textId="77777777" w:rsidTr="001D2DDE">
        <w:trPr>
          <w:trHeight w:val="300"/>
        </w:trPr>
        <w:tc>
          <w:tcPr>
            <w:tcW w:w="4269" w:type="dxa"/>
            <w:shd w:val="clear" w:color="auto" w:fill="E8E8E8"/>
            <w:tcMar>
              <w:left w:w="70" w:type="dxa"/>
              <w:right w:w="70" w:type="dxa"/>
            </w:tcMar>
            <w:vAlign w:val="bottom"/>
          </w:tcPr>
          <w:p w14:paraId="62B0172C" w14:textId="4193280C" w:rsidR="726A3959" w:rsidRDefault="726A3959" w:rsidP="726A3959">
            <w:pPr>
              <w:spacing w:after="0"/>
            </w:pPr>
            <w:r w:rsidRPr="726A3959">
              <w:rPr>
                <w:rFonts w:ascii="Aptos Narrow" w:eastAsia="Aptos Narrow" w:hAnsi="Aptos Narrow" w:cs="Aptos Narrow"/>
                <w:color w:val="000000" w:themeColor="text1"/>
              </w:rPr>
              <w:t>VALLE DEL CAUCA</w:t>
            </w:r>
          </w:p>
        </w:tc>
        <w:tc>
          <w:tcPr>
            <w:tcW w:w="915" w:type="dxa"/>
            <w:shd w:val="clear" w:color="auto" w:fill="E8E8E8"/>
            <w:tcMar>
              <w:left w:w="70" w:type="dxa"/>
              <w:right w:w="70" w:type="dxa"/>
            </w:tcMar>
            <w:vAlign w:val="bottom"/>
          </w:tcPr>
          <w:p w14:paraId="0B9FB3C0" w14:textId="4D1381BF" w:rsidR="726A3959" w:rsidRDefault="726A3959" w:rsidP="726A3959">
            <w:pPr>
              <w:spacing w:after="0"/>
              <w:jc w:val="center"/>
            </w:pPr>
            <w:r w:rsidRPr="726A3959">
              <w:rPr>
                <w:rFonts w:ascii="Aptos Narrow" w:eastAsia="Aptos Narrow" w:hAnsi="Aptos Narrow" w:cs="Aptos Narrow"/>
                <w:color w:val="000000" w:themeColor="text1"/>
              </w:rPr>
              <w:t>933</w:t>
            </w:r>
          </w:p>
        </w:tc>
        <w:tc>
          <w:tcPr>
            <w:tcW w:w="914" w:type="dxa"/>
            <w:shd w:val="clear" w:color="auto" w:fill="E8E8E8"/>
            <w:tcMar>
              <w:left w:w="70" w:type="dxa"/>
              <w:right w:w="70" w:type="dxa"/>
            </w:tcMar>
            <w:vAlign w:val="bottom"/>
          </w:tcPr>
          <w:p w14:paraId="16882843" w14:textId="2267473B" w:rsidR="726A3959" w:rsidRDefault="726A3959" w:rsidP="726A3959">
            <w:pPr>
              <w:spacing w:after="0"/>
              <w:jc w:val="center"/>
            </w:pPr>
            <w:r w:rsidRPr="726A3959">
              <w:rPr>
                <w:rFonts w:ascii="Aptos Narrow" w:eastAsia="Aptos Narrow" w:hAnsi="Aptos Narrow" w:cs="Aptos Narrow"/>
                <w:color w:val="000000" w:themeColor="text1"/>
              </w:rPr>
              <w:t>872</w:t>
            </w:r>
          </w:p>
        </w:tc>
        <w:tc>
          <w:tcPr>
            <w:tcW w:w="914" w:type="dxa"/>
            <w:shd w:val="clear" w:color="auto" w:fill="E8E8E8"/>
            <w:tcMar>
              <w:left w:w="70" w:type="dxa"/>
              <w:right w:w="70" w:type="dxa"/>
            </w:tcMar>
            <w:vAlign w:val="bottom"/>
          </w:tcPr>
          <w:p w14:paraId="244ACCB8" w14:textId="2CA3A74B" w:rsidR="726A3959" w:rsidRDefault="726A3959" w:rsidP="726A3959">
            <w:pPr>
              <w:spacing w:after="0"/>
              <w:jc w:val="center"/>
            </w:pPr>
            <w:r w:rsidRPr="726A3959">
              <w:rPr>
                <w:rFonts w:ascii="Aptos Narrow" w:eastAsia="Aptos Narrow" w:hAnsi="Aptos Narrow" w:cs="Aptos Narrow"/>
                <w:color w:val="000000" w:themeColor="text1"/>
              </w:rPr>
              <w:t>893</w:t>
            </w:r>
          </w:p>
        </w:tc>
        <w:tc>
          <w:tcPr>
            <w:tcW w:w="914" w:type="dxa"/>
            <w:shd w:val="clear" w:color="auto" w:fill="E8E8E8"/>
            <w:tcMar>
              <w:left w:w="70" w:type="dxa"/>
              <w:right w:w="70" w:type="dxa"/>
            </w:tcMar>
            <w:vAlign w:val="bottom"/>
          </w:tcPr>
          <w:p w14:paraId="69207A3E" w14:textId="21679DFA" w:rsidR="726A3959" w:rsidRDefault="726A3959" w:rsidP="726A3959">
            <w:pPr>
              <w:spacing w:after="0"/>
              <w:jc w:val="center"/>
            </w:pPr>
            <w:r w:rsidRPr="726A3959">
              <w:rPr>
                <w:rFonts w:ascii="Aptos Narrow" w:eastAsia="Aptos Narrow" w:hAnsi="Aptos Narrow" w:cs="Aptos Narrow"/>
                <w:color w:val="000000" w:themeColor="text1"/>
              </w:rPr>
              <w:t>888</w:t>
            </w:r>
          </w:p>
        </w:tc>
        <w:tc>
          <w:tcPr>
            <w:tcW w:w="914" w:type="dxa"/>
            <w:shd w:val="clear" w:color="auto" w:fill="E8E8E8"/>
            <w:tcMar>
              <w:left w:w="70" w:type="dxa"/>
              <w:right w:w="70" w:type="dxa"/>
            </w:tcMar>
            <w:vAlign w:val="bottom"/>
          </w:tcPr>
          <w:p w14:paraId="1D772D28" w14:textId="10A48511" w:rsidR="726A3959" w:rsidRDefault="726A3959" w:rsidP="726A3959">
            <w:pPr>
              <w:spacing w:after="0"/>
              <w:jc w:val="center"/>
            </w:pPr>
            <w:r w:rsidRPr="726A3959">
              <w:rPr>
                <w:rFonts w:ascii="Aptos Narrow" w:eastAsia="Aptos Narrow" w:hAnsi="Aptos Narrow" w:cs="Aptos Narrow"/>
                <w:color w:val="000000" w:themeColor="text1"/>
              </w:rPr>
              <w:t>516</w:t>
            </w:r>
          </w:p>
        </w:tc>
      </w:tr>
      <w:tr w:rsidR="726A3959" w14:paraId="469BA17D" w14:textId="77777777" w:rsidTr="001D2DDE">
        <w:trPr>
          <w:trHeight w:val="300"/>
        </w:trPr>
        <w:tc>
          <w:tcPr>
            <w:tcW w:w="4269" w:type="dxa"/>
            <w:tcMar>
              <w:left w:w="70" w:type="dxa"/>
              <w:right w:w="70" w:type="dxa"/>
            </w:tcMar>
            <w:vAlign w:val="bottom"/>
          </w:tcPr>
          <w:p w14:paraId="31E194E3" w14:textId="2AEB2214" w:rsidR="726A3959" w:rsidRDefault="726A3959" w:rsidP="726A3959">
            <w:pPr>
              <w:spacing w:after="0"/>
            </w:pPr>
            <w:r w:rsidRPr="726A3959">
              <w:rPr>
                <w:rFonts w:ascii="Aptos Narrow" w:eastAsia="Aptos Narrow" w:hAnsi="Aptos Narrow" w:cs="Aptos Narrow"/>
                <w:color w:val="000000" w:themeColor="text1"/>
              </w:rPr>
              <w:t>CUNDINAMARCA</w:t>
            </w:r>
          </w:p>
        </w:tc>
        <w:tc>
          <w:tcPr>
            <w:tcW w:w="915" w:type="dxa"/>
            <w:tcMar>
              <w:left w:w="70" w:type="dxa"/>
              <w:right w:w="70" w:type="dxa"/>
            </w:tcMar>
            <w:vAlign w:val="bottom"/>
          </w:tcPr>
          <w:p w14:paraId="0D6AD341" w14:textId="1DF0ABDD" w:rsidR="726A3959" w:rsidRDefault="726A3959" w:rsidP="726A3959">
            <w:pPr>
              <w:spacing w:after="0"/>
              <w:jc w:val="center"/>
            </w:pPr>
            <w:r w:rsidRPr="726A3959">
              <w:rPr>
                <w:rFonts w:ascii="Aptos Narrow" w:eastAsia="Aptos Narrow" w:hAnsi="Aptos Narrow" w:cs="Aptos Narrow"/>
                <w:color w:val="000000" w:themeColor="text1"/>
              </w:rPr>
              <w:t>618</w:t>
            </w:r>
          </w:p>
        </w:tc>
        <w:tc>
          <w:tcPr>
            <w:tcW w:w="914" w:type="dxa"/>
            <w:tcMar>
              <w:left w:w="70" w:type="dxa"/>
              <w:right w:w="70" w:type="dxa"/>
            </w:tcMar>
            <w:vAlign w:val="bottom"/>
          </w:tcPr>
          <w:p w14:paraId="4BE0C495" w14:textId="23EE3DC9" w:rsidR="726A3959" w:rsidRDefault="726A3959" w:rsidP="726A3959">
            <w:pPr>
              <w:spacing w:after="0"/>
              <w:jc w:val="center"/>
            </w:pPr>
            <w:r w:rsidRPr="726A3959">
              <w:rPr>
                <w:rFonts w:ascii="Aptos Narrow" w:eastAsia="Aptos Narrow" w:hAnsi="Aptos Narrow" w:cs="Aptos Narrow"/>
                <w:color w:val="000000" w:themeColor="text1"/>
              </w:rPr>
              <w:t>687</w:t>
            </w:r>
          </w:p>
        </w:tc>
        <w:tc>
          <w:tcPr>
            <w:tcW w:w="914" w:type="dxa"/>
            <w:tcMar>
              <w:left w:w="70" w:type="dxa"/>
              <w:right w:w="70" w:type="dxa"/>
            </w:tcMar>
            <w:vAlign w:val="bottom"/>
          </w:tcPr>
          <w:p w14:paraId="7D9D7F22" w14:textId="206A58BE" w:rsidR="726A3959" w:rsidRDefault="726A3959" w:rsidP="726A3959">
            <w:pPr>
              <w:spacing w:after="0"/>
              <w:jc w:val="center"/>
            </w:pPr>
            <w:r w:rsidRPr="726A3959">
              <w:rPr>
                <w:rFonts w:ascii="Aptos Narrow" w:eastAsia="Aptos Narrow" w:hAnsi="Aptos Narrow" w:cs="Aptos Narrow"/>
                <w:color w:val="000000" w:themeColor="text1"/>
              </w:rPr>
              <w:t>671</w:t>
            </w:r>
          </w:p>
        </w:tc>
        <w:tc>
          <w:tcPr>
            <w:tcW w:w="914" w:type="dxa"/>
            <w:tcMar>
              <w:left w:w="70" w:type="dxa"/>
              <w:right w:w="70" w:type="dxa"/>
            </w:tcMar>
            <w:vAlign w:val="bottom"/>
          </w:tcPr>
          <w:p w14:paraId="476C4553" w14:textId="2D5E53C9" w:rsidR="726A3959" w:rsidRDefault="726A3959" w:rsidP="726A3959">
            <w:pPr>
              <w:spacing w:after="0"/>
              <w:jc w:val="center"/>
            </w:pPr>
            <w:r w:rsidRPr="726A3959">
              <w:rPr>
                <w:rFonts w:ascii="Aptos Narrow" w:eastAsia="Aptos Narrow" w:hAnsi="Aptos Narrow" w:cs="Aptos Narrow"/>
                <w:color w:val="000000" w:themeColor="text1"/>
              </w:rPr>
              <w:t>646</w:t>
            </w:r>
          </w:p>
        </w:tc>
        <w:tc>
          <w:tcPr>
            <w:tcW w:w="914" w:type="dxa"/>
            <w:tcMar>
              <w:left w:w="70" w:type="dxa"/>
              <w:right w:w="70" w:type="dxa"/>
            </w:tcMar>
            <w:vAlign w:val="bottom"/>
          </w:tcPr>
          <w:p w14:paraId="06C241FD" w14:textId="67143FF3" w:rsidR="726A3959" w:rsidRDefault="726A3959" w:rsidP="726A3959">
            <w:pPr>
              <w:spacing w:after="0"/>
              <w:jc w:val="center"/>
            </w:pPr>
            <w:r w:rsidRPr="726A3959">
              <w:rPr>
                <w:rFonts w:ascii="Aptos Narrow" w:eastAsia="Aptos Narrow" w:hAnsi="Aptos Narrow" w:cs="Aptos Narrow"/>
                <w:color w:val="000000" w:themeColor="text1"/>
              </w:rPr>
              <w:t>352</w:t>
            </w:r>
          </w:p>
        </w:tc>
      </w:tr>
      <w:tr w:rsidR="726A3959" w14:paraId="3B5508D6" w14:textId="77777777" w:rsidTr="001D2DDE">
        <w:trPr>
          <w:trHeight w:val="300"/>
        </w:trPr>
        <w:tc>
          <w:tcPr>
            <w:tcW w:w="4269" w:type="dxa"/>
            <w:shd w:val="clear" w:color="auto" w:fill="E8E8E8"/>
            <w:tcMar>
              <w:left w:w="70" w:type="dxa"/>
              <w:right w:w="70" w:type="dxa"/>
            </w:tcMar>
            <w:vAlign w:val="bottom"/>
          </w:tcPr>
          <w:p w14:paraId="73F10A39" w14:textId="1BA4B56F" w:rsidR="726A3959" w:rsidRDefault="726A3959" w:rsidP="726A3959">
            <w:pPr>
              <w:spacing w:after="0"/>
            </w:pPr>
            <w:r w:rsidRPr="726A3959">
              <w:rPr>
                <w:rFonts w:ascii="Aptos Narrow" w:eastAsia="Aptos Narrow" w:hAnsi="Aptos Narrow" w:cs="Aptos Narrow"/>
                <w:color w:val="000000" w:themeColor="text1"/>
              </w:rPr>
              <w:t>BOGOTA DC</w:t>
            </w:r>
          </w:p>
        </w:tc>
        <w:tc>
          <w:tcPr>
            <w:tcW w:w="915" w:type="dxa"/>
            <w:shd w:val="clear" w:color="auto" w:fill="E8E8E8"/>
            <w:tcMar>
              <w:left w:w="70" w:type="dxa"/>
              <w:right w:w="70" w:type="dxa"/>
            </w:tcMar>
            <w:vAlign w:val="bottom"/>
          </w:tcPr>
          <w:p w14:paraId="485E2A1C" w14:textId="258D2F4D" w:rsidR="726A3959" w:rsidRDefault="726A3959" w:rsidP="726A3959">
            <w:pPr>
              <w:spacing w:after="0"/>
              <w:jc w:val="center"/>
            </w:pPr>
            <w:r w:rsidRPr="726A3959">
              <w:rPr>
                <w:rFonts w:ascii="Aptos Narrow" w:eastAsia="Aptos Narrow" w:hAnsi="Aptos Narrow" w:cs="Aptos Narrow"/>
                <w:color w:val="000000" w:themeColor="text1"/>
              </w:rPr>
              <w:t>630</w:t>
            </w:r>
          </w:p>
        </w:tc>
        <w:tc>
          <w:tcPr>
            <w:tcW w:w="914" w:type="dxa"/>
            <w:shd w:val="clear" w:color="auto" w:fill="E8E8E8"/>
            <w:tcMar>
              <w:left w:w="70" w:type="dxa"/>
              <w:right w:w="70" w:type="dxa"/>
            </w:tcMar>
            <w:vAlign w:val="bottom"/>
          </w:tcPr>
          <w:p w14:paraId="76B4C6BB" w14:textId="7CAD9A79" w:rsidR="726A3959" w:rsidRDefault="726A3959" w:rsidP="726A3959">
            <w:pPr>
              <w:spacing w:after="0"/>
              <w:jc w:val="center"/>
            </w:pPr>
            <w:r w:rsidRPr="726A3959">
              <w:rPr>
                <w:rFonts w:ascii="Aptos Narrow" w:eastAsia="Aptos Narrow" w:hAnsi="Aptos Narrow" w:cs="Aptos Narrow"/>
                <w:color w:val="000000" w:themeColor="text1"/>
              </w:rPr>
              <w:t>629</w:t>
            </w:r>
          </w:p>
        </w:tc>
        <w:tc>
          <w:tcPr>
            <w:tcW w:w="914" w:type="dxa"/>
            <w:shd w:val="clear" w:color="auto" w:fill="E8E8E8"/>
            <w:tcMar>
              <w:left w:w="70" w:type="dxa"/>
              <w:right w:w="70" w:type="dxa"/>
            </w:tcMar>
            <w:vAlign w:val="bottom"/>
          </w:tcPr>
          <w:p w14:paraId="2425F267" w14:textId="0A8CC1BD" w:rsidR="726A3959" w:rsidRDefault="726A3959" w:rsidP="726A3959">
            <w:pPr>
              <w:spacing w:after="0"/>
              <w:jc w:val="center"/>
            </w:pPr>
            <w:r w:rsidRPr="726A3959">
              <w:rPr>
                <w:rFonts w:ascii="Aptos Narrow" w:eastAsia="Aptos Narrow" w:hAnsi="Aptos Narrow" w:cs="Aptos Narrow"/>
                <w:color w:val="000000" w:themeColor="text1"/>
              </w:rPr>
              <w:t>665</w:t>
            </w:r>
          </w:p>
        </w:tc>
        <w:tc>
          <w:tcPr>
            <w:tcW w:w="914" w:type="dxa"/>
            <w:shd w:val="clear" w:color="auto" w:fill="E8E8E8"/>
            <w:tcMar>
              <w:left w:w="70" w:type="dxa"/>
              <w:right w:w="70" w:type="dxa"/>
            </w:tcMar>
            <w:vAlign w:val="bottom"/>
          </w:tcPr>
          <w:p w14:paraId="3A2EAD48" w14:textId="244E89A0" w:rsidR="726A3959" w:rsidRDefault="726A3959" w:rsidP="726A3959">
            <w:pPr>
              <w:spacing w:after="0"/>
              <w:jc w:val="center"/>
            </w:pPr>
            <w:r w:rsidRPr="726A3959">
              <w:rPr>
                <w:rFonts w:ascii="Aptos Narrow" w:eastAsia="Aptos Narrow" w:hAnsi="Aptos Narrow" w:cs="Aptos Narrow"/>
                <w:color w:val="000000" w:themeColor="text1"/>
              </w:rPr>
              <w:t>611</w:t>
            </w:r>
          </w:p>
        </w:tc>
        <w:tc>
          <w:tcPr>
            <w:tcW w:w="914" w:type="dxa"/>
            <w:shd w:val="clear" w:color="auto" w:fill="E8E8E8"/>
            <w:tcMar>
              <w:left w:w="70" w:type="dxa"/>
              <w:right w:w="70" w:type="dxa"/>
            </w:tcMar>
            <w:vAlign w:val="bottom"/>
          </w:tcPr>
          <w:p w14:paraId="6AC8BB61" w14:textId="218CEDC9" w:rsidR="726A3959" w:rsidRDefault="726A3959" w:rsidP="726A3959">
            <w:pPr>
              <w:spacing w:after="0"/>
              <w:jc w:val="center"/>
            </w:pPr>
            <w:r w:rsidRPr="726A3959">
              <w:rPr>
                <w:rFonts w:ascii="Aptos Narrow" w:eastAsia="Aptos Narrow" w:hAnsi="Aptos Narrow" w:cs="Aptos Narrow"/>
                <w:color w:val="000000" w:themeColor="text1"/>
              </w:rPr>
              <w:t>368</w:t>
            </w:r>
          </w:p>
        </w:tc>
      </w:tr>
      <w:tr w:rsidR="726A3959" w14:paraId="3E19942E" w14:textId="77777777" w:rsidTr="001D2DDE">
        <w:trPr>
          <w:trHeight w:val="300"/>
        </w:trPr>
        <w:tc>
          <w:tcPr>
            <w:tcW w:w="4269" w:type="dxa"/>
            <w:tcMar>
              <w:left w:w="70" w:type="dxa"/>
              <w:right w:w="70" w:type="dxa"/>
            </w:tcMar>
            <w:vAlign w:val="bottom"/>
          </w:tcPr>
          <w:p w14:paraId="29EA303A" w14:textId="1918E2F2" w:rsidR="726A3959" w:rsidRDefault="726A3959" w:rsidP="726A3959">
            <w:pPr>
              <w:spacing w:after="0"/>
            </w:pPr>
            <w:r w:rsidRPr="726A3959">
              <w:rPr>
                <w:rFonts w:ascii="Aptos Narrow" w:eastAsia="Aptos Narrow" w:hAnsi="Aptos Narrow" w:cs="Aptos Narrow"/>
                <w:color w:val="000000" w:themeColor="text1"/>
              </w:rPr>
              <w:t>SANTANDER</w:t>
            </w:r>
          </w:p>
        </w:tc>
        <w:tc>
          <w:tcPr>
            <w:tcW w:w="915" w:type="dxa"/>
            <w:tcMar>
              <w:left w:w="70" w:type="dxa"/>
              <w:right w:w="70" w:type="dxa"/>
            </w:tcMar>
            <w:vAlign w:val="bottom"/>
          </w:tcPr>
          <w:p w14:paraId="4E75EB68" w14:textId="290C02E4" w:rsidR="726A3959" w:rsidRDefault="726A3959" w:rsidP="726A3959">
            <w:pPr>
              <w:spacing w:after="0"/>
              <w:jc w:val="center"/>
            </w:pPr>
            <w:r w:rsidRPr="726A3959">
              <w:rPr>
                <w:rFonts w:ascii="Aptos Narrow" w:eastAsia="Aptos Narrow" w:hAnsi="Aptos Narrow" w:cs="Aptos Narrow"/>
                <w:color w:val="000000" w:themeColor="text1"/>
              </w:rPr>
              <w:t>431</w:t>
            </w:r>
          </w:p>
        </w:tc>
        <w:tc>
          <w:tcPr>
            <w:tcW w:w="914" w:type="dxa"/>
            <w:tcMar>
              <w:left w:w="70" w:type="dxa"/>
              <w:right w:w="70" w:type="dxa"/>
            </w:tcMar>
            <w:vAlign w:val="bottom"/>
          </w:tcPr>
          <w:p w14:paraId="736B42CF" w14:textId="73D8D53E" w:rsidR="726A3959" w:rsidRDefault="726A3959" w:rsidP="726A3959">
            <w:pPr>
              <w:spacing w:after="0"/>
              <w:jc w:val="center"/>
            </w:pPr>
            <w:r w:rsidRPr="726A3959">
              <w:rPr>
                <w:rFonts w:ascii="Aptos Narrow" w:eastAsia="Aptos Narrow" w:hAnsi="Aptos Narrow" w:cs="Aptos Narrow"/>
                <w:color w:val="000000" w:themeColor="text1"/>
              </w:rPr>
              <w:t>423</w:t>
            </w:r>
          </w:p>
        </w:tc>
        <w:tc>
          <w:tcPr>
            <w:tcW w:w="914" w:type="dxa"/>
            <w:tcMar>
              <w:left w:w="70" w:type="dxa"/>
              <w:right w:w="70" w:type="dxa"/>
            </w:tcMar>
            <w:vAlign w:val="bottom"/>
          </w:tcPr>
          <w:p w14:paraId="24123EA8" w14:textId="6002741A" w:rsidR="726A3959" w:rsidRDefault="726A3959" w:rsidP="726A3959">
            <w:pPr>
              <w:spacing w:after="0"/>
              <w:jc w:val="center"/>
            </w:pPr>
            <w:r w:rsidRPr="726A3959">
              <w:rPr>
                <w:rFonts w:ascii="Aptos Narrow" w:eastAsia="Aptos Narrow" w:hAnsi="Aptos Narrow" w:cs="Aptos Narrow"/>
                <w:color w:val="000000" w:themeColor="text1"/>
              </w:rPr>
              <w:t>394</w:t>
            </w:r>
          </w:p>
        </w:tc>
        <w:tc>
          <w:tcPr>
            <w:tcW w:w="914" w:type="dxa"/>
            <w:tcMar>
              <w:left w:w="70" w:type="dxa"/>
              <w:right w:w="70" w:type="dxa"/>
            </w:tcMar>
            <w:vAlign w:val="bottom"/>
          </w:tcPr>
          <w:p w14:paraId="09FF0EA8" w14:textId="5DE646C7" w:rsidR="726A3959" w:rsidRDefault="726A3959" w:rsidP="726A3959">
            <w:pPr>
              <w:spacing w:after="0"/>
              <w:jc w:val="center"/>
            </w:pPr>
            <w:r w:rsidRPr="726A3959">
              <w:rPr>
                <w:rFonts w:ascii="Aptos Narrow" w:eastAsia="Aptos Narrow" w:hAnsi="Aptos Narrow" w:cs="Aptos Narrow"/>
                <w:color w:val="000000" w:themeColor="text1"/>
              </w:rPr>
              <w:t>416</w:t>
            </w:r>
          </w:p>
        </w:tc>
        <w:tc>
          <w:tcPr>
            <w:tcW w:w="914" w:type="dxa"/>
            <w:tcMar>
              <w:left w:w="70" w:type="dxa"/>
              <w:right w:w="70" w:type="dxa"/>
            </w:tcMar>
            <w:vAlign w:val="bottom"/>
          </w:tcPr>
          <w:p w14:paraId="24B6498D" w14:textId="01C1E34F" w:rsidR="726A3959" w:rsidRDefault="726A3959" w:rsidP="726A3959">
            <w:pPr>
              <w:spacing w:after="0"/>
              <w:jc w:val="center"/>
            </w:pPr>
            <w:r w:rsidRPr="726A3959">
              <w:rPr>
                <w:rFonts w:ascii="Aptos Narrow" w:eastAsia="Aptos Narrow" w:hAnsi="Aptos Narrow" w:cs="Aptos Narrow"/>
                <w:color w:val="000000" w:themeColor="text1"/>
              </w:rPr>
              <w:t>258</w:t>
            </w:r>
          </w:p>
        </w:tc>
      </w:tr>
      <w:tr w:rsidR="726A3959" w14:paraId="1BD6CDCB" w14:textId="77777777" w:rsidTr="001D2DDE">
        <w:trPr>
          <w:trHeight w:val="300"/>
        </w:trPr>
        <w:tc>
          <w:tcPr>
            <w:tcW w:w="4269" w:type="dxa"/>
            <w:shd w:val="clear" w:color="auto" w:fill="E8E8E8"/>
            <w:tcMar>
              <w:left w:w="70" w:type="dxa"/>
              <w:right w:w="70" w:type="dxa"/>
            </w:tcMar>
            <w:vAlign w:val="bottom"/>
          </w:tcPr>
          <w:p w14:paraId="1405BC08" w14:textId="21C5FA4C" w:rsidR="726A3959" w:rsidRDefault="726A3959" w:rsidP="726A3959">
            <w:pPr>
              <w:spacing w:after="0"/>
            </w:pPr>
            <w:r w:rsidRPr="726A3959">
              <w:rPr>
                <w:rFonts w:ascii="Aptos Narrow" w:eastAsia="Aptos Narrow" w:hAnsi="Aptos Narrow" w:cs="Aptos Narrow"/>
                <w:color w:val="000000" w:themeColor="text1"/>
              </w:rPr>
              <w:t>TOLIMA</w:t>
            </w:r>
          </w:p>
        </w:tc>
        <w:tc>
          <w:tcPr>
            <w:tcW w:w="915" w:type="dxa"/>
            <w:shd w:val="clear" w:color="auto" w:fill="E8E8E8"/>
            <w:tcMar>
              <w:left w:w="70" w:type="dxa"/>
              <w:right w:w="70" w:type="dxa"/>
            </w:tcMar>
            <w:vAlign w:val="bottom"/>
          </w:tcPr>
          <w:p w14:paraId="23C2B8D1" w14:textId="2455C3BF" w:rsidR="726A3959" w:rsidRDefault="726A3959" w:rsidP="726A3959">
            <w:pPr>
              <w:spacing w:after="0"/>
              <w:jc w:val="center"/>
            </w:pPr>
            <w:r w:rsidRPr="726A3959">
              <w:rPr>
                <w:rFonts w:ascii="Aptos Narrow" w:eastAsia="Aptos Narrow" w:hAnsi="Aptos Narrow" w:cs="Aptos Narrow"/>
                <w:color w:val="000000" w:themeColor="text1"/>
              </w:rPr>
              <w:t>359</w:t>
            </w:r>
          </w:p>
        </w:tc>
        <w:tc>
          <w:tcPr>
            <w:tcW w:w="914" w:type="dxa"/>
            <w:shd w:val="clear" w:color="auto" w:fill="E8E8E8"/>
            <w:tcMar>
              <w:left w:w="70" w:type="dxa"/>
              <w:right w:w="70" w:type="dxa"/>
            </w:tcMar>
            <w:vAlign w:val="bottom"/>
          </w:tcPr>
          <w:p w14:paraId="24959C3F" w14:textId="5553BE49" w:rsidR="726A3959" w:rsidRDefault="726A3959" w:rsidP="726A3959">
            <w:pPr>
              <w:spacing w:after="0"/>
              <w:jc w:val="center"/>
            </w:pPr>
            <w:r w:rsidRPr="726A3959">
              <w:rPr>
                <w:rFonts w:ascii="Aptos Narrow" w:eastAsia="Aptos Narrow" w:hAnsi="Aptos Narrow" w:cs="Aptos Narrow"/>
                <w:color w:val="000000" w:themeColor="text1"/>
              </w:rPr>
              <w:t>359</w:t>
            </w:r>
          </w:p>
        </w:tc>
        <w:tc>
          <w:tcPr>
            <w:tcW w:w="914" w:type="dxa"/>
            <w:shd w:val="clear" w:color="auto" w:fill="E8E8E8"/>
            <w:tcMar>
              <w:left w:w="70" w:type="dxa"/>
              <w:right w:w="70" w:type="dxa"/>
            </w:tcMar>
            <w:vAlign w:val="bottom"/>
          </w:tcPr>
          <w:p w14:paraId="681E9608" w14:textId="57A51EE7" w:rsidR="726A3959" w:rsidRDefault="726A3959" w:rsidP="726A3959">
            <w:pPr>
              <w:spacing w:after="0"/>
              <w:jc w:val="center"/>
            </w:pPr>
            <w:r w:rsidRPr="726A3959">
              <w:rPr>
                <w:rFonts w:ascii="Aptos Narrow" w:eastAsia="Aptos Narrow" w:hAnsi="Aptos Narrow" w:cs="Aptos Narrow"/>
                <w:color w:val="000000" w:themeColor="text1"/>
              </w:rPr>
              <w:t>325</w:t>
            </w:r>
          </w:p>
        </w:tc>
        <w:tc>
          <w:tcPr>
            <w:tcW w:w="914" w:type="dxa"/>
            <w:shd w:val="clear" w:color="auto" w:fill="E8E8E8"/>
            <w:tcMar>
              <w:left w:w="70" w:type="dxa"/>
              <w:right w:w="70" w:type="dxa"/>
            </w:tcMar>
            <w:vAlign w:val="bottom"/>
          </w:tcPr>
          <w:p w14:paraId="28CD9073" w14:textId="4AD9A6E3" w:rsidR="726A3959" w:rsidRDefault="726A3959" w:rsidP="726A3959">
            <w:pPr>
              <w:spacing w:after="0"/>
              <w:jc w:val="center"/>
            </w:pPr>
            <w:r w:rsidRPr="726A3959">
              <w:rPr>
                <w:rFonts w:ascii="Aptos Narrow" w:eastAsia="Aptos Narrow" w:hAnsi="Aptos Narrow" w:cs="Aptos Narrow"/>
                <w:color w:val="000000" w:themeColor="text1"/>
              </w:rPr>
              <w:t>323</w:t>
            </w:r>
          </w:p>
        </w:tc>
        <w:tc>
          <w:tcPr>
            <w:tcW w:w="914" w:type="dxa"/>
            <w:shd w:val="clear" w:color="auto" w:fill="E8E8E8"/>
            <w:tcMar>
              <w:left w:w="70" w:type="dxa"/>
              <w:right w:w="70" w:type="dxa"/>
            </w:tcMar>
            <w:vAlign w:val="bottom"/>
          </w:tcPr>
          <w:p w14:paraId="56F8FB64" w14:textId="37536B67" w:rsidR="726A3959" w:rsidRDefault="726A3959" w:rsidP="726A3959">
            <w:pPr>
              <w:spacing w:after="0"/>
              <w:jc w:val="center"/>
            </w:pPr>
            <w:r w:rsidRPr="726A3959">
              <w:rPr>
                <w:rFonts w:ascii="Aptos Narrow" w:eastAsia="Aptos Narrow" w:hAnsi="Aptos Narrow" w:cs="Aptos Narrow"/>
                <w:color w:val="000000" w:themeColor="text1"/>
              </w:rPr>
              <w:t>190</w:t>
            </w:r>
          </w:p>
        </w:tc>
      </w:tr>
      <w:tr w:rsidR="726A3959" w14:paraId="0ED18D00" w14:textId="77777777" w:rsidTr="001D2DDE">
        <w:trPr>
          <w:trHeight w:val="300"/>
        </w:trPr>
        <w:tc>
          <w:tcPr>
            <w:tcW w:w="4269" w:type="dxa"/>
            <w:tcMar>
              <w:left w:w="70" w:type="dxa"/>
              <w:right w:w="70" w:type="dxa"/>
            </w:tcMar>
            <w:vAlign w:val="bottom"/>
          </w:tcPr>
          <w:p w14:paraId="2F75AB19" w14:textId="330D37FF" w:rsidR="726A3959" w:rsidRDefault="726A3959" w:rsidP="726A3959">
            <w:pPr>
              <w:spacing w:after="0"/>
            </w:pPr>
            <w:r w:rsidRPr="726A3959">
              <w:rPr>
                <w:rFonts w:ascii="Aptos Narrow" w:eastAsia="Aptos Narrow" w:hAnsi="Aptos Narrow" w:cs="Aptos Narrow"/>
                <w:color w:val="000000" w:themeColor="text1"/>
              </w:rPr>
              <w:t>HUILA</w:t>
            </w:r>
          </w:p>
        </w:tc>
        <w:tc>
          <w:tcPr>
            <w:tcW w:w="915" w:type="dxa"/>
            <w:tcMar>
              <w:left w:w="70" w:type="dxa"/>
              <w:right w:w="70" w:type="dxa"/>
            </w:tcMar>
            <w:vAlign w:val="bottom"/>
          </w:tcPr>
          <w:p w14:paraId="08E8DA7C" w14:textId="1A0DDA94" w:rsidR="726A3959" w:rsidRDefault="726A3959" w:rsidP="726A3959">
            <w:pPr>
              <w:spacing w:after="0"/>
              <w:jc w:val="center"/>
            </w:pPr>
            <w:r w:rsidRPr="726A3959">
              <w:rPr>
                <w:rFonts w:ascii="Aptos Narrow" w:eastAsia="Aptos Narrow" w:hAnsi="Aptos Narrow" w:cs="Aptos Narrow"/>
                <w:color w:val="000000" w:themeColor="text1"/>
              </w:rPr>
              <w:t>337</w:t>
            </w:r>
          </w:p>
        </w:tc>
        <w:tc>
          <w:tcPr>
            <w:tcW w:w="914" w:type="dxa"/>
            <w:tcMar>
              <w:left w:w="70" w:type="dxa"/>
              <w:right w:w="70" w:type="dxa"/>
            </w:tcMar>
            <w:vAlign w:val="bottom"/>
          </w:tcPr>
          <w:p w14:paraId="1F307819" w14:textId="50FA69B7" w:rsidR="726A3959" w:rsidRDefault="726A3959" w:rsidP="726A3959">
            <w:pPr>
              <w:spacing w:after="0"/>
              <w:jc w:val="center"/>
            </w:pPr>
            <w:r w:rsidRPr="726A3959">
              <w:rPr>
                <w:rFonts w:ascii="Aptos Narrow" w:eastAsia="Aptos Narrow" w:hAnsi="Aptos Narrow" w:cs="Aptos Narrow"/>
                <w:color w:val="000000" w:themeColor="text1"/>
              </w:rPr>
              <w:t>323</w:t>
            </w:r>
          </w:p>
        </w:tc>
        <w:tc>
          <w:tcPr>
            <w:tcW w:w="914" w:type="dxa"/>
            <w:tcMar>
              <w:left w:w="70" w:type="dxa"/>
              <w:right w:w="70" w:type="dxa"/>
            </w:tcMar>
            <w:vAlign w:val="bottom"/>
          </w:tcPr>
          <w:p w14:paraId="09E7C89D" w14:textId="44B405D1" w:rsidR="726A3959" w:rsidRDefault="726A3959" w:rsidP="726A3959">
            <w:pPr>
              <w:spacing w:after="0"/>
              <w:jc w:val="center"/>
            </w:pPr>
            <w:r w:rsidRPr="726A3959">
              <w:rPr>
                <w:rFonts w:ascii="Aptos Narrow" w:eastAsia="Aptos Narrow" w:hAnsi="Aptos Narrow" w:cs="Aptos Narrow"/>
                <w:color w:val="000000" w:themeColor="text1"/>
              </w:rPr>
              <w:t>334</w:t>
            </w:r>
          </w:p>
        </w:tc>
        <w:tc>
          <w:tcPr>
            <w:tcW w:w="914" w:type="dxa"/>
            <w:tcMar>
              <w:left w:w="70" w:type="dxa"/>
              <w:right w:w="70" w:type="dxa"/>
            </w:tcMar>
            <w:vAlign w:val="bottom"/>
          </w:tcPr>
          <w:p w14:paraId="057CC065" w14:textId="49497847" w:rsidR="726A3959" w:rsidRDefault="726A3959" w:rsidP="726A3959">
            <w:pPr>
              <w:spacing w:after="0"/>
              <w:jc w:val="center"/>
            </w:pPr>
            <w:r w:rsidRPr="726A3959">
              <w:rPr>
                <w:rFonts w:ascii="Aptos Narrow" w:eastAsia="Aptos Narrow" w:hAnsi="Aptos Narrow" w:cs="Aptos Narrow"/>
                <w:color w:val="000000" w:themeColor="text1"/>
              </w:rPr>
              <w:t>362</w:t>
            </w:r>
          </w:p>
        </w:tc>
        <w:tc>
          <w:tcPr>
            <w:tcW w:w="914" w:type="dxa"/>
            <w:tcMar>
              <w:left w:w="70" w:type="dxa"/>
              <w:right w:w="70" w:type="dxa"/>
            </w:tcMar>
            <w:vAlign w:val="bottom"/>
          </w:tcPr>
          <w:p w14:paraId="3D0EA956" w14:textId="3FF6396A" w:rsidR="726A3959" w:rsidRDefault="726A3959" w:rsidP="726A3959">
            <w:pPr>
              <w:spacing w:after="0"/>
              <w:jc w:val="center"/>
            </w:pPr>
            <w:r w:rsidRPr="726A3959">
              <w:rPr>
                <w:rFonts w:ascii="Aptos Narrow" w:eastAsia="Aptos Narrow" w:hAnsi="Aptos Narrow" w:cs="Aptos Narrow"/>
                <w:color w:val="000000" w:themeColor="text1"/>
              </w:rPr>
              <w:t>188</w:t>
            </w:r>
          </w:p>
        </w:tc>
      </w:tr>
      <w:tr w:rsidR="726A3959" w14:paraId="0F828121" w14:textId="77777777" w:rsidTr="001D2DDE">
        <w:trPr>
          <w:trHeight w:val="300"/>
        </w:trPr>
        <w:tc>
          <w:tcPr>
            <w:tcW w:w="4269" w:type="dxa"/>
            <w:shd w:val="clear" w:color="auto" w:fill="E8E8E8"/>
            <w:tcMar>
              <w:left w:w="70" w:type="dxa"/>
              <w:right w:w="70" w:type="dxa"/>
            </w:tcMar>
            <w:vAlign w:val="bottom"/>
          </w:tcPr>
          <w:p w14:paraId="69DDFEF5" w14:textId="0B3B214D" w:rsidR="726A3959" w:rsidRDefault="726A3959" w:rsidP="726A3959">
            <w:pPr>
              <w:spacing w:after="0"/>
            </w:pPr>
            <w:r w:rsidRPr="726A3959">
              <w:rPr>
                <w:rFonts w:ascii="Aptos Narrow" w:eastAsia="Aptos Narrow" w:hAnsi="Aptos Narrow" w:cs="Aptos Narrow"/>
                <w:color w:val="000000" w:themeColor="text1"/>
              </w:rPr>
              <w:t>CORDOBA</w:t>
            </w:r>
          </w:p>
        </w:tc>
        <w:tc>
          <w:tcPr>
            <w:tcW w:w="915" w:type="dxa"/>
            <w:shd w:val="clear" w:color="auto" w:fill="E8E8E8"/>
            <w:tcMar>
              <w:left w:w="70" w:type="dxa"/>
              <w:right w:w="70" w:type="dxa"/>
            </w:tcMar>
            <w:vAlign w:val="bottom"/>
          </w:tcPr>
          <w:p w14:paraId="1969F531" w14:textId="2310D398" w:rsidR="726A3959" w:rsidRDefault="726A3959" w:rsidP="726A3959">
            <w:pPr>
              <w:spacing w:after="0"/>
              <w:jc w:val="center"/>
            </w:pPr>
            <w:r w:rsidRPr="726A3959">
              <w:rPr>
                <w:rFonts w:ascii="Aptos Narrow" w:eastAsia="Aptos Narrow" w:hAnsi="Aptos Narrow" w:cs="Aptos Narrow"/>
                <w:color w:val="000000" w:themeColor="text1"/>
              </w:rPr>
              <w:t>327</w:t>
            </w:r>
          </w:p>
        </w:tc>
        <w:tc>
          <w:tcPr>
            <w:tcW w:w="914" w:type="dxa"/>
            <w:shd w:val="clear" w:color="auto" w:fill="E8E8E8"/>
            <w:tcMar>
              <w:left w:w="70" w:type="dxa"/>
              <w:right w:w="70" w:type="dxa"/>
            </w:tcMar>
            <w:vAlign w:val="bottom"/>
          </w:tcPr>
          <w:p w14:paraId="24A51D3F" w14:textId="25F74D11" w:rsidR="726A3959" w:rsidRDefault="726A3959" w:rsidP="726A3959">
            <w:pPr>
              <w:spacing w:after="0"/>
              <w:jc w:val="center"/>
            </w:pPr>
            <w:r w:rsidRPr="726A3959">
              <w:rPr>
                <w:rFonts w:ascii="Aptos Narrow" w:eastAsia="Aptos Narrow" w:hAnsi="Aptos Narrow" w:cs="Aptos Narrow"/>
                <w:color w:val="000000" w:themeColor="text1"/>
              </w:rPr>
              <w:t>321</w:t>
            </w:r>
          </w:p>
        </w:tc>
        <w:tc>
          <w:tcPr>
            <w:tcW w:w="914" w:type="dxa"/>
            <w:shd w:val="clear" w:color="auto" w:fill="E8E8E8"/>
            <w:tcMar>
              <w:left w:w="70" w:type="dxa"/>
              <w:right w:w="70" w:type="dxa"/>
            </w:tcMar>
            <w:vAlign w:val="bottom"/>
          </w:tcPr>
          <w:p w14:paraId="149668C5" w14:textId="593A2234" w:rsidR="726A3959" w:rsidRDefault="726A3959" w:rsidP="726A3959">
            <w:pPr>
              <w:spacing w:after="0"/>
              <w:jc w:val="center"/>
            </w:pPr>
            <w:r w:rsidRPr="726A3959">
              <w:rPr>
                <w:rFonts w:ascii="Aptos Narrow" w:eastAsia="Aptos Narrow" w:hAnsi="Aptos Narrow" w:cs="Aptos Narrow"/>
                <w:color w:val="000000" w:themeColor="text1"/>
              </w:rPr>
              <w:t>294</w:t>
            </w:r>
          </w:p>
        </w:tc>
        <w:tc>
          <w:tcPr>
            <w:tcW w:w="914" w:type="dxa"/>
            <w:shd w:val="clear" w:color="auto" w:fill="E8E8E8"/>
            <w:tcMar>
              <w:left w:w="70" w:type="dxa"/>
              <w:right w:w="70" w:type="dxa"/>
            </w:tcMar>
            <w:vAlign w:val="bottom"/>
          </w:tcPr>
          <w:p w14:paraId="1BA91081" w14:textId="50B0205B" w:rsidR="726A3959" w:rsidRDefault="726A3959" w:rsidP="726A3959">
            <w:pPr>
              <w:spacing w:after="0"/>
              <w:jc w:val="center"/>
            </w:pPr>
            <w:r w:rsidRPr="726A3959">
              <w:rPr>
                <w:rFonts w:ascii="Aptos Narrow" w:eastAsia="Aptos Narrow" w:hAnsi="Aptos Narrow" w:cs="Aptos Narrow"/>
                <w:color w:val="000000" w:themeColor="text1"/>
              </w:rPr>
              <w:t>367</w:t>
            </w:r>
          </w:p>
        </w:tc>
        <w:tc>
          <w:tcPr>
            <w:tcW w:w="914" w:type="dxa"/>
            <w:shd w:val="clear" w:color="auto" w:fill="E8E8E8"/>
            <w:tcMar>
              <w:left w:w="70" w:type="dxa"/>
              <w:right w:w="70" w:type="dxa"/>
            </w:tcMar>
            <w:vAlign w:val="bottom"/>
          </w:tcPr>
          <w:p w14:paraId="7C5A2E18" w14:textId="345D7AA4" w:rsidR="726A3959" w:rsidRDefault="726A3959" w:rsidP="726A3959">
            <w:pPr>
              <w:spacing w:after="0"/>
              <w:jc w:val="center"/>
            </w:pPr>
            <w:r w:rsidRPr="726A3959">
              <w:rPr>
                <w:rFonts w:ascii="Aptos Narrow" w:eastAsia="Aptos Narrow" w:hAnsi="Aptos Narrow" w:cs="Aptos Narrow"/>
                <w:color w:val="000000" w:themeColor="text1"/>
              </w:rPr>
              <w:t>207</w:t>
            </w:r>
          </w:p>
        </w:tc>
      </w:tr>
      <w:tr w:rsidR="726A3959" w14:paraId="00E853F5" w14:textId="77777777" w:rsidTr="001D2DDE">
        <w:trPr>
          <w:trHeight w:val="300"/>
        </w:trPr>
        <w:tc>
          <w:tcPr>
            <w:tcW w:w="4269" w:type="dxa"/>
            <w:tcMar>
              <w:left w:w="70" w:type="dxa"/>
              <w:right w:w="70" w:type="dxa"/>
            </w:tcMar>
            <w:vAlign w:val="bottom"/>
          </w:tcPr>
          <w:p w14:paraId="28928244" w14:textId="5DA3BC64" w:rsidR="726A3959" w:rsidRDefault="726A3959" w:rsidP="726A3959">
            <w:pPr>
              <w:spacing w:after="0"/>
            </w:pPr>
            <w:r w:rsidRPr="726A3959">
              <w:rPr>
                <w:rFonts w:ascii="Aptos Narrow" w:eastAsia="Aptos Narrow" w:hAnsi="Aptos Narrow" w:cs="Aptos Narrow"/>
                <w:color w:val="000000" w:themeColor="text1"/>
              </w:rPr>
              <w:t>META</w:t>
            </w:r>
          </w:p>
        </w:tc>
        <w:tc>
          <w:tcPr>
            <w:tcW w:w="915" w:type="dxa"/>
            <w:tcMar>
              <w:left w:w="70" w:type="dxa"/>
              <w:right w:w="70" w:type="dxa"/>
            </w:tcMar>
            <w:vAlign w:val="bottom"/>
          </w:tcPr>
          <w:p w14:paraId="518D4D58" w14:textId="2D2FE756" w:rsidR="726A3959" w:rsidRDefault="726A3959" w:rsidP="726A3959">
            <w:pPr>
              <w:spacing w:after="0"/>
              <w:jc w:val="center"/>
            </w:pPr>
            <w:r w:rsidRPr="726A3959">
              <w:rPr>
                <w:rFonts w:ascii="Aptos Narrow" w:eastAsia="Aptos Narrow" w:hAnsi="Aptos Narrow" w:cs="Aptos Narrow"/>
                <w:color w:val="000000" w:themeColor="text1"/>
              </w:rPr>
              <w:t>306</w:t>
            </w:r>
          </w:p>
        </w:tc>
        <w:tc>
          <w:tcPr>
            <w:tcW w:w="914" w:type="dxa"/>
            <w:tcMar>
              <w:left w:w="70" w:type="dxa"/>
              <w:right w:w="70" w:type="dxa"/>
            </w:tcMar>
            <w:vAlign w:val="bottom"/>
          </w:tcPr>
          <w:p w14:paraId="3C382E76" w14:textId="063DE652" w:rsidR="726A3959" w:rsidRDefault="726A3959" w:rsidP="726A3959">
            <w:pPr>
              <w:spacing w:after="0"/>
              <w:jc w:val="center"/>
            </w:pPr>
            <w:r w:rsidRPr="726A3959">
              <w:rPr>
                <w:rFonts w:ascii="Aptos Narrow" w:eastAsia="Aptos Narrow" w:hAnsi="Aptos Narrow" w:cs="Aptos Narrow"/>
                <w:color w:val="000000" w:themeColor="text1"/>
              </w:rPr>
              <w:t>327</w:t>
            </w:r>
          </w:p>
        </w:tc>
        <w:tc>
          <w:tcPr>
            <w:tcW w:w="914" w:type="dxa"/>
            <w:tcMar>
              <w:left w:w="70" w:type="dxa"/>
              <w:right w:w="70" w:type="dxa"/>
            </w:tcMar>
            <w:vAlign w:val="bottom"/>
          </w:tcPr>
          <w:p w14:paraId="5DDA5756" w14:textId="5B999BFC" w:rsidR="726A3959" w:rsidRDefault="726A3959" w:rsidP="726A3959">
            <w:pPr>
              <w:spacing w:after="0"/>
              <w:jc w:val="center"/>
            </w:pPr>
            <w:r w:rsidRPr="726A3959">
              <w:rPr>
                <w:rFonts w:ascii="Aptos Narrow" w:eastAsia="Aptos Narrow" w:hAnsi="Aptos Narrow" w:cs="Aptos Narrow"/>
                <w:color w:val="000000" w:themeColor="text1"/>
              </w:rPr>
              <w:t>336</w:t>
            </w:r>
          </w:p>
        </w:tc>
        <w:tc>
          <w:tcPr>
            <w:tcW w:w="914" w:type="dxa"/>
            <w:tcMar>
              <w:left w:w="70" w:type="dxa"/>
              <w:right w:w="70" w:type="dxa"/>
            </w:tcMar>
            <w:vAlign w:val="bottom"/>
          </w:tcPr>
          <w:p w14:paraId="6740BAE8" w14:textId="5B58005C" w:rsidR="726A3959" w:rsidRDefault="726A3959" w:rsidP="726A3959">
            <w:pPr>
              <w:spacing w:after="0"/>
              <w:jc w:val="center"/>
            </w:pPr>
            <w:r w:rsidRPr="726A3959">
              <w:rPr>
                <w:rFonts w:ascii="Aptos Narrow" w:eastAsia="Aptos Narrow" w:hAnsi="Aptos Narrow" w:cs="Aptos Narrow"/>
                <w:color w:val="000000" w:themeColor="text1"/>
              </w:rPr>
              <w:t>335</w:t>
            </w:r>
          </w:p>
        </w:tc>
        <w:tc>
          <w:tcPr>
            <w:tcW w:w="914" w:type="dxa"/>
            <w:tcMar>
              <w:left w:w="70" w:type="dxa"/>
              <w:right w:w="70" w:type="dxa"/>
            </w:tcMar>
            <w:vAlign w:val="bottom"/>
          </w:tcPr>
          <w:p w14:paraId="6C9767E2" w14:textId="3993F7A6" w:rsidR="726A3959" w:rsidRDefault="726A3959" w:rsidP="726A3959">
            <w:pPr>
              <w:spacing w:after="0"/>
              <w:jc w:val="center"/>
            </w:pPr>
            <w:r w:rsidRPr="726A3959">
              <w:rPr>
                <w:rFonts w:ascii="Aptos Narrow" w:eastAsia="Aptos Narrow" w:hAnsi="Aptos Narrow" w:cs="Aptos Narrow"/>
                <w:color w:val="000000" w:themeColor="text1"/>
              </w:rPr>
              <w:t>201</w:t>
            </w:r>
          </w:p>
        </w:tc>
      </w:tr>
      <w:tr w:rsidR="726A3959" w14:paraId="5DF799CF" w14:textId="77777777" w:rsidTr="001D2DDE">
        <w:trPr>
          <w:trHeight w:val="300"/>
        </w:trPr>
        <w:tc>
          <w:tcPr>
            <w:tcW w:w="4269" w:type="dxa"/>
            <w:shd w:val="clear" w:color="auto" w:fill="E8E8E8"/>
            <w:tcMar>
              <w:left w:w="70" w:type="dxa"/>
              <w:right w:w="70" w:type="dxa"/>
            </w:tcMar>
            <w:vAlign w:val="bottom"/>
          </w:tcPr>
          <w:p w14:paraId="086B90FB" w14:textId="06055B5D" w:rsidR="726A3959" w:rsidRDefault="726A3959" w:rsidP="726A3959">
            <w:pPr>
              <w:spacing w:after="0"/>
            </w:pPr>
            <w:r w:rsidRPr="726A3959">
              <w:rPr>
                <w:rFonts w:ascii="Aptos Narrow" w:eastAsia="Aptos Narrow" w:hAnsi="Aptos Narrow" w:cs="Aptos Narrow"/>
                <w:color w:val="000000" w:themeColor="text1"/>
              </w:rPr>
              <w:t>CESAR</w:t>
            </w:r>
          </w:p>
        </w:tc>
        <w:tc>
          <w:tcPr>
            <w:tcW w:w="915" w:type="dxa"/>
            <w:shd w:val="clear" w:color="auto" w:fill="E8E8E8"/>
            <w:tcMar>
              <w:left w:w="70" w:type="dxa"/>
              <w:right w:w="70" w:type="dxa"/>
            </w:tcMar>
            <w:vAlign w:val="bottom"/>
          </w:tcPr>
          <w:p w14:paraId="13FEC001" w14:textId="02870C21" w:rsidR="726A3959" w:rsidRDefault="726A3959" w:rsidP="726A3959">
            <w:pPr>
              <w:spacing w:after="0"/>
              <w:jc w:val="center"/>
            </w:pPr>
            <w:r w:rsidRPr="726A3959">
              <w:rPr>
                <w:rFonts w:ascii="Aptos Narrow" w:eastAsia="Aptos Narrow" w:hAnsi="Aptos Narrow" w:cs="Aptos Narrow"/>
                <w:color w:val="000000" w:themeColor="text1"/>
              </w:rPr>
              <w:t>313</w:t>
            </w:r>
          </w:p>
        </w:tc>
        <w:tc>
          <w:tcPr>
            <w:tcW w:w="914" w:type="dxa"/>
            <w:shd w:val="clear" w:color="auto" w:fill="E8E8E8"/>
            <w:tcMar>
              <w:left w:w="70" w:type="dxa"/>
              <w:right w:w="70" w:type="dxa"/>
            </w:tcMar>
            <w:vAlign w:val="bottom"/>
          </w:tcPr>
          <w:p w14:paraId="0D723DC9" w14:textId="3DBAB3F5" w:rsidR="726A3959" w:rsidRDefault="726A3959" w:rsidP="726A3959">
            <w:pPr>
              <w:spacing w:after="0"/>
              <w:jc w:val="center"/>
            </w:pPr>
            <w:r w:rsidRPr="726A3959">
              <w:rPr>
                <w:rFonts w:ascii="Aptos Narrow" w:eastAsia="Aptos Narrow" w:hAnsi="Aptos Narrow" w:cs="Aptos Narrow"/>
                <w:color w:val="000000" w:themeColor="text1"/>
              </w:rPr>
              <w:t>317</w:t>
            </w:r>
          </w:p>
        </w:tc>
        <w:tc>
          <w:tcPr>
            <w:tcW w:w="914" w:type="dxa"/>
            <w:shd w:val="clear" w:color="auto" w:fill="E8E8E8"/>
            <w:tcMar>
              <w:left w:w="70" w:type="dxa"/>
              <w:right w:w="70" w:type="dxa"/>
            </w:tcMar>
            <w:vAlign w:val="bottom"/>
          </w:tcPr>
          <w:p w14:paraId="5D32796A" w14:textId="5CC99DA7" w:rsidR="726A3959" w:rsidRDefault="726A3959" w:rsidP="726A3959">
            <w:pPr>
              <w:spacing w:after="0"/>
              <w:jc w:val="center"/>
            </w:pPr>
            <w:r w:rsidRPr="726A3959">
              <w:rPr>
                <w:rFonts w:ascii="Aptos Narrow" w:eastAsia="Aptos Narrow" w:hAnsi="Aptos Narrow" w:cs="Aptos Narrow"/>
                <w:color w:val="000000" w:themeColor="text1"/>
              </w:rPr>
              <w:t>299</w:t>
            </w:r>
          </w:p>
        </w:tc>
        <w:tc>
          <w:tcPr>
            <w:tcW w:w="914" w:type="dxa"/>
            <w:shd w:val="clear" w:color="auto" w:fill="E8E8E8"/>
            <w:tcMar>
              <w:left w:w="70" w:type="dxa"/>
              <w:right w:w="70" w:type="dxa"/>
            </w:tcMar>
            <w:vAlign w:val="bottom"/>
          </w:tcPr>
          <w:p w14:paraId="26A4B816" w14:textId="0AB69198" w:rsidR="726A3959" w:rsidRDefault="726A3959" w:rsidP="726A3959">
            <w:pPr>
              <w:spacing w:after="0"/>
              <w:jc w:val="center"/>
            </w:pPr>
            <w:r w:rsidRPr="726A3959">
              <w:rPr>
                <w:rFonts w:ascii="Aptos Narrow" w:eastAsia="Aptos Narrow" w:hAnsi="Aptos Narrow" w:cs="Aptos Narrow"/>
                <w:color w:val="000000" w:themeColor="text1"/>
              </w:rPr>
              <w:t>324</w:t>
            </w:r>
          </w:p>
        </w:tc>
        <w:tc>
          <w:tcPr>
            <w:tcW w:w="914" w:type="dxa"/>
            <w:shd w:val="clear" w:color="auto" w:fill="E8E8E8"/>
            <w:tcMar>
              <w:left w:w="70" w:type="dxa"/>
              <w:right w:w="70" w:type="dxa"/>
            </w:tcMar>
            <w:vAlign w:val="bottom"/>
          </w:tcPr>
          <w:p w14:paraId="516DFC5B" w14:textId="3A8E9C48" w:rsidR="726A3959" w:rsidRDefault="726A3959" w:rsidP="726A3959">
            <w:pPr>
              <w:spacing w:after="0"/>
              <w:jc w:val="center"/>
            </w:pPr>
            <w:r w:rsidRPr="726A3959">
              <w:rPr>
                <w:rFonts w:ascii="Aptos Narrow" w:eastAsia="Aptos Narrow" w:hAnsi="Aptos Narrow" w:cs="Aptos Narrow"/>
                <w:color w:val="000000" w:themeColor="text1"/>
              </w:rPr>
              <w:t>208</w:t>
            </w:r>
          </w:p>
        </w:tc>
      </w:tr>
      <w:tr w:rsidR="726A3959" w14:paraId="67727707" w14:textId="77777777" w:rsidTr="001D2DDE">
        <w:trPr>
          <w:trHeight w:val="300"/>
        </w:trPr>
        <w:tc>
          <w:tcPr>
            <w:tcW w:w="4269" w:type="dxa"/>
            <w:tcMar>
              <w:left w:w="70" w:type="dxa"/>
              <w:right w:w="70" w:type="dxa"/>
            </w:tcMar>
            <w:vAlign w:val="bottom"/>
          </w:tcPr>
          <w:p w14:paraId="42F2862B" w14:textId="372AA927" w:rsidR="726A3959" w:rsidRDefault="726A3959" w:rsidP="726A3959">
            <w:pPr>
              <w:spacing w:after="0"/>
            </w:pPr>
            <w:r w:rsidRPr="726A3959">
              <w:rPr>
                <w:rFonts w:ascii="Aptos Narrow" w:eastAsia="Aptos Narrow" w:hAnsi="Aptos Narrow" w:cs="Aptos Narrow"/>
                <w:color w:val="000000" w:themeColor="text1"/>
              </w:rPr>
              <w:t>BOLIVAR</w:t>
            </w:r>
          </w:p>
        </w:tc>
        <w:tc>
          <w:tcPr>
            <w:tcW w:w="915" w:type="dxa"/>
            <w:tcMar>
              <w:left w:w="70" w:type="dxa"/>
              <w:right w:w="70" w:type="dxa"/>
            </w:tcMar>
            <w:vAlign w:val="bottom"/>
          </w:tcPr>
          <w:p w14:paraId="3D28C0A3" w14:textId="5EC3E8CB" w:rsidR="726A3959" w:rsidRDefault="726A3959" w:rsidP="726A3959">
            <w:pPr>
              <w:spacing w:after="0"/>
              <w:jc w:val="center"/>
            </w:pPr>
            <w:r w:rsidRPr="726A3959">
              <w:rPr>
                <w:rFonts w:ascii="Aptos Narrow" w:eastAsia="Aptos Narrow" w:hAnsi="Aptos Narrow" w:cs="Aptos Narrow"/>
                <w:color w:val="000000" w:themeColor="text1"/>
              </w:rPr>
              <w:t>303</w:t>
            </w:r>
          </w:p>
        </w:tc>
        <w:tc>
          <w:tcPr>
            <w:tcW w:w="914" w:type="dxa"/>
            <w:tcMar>
              <w:left w:w="70" w:type="dxa"/>
              <w:right w:w="70" w:type="dxa"/>
            </w:tcMar>
            <w:vAlign w:val="bottom"/>
          </w:tcPr>
          <w:p w14:paraId="0D222487" w14:textId="55CF2F05" w:rsidR="726A3959" w:rsidRDefault="726A3959" w:rsidP="726A3959">
            <w:pPr>
              <w:spacing w:after="0"/>
              <w:jc w:val="center"/>
            </w:pPr>
            <w:r w:rsidRPr="726A3959">
              <w:rPr>
                <w:rFonts w:ascii="Aptos Narrow" w:eastAsia="Aptos Narrow" w:hAnsi="Aptos Narrow" w:cs="Aptos Narrow"/>
                <w:color w:val="000000" w:themeColor="text1"/>
              </w:rPr>
              <w:t>305</w:t>
            </w:r>
          </w:p>
        </w:tc>
        <w:tc>
          <w:tcPr>
            <w:tcW w:w="914" w:type="dxa"/>
            <w:tcMar>
              <w:left w:w="70" w:type="dxa"/>
              <w:right w:w="70" w:type="dxa"/>
            </w:tcMar>
            <w:vAlign w:val="bottom"/>
          </w:tcPr>
          <w:p w14:paraId="26940F90" w14:textId="1AD64C07" w:rsidR="726A3959" w:rsidRDefault="726A3959" w:rsidP="726A3959">
            <w:pPr>
              <w:spacing w:after="0"/>
              <w:jc w:val="center"/>
            </w:pPr>
            <w:r w:rsidRPr="726A3959">
              <w:rPr>
                <w:rFonts w:ascii="Aptos Narrow" w:eastAsia="Aptos Narrow" w:hAnsi="Aptos Narrow" w:cs="Aptos Narrow"/>
                <w:color w:val="000000" w:themeColor="text1"/>
              </w:rPr>
              <w:t>292</w:t>
            </w:r>
          </w:p>
        </w:tc>
        <w:tc>
          <w:tcPr>
            <w:tcW w:w="914" w:type="dxa"/>
            <w:tcMar>
              <w:left w:w="70" w:type="dxa"/>
              <w:right w:w="70" w:type="dxa"/>
            </w:tcMar>
            <w:vAlign w:val="bottom"/>
          </w:tcPr>
          <w:p w14:paraId="13F5FA73" w14:textId="7D6E85A2" w:rsidR="726A3959" w:rsidRDefault="726A3959" w:rsidP="726A3959">
            <w:pPr>
              <w:spacing w:after="0"/>
              <w:jc w:val="center"/>
            </w:pPr>
            <w:r w:rsidRPr="726A3959">
              <w:rPr>
                <w:rFonts w:ascii="Aptos Narrow" w:eastAsia="Aptos Narrow" w:hAnsi="Aptos Narrow" w:cs="Aptos Narrow"/>
                <w:color w:val="000000" w:themeColor="text1"/>
              </w:rPr>
              <w:t>312</w:t>
            </w:r>
          </w:p>
        </w:tc>
        <w:tc>
          <w:tcPr>
            <w:tcW w:w="914" w:type="dxa"/>
            <w:tcMar>
              <w:left w:w="70" w:type="dxa"/>
              <w:right w:w="70" w:type="dxa"/>
            </w:tcMar>
            <w:vAlign w:val="bottom"/>
          </w:tcPr>
          <w:p w14:paraId="56423290" w14:textId="6153EB1E" w:rsidR="726A3959" w:rsidRDefault="726A3959" w:rsidP="726A3959">
            <w:pPr>
              <w:spacing w:after="0"/>
              <w:jc w:val="center"/>
            </w:pPr>
            <w:r w:rsidRPr="726A3959">
              <w:rPr>
                <w:rFonts w:ascii="Aptos Narrow" w:eastAsia="Aptos Narrow" w:hAnsi="Aptos Narrow" w:cs="Aptos Narrow"/>
                <w:color w:val="000000" w:themeColor="text1"/>
              </w:rPr>
              <w:t>179</w:t>
            </w:r>
          </w:p>
        </w:tc>
      </w:tr>
      <w:tr w:rsidR="726A3959" w14:paraId="6448F159" w14:textId="77777777" w:rsidTr="001D2DDE">
        <w:trPr>
          <w:trHeight w:val="300"/>
        </w:trPr>
        <w:tc>
          <w:tcPr>
            <w:tcW w:w="4269" w:type="dxa"/>
            <w:shd w:val="clear" w:color="auto" w:fill="E8E8E8"/>
            <w:tcMar>
              <w:left w:w="70" w:type="dxa"/>
              <w:right w:w="70" w:type="dxa"/>
            </w:tcMar>
            <w:vAlign w:val="bottom"/>
          </w:tcPr>
          <w:p w14:paraId="0F8F3F19" w14:textId="609D68DA" w:rsidR="726A3959" w:rsidRDefault="726A3959" w:rsidP="726A3959">
            <w:pPr>
              <w:spacing w:after="0"/>
            </w:pPr>
            <w:r w:rsidRPr="726A3959">
              <w:rPr>
                <w:rFonts w:ascii="Aptos Narrow" w:eastAsia="Aptos Narrow" w:hAnsi="Aptos Narrow" w:cs="Aptos Narrow"/>
                <w:color w:val="000000" w:themeColor="text1"/>
              </w:rPr>
              <w:t>ATLANTICO</w:t>
            </w:r>
          </w:p>
        </w:tc>
        <w:tc>
          <w:tcPr>
            <w:tcW w:w="915" w:type="dxa"/>
            <w:shd w:val="clear" w:color="auto" w:fill="E8E8E8"/>
            <w:tcMar>
              <w:left w:w="70" w:type="dxa"/>
              <w:right w:w="70" w:type="dxa"/>
            </w:tcMar>
            <w:vAlign w:val="bottom"/>
          </w:tcPr>
          <w:p w14:paraId="742215FA" w14:textId="176B718B" w:rsidR="726A3959" w:rsidRDefault="726A3959" w:rsidP="726A3959">
            <w:pPr>
              <w:spacing w:after="0"/>
              <w:jc w:val="center"/>
            </w:pPr>
            <w:r w:rsidRPr="726A3959">
              <w:rPr>
                <w:rFonts w:ascii="Aptos Narrow" w:eastAsia="Aptos Narrow" w:hAnsi="Aptos Narrow" w:cs="Aptos Narrow"/>
                <w:color w:val="000000" w:themeColor="text1"/>
              </w:rPr>
              <w:t>292</w:t>
            </w:r>
          </w:p>
        </w:tc>
        <w:tc>
          <w:tcPr>
            <w:tcW w:w="914" w:type="dxa"/>
            <w:shd w:val="clear" w:color="auto" w:fill="E8E8E8"/>
            <w:tcMar>
              <w:left w:w="70" w:type="dxa"/>
              <w:right w:w="70" w:type="dxa"/>
            </w:tcMar>
            <w:vAlign w:val="bottom"/>
          </w:tcPr>
          <w:p w14:paraId="5C83A06D" w14:textId="286C319B" w:rsidR="726A3959" w:rsidRDefault="726A3959" w:rsidP="726A3959">
            <w:pPr>
              <w:spacing w:after="0"/>
              <w:jc w:val="center"/>
            </w:pPr>
            <w:r w:rsidRPr="726A3959">
              <w:rPr>
                <w:rFonts w:ascii="Aptos Narrow" w:eastAsia="Aptos Narrow" w:hAnsi="Aptos Narrow" w:cs="Aptos Narrow"/>
                <w:color w:val="000000" w:themeColor="text1"/>
              </w:rPr>
              <w:t>299</w:t>
            </w:r>
          </w:p>
        </w:tc>
        <w:tc>
          <w:tcPr>
            <w:tcW w:w="914" w:type="dxa"/>
            <w:shd w:val="clear" w:color="auto" w:fill="E8E8E8"/>
            <w:tcMar>
              <w:left w:w="70" w:type="dxa"/>
              <w:right w:w="70" w:type="dxa"/>
            </w:tcMar>
            <w:vAlign w:val="bottom"/>
          </w:tcPr>
          <w:p w14:paraId="222CC7D3" w14:textId="75D8AC63" w:rsidR="726A3959" w:rsidRDefault="726A3959" w:rsidP="726A3959">
            <w:pPr>
              <w:spacing w:after="0"/>
              <w:jc w:val="center"/>
            </w:pPr>
            <w:r w:rsidRPr="726A3959">
              <w:rPr>
                <w:rFonts w:ascii="Aptos Narrow" w:eastAsia="Aptos Narrow" w:hAnsi="Aptos Narrow" w:cs="Aptos Narrow"/>
                <w:color w:val="000000" w:themeColor="text1"/>
              </w:rPr>
              <w:t>277</w:t>
            </w:r>
          </w:p>
        </w:tc>
        <w:tc>
          <w:tcPr>
            <w:tcW w:w="914" w:type="dxa"/>
            <w:shd w:val="clear" w:color="auto" w:fill="E8E8E8"/>
            <w:tcMar>
              <w:left w:w="70" w:type="dxa"/>
              <w:right w:w="70" w:type="dxa"/>
            </w:tcMar>
            <w:vAlign w:val="bottom"/>
          </w:tcPr>
          <w:p w14:paraId="399F03F0" w14:textId="4D02FEE0" w:rsidR="726A3959" w:rsidRDefault="726A3959" w:rsidP="726A3959">
            <w:pPr>
              <w:spacing w:after="0"/>
              <w:jc w:val="center"/>
            </w:pPr>
            <w:r w:rsidRPr="726A3959">
              <w:rPr>
                <w:rFonts w:ascii="Aptos Narrow" w:eastAsia="Aptos Narrow" w:hAnsi="Aptos Narrow" w:cs="Aptos Narrow"/>
                <w:color w:val="000000" w:themeColor="text1"/>
              </w:rPr>
              <w:t>324</w:t>
            </w:r>
          </w:p>
        </w:tc>
        <w:tc>
          <w:tcPr>
            <w:tcW w:w="914" w:type="dxa"/>
            <w:shd w:val="clear" w:color="auto" w:fill="E8E8E8"/>
            <w:tcMar>
              <w:left w:w="70" w:type="dxa"/>
              <w:right w:w="70" w:type="dxa"/>
            </w:tcMar>
            <w:vAlign w:val="bottom"/>
          </w:tcPr>
          <w:p w14:paraId="3CBC5B5A" w14:textId="71CBDE50" w:rsidR="726A3959" w:rsidRDefault="726A3959" w:rsidP="726A3959">
            <w:pPr>
              <w:spacing w:after="0"/>
              <w:jc w:val="center"/>
            </w:pPr>
            <w:r w:rsidRPr="726A3959">
              <w:rPr>
                <w:rFonts w:ascii="Aptos Narrow" w:eastAsia="Aptos Narrow" w:hAnsi="Aptos Narrow" w:cs="Aptos Narrow"/>
                <w:color w:val="000000" w:themeColor="text1"/>
              </w:rPr>
              <w:t>164</w:t>
            </w:r>
          </w:p>
        </w:tc>
      </w:tr>
      <w:tr w:rsidR="726A3959" w14:paraId="7999DD69" w14:textId="77777777" w:rsidTr="001D2DDE">
        <w:trPr>
          <w:trHeight w:val="300"/>
        </w:trPr>
        <w:tc>
          <w:tcPr>
            <w:tcW w:w="4269" w:type="dxa"/>
            <w:tcMar>
              <w:left w:w="70" w:type="dxa"/>
              <w:right w:w="70" w:type="dxa"/>
            </w:tcMar>
            <w:vAlign w:val="bottom"/>
          </w:tcPr>
          <w:p w14:paraId="5C33091B" w14:textId="331FD54F" w:rsidR="726A3959" w:rsidRDefault="726A3959" w:rsidP="726A3959">
            <w:pPr>
              <w:spacing w:after="0"/>
            </w:pPr>
            <w:r w:rsidRPr="726A3959">
              <w:rPr>
                <w:rFonts w:ascii="Aptos Narrow" w:eastAsia="Aptos Narrow" w:hAnsi="Aptos Narrow" w:cs="Aptos Narrow"/>
                <w:color w:val="000000" w:themeColor="text1"/>
              </w:rPr>
              <w:t>CAUCA</w:t>
            </w:r>
          </w:p>
        </w:tc>
        <w:tc>
          <w:tcPr>
            <w:tcW w:w="915" w:type="dxa"/>
            <w:tcMar>
              <w:left w:w="70" w:type="dxa"/>
              <w:right w:w="70" w:type="dxa"/>
            </w:tcMar>
            <w:vAlign w:val="bottom"/>
          </w:tcPr>
          <w:p w14:paraId="7F1D7F6D" w14:textId="083E28A1" w:rsidR="726A3959" w:rsidRDefault="726A3959" w:rsidP="726A3959">
            <w:pPr>
              <w:spacing w:after="0"/>
              <w:jc w:val="center"/>
            </w:pPr>
            <w:r w:rsidRPr="726A3959">
              <w:rPr>
                <w:rFonts w:ascii="Aptos Narrow" w:eastAsia="Aptos Narrow" w:hAnsi="Aptos Narrow" w:cs="Aptos Narrow"/>
                <w:color w:val="000000" w:themeColor="text1"/>
              </w:rPr>
              <w:t>301</w:t>
            </w:r>
          </w:p>
        </w:tc>
        <w:tc>
          <w:tcPr>
            <w:tcW w:w="914" w:type="dxa"/>
            <w:tcMar>
              <w:left w:w="70" w:type="dxa"/>
              <w:right w:w="70" w:type="dxa"/>
            </w:tcMar>
            <w:vAlign w:val="bottom"/>
          </w:tcPr>
          <w:p w14:paraId="69D55019" w14:textId="33638A37" w:rsidR="726A3959" w:rsidRDefault="726A3959" w:rsidP="726A3959">
            <w:pPr>
              <w:spacing w:after="0"/>
              <w:jc w:val="center"/>
            </w:pPr>
            <w:r w:rsidRPr="726A3959">
              <w:rPr>
                <w:rFonts w:ascii="Aptos Narrow" w:eastAsia="Aptos Narrow" w:hAnsi="Aptos Narrow" w:cs="Aptos Narrow"/>
                <w:color w:val="000000" w:themeColor="text1"/>
              </w:rPr>
              <w:t>292</w:t>
            </w:r>
          </w:p>
        </w:tc>
        <w:tc>
          <w:tcPr>
            <w:tcW w:w="914" w:type="dxa"/>
            <w:tcMar>
              <w:left w:w="70" w:type="dxa"/>
              <w:right w:w="70" w:type="dxa"/>
            </w:tcMar>
            <w:vAlign w:val="bottom"/>
          </w:tcPr>
          <w:p w14:paraId="7B042526" w14:textId="445A52B5" w:rsidR="726A3959" w:rsidRDefault="726A3959" w:rsidP="726A3959">
            <w:pPr>
              <w:spacing w:after="0"/>
              <w:jc w:val="center"/>
            </w:pPr>
            <w:r w:rsidRPr="726A3959">
              <w:rPr>
                <w:rFonts w:ascii="Aptos Narrow" w:eastAsia="Aptos Narrow" w:hAnsi="Aptos Narrow" w:cs="Aptos Narrow"/>
                <w:color w:val="000000" w:themeColor="text1"/>
              </w:rPr>
              <w:t>268</w:t>
            </w:r>
          </w:p>
        </w:tc>
        <w:tc>
          <w:tcPr>
            <w:tcW w:w="914" w:type="dxa"/>
            <w:tcMar>
              <w:left w:w="70" w:type="dxa"/>
              <w:right w:w="70" w:type="dxa"/>
            </w:tcMar>
            <w:vAlign w:val="bottom"/>
          </w:tcPr>
          <w:p w14:paraId="1937FE09" w14:textId="5DF358FF" w:rsidR="726A3959" w:rsidRDefault="726A3959" w:rsidP="726A3959">
            <w:pPr>
              <w:spacing w:after="0"/>
              <w:jc w:val="center"/>
            </w:pPr>
            <w:r w:rsidRPr="726A3959">
              <w:rPr>
                <w:rFonts w:ascii="Aptos Narrow" w:eastAsia="Aptos Narrow" w:hAnsi="Aptos Narrow" w:cs="Aptos Narrow"/>
                <w:color w:val="000000" w:themeColor="text1"/>
              </w:rPr>
              <w:t>293</w:t>
            </w:r>
          </w:p>
        </w:tc>
        <w:tc>
          <w:tcPr>
            <w:tcW w:w="914" w:type="dxa"/>
            <w:tcMar>
              <w:left w:w="70" w:type="dxa"/>
              <w:right w:w="70" w:type="dxa"/>
            </w:tcMar>
            <w:vAlign w:val="bottom"/>
          </w:tcPr>
          <w:p w14:paraId="16186525" w14:textId="193643E0" w:rsidR="726A3959" w:rsidRDefault="726A3959" w:rsidP="726A3959">
            <w:pPr>
              <w:spacing w:after="0"/>
              <w:jc w:val="center"/>
            </w:pPr>
            <w:r w:rsidRPr="726A3959">
              <w:rPr>
                <w:rFonts w:ascii="Aptos Narrow" w:eastAsia="Aptos Narrow" w:hAnsi="Aptos Narrow" w:cs="Aptos Narrow"/>
                <w:color w:val="000000" w:themeColor="text1"/>
              </w:rPr>
              <w:t>161</w:t>
            </w:r>
          </w:p>
        </w:tc>
      </w:tr>
      <w:tr w:rsidR="726A3959" w14:paraId="61ECEB00" w14:textId="77777777" w:rsidTr="001D2DDE">
        <w:trPr>
          <w:trHeight w:val="300"/>
        </w:trPr>
        <w:tc>
          <w:tcPr>
            <w:tcW w:w="4269" w:type="dxa"/>
            <w:shd w:val="clear" w:color="auto" w:fill="E8E8E8"/>
            <w:tcMar>
              <w:left w:w="70" w:type="dxa"/>
              <w:right w:w="70" w:type="dxa"/>
            </w:tcMar>
            <w:vAlign w:val="bottom"/>
          </w:tcPr>
          <w:p w14:paraId="585A83C7" w14:textId="29379734" w:rsidR="726A3959" w:rsidRDefault="726A3959" w:rsidP="726A3959">
            <w:pPr>
              <w:spacing w:after="0"/>
            </w:pPr>
            <w:r w:rsidRPr="726A3959">
              <w:rPr>
                <w:rFonts w:ascii="Aptos Narrow" w:eastAsia="Aptos Narrow" w:hAnsi="Aptos Narrow" w:cs="Aptos Narrow"/>
                <w:color w:val="000000" w:themeColor="text1"/>
              </w:rPr>
              <w:t>NORTE SANTANDER</w:t>
            </w:r>
          </w:p>
        </w:tc>
        <w:tc>
          <w:tcPr>
            <w:tcW w:w="915" w:type="dxa"/>
            <w:shd w:val="clear" w:color="auto" w:fill="E8E8E8"/>
            <w:tcMar>
              <w:left w:w="70" w:type="dxa"/>
              <w:right w:w="70" w:type="dxa"/>
            </w:tcMar>
            <w:vAlign w:val="bottom"/>
          </w:tcPr>
          <w:p w14:paraId="460671F0" w14:textId="0F4E5443" w:rsidR="726A3959" w:rsidRDefault="726A3959" w:rsidP="726A3959">
            <w:pPr>
              <w:spacing w:after="0"/>
              <w:jc w:val="center"/>
            </w:pPr>
            <w:r w:rsidRPr="726A3959">
              <w:rPr>
                <w:rFonts w:ascii="Aptos Narrow" w:eastAsia="Aptos Narrow" w:hAnsi="Aptos Narrow" w:cs="Aptos Narrow"/>
                <w:color w:val="000000" w:themeColor="text1"/>
              </w:rPr>
              <w:t>246</w:t>
            </w:r>
          </w:p>
        </w:tc>
        <w:tc>
          <w:tcPr>
            <w:tcW w:w="914" w:type="dxa"/>
            <w:shd w:val="clear" w:color="auto" w:fill="E8E8E8"/>
            <w:tcMar>
              <w:left w:w="70" w:type="dxa"/>
              <w:right w:w="70" w:type="dxa"/>
            </w:tcMar>
            <w:vAlign w:val="bottom"/>
          </w:tcPr>
          <w:p w14:paraId="17F975F7" w14:textId="6BB295F5" w:rsidR="726A3959" w:rsidRDefault="726A3959" w:rsidP="726A3959">
            <w:pPr>
              <w:spacing w:after="0"/>
              <w:jc w:val="center"/>
            </w:pPr>
            <w:r w:rsidRPr="726A3959">
              <w:rPr>
                <w:rFonts w:ascii="Aptos Narrow" w:eastAsia="Aptos Narrow" w:hAnsi="Aptos Narrow" w:cs="Aptos Narrow"/>
                <w:color w:val="000000" w:themeColor="text1"/>
              </w:rPr>
              <w:t>291</w:t>
            </w:r>
          </w:p>
        </w:tc>
        <w:tc>
          <w:tcPr>
            <w:tcW w:w="914" w:type="dxa"/>
            <w:shd w:val="clear" w:color="auto" w:fill="E8E8E8"/>
            <w:tcMar>
              <w:left w:w="70" w:type="dxa"/>
              <w:right w:w="70" w:type="dxa"/>
            </w:tcMar>
            <w:vAlign w:val="bottom"/>
          </w:tcPr>
          <w:p w14:paraId="551243B2" w14:textId="3A5AE15D" w:rsidR="726A3959" w:rsidRDefault="726A3959" w:rsidP="726A3959">
            <w:pPr>
              <w:spacing w:after="0"/>
              <w:jc w:val="center"/>
            </w:pPr>
            <w:r w:rsidRPr="726A3959">
              <w:rPr>
                <w:rFonts w:ascii="Aptos Narrow" w:eastAsia="Aptos Narrow" w:hAnsi="Aptos Narrow" w:cs="Aptos Narrow"/>
                <w:color w:val="000000" w:themeColor="text1"/>
              </w:rPr>
              <w:t>261</w:t>
            </w:r>
          </w:p>
        </w:tc>
        <w:tc>
          <w:tcPr>
            <w:tcW w:w="914" w:type="dxa"/>
            <w:shd w:val="clear" w:color="auto" w:fill="E8E8E8"/>
            <w:tcMar>
              <w:left w:w="70" w:type="dxa"/>
              <w:right w:w="70" w:type="dxa"/>
            </w:tcMar>
            <w:vAlign w:val="bottom"/>
          </w:tcPr>
          <w:p w14:paraId="6AA07BA8" w14:textId="4DC6B11F" w:rsidR="726A3959" w:rsidRDefault="726A3959" w:rsidP="726A3959">
            <w:pPr>
              <w:spacing w:after="0"/>
              <w:jc w:val="center"/>
            </w:pPr>
            <w:r w:rsidRPr="726A3959">
              <w:rPr>
                <w:rFonts w:ascii="Aptos Narrow" w:eastAsia="Aptos Narrow" w:hAnsi="Aptos Narrow" w:cs="Aptos Narrow"/>
                <w:color w:val="000000" w:themeColor="text1"/>
              </w:rPr>
              <w:t>275</w:t>
            </w:r>
          </w:p>
        </w:tc>
        <w:tc>
          <w:tcPr>
            <w:tcW w:w="914" w:type="dxa"/>
            <w:shd w:val="clear" w:color="auto" w:fill="E8E8E8"/>
            <w:tcMar>
              <w:left w:w="70" w:type="dxa"/>
              <w:right w:w="70" w:type="dxa"/>
            </w:tcMar>
            <w:vAlign w:val="bottom"/>
          </w:tcPr>
          <w:p w14:paraId="22AA4CD1" w14:textId="4601DB47" w:rsidR="726A3959" w:rsidRDefault="726A3959" w:rsidP="726A3959">
            <w:pPr>
              <w:spacing w:after="0"/>
              <w:jc w:val="center"/>
            </w:pPr>
            <w:r w:rsidRPr="726A3959">
              <w:rPr>
                <w:rFonts w:ascii="Aptos Narrow" w:eastAsia="Aptos Narrow" w:hAnsi="Aptos Narrow" w:cs="Aptos Narrow"/>
                <w:color w:val="000000" w:themeColor="text1"/>
              </w:rPr>
              <w:t>149</w:t>
            </w:r>
          </w:p>
        </w:tc>
      </w:tr>
      <w:tr w:rsidR="726A3959" w14:paraId="1BA1A1B2" w14:textId="77777777" w:rsidTr="001D2DDE">
        <w:trPr>
          <w:trHeight w:val="300"/>
        </w:trPr>
        <w:tc>
          <w:tcPr>
            <w:tcW w:w="4269" w:type="dxa"/>
            <w:tcMar>
              <w:left w:w="70" w:type="dxa"/>
              <w:right w:w="70" w:type="dxa"/>
            </w:tcMar>
            <w:vAlign w:val="bottom"/>
          </w:tcPr>
          <w:p w14:paraId="0BB516AC" w14:textId="0B6D760D" w:rsidR="726A3959" w:rsidRDefault="726A3959" w:rsidP="726A3959">
            <w:pPr>
              <w:spacing w:after="0"/>
            </w:pPr>
            <w:r w:rsidRPr="726A3959">
              <w:rPr>
                <w:rFonts w:ascii="Aptos Narrow" w:eastAsia="Aptos Narrow" w:hAnsi="Aptos Narrow" w:cs="Aptos Narrow"/>
                <w:color w:val="000000" w:themeColor="text1"/>
              </w:rPr>
              <w:lastRenderedPageBreak/>
              <w:t>NARINO</w:t>
            </w:r>
          </w:p>
        </w:tc>
        <w:tc>
          <w:tcPr>
            <w:tcW w:w="915" w:type="dxa"/>
            <w:tcMar>
              <w:left w:w="70" w:type="dxa"/>
              <w:right w:w="70" w:type="dxa"/>
            </w:tcMar>
            <w:vAlign w:val="bottom"/>
          </w:tcPr>
          <w:p w14:paraId="65BCD956" w14:textId="4BA6C18C" w:rsidR="726A3959" w:rsidRDefault="726A3959" w:rsidP="726A3959">
            <w:pPr>
              <w:spacing w:after="0"/>
              <w:jc w:val="center"/>
            </w:pPr>
            <w:r w:rsidRPr="726A3959">
              <w:rPr>
                <w:rFonts w:ascii="Aptos Narrow" w:eastAsia="Aptos Narrow" w:hAnsi="Aptos Narrow" w:cs="Aptos Narrow"/>
                <w:color w:val="000000" w:themeColor="text1"/>
              </w:rPr>
              <w:t>242</w:t>
            </w:r>
          </w:p>
        </w:tc>
        <w:tc>
          <w:tcPr>
            <w:tcW w:w="914" w:type="dxa"/>
            <w:tcMar>
              <w:left w:w="70" w:type="dxa"/>
              <w:right w:w="70" w:type="dxa"/>
            </w:tcMar>
            <w:vAlign w:val="bottom"/>
          </w:tcPr>
          <w:p w14:paraId="1FAFE5F9" w14:textId="6064CC43" w:rsidR="726A3959" w:rsidRDefault="726A3959" w:rsidP="726A3959">
            <w:pPr>
              <w:spacing w:after="0"/>
              <w:jc w:val="center"/>
            </w:pPr>
            <w:r w:rsidRPr="726A3959">
              <w:rPr>
                <w:rFonts w:ascii="Aptos Narrow" w:eastAsia="Aptos Narrow" w:hAnsi="Aptos Narrow" w:cs="Aptos Narrow"/>
                <w:color w:val="000000" w:themeColor="text1"/>
              </w:rPr>
              <w:t>267</w:t>
            </w:r>
          </w:p>
        </w:tc>
        <w:tc>
          <w:tcPr>
            <w:tcW w:w="914" w:type="dxa"/>
            <w:tcMar>
              <w:left w:w="70" w:type="dxa"/>
              <w:right w:w="70" w:type="dxa"/>
            </w:tcMar>
            <w:vAlign w:val="bottom"/>
          </w:tcPr>
          <w:p w14:paraId="52D51DFF" w14:textId="62A6AC9C" w:rsidR="726A3959" w:rsidRDefault="726A3959" w:rsidP="726A3959">
            <w:pPr>
              <w:spacing w:after="0"/>
              <w:jc w:val="center"/>
            </w:pPr>
            <w:r w:rsidRPr="726A3959">
              <w:rPr>
                <w:rFonts w:ascii="Aptos Narrow" w:eastAsia="Aptos Narrow" w:hAnsi="Aptos Narrow" w:cs="Aptos Narrow"/>
                <w:color w:val="000000" w:themeColor="text1"/>
              </w:rPr>
              <w:t>271</w:t>
            </w:r>
          </w:p>
        </w:tc>
        <w:tc>
          <w:tcPr>
            <w:tcW w:w="914" w:type="dxa"/>
            <w:tcMar>
              <w:left w:w="70" w:type="dxa"/>
              <w:right w:w="70" w:type="dxa"/>
            </w:tcMar>
            <w:vAlign w:val="bottom"/>
          </w:tcPr>
          <w:p w14:paraId="491D24EA" w14:textId="2FA4535E" w:rsidR="726A3959" w:rsidRDefault="726A3959" w:rsidP="726A3959">
            <w:pPr>
              <w:spacing w:after="0"/>
              <w:jc w:val="center"/>
            </w:pPr>
            <w:r w:rsidRPr="726A3959">
              <w:rPr>
                <w:rFonts w:ascii="Aptos Narrow" w:eastAsia="Aptos Narrow" w:hAnsi="Aptos Narrow" w:cs="Aptos Narrow"/>
                <w:color w:val="000000" w:themeColor="text1"/>
              </w:rPr>
              <w:t>282</w:t>
            </w:r>
          </w:p>
        </w:tc>
        <w:tc>
          <w:tcPr>
            <w:tcW w:w="914" w:type="dxa"/>
            <w:tcMar>
              <w:left w:w="70" w:type="dxa"/>
              <w:right w:w="70" w:type="dxa"/>
            </w:tcMar>
            <w:vAlign w:val="bottom"/>
          </w:tcPr>
          <w:p w14:paraId="27CAB00D" w14:textId="52037BB2" w:rsidR="726A3959" w:rsidRDefault="726A3959" w:rsidP="726A3959">
            <w:pPr>
              <w:spacing w:after="0"/>
              <w:jc w:val="center"/>
            </w:pPr>
            <w:r w:rsidRPr="726A3959">
              <w:rPr>
                <w:rFonts w:ascii="Aptos Narrow" w:eastAsia="Aptos Narrow" w:hAnsi="Aptos Narrow" w:cs="Aptos Narrow"/>
                <w:color w:val="000000" w:themeColor="text1"/>
              </w:rPr>
              <w:t>110</w:t>
            </w:r>
          </w:p>
        </w:tc>
      </w:tr>
      <w:tr w:rsidR="726A3959" w14:paraId="39C8F0DE" w14:textId="77777777" w:rsidTr="001D2DDE">
        <w:trPr>
          <w:trHeight w:val="300"/>
        </w:trPr>
        <w:tc>
          <w:tcPr>
            <w:tcW w:w="4269" w:type="dxa"/>
            <w:shd w:val="clear" w:color="auto" w:fill="E8E8E8"/>
            <w:tcMar>
              <w:left w:w="70" w:type="dxa"/>
              <w:right w:w="70" w:type="dxa"/>
            </w:tcMar>
            <w:vAlign w:val="bottom"/>
          </w:tcPr>
          <w:p w14:paraId="72F64266" w14:textId="5FCFCD52" w:rsidR="726A3959" w:rsidRDefault="726A3959" w:rsidP="726A3959">
            <w:pPr>
              <w:spacing w:after="0"/>
            </w:pPr>
            <w:r w:rsidRPr="726A3959">
              <w:rPr>
                <w:rFonts w:ascii="Aptos Narrow" w:eastAsia="Aptos Narrow" w:hAnsi="Aptos Narrow" w:cs="Aptos Narrow"/>
                <w:color w:val="000000" w:themeColor="text1"/>
              </w:rPr>
              <w:t>MAGDALENA</w:t>
            </w:r>
          </w:p>
        </w:tc>
        <w:tc>
          <w:tcPr>
            <w:tcW w:w="915" w:type="dxa"/>
            <w:shd w:val="clear" w:color="auto" w:fill="E8E8E8"/>
            <w:tcMar>
              <w:left w:w="70" w:type="dxa"/>
              <w:right w:w="70" w:type="dxa"/>
            </w:tcMar>
            <w:vAlign w:val="bottom"/>
          </w:tcPr>
          <w:p w14:paraId="5E08563B" w14:textId="69C7A3AF" w:rsidR="726A3959" w:rsidRDefault="726A3959" w:rsidP="726A3959">
            <w:pPr>
              <w:spacing w:after="0"/>
              <w:jc w:val="center"/>
            </w:pPr>
            <w:r w:rsidRPr="726A3959">
              <w:rPr>
                <w:rFonts w:ascii="Aptos Narrow" w:eastAsia="Aptos Narrow" w:hAnsi="Aptos Narrow" w:cs="Aptos Narrow"/>
                <w:color w:val="000000" w:themeColor="text1"/>
              </w:rPr>
              <w:t>263</w:t>
            </w:r>
          </w:p>
        </w:tc>
        <w:tc>
          <w:tcPr>
            <w:tcW w:w="914" w:type="dxa"/>
            <w:shd w:val="clear" w:color="auto" w:fill="E8E8E8"/>
            <w:tcMar>
              <w:left w:w="70" w:type="dxa"/>
              <w:right w:w="70" w:type="dxa"/>
            </w:tcMar>
            <w:vAlign w:val="bottom"/>
          </w:tcPr>
          <w:p w14:paraId="44AE084E" w14:textId="42AA10D4" w:rsidR="726A3959" w:rsidRDefault="726A3959" w:rsidP="726A3959">
            <w:pPr>
              <w:spacing w:after="0"/>
              <w:jc w:val="center"/>
            </w:pPr>
            <w:r w:rsidRPr="726A3959">
              <w:rPr>
                <w:rFonts w:ascii="Aptos Narrow" w:eastAsia="Aptos Narrow" w:hAnsi="Aptos Narrow" w:cs="Aptos Narrow"/>
                <w:color w:val="000000" w:themeColor="text1"/>
              </w:rPr>
              <w:t>254</w:t>
            </w:r>
          </w:p>
        </w:tc>
        <w:tc>
          <w:tcPr>
            <w:tcW w:w="914" w:type="dxa"/>
            <w:shd w:val="clear" w:color="auto" w:fill="E8E8E8"/>
            <w:tcMar>
              <w:left w:w="70" w:type="dxa"/>
              <w:right w:w="70" w:type="dxa"/>
            </w:tcMar>
            <w:vAlign w:val="bottom"/>
          </w:tcPr>
          <w:p w14:paraId="2376BE30" w14:textId="1A3D0F5C" w:rsidR="726A3959" w:rsidRDefault="726A3959" w:rsidP="726A3959">
            <w:pPr>
              <w:spacing w:after="0"/>
              <w:jc w:val="center"/>
            </w:pPr>
            <w:r w:rsidRPr="726A3959">
              <w:rPr>
                <w:rFonts w:ascii="Aptos Narrow" w:eastAsia="Aptos Narrow" w:hAnsi="Aptos Narrow" w:cs="Aptos Narrow"/>
                <w:color w:val="000000" w:themeColor="text1"/>
              </w:rPr>
              <w:t>251</w:t>
            </w:r>
          </w:p>
        </w:tc>
        <w:tc>
          <w:tcPr>
            <w:tcW w:w="914" w:type="dxa"/>
            <w:shd w:val="clear" w:color="auto" w:fill="E8E8E8"/>
            <w:tcMar>
              <w:left w:w="70" w:type="dxa"/>
              <w:right w:w="70" w:type="dxa"/>
            </w:tcMar>
            <w:vAlign w:val="bottom"/>
          </w:tcPr>
          <w:p w14:paraId="58B48489" w14:textId="264E76A3" w:rsidR="726A3959" w:rsidRDefault="726A3959" w:rsidP="726A3959">
            <w:pPr>
              <w:spacing w:after="0"/>
              <w:jc w:val="center"/>
            </w:pPr>
            <w:r w:rsidRPr="726A3959">
              <w:rPr>
                <w:rFonts w:ascii="Aptos Narrow" w:eastAsia="Aptos Narrow" w:hAnsi="Aptos Narrow" w:cs="Aptos Narrow"/>
                <w:color w:val="000000" w:themeColor="text1"/>
              </w:rPr>
              <w:t>244</w:t>
            </w:r>
          </w:p>
        </w:tc>
        <w:tc>
          <w:tcPr>
            <w:tcW w:w="914" w:type="dxa"/>
            <w:shd w:val="clear" w:color="auto" w:fill="E8E8E8"/>
            <w:tcMar>
              <w:left w:w="70" w:type="dxa"/>
              <w:right w:w="70" w:type="dxa"/>
            </w:tcMar>
            <w:vAlign w:val="bottom"/>
          </w:tcPr>
          <w:p w14:paraId="7FA6E16C" w14:textId="159AA7D4" w:rsidR="726A3959" w:rsidRDefault="726A3959" w:rsidP="726A3959">
            <w:pPr>
              <w:spacing w:after="0"/>
              <w:jc w:val="center"/>
            </w:pPr>
            <w:r w:rsidRPr="726A3959">
              <w:rPr>
                <w:rFonts w:ascii="Aptos Narrow" w:eastAsia="Aptos Narrow" w:hAnsi="Aptos Narrow" w:cs="Aptos Narrow"/>
                <w:color w:val="000000" w:themeColor="text1"/>
              </w:rPr>
              <w:t>143</w:t>
            </w:r>
          </w:p>
        </w:tc>
      </w:tr>
      <w:tr w:rsidR="726A3959" w14:paraId="51351E52" w14:textId="77777777" w:rsidTr="001D2DDE">
        <w:trPr>
          <w:trHeight w:val="300"/>
        </w:trPr>
        <w:tc>
          <w:tcPr>
            <w:tcW w:w="4269" w:type="dxa"/>
            <w:tcMar>
              <w:left w:w="70" w:type="dxa"/>
              <w:right w:w="70" w:type="dxa"/>
            </w:tcMar>
            <w:vAlign w:val="bottom"/>
          </w:tcPr>
          <w:p w14:paraId="6285769A" w14:textId="10A75C43" w:rsidR="726A3959" w:rsidRDefault="726A3959" w:rsidP="726A3959">
            <w:pPr>
              <w:spacing w:after="0"/>
            </w:pPr>
            <w:r w:rsidRPr="726A3959">
              <w:rPr>
                <w:rFonts w:ascii="Aptos Narrow" w:eastAsia="Aptos Narrow" w:hAnsi="Aptos Narrow" w:cs="Aptos Narrow"/>
                <w:color w:val="000000" w:themeColor="text1"/>
              </w:rPr>
              <w:t>BOYACA</w:t>
            </w:r>
          </w:p>
        </w:tc>
        <w:tc>
          <w:tcPr>
            <w:tcW w:w="915" w:type="dxa"/>
            <w:tcMar>
              <w:left w:w="70" w:type="dxa"/>
              <w:right w:w="70" w:type="dxa"/>
            </w:tcMar>
            <w:vAlign w:val="bottom"/>
          </w:tcPr>
          <w:p w14:paraId="704852FB" w14:textId="6DEB78CC" w:rsidR="726A3959" w:rsidRDefault="726A3959" w:rsidP="726A3959">
            <w:pPr>
              <w:spacing w:after="0"/>
              <w:jc w:val="center"/>
            </w:pPr>
            <w:r w:rsidRPr="726A3959">
              <w:rPr>
                <w:rFonts w:ascii="Aptos Narrow" w:eastAsia="Aptos Narrow" w:hAnsi="Aptos Narrow" w:cs="Aptos Narrow"/>
                <w:color w:val="000000" w:themeColor="text1"/>
              </w:rPr>
              <w:t>271</w:t>
            </w:r>
          </w:p>
        </w:tc>
        <w:tc>
          <w:tcPr>
            <w:tcW w:w="914" w:type="dxa"/>
            <w:tcMar>
              <w:left w:w="70" w:type="dxa"/>
              <w:right w:w="70" w:type="dxa"/>
            </w:tcMar>
            <w:vAlign w:val="bottom"/>
          </w:tcPr>
          <w:p w14:paraId="30883FF0" w14:textId="220693DD" w:rsidR="726A3959" w:rsidRDefault="726A3959" w:rsidP="726A3959">
            <w:pPr>
              <w:spacing w:after="0"/>
              <w:jc w:val="center"/>
            </w:pPr>
            <w:r w:rsidRPr="726A3959">
              <w:rPr>
                <w:rFonts w:ascii="Aptos Narrow" w:eastAsia="Aptos Narrow" w:hAnsi="Aptos Narrow" w:cs="Aptos Narrow"/>
                <w:color w:val="000000" w:themeColor="text1"/>
              </w:rPr>
              <w:t>236</w:t>
            </w:r>
          </w:p>
        </w:tc>
        <w:tc>
          <w:tcPr>
            <w:tcW w:w="914" w:type="dxa"/>
            <w:tcMar>
              <w:left w:w="70" w:type="dxa"/>
              <w:right w:w="70" w:type="dxa"/>
            </w:tcMar>
            <w:vAlign w:val="bottom"/>
          </w:tcPr>
          <w:p w14:paraId="6C07ECB7" w14:textId="7212332E" w:rsidR="726A3959" w:rsidRDefault="726A3959" w:rsidP="726A3959">
            <w:pPr>
              <w:spacing w:after="0"/>
              <w:jc w:val="center"/>
            </w:pPr>
            <w:r w:rsidRPr="726A3959">
              <w:rPr>
                <w:rFonts w:ascii="Aptos Narrow" w:eastAsia="Aptos Narrow" w:hAnsi="Aptos Narrow" w:cs="Aptos Narrow"/>
                <w:color w:val="000000" w:themeColor="text1"/>
              </w:rPr>
              <w:t>229</w:t>
            </w:r>
          </w:p>
        </w:tc>
        <w:tc>
          <w:tcPr>
            <w:tcW w:w="914" w:type="dxa"/>
            <w:tcMar>
              <w:left w:w="70" w:type="dxa"/>
              <w:right w:w="70" w:type="dxa"/>
            </w:tcMar>
            <w:vAlign w:val="bottom"/>
          </w:tcPr>
          <w:p w14:paraId="4C817621" w14:textId="35D86A99" w:rsidR="726A3959" w:rsidRDefault="726A3959" w:rsidP="726A3959">
            <w:pPr>
              <w:spacing w:after="0"/>
              <w:jc w:val="center"/>
            </w:pPr>
            <w:r w:rsidRPr="726A3959">
              <w:rPr>
                <w:rFonts w:ascii="Aptos Narrow" w:eastAsia="Aptos Narrow" w:hAnsi="Aptos Narrow" w:cs="Aptos Narrow"/>
                <w:color w:val="000000" w:themeColor="text1"/>
              </w:rPr>
              <w:t>231</w:t>
            </w:r>
          </w:p>
        </w:tc>
        <w:tc>
          <w:tcPr>
            <w:tcW w:w="914" w:type="dxa"/>
            <w:tcMar>
              <w:left w:w="70" w:type="dxa"/>
              <w:right w:w="70" w:type="dxa"/>
            </w:tcMar>
            <w:vAlign w:val="bottom"/>
          </w:tcPr>
          <w:p w14:paraId="5FEF827E" w14:textId="2405311D" w:rsidR="726A3959" w:rsidRDefault="726A3959" w:rsidP="726A3959">
            <w:pPr>
              <w:spacing w:after="0"/>
              <w:jc w:val="center"/>
            </w:pPr>
            <w:r w:rsidRPr="726A3959">
              <w:rPr>
                <w:rFonts w:ascii="Aptos Narrow" w:eastAsia="Aptos Narrow" w:hAnsi="Aptos Narrow" w:cs="Aptos Narrow"/>
                <w:color w:val="000000" w:themeColor="text1"/>
              </w:rPr>
              <w:t>130</w:t>
            </w:r>
          </w:p>
        </w:tc>
      </w:tr>
      <w:tr w:rsidR="726A3959" w14:paraId="06092C2D" w14:textId="77777777" w:rsidTr="001D2DDE">
        <w:trPr>
          <w:trHeight w:val="300"/>
        </w:trPr>
        <w:tc>
          <w:tcPr>
            <w:tcW w:w="4269" w:type="dxa"/>
            <w:shd w:val="clear" w:color="auto" w:fill="E8E8E8"/>
            <w:tcMar>
              <w:left w:w="70" w:type="dxa"/>
              <w:right w:w="70" w:type="dxa"/>
            </w:tcMar>
            <w:vAlign w:val="bottom"/>
          </w:tcPr>
          <w:p w14:paraId="4A7A0482" w14:textId="721B8DFF" w:rsidR="726A3959" w:rsidRDefault="726A3959" w:rsidP="726A3959">
            <w:pPr>
              <w:spacing w:after="0"/>
            </w:pPr>
            <w:r w:rsidRPr="726A3959">
              <w:rPr>
                <w:rFonts w:ascii="Aptos Narrow" w:eastAsia="Aptos Narrow" w:hAnsi="Aptos Narrow" w:cs="Aptos Narrow"/>
                <w:color w:val="000000" w:themeColor="text1"/>
              </w:rPr>
              <w:t>RISARALDA</w:t>
            </w:r>
          </w:p>
        </w:tc>
        <w:tc>
          <w:tcPr>
            <w:tcW w:w="915" w:type="dxa"/>
            <w:shd w:val="clear" w:color="auto" w:fill="E8E8E8"/>
            <w:tcMar>
              <w:left w:w="70" w:type="dxa"/>
              <w:right w:w="70" w:type="dxa"/>
            </w:tcMar>
            <w:vAlign w:val="bottom"/>
          </w:tcPr>
          <w:p w14:paraId="3289DD94" w14:textId="4928C194" w:rsidR="726A3959" w:rsidRDefault="726A3959" w:rsidP="726A3959">
            <w:pPr>
              <w:spacing w:after="0"/>
              <w:jc w:val="center"/>
            </w:pPr>
            <w:r w:rsidRPr="726A3959">
              <w:rPr>
                <w:rFonts w:ascii="Aptos Narrow" w:eastAsia="Aptos Narrow" w:hAnsi="Aptos Narrow" w:cs="Aptos Narrow"/>
                <w:color w:val="000000" w:themeColor="text1"/>
              </w:rPr>
              <w:t>171</w:t>
            </w:r>
          </w:p>
        </w:tc>
        <w:tc>
          <w:tcPr>
            <w:tcW w:w="914" w:type="dxa"/>
            <w:shd w:val="clear" w:color="auto" w:fill="E8E8E8"/>
            <w:tcMar>
              <w:left w:w="70" w:type="dxa"/>
              <w:right w:w="70" w:type="dxa"/>
            </w:tcMar>
            <w:vAlign w:val="bottom"/>
          </w:tcPr>
          <w:p w14:paraId="77C3F651" w14:textId="34E8BBCC" w:rsidR="726A3959" w:rsidRDefault="726A3959" w:rsidP="726A3959">
            <w:pPr>
              <w:spacing w:after="0"/>
              <w:jc w:val="center"/>
            </w:pPr>
            <w:r w:rsidRPr="726A3959">
              <w:rPr>
                <w:rFonts w:ascii="Aptos Narrow" w:eastAsia="Aptos Narrow" w:hAnsi="Aptos Narrow" w:cs="Aptos Narrow"/>
                <w:color w:val="000000" w:themeColor="text1"/>
              </w:rPr>
              <w:t>179</w:t>
            </w:r>
          </w:p>
        </w:tc>
        <w:tc>
          <w:tcPr>
            <w:tcW w:w="914" w:type="dxa"/>
            <w:shd w:val="clear" w:color="auto" w:fill="E8E8E8"/>
            <w:tcMar>
              <w:left w:w="70" w:type="dxa"/>
              <w:right w:w="70" w:type="dxa"/>
            </w:tcMar>
            <w:vAlign w:val="bottom"/>
          </w:tcPr>
          <w:p w14:paraId="5AFFCD9F" w14:textId="7A797319" w:rsidR="726A3959" w:rsidRDefault="726A3959" w:rsidP="726A3959">
            <w:pPr>
              <w:spacing w:after="0"/>
              <w:jc w:val="center"/>
            </w:pPr>
            <w:r w:rsidRPr="726A3959">
              <w:rPr>
                <w:rFonts w:ascii="Aptos Narrow" w:eastAsia="Aptos Narrow" w:hAnsi="Aptos Narrow" w:cs="Aptos Narrow"/>
                <w:color w:val="000000" w:themeColor="text1"/>
              </w:rPr>
              <w:t>179</w:t>
            </w:r>
          </w:p>
        </w:tc>
        <w:tc>
          <w:tcPr>
            <w:tcW w:w="914" w:type="dxa"/>
            <w:shd w:val="clear" w:color="auto" w:fill="E8E8E8"/>
            <w:tcMar>
              <w:left w:w="70" w:type="dxa"/>
              <w:right w:w="70" w:type="dxa"/>
            </w:tcMar>
            <w:vAlign w:val="bottom"/>
          </w:tcPr>
          <w:p w14:paraId="5D9E7095" w14:textId="6BA99CB2" w:rsidR="726A3959" w:rsidRDefault="726A3959" w:rsidP="726A3959">
            <w:pPr>
              <w:spacing w:after="0"/>
              <w:jc w:val="center"/>
            </w:pPr>
            <w:r w:rsidRPr="726A3959">
              <w:rPr>
                <w:rFonts w:ascii="Aptos Narrow" w:eastAsia="Aptos Narrow" w:hAnsi="Aptos Narrow" w:cs="Aptos Narrow"/>
                <w:color w:val="000000" w:themeColor="text1"/>
              </w:rPr>
              <w:t>172</w:t>
            </w:r>
          </w:p>
        </w:tc>
        <w:tc>
          <w:tcPr>
            <w:tcW w:w="914" w:type="dxa"/>
            <w:shd w:val="clear" w:color="auto" w:fill="E8E8E8"/>
            <w:tcMar>
              <w:left w:w="70" w:type="dxa"/>
              <w:right w:w="70" w:type="dxa"/>
            </w:tcMar>
            <w:vAlign w:val="bottom"/>
          </w:tcPr>
          <w:p w14:paraId="5B64A44D" w14:textId="12353560" w:rsidR="726A3959" w:rsidRDefault="726A3959" w:rsidP="726A3959">
            <w:pPr>
              <w:spacing w:after="0"/>
              <w:jc w:val="center"/>
            </w:pPr>
            <w:r w:rsidRPr="726A3959">
              <w:rPr>
                <w:rFonts w:ascii="Aptos Narrow" w:eastAsia="Aptos Narrow" w:hAnsi="Aptos Narrow" w:cs="Aptos Narrow"/>
                <w:color w:val="000000" w:themeColor="text1"/>
              </w:rPr>
              <w:t>80</w:t>
            </w:r>
          </w:p>
        </w:tc>
      </w:tr>
      <w:tr w:rsidR="726A3959" w14:paraId="7F958F70" w14:textId="77777777" w:rsidTr="001D2DDE">
        <w:trPr>
          <w:trHeight w:val="300"/>
        </w:trPr>
        <w:tc>
          <w:tcPr>
            <w:tcW w:w="4269" w:type="dxa"/>
            <w:tcMar>
              <w:left w:w="70" w:type="dxa"/>
              <w:right w:w="70" w:type="dxa"/>
            </w:tcMar>
            <w:vAlign w:val="bottom"/>
          </w:tcPr>
          <w:p w14:paraId="3E118A8A" w14:textId="23A766E6" w:rsidR="726A3959" w:rsidRDefault="726A3959" w:rsidP="726A3959">
            <w:pPr>
              <w:spacing w:after="0"/>
            </w:pPr>
            <w:r w:rsidRPr="726A3959">
              <w:rPr>
                <w:rFonts w:ascii="Aptos Narrow" w:eastAsia="Aptos Narrow" w:hAnsi="Aptos Narrow" w:cs="Aptos Narrow"/>
                <w:color w:val="000000" w:themeColor="text1"/>
              </w:rPr>
              <w:t>CASANARE</w:t>
            </w:r>
          </w:p>
        </w:tc>
        <w:tc>
          <w:tcPr>
            <w:tcW w:w="915" w:type="dxa"/>
            <w:tcMar>
              <w:left w:w="70" w:type="dxa"/>
              <w:right w:w="70" w:type="dxa"/>
            </w:tcMar>
            <w:vAlign w:val="bottom"/>
          </w:tcPr>
          <w:p w14:paraId="5F3BC261" w14:textId="72539C27" w:rsidR="726A3959" w:rsidRDefault="726A3959" w:rsidP="726A3959">
            <w:pPr>
              <w:spacing w:after="0"/>
              <w:jc w:val="center"/>
            </w:pPr>
            <w:r w:rsidRPr="726A3959">
              <w:rPr>
                <w:rFonts w:ascii="Aptos Narrow" w:eastAsia="Aptos Narrow" w:hAnsi="Aptos Narrow" w:cs="Aptos Narrow"/>
                <w:color w:val="000000" w:themeColor="text1"/>
              </w:rPr>
              <w:t>153</w:t>
            </w:r>
          </w:p>
        </w:tc>
        <w:tc>
          <w:tcPr>
            <w:tcW w:w="914" w:type="dxa"/>
            <w:tcMar>
              <w:left w:w="70" w:type="dxa"/>
              <w:right w:w="70" w:type="dxa"/>
            </w:tcMar>
            <w:vAlign w:val="bottom"/>
          </w:tcPr>
          <w:p w14:paraId="7D4BA631" w14:textId="5608B4A8" w:rsidR="726A3959" w:rsidRDefault="726A3959" w:rsidP="726A3959">
            <w:pPr>
              <w:spacing w:after="0"/>
              <w:jc w:val="center"/>
            </w:pPr>
            <w:r w:rsidRPr="726A3959">
              <w:rPr>
                <w:rFonts w:ascii="Aptos Narrow" w:eastAsia="Aptos Narrow" w:hAnsi="Aptos Narrow" w:cs="Aptos Narrow"/>
                <w:color w:val="000000" w:themeColor="text1"/>
              </w:rPr>
              <w:t>180</w:t>
            </w:r>
          </w:p>
        </w:tc>
        <w:tc>
          <w:tcPr>
            <w:tcW w:w="914" w:type="dxa"/>
            <w:tcMar>
              <w:left w:w="70" w:type="dxa"/>
              <w:right w:w="70" w:type="dxa"/>
            </w:tcMar>
            <w:vAlign w:val="bottom"/>
          </w:tcPr>
          <w:p w14:paraId="26BF468A" w14:textId="7A9C6235" w:rsidR="726A3959" w:rsidRDefault="726A3959" w:rsidP="726A3959">
            <w:pPr>
              <w:spacing w:after="0"/>
              <w:jc w:val="center"/>
            </w:pPr>
            <w:r w:rsidRPr="726A3959">
              <w:rPr>
                <w:rFonts w:ascii="Aptos Narrow" w:eastAsia="Aptos Narrow" w:hAnsi="Aptos Narrow" w:cs="Aptos Narrow"/>
                <w:color w:val="000000" w:themeColor="text1"/>
              </w:rPr>
              <w:t>173</w:t>
            </w:r>
          </w:p>
        </w:tc>
        <w:tc>
          <w:tcPr>
            <w:tcW w:w="914" w:type="dxa"/>
            <w:tcMar>
              <w:left w:w="70" w:type="dxa"/>
              <w:right w:w="70" w:type="dxa"/>
            </w:tcMar>
            <w:vAlign w:val="bottom"/>
          </w:tcPr>
          <w:p w14:paraId="702EA8F8" w14:textId="568598AA" w:rsidR="726A3959" w:rsidRDefault="726A3959" w:rsidP="726A3959">
            <w:pPr>
              <w:spacing w:after="0"/>
              <w:jc w:val="center"/>
            </w:pPr>
            <w:r w:rsidRPr="726A3959">
              <w:rPr>
                <w:rFonts w:ascii="Aptos Narrow" w:eastAsia="Aptos Narrow" w:hAnsi="Aptos Narrow" w:cs="Aptos Narrow"/>
                <w:color w:val="000000" w:themeColor="text1"/>
              </w:rPr>
              <w:t>172</w:t>
            </w:r>
          </w:p>
        </w:tc>
        <w:tc>
          <w:tcPr>
            <w:tcW w:w="914" w:type="dxa"/>
            <w:tcMar>
              <w:left w:w="70" w:type="dxa"/>
              <w:right w:w="70" w:type="dxa"/>
            </w:tcMar>
            <w:vAlign w:val="bottom"/>
          </w:tcPr>
          <w:p w14:paraId="4BC3843A" w14:textId="720C0A6A" w:rsidR="726A3959" w:rsidRDefault="726A3959" w:rsidP="726A3959">
            <w:pPr>
              <w:spacing w:after="0"/>
              <w:jc w:val="center"/>
            </w:pPr>
            <w:r w:rsidRPr="726A3959">
              <w:rPr>
                <w:rFonts w:ascii="Aptos Narrow" w:eastAsia="Aptos Narrow" w:hAnsi="Aptos Narrow" w:cs="Aptos Narrow"/>
                <w:color w:val="000000" w:themeColor="text1"/>
              </w:rPr>
              <w:t>84</w:t>
            </w:r>
          </w:p>
        </w:tc>
      </w:tr>
      <w:tr w:rsidR="726A3959" w14:paraId="646B4620" w14:textId="77777777" w:rsidTr="001D2DDE">
        <w:trPr>
          <w:trHeight w:val="300"/>
        </w:trPr>
        <w:tc>
          <w:tcPr>
            <w:tcW w:w="4269" w:type="dxa"/>
            <w:shd w:val="clear" w:color="auto" w:fill="E8E8E8"/>
            <w:tcMar>
              <w:left w:w="70" w:type="dxa"/>
              <w:right w:w="70" w:type="dxa"/>
            </w:tcMar>
            <w:vAlign w:val="bottom"/>
          </w:tcPr>
          <w:p w14:paraId="56357D04" w14:textId="10EDE873" w:rsidR="726A3959" w:rsidRDefault="726A3959" w:rsidP="726A3959">
            <w:pPr>
              <w:spacing w:after="0"/>
            </w:pPr>
            <w:r w:rsidRPr="726A3959">
              <w:rPr>
                <w:rFonts w:ascii="Aptos Narrow" w:eastAsia="Aptos Narrow" w:hAnsi="Aptos Narrow" w:cs="Aptos Narrow"/>
                <w:color w:val="000000" w:themeColor="text1"/>
              </w:rPr>
              <w:t>CALDAS</w:t>
            </w:r>
          </w:p>
        </w:tc>
        <w:tc>
          <w:tcPr>
            <w:tcW w:w="915" w:type="dxa"/>
            <w:shd w:val="clear" w:color="auto" w:fill="E8E8E8"/>
            <w:tcMar>
              <w:left w:w="70" w:type="dxa"/>
              <w:right w:w="70" w:type="dxa"/>
            </w:tcMar>
            <w:vAlign w:val="bottom"/>
          </w:tcPr>
          <w:p w14:paraId="26372853" w14:textId="3865EE3F" w:rsidR="726A3959" w:rsidRDefault="726A3959" w:rsidP="726A3959">
            <w:pPr>
              <w:spacing w:after="0"/>
              <w:jc w:val="center"/>
            </w:pPr>
            <w:r w:rsidRPr="726A3959">
              <w:rPr>
                <w:rFonts w:ascii="Aptos Narrow" w:eastAsia="Aptos Narrow" w:hAnsi="Aptos Narrow" w:cs="Aptos Narrow"/>
                <w:color w:val="000000" w:themeColor="text1"/>
              </w:rPr>
              <w:t>167</w:t>
            </w:r>
          </w:p>
        </w:tc>
        <w:tc>
          <w:tcPr>
            <w:tcW w:w="914" w:type="dxa"/>
            <w:shd w:val="clear" w:color="auto" w:fill="E8E8E8"/>
            <w:tcMar>
              <w:left w:w="70" w:type="dxa"/>
              <w:right w:w="70" w:type="dxa"/>
            </w:tcMar>
            <w:vAlign w:val="bottom"/>
          </w:tcPr>
          <w:p w14:paraId="34A39059" w14:textId="33AD2A53" w:rsidR="726A3959" w:rsidRDefault="726A3959" w:rsidP="726A3959">
            <w:pPr>
              <w:spacing w:after="0"/>
              <w:jc w:val="center"/>
            </w:pPr>
            <w:r w:rsidRPr="726A3959">
              <w:rPr>
                <w:rFonts w:ascii="Aptos Narrow" w:eastAsia="Aptos Narrow" w:hAnsi="Aptos Narrow" w:cs="Aptos Narrow"/>
                <w:color w:val="000000" w:themeColor="text1"/>
              </w:rPr>
              <w:t>152</w:t>
            </w:r>
          </w:p>
        </w:tc>
        <w:tc>
          <w:tcPr>
            <w:tcW w:w="914" w:type="dxa"/>
            <w:shd w:val="clear" w:color="auto" w:fill="E8E8E8"/>
            <w:tcMar>
              <w:left w:w="70" w:type="dxa"/>
              <w:right w:w="70" w:type="dxa"/>
            </w:tcMar>
            <w:vAlign w:val="bottom"/>
          </w:tcPr>
          <w:p w14:paraId="3E3C4F4F" w14:textId="3AEE1F9A" w:rsidR="726A3959" w:rsidRDefault="726A3959" w:rsidP="726A3959">
            <w:pPr>
              <w:spacing w:after="0"/>
              <w:jc w:val="center"/>
            </w:pPr>
            <w:r w:rsidRPr="726A3959">
              <w:rPr>
                <w:rFonts w:ascii="Aptos Narrow" w:eastAsia="Aptos Narrow" w:hAnsi="Aptos Narrow" w:cs="Aptos Narrow"/>
                <w:color w:val="000000" w:themeColor="text1"/>
              </w:rPr>
              <w:t>171</w:t>
            </w:r>
          </w:p>
        </w:tc>
        <w:tc>
          <w:tcPr>
            <w:tcW w:w="914" w:type="dxa"/>
            <w:shd w:val="clear" w:color="auto" w:fill="E8E8E8"/>
            <w:tcMar>
              <w:left w:w="70" w:type="dxa"/>
              <w:right w:w="70" w:type="dxa"/>
            </w:tcMar>
            <w:vAlign w:val="bottom"/>
          </w:tcPr>
          <w:p w14:paraId="6E3B20AC" w14:textId="63ACDEA3" w:rsidR="726A3959" w:rsidRDefault="726A3959" w:rsidP="726A3959">
            <w:pPr>
              <w:spacing w:after="0"/>
              <w:jc w:val="center"/>
            </w:pPr>
            <w:r w:rsidRPr="726A3959">
              <w:rPr>
                <w:rFonts w:ascii="Aptos Narrow" w:eastAsia="Aptos Narrow" w:hAnsi="Aptos Narrow" w:cs="Aptos Narrow"/>
                <w:color w:val="000000" w:themeColor="text1"/>
              </w:rPr>
              <w:t>173</w:t>
            </w:r>
          </w:p>
        </w:tc>
        <w:tc>
          <w:tcPr>
            <w:tcW w:w="914" w:type="dxa"/>
            <w:shd w:val="clear" w:color="auto" w:fill="E8E8E8"/>
            <w:tcMar>
              <w:left w:w="70" w:type="dxa"/>
              <w:right w:w="70" w:type="dxa"/>
            </w:tcMar>
            <w:vAlign w:val="bottom"/>
          </w:tcPr>
          <w:p w14:paraId="7D11106F" w14:textId="7C352DFD" w:rsidR="726A3959" w:rsidRDefault="726A3959" w:rsidP="726A3959">
            <w:pPr>
              <w:spacing w:after="0"/>
              <w:jc w:val="center"/>
            </w:pPr>
            <w:r w:rsidRPr="726A3959">
              <w:rPr>
                <w:rFonts w:ascii="Aptos Narrow" w:eastAsia="Aptos Narrow" w:hAnsi="Aptos Narrow" w:cs="Aptos Narrow"/>
                <w:color w:val="000000" w:themeColor="text1"/>
              </w:rPr>
              <w:t>76</w:t>
            </w:r>
          </w:p>
        </w:tc>
      </w:tr>
      <w:tr w:rsidR="726A3959" w14:paraId="1BF3D693" w14:textId="77777777" w:rsidTr="001D2DDE">
        <w:trPr>
          <w:trHeight w:val="300"/>
        </w:trPr>
        <w:tc>
          <w:tcPr>
            <w:tcW w:w="4269" w:type="dxa"/>
            <w:tcMar>
              <w:left w:w="70" w:type="dxa"/>
              <w:right w:w="70" w:type="dxa"/>
            </w:tcMar>
            <w:vAlign w:val="bottom"/>
          </w:tcPr>
          <w:p w14:paraId="03B90B09" w14:textId="2E2EC57B" w:rsidR="726A3959" w:rsidRDefault="726A3959" w:rsidP="726A3959">
            <w:pPr>
              <w:spacing w:after="0"/>
            </w:pPr>
            <w:r w:rsidRPr="726A3959">
              <w:rPr>
                <w:rFonts w:ascii="Aptos Narrow" w:eastAsia="Aptos Narrow" w:hAnsi="Aptos Narrow" w:cs="Aptos Narrow"/>
                <w:color w:val="000000" w:themeColor="text1"/>
              </w:rPr>
              <w:t>SUCRE</w:t>
            </w:r>
          </w:p>
        </w:tc>
        <w:tc>
          <w:tcPr>
            <w:tcW w:w="915" w:type="dxa"/>
            <w:tcMar>
              <w:left w:w="70" w:type="dxa"/>
              <w:right w:w="70" w:type="dxa"/>
            </w:tcMar>
            <w:vAlign w:val="bottom"/>
          </w:tcPr>
          <w:p w14:paraId="51E61E68" w14:textId="727124C2" w:rsidR="726A3959" w:rsidRDefault="726A3959" w:rsidP="726A3959">
            <w:pPr>
              <w:spacing w:after="0"/>
              <w:jc w:val="center"/>
            </w:pPr>
            <w:r w:rsidRPr="726A3959">
              <w:rPr>
                <w:rFonts w:ascii="Aptos Narrow" w:eastAsia="Aptos Narrow" w:hAnsi="Aptos Narrow" w:cs="Aptos Narrow"/>
                <w:color w:val="000000" w:themeColor="text1"/>
              </w:rPr>
              <w:t>133</w:t>
            </w:r>
          </w:p>
        </w:tc>
        <w:tc>
          <w:tcPr>
            <w:tcW w:w="914" w:type="dxa"/>
            <w:tcMar>
              <w:left w:w="70" w:type="dxa"/>
              <w:right w:w="70" w:type="dxa"/>
            </w:tcMar>
            <w:vAlign w:val="bottom"/>
          </w:tcPr>
          <w:p w14:paraId="237066AE" w14:textId="0EED5C22" w:rsidR="726A3959" w:rsidRDefault="726A3959" w:rsidP="726A3959">
            <w:pPr>
              <w:spacing w:after="0"/>
              <w:jc w:val="center"/>
            </w:pPr>
            <w:r w:rsidRPr="726A3959">
              <w:rPr>
                <w:rFonts w:ascii="Aptos Narrow" w:eastAsia="Aptos Narrow" w:hAnsi="Aptos Narrow" w:cs="Aptos Narrow"/>
                <w:color w:val="000000" w:themeColor="text1"/>
              </w:rPr>
              <w:t>131</w:t>
            </w:r>
          </w:p>
        </w:tc>
        <w:tc>
          <w:tcPr>
            <w:tcW w:w="914" w:type="dxa"/>
            <w:tcMar>
              <w:left w:w="70" w:type="dxa"/>
              <w:right w:w="70" w:type="dxa"/>
            </w:tcMar>
            <w:vAlign w:val="bottom"/>
          </w:tcPr>
          <w:p w14:paraId="12F5C12E" w14:textId="2725EB08" w:rsidR="726A3959" w:rsidRDefault="726A3959" w:rsidP="726A3959">
            <w:pPr>
              <w:spacing w:after="0"/>
              <w:jc w:val="center"/>
            </w:pPr>
            <w:r w:rsidRPr="726A3959">
              <w:rPr>
                <w:rFonts w:ascii="Aptos Narrow" w:eastAsia="Aptos Narrow" w:hAnsi="Aptos Narrow" w:cs="Aptos Narrow"/>
                <w:color w:val="000000" w:themeColor="text1"/>
              </w:rPr>
              <w:t>139</w:t>
            </w:r>
          </w:p>
        </w:tc>
        <w:tc>
          <w:tcPr>
            <w:tcW w:w="914" w:type="dxa"/>
            <w:tcMar>
              <w:left w:w="70" w:type="dxa"/>
              <w:right w:w="70" w:type="dxa"/>
            </w:tcMar>
            <w:vAlign w:val="bottom"/>
          </w:tcPr>
          <w:p w14:paraId="14E157B1" w14:textId="1DFFF4AE" w:rsidR="726A3959" w:rsidRDefault="726A3959" w:rsidP="726A3959">
            <w:pPr>
              <w:spacing w:after="0"/>
              <w:jc w:val="center"/>
            </w:pPr>
            <w:r w:rsidRPr="726A3959">
              <w:rPr>
                <w:rFonts w:ascii="Aptos Narrow" w:eastAsia="Aptos Narrow" w:hAnsi="Aptos Narrow" w:cs="Aptos Narrow"/>
                <w:color w:val="000000" w:themeColor="text1"/>
              </w:rPr>
              <w:t>154</w:t>
            </w:r>
          </w:p>
        </w:tc>
        <w:tc>
          <w:tcPr>
            <w:tcW w:w="914" w:type="dxa"/>
            <w:tcMar>
              <w:left w:w="70" w:type="dxa"/>
              <w:right w:w="70" w:type="dxa"/>
            </w:tcMar>
            <w:vAlign w:val="bottom"/>
          </w:tcPr>
          <w:p w14:paraId="080178D9" w14:textId="5C8F296C" w:rsidR="726A3959" w:rsidRDefault="726A3959" w:rsidP="726A3959">
            <w:pPr>
              <w:spacing w:after="0"/>
              <w:jc w:val="center"/>
            </w:pPr>
            <w:r w:rsidRPr="726A3959">
              <w:rPr>
                <w:rFonts w:ascii="Aptos Narrow" w:eastAsia="Aptos Narrow" w:hAnsi="Aptos Narrow" w:cs="Aptos Narrow"/>
                <w:color w:val="000000" w:themeColor="text1"/>
              </w:rPr>
              <w:t>93</w:t>
            </w:r>
          </w:p>
        </w:tc>
      </w:tr>
      <w:tr w:rsidR="726A3959" w14:paraId="67230761" w14:textId="77777777" w:rsidTr="001D2DDE">
        <w:trPr>
          <w:trHeight w:val="300"/>
        </w:trPr>
        <w:tc>
          <w:tcPr>
            <w:tcW w:w="4269" w:type="dxa"/>
            <w:shd w:val="clear" w:color="auto" w:fill="E8E8E8"/>
            <w:tcMar>
              <w:left w:w="70" w:type="dxa"/>
              <w:right w:w="70" w:type="dxa"/>
            </w:tcMar>
            <w:vAlign w:val="bottom"/>
          </w:tcPr>
          <w:p w14:paraId="4E8B370C" w14:textId="550C12D5" w:rsidR="726A3959" w:rsidRDefault="726A3959" w:rsidP="726A3959">
            <w:pPr>
              <w:spacing w:after="0"/>
            </w:pPr>
            <w:r w:rsidRPr="726A3959">
              <w:rPr>
                <w:rFonts w:ascii="Aptos Narrow" w:eastAsia="Aptos Narrow" w:hAnsi="Aptos Narrow" w:cs="Aptos Narrow"/>
                <w:color w:val="000000" w:themeColor="text1"/>
              </w:rPr>
              <w:t>LA GUAJIRA</w:t>
            </w:r>
          </w:p>
        </w:tc>
        <w:tc>
          <w:tcPr>
            <w:tcW w:w="915" w:type="dxa"/>
            <w:shd w:val="clear" w:color="auto" w:fill="E8E8E8"/>
            <w:tcMar>
              <w:left w:w="70" w:type="dxa"/>
              <w:right w:w="70" w:type="dxa"/>
            </w:tcMar>
            <w:vAlign w:val="bottom"/>
          </w:tcPr>
          <w:p w14:paraId="63CAAFE7" w14:textId="6AE7583A" w:rsidR="726A3959" w:rsidRDefault="726A3959" w:rsidP="726A3959">
            <w:pPr>
              <w:spacing w:after="0"/>
              <w:jc w:val="center"/>
            </w:pPr>
            <w:r w:rsidRPr="726A3959">
              <w:rPr>
                <w:rFonts w:ascii="Aptos Narrow" w:eastAsia="Aptos Narrow" w:hAnsi="Aptos Narrow" w:cs="Aptos Narrow"/>
                <w:color w:val="000000" w:themeColor="text1"/>
              </w:rPr>
              <w:t>127</w:t>
            </w:r>
          </w:p>
        </w:tc>
        <w:tc>
          <w:tcPr>
            <w:tcW w:w="914" w:type="dxa"/>
            <w:shd w:val="clear" w:color="auto" w:fill="E8E8E8"/>
            <w:tcMar>
              <w:left w:w="70" w:type="dxa"/>
              <w:right w:w="70" w:type="dxa"/>
            </w:tcMar>
            <w:vAlign w:val="bottom"/>
          </w:tcPr>
          <w:p w14:paraId="6198E304" w14:textId="6F2F7A92" w:rsidR="726A3959" w:rsidRDefault="726A3959" w:rsidP="726A3959">
            <w:pPr>
              <w:spacing w:after="0"/>
              <w:jc w:val="center"/>
            </w:pPr>
            <w:r w:rsidRPr="726A3959">
              <w:rPr>
                <w:rFonts w:ascii="Aptos Narrow" w:eastAsia="Aptos Narrow" w:hAnsi="Aptos Narrow" w:cs="Aptos Narrow"/>
                <w:color w:val="000000" w:themeColor="text1"/>
              </w:rPr>
              <w:t>125</w:t>
            </w:r>
          </w:p>
        </w:tc>
        <w:tc>
          <w:tcPr>
            <w:tcW w:w="914" w:type="dxa"/>
            <w:shd w:val="clear" w:color="auto" w:fill="E8E8E8"/>
            <w:tcMar>
              <w:left w:w="70" w:type="dxa"/>
              <w:right w:w="70" w:type="dxa"/>
            </w:tcMar>
            <w:vAlign w:val="bottom"/>
          </w:tcPr>
          <w:p w14:paraId="27084725" w14:textId="578BA138" w:rsidR="726A3959" w:rsidRDefault="726A3959" w:rsidP="726A3959">
            <w:pPr>
              <w:spacing w:after="0"/>
              <w:jc w:val="center"/>
            </w:pPr>
            <w:r w:rsidRPr="726A3959">
              <w:rPr>
                <w:rFonts w:ascii="Aptos Narrow" w:eastAsia="Aptos Narrow" w:hAnsi="Aptos Narrow" w:cs="Aptos Narrow"/>
                <w:color w:val="000000" w:themeColor="text1"/>
              </w:rPr>
              <w:t>107</w:t>
            </w:r>
          </w:p>
        </w:tc>
        <w:tc>
          <w:tcPr>
            <w:tcW w:w="914" w:type="dxa"/>
            <w:shd w:val="clear" w:color="auto" w:fill="E8E8E8"/>
            <w:tcMar>
              <w:left w:w="70" w:type="dxa"/>
              <w:right w:w="70" w:type="dxa"/>
            </w:tcMar>
            <w:vAlign w:val="bottom"/>
          </w:tcPr>
          <w:p w14:paraId="16BA5C32" w14:textId="6A6C7D43" w:rsidR="726A3959" w:rsidRDefault="726A3959" w:rsidP="726A3959">
            <w:pPr>
              <w:spacing w:after="0"/>
              <w:jc w:val="center"/>
            </w:pPr>
            <w:r w:rsidRPr="726A3959">
              <w:rPr>
                <w:rFonts w:ascii="Aptos Narrow" w:eastAsia="Aptos Narrow" w:hAnsi="Aptos Narrow" w:cs="Aptos Narrow"/>
                <w:color w:val="000000" w:themeColor="text1"/>
              </w:rPr>
              <w:t>138</w:t>
            </w:r>
          </w:p>
        </w:tc>
        <w:tc>
          <w:tcPr>
            <w:tcW w:w="914" w:type="dxa"/>
            <w:shd w:val="clear" w:color="auto" w:fill="E8E8E8"/>
            <w:tcMar>
              <w:left w:w="70" w:type="dxa"/>
              <w:right w:w="70" w:type="dxa"/>
            </w:tcMar>
            <w:vAlign w:val="bottom"/>
          </w:tcPr>
          <w:p w14:paraId="3BE8E7A4" w14:textId="1D20E527" w:rsidR="726A3959" w:rsidRDefault="726A3959" w:rsidP="726A3959">
            <w:pPr>
              <w:spacing w:after="0"/>
              <w:jc w:val="center"/>
            </w:pPr>
            <w:r w:rsidRPr="726A3959">
              <w:rPr>
                <w:rFonts w:ascii="Aptos Narrow" w:eastAsia="Aptos Narrow" w:hAnsi="Aptos Narrow" w:cs="Aptos Narrow"/>
                <w:color w:val="000000" w:themeColor="text1"/>
              </w:rPr>
              <w:t>63</w:t>
            </w:r>
          </w:p>
        </w:tc>
      </w:tr>
      <w:tr w:rsidR="726A3959" w14:paraId="347035D2" w14:textId="77777777" w:rsidTr="001D2DDE">
        <w:trPr>
          <w:trHeight w:val="300"/>
        </w:trPr>
        <w:tc>
          <w:tcPr>
            <w:tcW w:w="4269" w:type="dxa"/>
            <w:tcMar>
              <w:left w:w="70" w:type="dxa"/>
              <w:right w:w="70" w:type="dxa"/>
            </w:tcMar>
            <w:vAlign w:val="bottom"/>
          </w:tcPr>
          <w:p w14:paraId="75EA74E9" w14:textId="51D85410" w:rsidR="726A3959" w:rsidRDefault="726A3959" w:rsidP="726A3959">
            <w:pPr>
              <w:spacing w:after="0"/>
            </w:pPr>
            <w:r w:rsidRPr="726A3959">
              <w:rPr>
                <w:rFonts w:ascii="Aptos Narrow" w:eastAsia="Aptos Narrow" w:hAnsi="Aptos Narrow" w:cs="Aptos Narrow"/>
                <w:color w:val="000000" w:themeColor="text1"/>
              </w:rPr>
              <w:t>QUINDIO</w:t>
            </w:r>
          </w:p>
        </w:tc>
        <w:tc>
          <w:tcPr>
            <w:tcW w:w="915" w:type="dxa"/>
            <w:tcMar>
              <w:left w:w="70" w:type="dxa"/>
              <w:right w:w="70" w:type="dxa"/>
            </w:tcMar>
            <w:vAlign w:val="bottom"/>
          </w:tcPr>
          <w:p w14:paraId="1AC2F149" w14:textId="6B1D6087" w:rsidR="726A3959" w:rsidRDefault="726A3959" w:rsidP="726A3959">
            <w:pPr>
              <w:spacing w:after="0"/>
              <w:jc w:val="center"/>
            </w:pPr>
            <w:r w:rsidRPr="726A3959">
              <w:rPr>
                <w:rFonts w:ascii="Aptos Narrow" w:eastAsia="Aptos Narrow" w:hAnsi="Aptos Narrow" w:cs="Aptos Narrow"/>
                <w:color w:val="000000" w:themeColor="text1"/>
              </w:rPr>
              <w:t>131</w:t>
            </w:r>
          </w:p>
        </w:tc>
        <w:tc>
          <w:tcPr>
            <w:tcW w:w="914" w:type="dxa"/>
            <w:tcMar>
              <w:left w:w="70" w:type="dxa"/>
              <w:right w:w="70" w:type="dxa"/>
            </w:tcMar>
            <w:vAlign w:val="bottom"/>
          </w:tcPr>
          <w:p w14:paraId="5F5B5D28" w14:textId="7C28785B" w:rsidR="726A3959" w:rsidRDefault="726A3959" w:rsidP="726A3959">
            <w:pPr>
              <w:spacing w:after="0"/>
              <w:jc w:val="center"/>
            </w:pPr>
            <w:r w:rsidRPr="726A3959">
              <w:rPr>
                <w:rFonts w:ascii="Aptos Narrow" w:eastAsia="Aptos Narrow" w:hAnsi="Aptos Narrow" w:cs="Aptos Narrow"/>
                <w:color w:val="000000" w:themeColor="text1"/>
              </w:rPr>
              <w:t>108</w:t>
            </w:r>
          </w:p>
        </w:tc>
        <w:tc>
          <w:tcPr>
            <w:tcW w:w="914" w:type="dxa"/>
            <w:tcMar>
              <w:left w:w="70" w:type="dxa"/>
              <w:right w:w="70" w:type="dxa"/>
            </w:tcMar>
            <w:vAlign w:val="bottom"/>
          </w:tcPr>
          <w:p w14:paraId="364F6A22" w14:textId="72B8C12A" w:rsidR="726A3959" w:rsidRDefault="726A3959" w:rsidP="726A3959">
            <w:pPr>
              <w:spacing w:after="0"/>
              <w:jc w:val="center"/>
            </w:pPr>
            <w:r w:rsidRPr="726A3959">
              <w:rPr>
                <w:rFonts w:ascii="Aptos Narrow" w:eastAsia="Aptos Narrow" w:hAnsi="Aptos Narrow" w:cs="Aptos Narrow"/>
                <w:color w:val="000000" w:themeColor="text1"/>
              </w:rPr>
              <w:t>118</w:t>
            </w:r>
          </w:p>
        </w:tc>
        <w:tc>
          <w:tcPr>
            <w:tcW w:w="914" w:type="dxa"/>
            <w:tcMar>
              <w:left w:w="70" w:type="dxa"/>
              <w:right w:w="70" w:type="dxa"/>
            </w:tcMar>
            <w:vAlign w:val="bottom"/>
          </w:tcPr>
          <w:p w14:paraId="026A64C3" w14:textId="4D4BADCF" w:rsidR="726A3959" w:rsidRDefault="726A3959" w:rsidP="726A3959">
            <w:pPr>
              <w:spacing w:after="0"/>
              <w:jc w:val="center"/>
            </w:pPr>
            <w:r w:rsidRPr="726A3959">
              <w:rPr>
                <w:rFonts w:ascii="Aptos Narrow" w:eastAsia="Aptos Narrow" w:hAnsi="Aptos Narrow" w:cs="Aptos Narrow"/>
                <w:color w:val="000000" w:themeColor="text1"/>
              </w:rPr>
              <w:t>135</w:t>
            </w:r>
          </w:p>
        </w:tc>
        <w:tc>
          <w:tcPr>
            <w:tcW w:w="914" w:type="dxa"/>
            <w:tcMar>
              <w:left w:w="70" w:type="dxa"/>
              <w:right w:w="70" w:type="dxa"/>
            </w:tcMar>
            <w:vAlign w:val="bottom"/>
          </w:tcPr>
          <w:p w14:paraId="2A71F826" w14:textId="0DE1084E" w:rsidR="726A3959" w:rsidRDefault="726A3959" w:rsidP="726A3959">
            <w:pPr>
              <w:spacing w:after="0"/>
              <w:jc w:val="center"/>
            </w:pPr>
            <w:r w:rsidRPr="726A3959">
              <w:rPr>
                <w:rFonts w:ascii="Aptos Narrow" w:eastAsia="Aptos Narrow" w:hAnsi="Aptos Narrow" w:cs="Aptos Narrow"/>
                <w:color w:val="000000" w:themeColor="text1"/>
              </w:rPr>
              <w:t>54</w:t>
            </w:r>
          </w:p>
        </w:tc>
      </w:tr>
      <w:tr w:rsidR="726A3959" w14:paraId="7D65F094" w14:textId="77777777" w:rsidTr="001D2DDE">
        <w:trPr>
          <w:trHeight w:val="300"/>
        </w:trPr>
        <w:tc>
          <w:tcPr>
            <w:tcW w:w="4269" w:type="dxa"/>
            <w:shd w:val="clear" w:color="auto" w:fill="E8E8E8"/>
            <w:tcMar>
              <w:left w:w="70" w:type="dxa"/>
              <w:right w:w="70" w:type="dxa"/>
            </w:tcMar>
            <w:vAlign w:val="bottom"/>
          </w:tcPr>
          <w:p w14:paraId="5471460A" w14:textId="33CF2E63" w:rsidR="726A3959" w:rsidRDefault="726A3959" w:rsidP="726A3959">
            <w:pPr>
              <w:spacing w:after="0"/>
            </w:pPr>
            <w:r w:rsidRPr="726A3959">
              <w:rPr>
                <w:rFonts w:ascii="Aptos Narrow" w:eastAsia="Aptos Narrow" w:hAnsi="Aptos Narrow" w:cs="Aptos Narrow"/>
                <w:color w:val="000000" w:themeColor="text1"/>
              </w:rPr>
              <w:t>PUTUMAYO</w:t>
            </w:r>
          </w:p>
        </w:tc>
        <w:tc>
          <w:tcPr>
            <w:tcW w:w="915" w:type="dxa"/>
            <w:shd w:val="clear" w:color="auto" w:fill="E8E8E8"/>
            <w:tcMar>
              <w:left w:w="70" w:type="dxa"/>
              <w:right w:w="70" w:type="dxa"/>
            </w:tcMar>
            <w:vAlign w:val="bottom"/>
          </w:tcPr>
          <w:p w14:paraId="6EF5C5A0" w14:textId="2F1AE5C8" w:rsidR="726A3959" w:rsidRDefault="726A3959" w:rsidP="726A3959">
            <w:pPr>
              <w:spacing w:after="0"/>
              <w:jc w:val="center"/>
            </w:pPr>
            <w:r w:rsidRPr="726A3959">
              <w:rPr>
                <w:rFonts w:ascii="Aptos Narrow" w:eastAsia="Aptos Narrow" w:hAnsi="Aptos Narrow" w:cs="Aptos Narrow"/>
                <w:color w:val="000000" w:themeColor="text1"/>
              </w:rPr>
              <w:t>112</w:t>
            </w:r>
          </w:p>
        </w:tc>
        <w:tc>
          <w:tcPr>
            <w:tcW w:w="914" w:type="dxa"/>
            <w:shd w:val="clear" w:color="auto" w:fill="E8E8E8"/>
            <w:tcMar>
              <w:left w:w="70" w:type="dxa"/>
              <w:right w:w="70" w:type="dxa"/>
            </w:tcMar>
            <w:vAlign w:val="bottom"/>
          </w:tcPr>
          <w:p w14:paraId="00DD4174" w14:textId="7DB38DE1" w:rsidR="726A3959" w:rsidRDefault="726A3959" w:rsidP="726A3959">
            <w:pPr>
              <w:spacing w:after="0"/>
              <w:jc w:val="center"/>
            </w:pPr>
            <w:r w:rsidRPr="726A3959">
              <w:rPr>
                <w:rFonts w:ascii="Aptos Narrow" w:eastAsia="Aptos Narrow" w:hAnsi="Aptos Narrow" w:cs="Aptos Narrow"/>
                <w:color w:val="000000" w:themeColor="text1"/>
              </w:rPr>
              <w:t>99</w:t>
            </w:r>
          </w:p>
        </w:tc>
        <w:tc>
          <w:tcPr>
            <w:tcW w:w="914" w:type="dxa"/>
            <w:shd w:val="clear" w:color="auto" w:fill="E8E8E8"/>
            <w:tcMar>
              <w:left w:w="70" w:type="dxa"/>
              <w:right w:w="70" w:type="dxa"/>
            </w:tcMar>
            <w:vAlign w:val="bottom"/>
          </w:tcPr>
          <w:p w14:paraId="5207E062" w14:textId="51D50C8A" w:rsidR="726A3959" w:rsidRDefault="726A3959" w:rsidP="726A3959">
            <w:pPr>
              <w:spacing w:after="0"/>
              <w:jc w:val="center"/>
            </w:pPr>
            <w:r w:rsidRPr="726A3959">
              <w:rPr>
                <w:rFonts w:ascii="Aptos Narrow" w:eastAsia="Aptos Narrow" w:hAnsi="Aptos Narrow" w:cs="Aptos Narrow"/>
                <w:color w:val="000000" w:themeColor="text1"/>
              </w:rPr>
              <w:t>122</w:t>
            </w:r>
          </w:p>
        </w:tc>
        <w:tc>
          <w:tcPr>
            <w:tcW w:w="914" w:type="dxa"/>
            <w:shd w:val="clear" w:color="auto" w:fill="E8E8E8"/>
            <w:tcMar>
              <w:left w:w="70" w:type="dxa"/>
              <w:right w:w="70" w:type="dxa"/>
            </w:tcMar>
            <w:vAlign w:val="bottom"/>
          </w:tcPr>
          <w:p w14:paraId="046A2AE5" w14:textId="72A68FB3" w:rsidR="726A3959" w:rsidRDefault="726A3959" w:rsidP="726A3959">
            <w:pPr>
              <w:spacing w:after="0"/>
              <w:jc w:val="center"/>
            </w:pPr>
            <w:r w:rsidRPr="726A3959">
              <w:rPr>
                <w:rFonts w:ascii="Aptos Narrow" w:eastAsia="Aptos Narrow" w:hAnsi="Aptos Narrow" w:cs="Aptos Narrow"/>
                <w:color w:val="000000" w:themeColor="text1"/>
              </w:rPr>
              <w:t>105</w:t>
            </w:r>
          </w:p>
        </w:tc>
        <w:tc>
          <w:tcPr>
            <w:tcW w:w="914" w:type="dxa"/>
            <w:shd w:val="clear" w:color="auto" w:fill="E8E8E8"/>
            <w:tcMar>
              <w:left w:w="70" w:type="dxa"/>
              <w:right w:w="70" w:type="dxa"/>
            </w:tcMar>
            <w:vAlign w:val="bottom"/>
          </w:tcPr>
          <w:p w14:paraId="7C23E305" w14:textId="75E5A986" w:rsidR="726A3959" w:rsidRDefault="726A3959" w:rsidP="726A3959">
            <w:pPr>
              <w:spacing w:after="0"/>
              <w:jc w:val="center"/>
            </w:pPr>
            <w:r w:rsidRPr="726A3959">
              <w:rPr>
                <w:rFonts w:ascii="Aptos Narrow" w:eastAsia="Aptos Narrow" w:hAnsi="Aptos Narrow" w:cs="Aptos Narrow"/>
                <w:color w:val="000000" w:themeColor="text1"/>
              </w:rPr>
              <w:t>54</w:t>
            </w:r>
          </w:p>
        </w:tc>
      </w:tr>
      <w:tr w:rsidR="726A3959" w14:paraId="713116EF" w14:textId="77777777" w:rsidTr="001D2DDE">
        <w:trPr>
          <w:trHeight w:val="300"/>
        </w:trPr>
        <w:tc>
          <w:tcPr>
            <w:tcW w:w="4269" w:type="dxa"/>
            <w:tcMar>
              <w:left w:w="70" w:type="dxa"/>
              <w:right w:w="70" w:type="dxa"/>
            </w:tcMar>
            <w:vAlign w:val="bottom"/>
          </w:tcPr>
          <w:p w14:paraId="4E7DC3D6" w14:textId="520D5B92" w:rsidR="726A3959" w:rsidRDefault="726A3959" w:rsidP="726A3959">
            <w:pPr>
              <w:spacing w:after="0"/>
            </w:pPr>
            <w:r w:rsidRPr="726A3959">
              <w:rPr>
                <w:rFonts w:ascii="Aptos Narrow" w:eastAsia="Aptos Narrow" w:hAnsi="Aptos Narrow" w:cs="Aptos Narrow"/>
                <w:color w:val="000000" w:themeColor="text1"/>
              </w:rPr>
              <w:t>ARAUCA</w:t>
            </w:r>
          </w:p>
        </w:tc>
        <w:tc>
          <w:tcPr>
            <w:tcW w:w="915" w:type="dxa"/>
            <w:tcMar>
              <w:left w:w="70" w:type="dxa"/>
              <w:right w:w="70" w:type="dxa"/>
            </w:tcMar>
            <w:vAlign w:val="bottom"/>
          </w:tcPr>
          <w:p w14:paraId="0FD6FF46" w14:textId="61646609" w:rsidR="726A3959" w:rsidRDefault="726A3959" w:rsidP="726A3959">
            <w:pPr>
              <w:spacing w:after="0"/>
              <w:jc w:val="center"/>
            </w:pPr>
            <w:r w:rsidRPr="726A3959">
              <w:rPr>
                <w:rFonts w:ascii="Aptos Narrow" w:eastAsia="Aptos Narrow" w:hAnsi="Aptos Narrow" w:cs="Aptos Narrow"/>
                <w:color w:val="000000" w:themeColor="text1"/>
              </w:rPr>
              <w:t>65</w:t>
            </w:r>
          </w:p>
        </w:tc>
        <w:tc>
          <w:tcPr>
            <w:tcW w:w="914" w:type="dxa"/>
            <w:tcMar>
              <w:left w:w="70" w:type="dxa"/>
              <w:right w:w="70" w:type="dxa"/>
            </w:tcMar>
            <w:vAlign w:val="bottom"/>
          </w:tcPr>
          <w:p w14:paraId="48FB9629" w14:textId="5881041A" w:rsidR="726A3959" w:rsidRDefault="726A3959" w:rsidP="726A3959">
            <w:pPr>
              <w:spacing w:after="0"/>
              <w:jc w:val="center"/>
            </w:pPr>
            <w:r w:rsidRPr="726A3959">
              <w:rPr>
                <w:rFonts w:ascii="Aptos Narrow" w:eastAsia="Aptos Narrow" w:hAnsi="Aptos Narrow" w:cs="Aptos Narrow"/>
                <w:color w:val="000000" w:themeColor="text1"/>
              </w:rPr>
              <w:t>84</w:t>
            </w:r>
          </w:p>
        </w:tc>
        <w:tc>
          <w:tcPr>
            <w:tcW w:w="914" w:type="dxa"/>
            <w:tcMar>
              <w:left w:w="70" w:type="dxa"/>
              <w:right w:w="70" w:type="dxa"/>
            </w:tcMar>
            <w:vAlign w:val="bottom"/>
          </w:tcPr>
          <w:p w14:paraId="55F4847E" w14:textId="2968FBB5" w:rsidR="726A3959" w:rsidRDefault="726A3959" w:rsidP="726A3959">
            <w:pPr>
              <w:spacing w:after="0"/>
              <w:jc w:val="center"/>
            </w:pPr>
            <w:r w:rsidRPr="726A3959">
              <w:rPr>
                <w:rFonts w:ascii="Aptos Narrow" w:eastAsia="Aptos Narrow" w:hAnsi="Aptos Narrow" w:cs="Aptos Narrow"/>
                <w:color w:val="000000" w:themeColor="text1"/>
              </w:rPr>
              <w:t>99</w:t>
            </w:r>
          </w:p>
        </w:tc>
        <w:tc>
          <w:tcPr>
            <w:tcW w:w="914" w:type="dxa"/>
            <w:tcMar>
              <w:left w:w="70" w:type="dxa"/>
              <w:right w:w="70" w:type="dxa"/>
            </w:tcMar>
            <w:vAlign w:val="bottom"/>
          </w:tcPr>
          <w:p w14:paraId="2E00C14C" w14:textId="027FF63E" w:rsidR="726A3959" w:rsidRDefault="726A3959" w:rsidP="726A3959">
            <w:pPr>
              <w:spacing w:after="0"/>
              <w:jc w:val="center"/>
            </w:pPr>
            <w:r w:rsidRPr="726A3959">
              <w:rPr>
                <w:rFonts w:ascii="Aptos Narrow" w:eastAsia="Aptos Narrow" w:hAnsi="Aptos Narrow" w:cs="Aptos Narrow"/>
                <w:color w:val="000000" w:themeColor="text1"/>
              </w:rPr>
              <w:t>83</w:t>
            </w:r>
          </w:p>
        </w:tc>
        <w:tc>
          <w:tcPr>
            <w:tcW w:w="914" w:type="dxa"/>
            <w:tcMar>
              <w:left w:w="70" w:type="dxa"/>
              <w:right w:w="70" w:type="dxa"/>
            </w:tcMar>
            <w:vAlign w:val="bottom"/>
          </w:tcPr>
          <w:p w14:paraId="6D2BE74A" w14:textId="52C7FBD1" w:rsidR="726A3959" w:rsidRDefault="726A3959" w:rsidP="726A3959">
            <w:pPr>
              <w:spacing w:after="0"/>
              <w:jc w:val="center"/>
            </w:pPr>
            <w:r w:rsidRPr="726A3959">
              <w:rPr>
                <w:rFonts w:ascii="Aptos Narrow" w:eastAsia="Aptos Narrow" w:hAnsi="Aptos Narrow" w:cs="Aptos Narrow"/>
                <w:color w:val="000000" w:themeColor="text1"/>
              </w:rPr>
              <w:t>54</w:t>
            </w:r>
          </w:p>
        </w:tc>
      </w:tr>
      <w:tr w:rsidR="726A3959" w14:paraId="4A116C0A" w14:textId="77777777" w:rsidTr="001D2DDE">
        <w:trPr>
          <w:trHeight w:val="300"/>
        </w:trPr>
        <w:tc>
          <w:tcPr>
            <w:tcW w:w="4269" w:type="dxa"/>
            <w:shd w:val="clear" w:color="auto" w:fill="E8E8E8"/>
            <w:tcMar>
              <w:left w:w="70" w:type="dxa"/>
              <w:right w:w="70" w:type="dxa"/>
            </w:tcMar>
            <w:vAlign w:val="bottom"/>
          </w:tcPr>
          <w:p w14:paraId="3B37A182" w14:textId="418942F6" w:rsidR="726A3959" w:rsidRDefault="726A3959" w:rsidP="726A3959">
            <w:pPr>
              <w:spacing w:after="0"/>
            </w:pPr>
            <w:r w:rsidRPr="726A3959">
              <w:rPr>
                <w:rFonts w:ascii="Aptos Narrow" w:eastAsia="Aptos Narrow" w:hAnsi="Aptos Narrow" w:cs="Aptos Narrow"/>
                <w:color w:val="000000" w:themeColor="text1"/>
              </w:rPr>
              <w:t>CAQUETA</w:t>
            </w:r>
          </w:p>
        </w:tc>
        <w:tc>
          <w:tcPr>
            <w:tcW w:w="915" w:type="dxa"/>
            <w:shd w:val="clear" w:color="auto" w:fill="E8E8E8"/>
            <w:tcMar>
              <w:left w:w="70" w:type="dxa"/>
              <w:right w:w="70" w:type="dxa"/>
            </w:tcMar>
            <w:vAlign w:val="bottom"/>
          </w:tcPr>
          <w:p w14:paraId="6AD60C94" w14:textId="66F56DA7" w:rsidR="726A3959" w:rsidRDefault="726A3959" w:rsidP="726A3959">
            <w:pPr>
              <w:spacing w:after="0"/>
              <w:jc w:val="center"/>
            </w:pPr>
            <w:r w:rsidRPr="726A3959">
              <w:rPr>
                <w:rFonts w:ascii="Aptos Narrow" w:eastAsia="Aptos Narrow" w:hAnsi="Aptos Narrow" w:cs="Aptos Narrow"/>
                <w:color w:val="000000" w:themeColor="text1"/>
              </w:rPr>
              <w:t>84</w:t>
            </w:r>
          </w:p>
        </w:tc>
        <w:tc>
          <w:tcPr>
            <w:tcW w:w="914" w:type="dxa"/>
            <w:shd w:val="clear" w:color="auto" w:fill="E8E8E8"/>
            <w:tcMar>
              <w:left w:w="70" w:type="dxa"/>
              <w:right w:w="70" w:type="dxa"/>
            </w:tcMar>
            <w:vAlign w:val="bottom"/>
          </w:tcPr>
          <w:p w14:paraId="53F44D61" w14:textId="33A182F1" w:rsidR="726A3959" w:rsidRDefault="726A3959" w:rsidP="726A3959">
            <w:pPr>
              <w:spacing w:after="0"/>
              <w:jc w:val="center"/>
            </w:pPr>
            <w:r w:rsidRPr="726A3959">
              <w:rPr>
                <w:rFonts w:ascii="Aptos Narrow" w:eastAsia="Aptos Narrow" w:hAnsi="Aptos Narrow" w:cs="Aptos Narrow"/>
                <w:color w:val="000000" w:themeColor="text1"/>
              </w:rPr>
              <w:t>82</w:t>
            </w:r>
          </w:p>
        </w:tc>
        <w:tc>
          <w:tcPr>
            <w:tcW w:w="914" w:type="dxa"/>
            <w:shd w:val="clear" w:color="auto" w:fill="E8E8E8"/>
            <w:tcMar>
              <w:left w:w="70" w:type="dxa"/>
              <w:right w:w="70" w:type="dxa"/>
            </w:tcMar>
            <w:vAlign w:val="bottom"/>
          </w:tcPr>
          <w:p w14:paraId="52C9BE5C" w14:textId="2937A897" w:rsidR="726A3959" w:rsidRDefault="726A3959" w:rsidP="726A3959">
            <w:pPr>
              <w:spacing w:after="0"/>
              <w:jc w:val="center"/>
            </w:pPr>
            <w:r w:rsidRPr="726A3959">
              <w:rPr>
                <w:rFonts w:ascii="Aptos Narrow" w:eastAsia="Aptos Narrow" w:hAnsi="Aptos Narrow" w:cs="Aptos Narrow"/>
                <w:color w:val="000000" w:themeColor="text1"/>
              </w:rPr>
              <w:t>69</w:t>
            </w:r>
          </w:p>
        </w:tc>
        <w:tc>
          <w:tcPr>
            <w:tcW w:w="914" w:type="dxa"/>
            <w:shd w:val="clear" w:color="auto" w:fill="E8E8E8"/>
            <w:tcMar>
              <w:left w:w="70" w:type="dxa"/>
              <w:right w:w="70" w:type="dxa"/>
            </w:tcMar>
            <w:vAlign w:val="bottom"/>
          </w:tcPr>
          <w:p w14:paraId="7C62B492" w14:textId="137E0171" w:rsidR="726A3959" w:rsidRDefault="726A3959" w:rsidP="726A3959">
            <w:pPr>
              <w:spacing w:after="0"/>
              <w:jc w:val="center"/>
            </w:pPr>
            <w:r w:rsidRPr="726A3959">
              <w:rPr>
                <w:rFonts w:ascii="Aptos Narrow" w:eastAsia="Aptos Narrow" w:hAnsi="Aptos Narrow" w:cs="Aptos Narrow"/>
                <w:color w:val="000000" w:themeColor="text1"/>
              </w:rPr>
              <w:t>72</w:t>
            </w:r>
          </w:p>
        </w:tc>
        <w:tc>
          <w:tcPr>
            <w:tcW w:w="914" w:type="dxa"/>
            <w:shd w:val="clear" w:color="auto" w:fill="E8E8E8"/>
            <w:tcMar>
              <w:left w:w="70" w:type="dxa"/>
              <w:right w:w="70" w:type="dxa"/>
            </w:tcMar>
            <w:vAlign w:val="bottom"/>
          </w:tcPr>
          <w:p w14:paraId="475AE28D" w14:textId="2CFDFB3E" w:rsidR="726A3959" w:rsidRDefault="726A3959" w:rsidP="726A3959">
            <w:pPr>
              <w:spacing w:after="0"/>
              <w:jc w:val="center"/>
            </w:pPr>
            <w:r w:rsidRPr="726A3959">
              <w:rPr>
                <w:rFonts w:ascii="Aptos Narrow" w:eastAsia="Aptos Narrow" w:hAnsi="Aptos Narrow" w:cs="Aptos Narrow"/>
                <w:color w:val="000000" w:themeColor="text1"/>
              </w:rPr>
              <w:t>44</w:t>
            </w:r>
          </w:p>
        </w:tc>
      </w:tr>
      <w:tr w:rsidR="726A3959" w14:paraId="514AD514" w14:textId="77777777" w:rsidTr="001D2DDE">
        <w:trPr>
          <w:trHeight w:val="300"/>
        </w:trPr>
        <w:tc>
          <w:tcPr>
            <w:tcW w:w="4269" w:type="dxa"/>
            <w:tcMar>
              <w:left w:w="70" w:type="dxa"/>
              <w:right w:w="70" w:type="dxa"/>
            </w:tcMar>
            <w:vAlign w:val="bottom"/>
          </w:tcPr>
          <w:p w14:paraId="29ADE5C3" w14:textId="4B8A5F1C" w:rsidR="726A3959" w:rsidRDefault="726A3959" w:rsidP="726A3959">
            <w:pPr>
              <w:spacing w:after="0"/>
            </w:pPr>
            <w:r w:rsidRPr="726A3959">
              <w:rPr>
                <w:rFonts w:ascii="Aptos Narrow" w:eastAsia="Aptos Narrow" w:hAnsi="Aptos Narrow" w:cs="Aptos Narrow"/>
                <w:color w:val="000000" w:themeColor="text1"/>
              </w:rPr>
              <w:t>CHOCO</w:t>
            </w:r>
          </w:p>
        </w:tc>
        <w:tc>
          <w:tcPr>
            <w:tcW w:w="915" w:type="dxa"/>
            <w:tcMar>
              <w:left w:w="70" w:type="dxa"/>
              <w:right w:w="70" w:type="dxa"/>
            </w:tcMar>
            <w:vAlign w:val="bottom"/>
          </w:tcPr>
          <w:p w14:paraId="407AF510" w14:textId="780DF00D" w:rsidR="726A3959" w:rsidRDefault="726A3959" w:rsidP="726A3959">
            <w:pPr>
              <w:spacing w:after="0"/>
              <w:jc w:val="center"/>
            </w:pPr>
            <w:r w:rsidRPr="726A3959">
              <w:rPr>
                <w:rFonts w:ascii="Aptos Narrow" w:eastAsia="Aptos Narrow" w:hAnsi="Aptos Narrow" w:cs="Aptos Narrow"/>
                <w:color w:val="000000" w:themeColor="text1"/>
              </w:rPr>
              <w:t>31</w:t>
            </w:r>
          </w:p>
        </w:tc>
        <w:tc>
          <w:tcPr>
            <w:tcW w:w="914" w:type="dxa"/>
            <w:tcMar>
              <w:left w:w="70" w:type="dxa"/>
              <w:right w:w="70" w:type="dxa"/>
            </w:tcMar>
            <w:vAlign w:val="bottom"/>
          </w:tcPr>
          <w:p w14:paraId="5A818017" w14:textId="00F34CAA" w:rsidR="726A3959" w:rsidRDefault="726A3959" w:rsidP="726A3959">
            <w:pPr>
              <w:spacing w:after="0"/>
              <w:jc w:val="center"/>
            </w:pPr>
            <w:r w:rsidRPr="726A3959">
              <w:rPr>
                <w:rFonts w:ascii="Aptos Narrow" w:eastAsia="Aptos Narrow" w:hAnsi="Aptos Narrow" w:cs="Aptos Narrow"/>
                <w:color w:val="000000" w:themeColor="text1"/>
              </w:rPr>
              <w:t>29</w:t>
            </w:r>
          </w:p>
        </w:tc>
        <w:tc>
          <w:tcPr>
            <w:tcW w:w="914" w:type="dxa"/>
            <w:tcMar>
              <w:left w:w="70" w:type="dxa"/>
              <w:right w:w="70" w:type="dxa"/>
            </w:tcMar>
            <w:vAlign w:val="bottom"/>
          </w:tcPr>
          <w:p w14:paraId="6792CF7C" w14:textId="7663F648" w:rsidR="726A3959" w:rsidRDefault="726A3959" w:rsidP="726A3959">
            <w:pPr>
              <w:spacing w:after="0"/>
              <w:jc w:val="center"/>
            </w:pPr>
            <w:r w:rsidRPr="726A3959">
              <w:rPr>
                <w:rFonts w:ascii="Aptos Narrow" w:eastAsia="Aptos Narrow" w:hAnsi="Aptos Narrow" w:cs="Aptos Narrow"/>
                <w:color w:val="000000" w:themeColor="text1"/>
              </w:rPr>
              <w:t>30</w:t>
            </w:r>
          </w:p>
        </w:tc>
        <w:tc>
          <w:tcPr>
            <w:tcW w:w="914" w:type="dxa"/>
            <w:tcMar>
              <w:left w:w="70" w:type="dxa"/>
              <w:right w:w="70" w:type="dxa"/>
            </w:tcMar>
            <w:vAlign w:val="bottom"/>
          </w:tcPr>
          <w:p w14:paraId="16934416" w14:textId="057A0EE7" w:rsidR="726A3959" w:rsidRDefault="726A3959" w:rsidP="726A3959">
            <w:pPr>
              <w:spacing w:after="0"/>
              <w:jc w:val="center"/>
            </w:pPr>
            <w:r w:rsidRPr="726A3959">
              <w:rPr>
                <w:rFonts w:ascii="Aptos Narrow" w:eastAsia="Aptos Narrow" w:hAnsi="Aptos Narrow" w:cs="Aptos Narrow"/>
                <w:color w:val="000000" w:themeColor="text1"/>
              </w:rPr>
              <w:t>32</w:t>
            </w:r>
          </w:p>
        </w:tc>
        <w:tc>
          <w:tcPr>
            <w:tcW w:w="914" w:type="dxa"/>
            <w:tcMar>
              <w:left w:w="70" w:type="dxa"/>
              <w:right w:w="70" w:type="dxa"/>
            </w:tcMar>
            <w:vAlign w:val="bottom"/>
          </w:tcPr>
          <w:p w14:paraId="786EF150" w14:textId="2C41C15C" w:rsidR="726A3959" w:rsidRDefault="726A3959" w:rsidP="726A3959">
            <w:pPr>
              <w:spacing w:after="0"/>
              <w:jc w:val="center"/>
            </w:pPr>
            <w:r w:rsidRPr="726A3959">
              <w:rPr>
                <w:rFonts w:ascii="Aptos Narrow" w:eastAsia="Aptos Narrow" w:hAnsi="Aptos Narrow" w:cs="Aptos Narrow"/>
                <w:color w:val="000000" w:themeColor="text1"/>
              </w:rPr>
              <w:t>17</w:t>
            </w:r>
          </w:p>
        </w:tc>
      </w:tr>
      <w:tr w:rsidR="726A3959" w14:paraId="040DF469" w14:textId="77777777" w:rsidTr="001D2DDE">
        <w:trPr>
          <w:trHeight w:val="300"/>
        </w:trPr>
        <w:tc>
          <w:tcPr>
            <w:tcW w:w="4269" w:type="dxa"/>
            <w:shd w:val="clear" w:color="auto" w:fill="E8E8E8"/>
            <w:tcMar>
              <w:left w:w="70" w:type="dxa"/>
              <w:right w:w="70" w:type="dxa"/>
            </w:tcMar>
            <w:vAlign w:val="bottom"/>
          </w:tcPr>
          <w:p w14:paraId="0E08B414" w14:textId="5FE9CC58" w:rsidR="726A3959" w:rsidRDefault="726A3959" w:rsidP="726A3959">
            <w:pPr>
              <w:spacing w:after="0"/>
            </w:pPr>
            <w:r w:rsidRPr="726A3959">
              <w:rPr>
                <w:rFonts w:ascii="Aptos Narrow" w:eastAsia="Aptos Narrow" w:hAnsi="Aptos Narrow" w:cs="Aptos Narrow"/>
                <w:color w:val="000000" w:themeColor="text1"/>
              </w:rPr>
              <w:t>GUAVIARE</w:t>
            </w:r>
          </w:p>
        </w:tc>
        <w:tc>
          <w:tcPr>
            <w:tcW w:w="915" w:type="dxa"/>
            <w:shd w:val="clear" w:color="auto" w:fill="E8E8E8"/>
            <w:tcMar>
              <w:left w:w="70" w:type="dxa"/>
              <w:right w:w="70" w:type="dxa"/>
            </w:tcMar>
            <w:vAlign w:val="bottom"/>
          </w:tcPr>
          <w:p w14:paraId="30EA608C" w14:textId="7DAA4FF7" w:rsidR="726A3959" w:rsidRDefault="726A3959" w:rsidP="726A3959">
            <w:pPr>
              <w:spacing w:after="0"/>
              <w:jc w:val="center"/>
            </w:pPr>
            <w:r w:rsidRPr="726A3959">
              <w:rPr>
                <w:rFonts w:ascii="Aptos Narrow" w:eastAsia="Aptos Narrow" w:hAnsi="Aptos Narrow" w:cs="Aptos Narrow"/>
                <w:color w:val="000000" w:themeColor="text1"/>
              </w:rPr>
              <w:t>15</w:t>
            </w:r>
          </w:p>
        </w:tc>
        <w:tc>
          <w:tcPr>
            <w:tcW w:w="914" w:type="dxa"/>
            <w:shd w:val="clear" w:color="auto" w:fill="E8E8E8"/>
            <w:tcMar>
              <w:left w:w="70" w:type="dxa"/>
              <w:right w:w="70" w:type="dxa"/>
            </w:tcMar>
            <w:vAlign w:val="bottom"/>
          </w:tcPr>
          <w:p w14:paraId="1F465DF2" w14:textId="47A016CF" w:rsidR="726A3959" w:rsidRDefault="726A3959" w:rsidP="726A3959">
            <w:pPr>
              <w:spacing w:after="0"/>
              <w:jc w:val="center"/>
            </w:pPr>
            <w:r w:rsidRPr="726A3959">
              <w:rPr>
                <w:rFonts w:ascii="Aptos Narrow" w:eastAsia="Aptos Narrow" w:hAnsi="Aptos Narrow" w:cs="Aptos Narrow"/>
                <w:color w:val="000000" w:themeColor="text1"/>
              </w:rPr>
              <w:t>21</w:t>
            </w:r>
          </w:p>
        </w:tc>
        <w:tc>
          <w:tcPr>
            <w:tcW w:w="914" w:type="dxa"/>
            <w:shd w:val="clear" w:color="auto" w:fill="E8E8E8"/>
            <w:tcMar>
              <w:left w:w="70" w:type="dxa"/>
              <w:right w:w="70" w:type="dxa"/>
            </w:tcMar>
            <w:vAlign w:val="bottom"/>
          </w:tcPr>
          <w:p w14:paraId="6B55CCCF" w14:textId="0683BC49" w:rsidR="726A3959" w:rsidRDefault="726A3959" w:rsidP="726A3959">
            <w:pPr>
              <w:spacing w:after="0"/>
              <w:jc w:val="center"/>
            </w:pPr>
            <w:r w:rsidRPr="726A3959">
              <w:rPr>
                <w:rFonts w:ascii="Aptos Narrow" w:eastAsia="Aptos Narrow" w:hAnsi="Aptos Narrow" w:cs="Aptos Narrow"/>
                <w:color w:val="000000" w:themeColor="text1"/>
              </w:rPr>
              <w:t>16</w:t>
            </w:r>
          </w:p>
        </w:tc>
        <w:tc>
          <w:tcPr>
            <w:tcW w:w="914" w:type="dxa"/>
            <w:shd w:val="clear" w:color="auto" w:fill="E8E8E8"/>
            <w:tcMar>
              <w:left w:w="70" w:type="dxa"/>
              <w:right w:w="70" w:type="dxa"/>
            </w:tcMar>
            <w:vAlign w:val="bottom"/>
          </w:tcPr>
          <w:p w14:paraId="7D417098" w14:textId="44CF7C04" w:rsidR="726A3959" w:rsidRDefault="726A3959" w:rsidP="726A3959">
            <w:pPr>
              <w:spacing w:after="0"/>
              <w:jc w:val="center"/>
            </w:pPr>
            <w:r w:rsidRPr="726A3959">
              <w:rPr>
                <w:rFonts w:ascii="Aptos Narrow" w:eastAsia="Aptos Narrow" w:hAnsi="Aptos Narrow" w:cs="Aptos Narrow"/>
                <w:color w:val="000000" w:themeColor="text1"/>
              </w:rPr>
              <w:t>23</w:t>
            </w:r>
          </w:p>
        </w:tc>
        <w:tc>
          <w:tcPr>
            <w:tcW w:w="914" w:type="dxa"/>
            <w:shd w:val="clear" w:color="auto" w:fill="E8E8E8"/>
            <w:tcMar>
              <w:left w:w="70" w:type="dxa"/>
              <w:right w:w="70" w:type="dxa"/>
            </w:tcMar>
            <w:vAlign w:val="bottom"/>
          </w:tcPr>
          <w:p w14:paraId="45AB4ADD" w14:textId="5F25F29D" w:rsidR="726A3959" w:rsidRDefault="726A3959" w:rsidP="726A3959">
            <w:pPr>
              <w:spacing w:after="0"/>
              <w:jc w:val="center"/>
            </w:pPr>
            <w:r w:rsidRPr="726A3959">
              <w:rPr>
                <w:rFonts w:ascii="Aptos Narrow" w:eastAsia="Aptos Narrow" w:hAnsi="Aptos Narrow" w:cs="Aptos Narrow"/>
                <w:color w:val="000000" w:themeColor="text1"/>
              </w:rPr>
              <w:t>10</w:t>
            </w:r>
          </w:p>
        </w:tc>
      </w:tr>
      <w:tr w:rsidR="726A3959" w14:paraId="411A8F88" w14:textId="77777777" w:rsidTr="001D2DDE">
        <w:trPr>
          <w:trHeight w:val="300"/>
        </w:trPr>
        <w:tc>
          <w:tcPr>
            <w:tcW w:w="4269" w:type="dxa"/>
            <w:tcMar>
              <w:left w:w="70" w:type="dxa"/>
              <w:right w:w="70" w:type="dxa"/>
            </w:tcMar>
            <w:vAlign w:val="bottom"/>
          </w:tcPr>
          <w:p w14:paraId="3CD4DD22" w14:textId="258603C5" w:rsidR="726A3959" w:rsidRDefault="726A3959" w:rsidP="726A3959">
            <w:pPr>
              <w:spacing w:after="0"/>
            </w:pPr>
            <w:r w:rsidRPr="726A3959">
              <w:rPr>
                <w:rFonts w:ascii="Aptos Narrow" w:eastAsia="Aptos Narrow" w:hAnsi="Aptos Narrow" w:cs="Aptos Narrow"/>
                <w:color w:val="000000" w:themeColor="text1"/>
              </w:rPr>
              <w:t>ARCHIPIELAGO SAN ANDRES, PROVIDENCIA Y SANTA CATALINA</w:t>
            </w:r>
          </w:p>
        </w:tc>
        <w:tc>
          <w:tcPr>
            <w:tcW w:w="915" w:type="dxa"/>
            <w:tcMar>
              <w:left w:w="70" w:type="dxa"/>
              <w:right w:w="70" w:type="dxa"/>
            </w:tcMar>
            <w:vAlign w:val="bottom"/>
          </w:tcPr>
          <w:p w14:paraId="0E817817" w14:textId="4A684BA1" w:rsidR="726A3959" w:rsidRDefault="726A3959" w:rsidP="726A3959">
            <w:pPr>
              <w:spacing w:after="0"/>
              <w:jc w:val="center"/>
            </w:pPr>
            <w:r w:rsidRPr="726A3959">
              <w:rPr>
                <w:rFonts w:ascii="Aptos Narrow" w:eastAsia="Aptos Narrow" w:hAnsi="Aptos Narrow" w:cs="Aptos Narrow"/>
                <w:color w:val="000000" w:themeColor="text1"/>
              </w:rPr>
              <w:t>18</w:t>
            </w:r>
          </w:p>
        </w:tc>
        <w:tc>
          <w:tcPr>
            <w:tcW w:w="914" w:type="dxa"/>
            <w:tcMar>
              <w:left w:w="70" w:type="dxa"/>
              <w:right w:w="70" w:type="dxa"/>
            </w:tcMar>
            <w:vAlign w:val="bottom"/>
          </w:tcPr>
          <w:p w14:paraId="5B1A5E33" w14:textId="52AD0AC4" w:rsidR="726A3959" w:rsidRDefault="726A3959" w:rsidP="726A3959">
            <w:pPr>
              <w:spacing w:after="0"/>
              <w:jc w:val="center"/>
            </w:pPr>
            <w:r w:rsidRPr="726A3959">
              <w:rPr>
                <w:rFonts w:ascii="Aptos Narrow" w:eastAsia="Aptos Narrow" w:hAnsi="Aptos Narrow" w:cs="Aptos Narrow"/>
                <w:color w:val="000000" w:themeColor="text1"/>
              </w:rPr>
              <w:t>18</w:t>
            </w:r>
          </w:p>
        </w:tc>
        <w:tc>
          <w:tcPr>
            <w:tcW w:w="914" w:type="dxa"/>
            <w:tcMar>
              <w:left w:w="70" w:type="dxa"/>
              <w:right w:w="70" w:type="dxa"/>
            </w:tcMar>
            <w:vAlign w:val="bottom"/>
          </w:tcPr>
          <w:p w14:paraId="3A282B33" w14:textId="1C583229" w:rsidR="726A3959" w:rsidRDefault="726A3959" w:rsidP="726A3959">
            <w:pPr>
              <w:spacing w:after="0"/>
              <w:jc w:val="center"/>
            </w:pPr>
            <w:r w:rsidRPr="726A3959">
              <w:rPr>
                <w:rFonts w:ascii="Aptos Narrow" w:eastAsia="Aptos Narrow" w:hAnsi="Aptos Narrow" w:cs="Aptos Narrow"/>
                <w:color w:val="000000" w:themeColor="text1"/>
              </w:rPr>
              <w:t>12</w:t>
            </w:r>
          </w:p>
        </w:tc>
        <w:tc>
          <w:tcPr>
            <w:tcW w:w="914" w:type="dxa"/>
            <w:tcMar>
              <w:left w:w="70" w:type="dxa"/>
              <w:right w:w="70" w:type="dxa"/>
            </w:tcMar>
            <w:vAlign w:val="bottom"/>
          </w:tcPr>
          <w:p w14:paraId="16E47C19" w14:textId="0FED742C" w:rsidR="726A3959" w:rsidRDefault="726A3959" w:rsidP="726A3959">
            <w:pPr>
              <w:spacing w:after="0"/>
              <w:jc w:val="center"/>
            </w:pPr>
            <w:r w:rsidRPr="726A3959">
              <w:rPr>
                <w:rFonts w:ascii="Aptos Narrow" w:eastAsia="Aptos Narrow" w:hAnsi="Aptos Narrow" w:cs="Aptos Narrow"/>
                <w:color w:val="000000" w:themeColor="text1"/>
              </w:rPr>
              <w:t>14</w:t>
            </w:r>
          </w:p>
        </w:tc>
        <w:tc>
          <w:tcPr>
            <w:tcW w:w="914" w:type="dxa"/>
            <w:tcMar>
              <w:left w:w="70" w:type="dxa"/>
              <w:right w:w="70" w:type="dxa"/>
            </w:tcMar>
            <w:vAlign w:val="bottom"/>
          </w:tcPr>
          <w:p w14:paraId="370A6120" w14:textId="11518206" w:rsidR="726A3959" w:rsidRDefault="726A3959" w:rsidP="726A3959">
            <w:pPr>
              <w:spacing w:after="0"/>
              <w:jc w:val="center"/>
            </w:pPr>
            <w:r w:rsidRPr="726A3959">
              <w:rPr>
                <w:rFonts w:ascii="Aptos Narrow" w:eastAsia="Aptos Narrow" w:hAnsi="Aptos Narrow" w:cs="Aptos Narrow"/>
                <w:color w:val="000000" w:themeColor="text1"/>
              </w:rPr>
              <w:t>5</w:t>
            </w:r>
          </w:p>
        </w:tc>
      </w:tr>
      <w:tr w:rsidR="726A3959" w14:paraId="06BB4EB1" w14:textId="77777777" w:rsidTr="001D2DDE">
        <w:trPr>
          <w:trHeight w:val="300"/>
        </w:trPr>
        <w:tc>
          <w:tcPr>
            <w:tcW w:w="4269" w:type="dxa"/>
            <w:shd w:val="clear" w:color="auto" w:fill="E8E8E8"/>
            <w:tcMar>
              <w:left w:w="70" w:type="dxa"/>
              <w:right w:w="70" w:type="dxa"/>
            </w:tcMar>
            <w:vAlign w:val="bottom"/>
          </w:tcPr>
          <w:p w14:paraId="0C769C4A" w14:textId="44279671" w:rsidR="726A3959" w:rsidRDefault="726A3959" w:rsidP="726A3959">
            <w:pPr>
              <w:spacing w:after="0"/>
            </w:pPr>
            <w:r w:rsidRPr="726A3959">
              <w:rPr>
                <w:rFonts w:ascii="Aptos Narrow" w:eastAsia="Aptos Narrow" w:hAnsi="Aptos Narrow" w:cs="Aptos Narrow"/>
                <w:color w:val="000000" w:themeColor="text1"/>
              </w:rPr>
              <w:t>VICHADA</w:t>
            </w:r>
          </w:p>
        </w:tc>
        <w:tc>
          <w:tcPr>
            <w:tcW w:w="915" w:type="dxa"/>
            <w:shd w:val="clear" w:color="auto" w:fill="E8E8E8"/>
            <w:tcMar>
              <w:left w:w="70" w:type="dxa"/>
              <w:right w:w="70" w:type="dxa"/>
            </w:tcMar>
            <w:vAlign w:val="bottom"/>
          </w:tcPr>
          <w:p w14:paraId="69258DDF" w14:textId="204EEBC2" w:rsidR="726A3959" w:rsidRDefault="726A3959" w:rsidP="726A3959">
            <w:pPr>
              <w:spacing w:after="0"/>
              <w:jc w:val="center"/>
            </w:pPr>
            <w:r w:rsidRPr="726A3959">
              <w:rPr>
                <w:rFonts w:ascii="Aptos Narrow" w:eastAsia="Aptos Narrow" w:hAnsi="Aptos Narrow" w:cs="Aptos Narrow"/>
                <w:color w:val="000000" w:themeColor="text1"/>
              </w:rPr>
              <w:t>11</w:t>
            </w:r>
          </w:p>
        </w:tc>
        <w:tc>
          <w:tcPr>
            <w:tcW w:w="914" w:type="dxa"/>
            <w:shd w:val="clear" w:color="auto" w:fill="E8E8E8"/>
            <w:tcMar>
              <w:left w:w="70" w:type="dxa"/>
              <w:right w:w="70" w:type="dxa"/>
            </w:tcMar>
            <w:vAlign w:val="bottom"/>
          </w:tcPr>
          <w:p w14:paraId="5A8E0C69" w14:textId="3D1E9283" w:rsidR="726A3959" w:rsidRDefault="726A3959" w:rsidP="726A3959">
            <w:pPr>
              <w:spacing w:after="0"/>
              <w:jc w:val="center"/>
            </w:pPr>
            <w:r w:rsidRPr="726A3959">
              <w:rPr>
                <w:rFonts w:ascii="Aptos Narrow" w:eastAsia="Aptos Narrow" w:hAnsi="Aptos Narrow" w:cs="Aptos Narrow"/>
                <w:color w:val="000000" w:themeColor="text1"/>
              </w:rPr>
              <w:t>13</w:t>
            </w:r>
          </w:p>
        </w:tc>
        <w:tc>
          <w:tcPr>
            <w:tcW w:w="914" w:type="dxa"/>
            <w:shd w:val="clear" w:color="auto" w:fill="E8E8E8"/>
            <w:tcMar>
              <w:left w:w="70" w:type="dxa"/>
              <w:right w:w="70" w:type="dxa"/>
            </w:tcMar>
            <w:vAlign w:val="bottom"/>
          </w:tcPr>
          <w:p w14:paraId="185F3A43" w14:textId="66757DF7" w:rsidR="726A3959" w:rsidRDefault="726A3959" w:rsidP="726A3959">
            <w:pPr>
              <w:spacing w:after="0"/>
              <w:jc w:val="center"/>
            </w:pPr>
            <w:r w:rsidRPr="726A3959">
              <w:rPr>
                <w:rFonts w:ascii="Aptos Narrow" w:eastAsia="Aptos Narrow" w:hAnsi="Aptos Narrow" w:cs="Aptos Narrow"/>
                <w:color w:val="000000" w:themeColor="text1"/>
              </w:rPr>
              <w:t>9</w:t>
            </w:r>
          </w:p>
        </w:tc>
        <w:tc>
          <w:tcPr>
            <w:tcW w:w="914" w:type="dxa"/>
            <w:shd w:val="clear" w:color="auto" w:fill="E8E8E8"/>
            <w:tcMar>
              <w:left w:w="70" w:type="dxa"/>
              <w:right w:w="70" w:type="dxa"/>
            </w:tcMar>
            <w:vAlign w:val="bottom"/>
          </w:tcPr>
          <w:p w14:paraId="0280DFDD" w14:textId="4637748C" w:rsidR="726A3959" w:rsidRDefault="726A3959" w:rsidP="726A3959">
            <w:pPr>
              <w:spacing w:after="0"/>
              <w:jc w:val="center"/>
            </w:pPr>
            <w:r w:rsidRPr="726A3959">
              <w:rPr>
                <w:rFonts w:ascii="Aptos Narrow" w:eastAsia="Aptos Narrow" w:hAnsi="Aptos Narrow" w:cs="Aptos Narrow"/>
                <w:color w:val="000000" w:themeColor="text1"/>
              </w:rPr>
              <w:t>9</w:t>
            </w:r>
          </w:p>
        </w:tc>
        <w:tc>
          <w:tcPr>
            <w:tcW w:w="914" w:type="dxa"/>
            <w:shd w:val="clear" w:color="auto" w:fill="E8E8E8"/>
            <w:tcMar>
              <w:left w:w="70" w:type="dxa"/>
              <w:right w:w="70" w:type="dxa"/>
            </w:tcMar>
            <w:vAlign w:val="bottom"/>
          </w:tcPr>
          <w:p w14:paraId="7F842DCC" w14:textId="72ED6EF3" w:rsidR="726A3959" w:rsidRDefault="726A3959" w:rsidP="726A3959">
            <w:pPr>
              <w:spacing w:after="0"/>
              <w:jc w:val="center"/>
            </w:pPr>
            <w:r w:rsidRPr="726A3959">
              <w:rPr>
                <w:rFonts w:ascii="Aptos Narrow" w:eastAsia="Aptos Narrow" w:hAnsi="Aptos Narrow" w:cs="Aptos Narrow"/>
                <w:color w:val="000000" w:themeColor="text1"/>
              </w:rPr>
              <w:t>5</w:t>
            </w:r>
          </w:p>
        </w:tc>
      </w:tr>
      <w:tr w:rsidR="726A3959" w14:paraId="79761ACB" w14:textId="77777777" w:rsidTr="001D2DDE">
        <w:trPr>
          <w:trHeight w:val="300"/>
        </w:trPr>
        <w:tc>
          <w:tcPr>
            <w:tcW w:w="4269" w:type="dxa"/>
            <w:tcMar>
              <w:left w:w="70" w:type="dxa"/>
              <w:right w:w="70" w:type="dxa"/>
            </w:tcMar>
            <w:vAlign w:val="bottom"/>
          </w:tcPr>
          <w:p w14:paraId="2AC188B2" w14:textId="5FD05A00" w:rsidR="726A3959" w:rsidRDefault="726A3959" w:rsidP="726A3959">
            <w:pPr>
              <w:spacing w:after="0"/>
            </w:pPr>
            <w:r w:rsidRPr="726A3959">
              <w:rPr>
                <w:rFonts w:ascii="Aptos Narrow" w:eastAsia="Aptos Narrow" w:hAnsi="Aptos Narrow" w:cs="Aptos Narrow"/>
                <w:color w:val="000000" w:themeColor="text1"/>
              </w:rPr>
              <w:t>DEPARTAMENTO SIN ASIGNAR</w:t>
            </w:r>
          </w:p>
        </w:tc>
        <w:tc>
          <w:tcPr>
            <w:tcW w:w="915" w:type="dxa"/>
            <w:tcMar>
              <w:left w:w="70" w:type="dxa"/>
              <w:right w:w="70" w:type="dxa"/>
            </w:tcMar>
            <w:vAlign w:val="bottom"/>
          </w:tcPr>
          <w:p w14:paraId="4BF8314F" w14:textId="76D47483" w:rsidR="726A3959" w:rsidRDefault="726A3959" w:rsidP="726A3959">
            <w:pPr>
              <w:spacing w:after="0"/>
              <w:jc w:val="center"/>
            </w:pPr>
            <w:r w:rsidRPr="726A3959">
              <w:rPr>
                <w:rFonts w:ascii="Aptos Narrow" w:eastAsia="Aptos Narrow" w:hAnsi="Aptos Narrow" w:cs="Aptos Narrow"/>
                <w:color w:val="000000" w:themeColor="text1"/>
              </w:rPr>
              <w:t>1</w:t>
            </w:r>
          </w:p>
        </w:tc>
        <w:tc>
          <w:tcPr>
            <w:tcW w:w="914" w:type="dxa"/>
            <w:tcMar>
              <w:left w:w="70" w:type="dxa"/>
              <w:right w:w="70" w:type="dxa"/>
            </w:tcMar>
            <w:vAlign w:val="bottom"/>
          </w:tcPr>
          <w:p w14:paraId="5F70E278" w14:textId="0C1F8FA9" w:rsidR="726A3959" w:rsidRDefault="726A3959" w:rsidP="726A3959">
            <w:pPr>
              <w:spacing w:after="0"/>
              <w:jc w:val="center"/>
            </w:pPr>
            <w:r w:rsidRPr="726A3959">
              <w:rPr>
                <w:rFonts w:ascii="Aptos Narrow" w:eastAsia="Aptos Narrow" w:hAnsi="Aptos Narrow" w:cs="Aptos Narrow"/>
                <w:color w:val="000000" w:themeColor="text1"/>
              </w:rPr>
              <w:t>2</w:t>
            </w:r>
          </w:p>
        </w:tc>
        <w:tc>
          <w:tcPr>
            <w:tcW w:w="914" w:type="dxa"/>
            <w:tcMar>
              <w:left w:w="70" w:type="dxa"/>
              <w:right w:w="70" w:type="dxa"/>
            </w:tcMar>
            <w:vAlign w:val="bottom"/>
          </w:tcPr>
          <w:p w14:paraId="134A4F28" w14:textId="169D980E" w:rsidR="726A3959" w:rsidRDefault="726A3959" w:rsidP="726A3959">
            <w:pPr>
              <w:spacing w:after="0"/>
              <w:jc w:val="center"/>
            </w:pPr>
            <w:r w:rsidRPr="726A3959">
              <w:rPr>
                <w:rFonts w:ascii="Aptos Narrow" w:eastAsia="Aptos Narrow" w:hAnsi="Aptos Narrow" w:cs="Aptos Narrow"/>
                <w:color w:val="000000" w:themeColor="text1"/>
              </w:rPr>
              <w:t>14</w:t>
            </w:r>
          </w:p>
        </w:tc>
        <w:tc>
          <w:tcPr>
            <w:tcW w:w="914" w:type="dxa"/>
            <w:tcMar>
              <w:left w:w="70" w:type="dxa"/>
              <w:right w:w="70" w:type="dxa"/>
            </w:tcMar>
            <w:vAlign w:val="bottom"/>
          </w:tcPr>
          <w:p w14:paraId="07166FCC" w14:textId="0915DA83" w:rsidR="726A3959" w:rsidRDefault="726A3959" w:rsidP="726A3959">
            <w:pPr>
              <w:spacing w:after="0"/>
              <w:jc w:val="center"/>
            </w:pPr>
            <w:r w:rsidRPr="726A3959">
              <w:rPr>
                <w:rFonts w:ascii="Aptos Narrow" w:eastAsia="Aptos Narrow" w:hAnsi="Aptos Narrow" w:cs="Aptos Narrow"/>
                <w:color w:val="000000" w:themeColor="text1"/>
              </w:rPr>
              <w:t>21</w:t>
            </w:r>
          </w:p>
        </w:tc>
        <w:tc>
          <w:tcPr>
            <w:tcW w:w="914" w:type="dxa"/>
            <w:tcMar>
              <w:left w:w="70" w:type="dxa"/>
              <w:right w:w="70" w:type="dxa"/>
            </w:tcMar>
            <w:vAlign w:val="bottom"/>
          </w:tcPr>
          <w:p w14:paraId="092841A3" w14:textId="46F3F54A" w:rsidR="726A3959" w:rsidRDefault="726A3959" w:rsidP="726A3959">
            <w:pPr>
              <w:spacing w:after="0"/>
              <w:jc w:val="center"/>
            </w:pPr>
            <w:r w:rsidRPr="726A3959">
              <w:rPr>
                <w:rFonts w:ascii="Aptos Narrow" w:eastAsia="Aptos Narrow" w:hAnsi="Aptos Narrow" w:cs="Aptos Narrow"/>
                <w:color w:val="000000" w:themeColor="text1"/>
              </w:rPr>
              <w:t>6</w:t>
            </w:r>
          </w:p>
        </w:tc>
      </w:tr>
      <w:tr w:rsidR="726A3959" w14:paraId="2AC6D93A" w14:textId="77777777" w:rsidTr="001D2DDE">
        <w:trPr>
          <w:trHeight w:val="300"/>
        </w:trPr>
        <w:tc>
          <w:tcPr>
            <w:tcW w:w="4269" w:type="dxa"/>
            <w:shd w:val="clear" w:color="auto" w:fill="E8E8E8"/>
            <w:tcMar>
              <w:left w:w="70" w:type="dxa"/>
              <w:right w:w="70" w:type="dxa"/>
            </w:tcMar>
            <w:vAlign w:val="bottom"/>
          </w:tcPr>
          <w:p w14:paraId="57A8329E" w14:textId="4FEA1F00" w:rsidR="726A3959" w:rsidRDefault="726A3959" w:rsidP="726A3959">
            <w:pPr>
              <w:spacing w:after="0"/>
            </w:pPr>
            <w:r w:rsidRPr="726A3959">
              <w:rPr>
                <w:rFonts w:ascii="Aptos Narrow" w:eastAsia="Aptos Narrow" w:hAnsi="Aptos Narrow" w:cs="Aptos Narrow"/>
                <w:color w:val="000000" w:themeColor="text1"/>
              </w:rPr>
              <w:t>AMAZONAS</w:t>
            </w:r>
          </w:p>
        </w:tc>
        <w:tc>
          <w:tcPr>
            <w:tcW w:w="915" w:type="dxa"/>
            <w:shd w:val="clear" w:color="auto" w:fill="E8E8E8"/>
            <w:tcMar>
              <w:left w:w="70" w:type="dxa"/>
              <w:right w:w="70" w:type="dxa"/>
            </w:tcMar>
            <w:vAlign w:val="bottom"/>
          </w:tcPr>
          <w:p w14:paraId="79DADDDC" w14:textId="2F8D4DB4" w:rsidR="726A3959" w:rsidRDefault="726A3959" w:rsidP="726A3959">
            <w:pPr>
              <w:spacing w:after="0"/>
              <w:jc w:val="center"/>
            </w:pPr>
            <w:r w:rsidRPr="726A3959">
              <w:rPr>
                <w:rFonts w:ascii="Aptos Narrow" w:eastAsia="Aptos Narrow" w:hAnsi="Aptos Narrow" w:cs="Aptos Narrow"/>
                <w:color w:val="000000" w:themeColor="text1"/>
              </w:rPr>
              <w:t>4</w:t>
            </w:r>
          </w:p>
        </w:tc>
        <w:tc>
          <w:tcPr>
            <w:tcW w:w="914" w:type="dxa"/>
            <w:shd w:val="clear" w:color="auto" w:fill="E8E8E8"/>
            <w:tcMar>
              <w:left w:w="70" w:type="dxa"/>
              <w:right w:w="70" w:type="dxa"/>
            </w:tcMar>
            <w:vAlign w:val="bottom"/>
          </w:tcPr>
          <w:p w14:paraId="2F935213" w14:textId="0C6F317C" w:rsidR="726A3959" w:rsidRDefault="726A3959" w:rsidP="726A3959">
            <w:pPr>
              <w:spacing w:after="0"/>
              <w:jc w:val="center"/>
            </w:pPr>
            <w:r w:rsidRPr="726A3959">
              <w:rPr>
                <w:rFonts w:ascii="Aptos Narrow" w:eastAsia="Aptos Narrow" w:hAnsi="Aptos Narrow" w:cs="Aptos Narrow"/>
                <w:color w:val="000000" w:themeColor="text1"/>
              </w:rPr>
              <w:t>3</w:t>
            </w:r>
          </w:p>
        </w:tc>
        <w:tc>
          <w:tcPr>
            <w:tcW w:w="914" w:type="dxa"/>
            <w:shd w:val="clear" w:color="auto" w:fill="E8E8E8"/>
            <w:tcMar>
              <w:left w:w="70" w:type="dxa"/>
              <w:right w:w="70" w:type="dxa"/>
            </w:tcMar>
            <w:vAlign w:val="bottom"/>
          </w:tcPr>
          <w:p w14:paraId="51234D8E" w14:textId="03C7015E" w:rsidR="726A3959" w:rsidRDefault="726A3959" w:rsidP="726A3959">
            <w:pPr>
              <w:spacing w:after="0"/>
              <w:jc w:val="center"/>
            </w:pPr>
            <w:r w:rsidRPr="726A3959">
              <w:rPr>
                <w:rFonts w:ascii="Aptos Narrow" w:eastAsia="Aptos Narrow" w:hAnsi="Aptos Narrow" w:cs="Aptos Narrow"/>
                <w:color w:val="000000" w:themeColor="text1"/>
              </w:rPr>
              <w:t>1</w:t>
            </w:r>
          </w:p>
        </w:tc>
        <w:tc>
          <w:tcPr>
            <w:tcW w:w="914" w:type="dxa"/>
            <w:shd w:val="clear" w:color="auto" w:fill="E8E8E8"/>
            <w:tcMar>
              <w:left w:w="70" w:type="dxa"/>
              <w:right w:w="70" w:type="dxa"/>
            </w:tcMar>
            <w:vAlign w:val="bottom"/>
          </w:tcPr>
          <w:p w14:paraId="01704F24" w14:textId="5B248CC4" w:rsidR="726A3959" w:rsidRDefault="726A3959" w:rsidP="726A3959">
            <w:pPr>
              <w:spacing w:after="0"/>
              <w:jc w:val="center"/>
            </w:pPr>
            <w:r w:rsidRPr="726A3959">
              <w:rPr>
                <w:rFonts w:ascii="Aptos Narrow" w:eastAsia="Aptos Narrow" w:hAnsi="Aptos Narrow" w:cs="Aptos Narrow"/>
                <w:color w:val="000000" w:themeColor="text1"/>
              </w:rPr>
              <w:t>6</w:t>
            </w:r>
          </w:p>
        </w:tc>
        <w:tc>
          <w:tcPr>
            <w:tcW w:w="914" w:type="dxa"/>
            <w:shd w:val="clear" w:color="auto" w:fill="E8E8E8"/>
            <w:tcMar>
              <w:left w:w="70" w:type="dxa"/>
              <w:right w:w="70" w:type="dxa"/>
            </w:tcMar>
            <w:vAlign w:val="bottom"/>
          </w:tcPr>
          <w:p w14:paraId="509F643C" w14:textId="324E1937" w:rsidR="726A3959" w:rsidRDefault="726A3959" w:rsidP="726A3959">
            <w:pPr>
              <w:spacing w:after="0"/>
              <w:jc w:val="center"/>
            </w:pPr>
            <w:r w:rsidRPr="726A3959">
              <w:rPr>
                <w:rFonts w:ascii="Aptos Narrow" w:eastAsia="Aptos Narrow" w:hAnsi="Aptos Narrow" w:cs="Aptos Narrow"/>
                <w:color w:val="000000" w:themeColor="text1"/>
              </w:rPr>
              <w:t>3</w:t>
            </w:r>
          </w:p>
        </w:tc>
      </w:tr>
      <w:tr w:rsidR="726A3959" w14:paraId="4BF94B04" w14:textId="77777777" w:rsidTr="001D2DDE">
        <w:trPr>
          <w:trHeight w:val="300"/>
        </w:trPr>
        <w:tc>
          <w:tcPr>
            <w:tcW w:w="4269" w:type="dxa"/>
            <w:tcMar>
              <w:left w:w="70" w:type="dxa"/>
              <w:right w:w="70" w:type="dxa"/>
            </w:tcMar>
            <w:vAlign w:val="bottom"/>
          </w:tcPr>
          <w:p w14:paraId="1892D2E1" w14:textId="71DF834C" w:rsidR="726A3959" w:rsidRDefault="726A3959" w:rsidP="726A3959">
            <w:pPr>
              <w:spacing w:after="0"/>
            </w:pPr>
            <w:r w:rsidRPr="726A3959">
              <w:rPr>
                <w:rFonts w:ascii="Aptos Narrow" w:eastAsia="Aptos Narrow" w:hAnsi="Aptos Narrow" w:cs="Aptos Narrow"/>
                <w:color w:val="000000" w:themeColor="text1"/>
              </w:rPr>
              <w:t>GUAINIA</w:t>
            </w:r>
          </w:p>
        </w:tc>
        <w:tc>
          <w:tcPr>
            <w:tcW w:w="915" w:type="dxa"/>
            <w:tcMar>
              <w:left w:w="70" w:type="dxa"/>
              <w:right w:w="70" w:type="dxa"/>
            </w:tcMar>
            <w:vAlign w:val="bottom"/>
          </w:tcPr>
          <w:p w14:paraId="111A03E0" w14:textId="01A18F0F" w:rsidR="726A3959" w:rsidRDefault="726A3959" w:rsidP="726A3959">
            <w:pPr>
              <w:spacing w:after="0"/>
              <w:jc w:val="center"/>
            </w:pPr>
            <w:r w:rsidRPr="726A3959">
              <w:rPr>
                <w:rFonts w:ascii="Aptos Narrow" w:eastAsia="Aptos Narrow" w:hAnsi="Aptos Narrow" w:cs="Aptos Narrow"/>
                <w:color w:val="000000" w:themeColor="text1"/>
              </w:rPr>
              <w:t>3</w:t>
            </w:r>
          </w:p>
        </w:tc>
        <w:tc>
          <w:tcPr>
            <w:tcW w:w="914" w:type="dxa"/>
            <w:tcMar>
              <w:left w:w="70" w:type="dxa"/>
              <w:right w:w="70" w:type="dxa"/>
            </w:tcMar>
            <w:vAlign w:val="bottom"/>
          </w:tcPr>
          <w:p w14:paraId="4FCACEAB" w14:textId="325B3507" w:rsidR="726A3959" w:rsidRDefault="726A3959" w:rsidP="726A3959">
            <w:pPr>
              <w:spacing w:after="0"/>
              <w:jc w:val="center"/>
            </w:pPr>
            <w:r w:rsidRPr="726A3959">
              <w:rPr>
                <w:rFonts w:ascii="Aptos Narrow" w:eastAsia="Aptos Narrow" w:hAnsi="Aptos Narrow" w:cs="Aptos Narrow"/>
                <w:color w:val="000000" w:themeColor="text1"/>
              </w:rPr>
              <w:t>1</w:t>
            </w:r>
          </w:p>
        </w:tc>
        <w:tc>
          <w:tcPr>
            <w:tcW w:w="914" w:type="dxa"/>
            <w:tcMar>
              <w:left w:w="70" w:type="dxa"/>
              <w:right w:w="70" w:type="dxa"/>
            </w:tcMar>
            <w:vAlign w:val="bottom"/>
          </w:tcPr>
          <w:p w14:paraId="7B1F5118" w14:textId="03285452" w:rsidR="726A3959" w:rsidRDefault="726A3959" w:rsidP="726A3959">
            <w:pPr>
              <w:spacing w:after="0"/>
              <w:jc w:val="center"/>
            </w:pPr>
            <w:r w:rsidRPr="726A3959">
              <w:rPr>
                <w:rFonts w:ascii="Aptos Narrow" w:eastAsia="Aptos Narrow" w:hAnsi="Aptos Narrow" w:cs="Aptos Narrow"/>
                <w:color w:val="000000" w:themeColor="text1"/>
              </w:rPr>
              <w:t>3</w:t>
            </w:r>
          </w:p>
        </w:tc>
        <w:tc>
          <w:tcPr>
            <w:tcW w:w="914" w:type="dxa"/>
            <w:tcMar>
              <w:left w:w="70" w:type="dxa"/>
              <w:right w:w="70" w:type="dxa"/>
            </w:tcMar>
            <w:vAlign w:val="bottom"/>
          </w:tcPr>
          <w:p w14:paraId="2327D90F" w14:textId="5A7B1086" w:rsidR="726A3959" w:rsidRDefault="726A3959" w:rsidP="726A3959">
            <w:pPr>
              <w:spacing w:after="0"/>
              <w:jc w:val="center"/>
            </w:pPr>
            <w:r w:rsidRPr="726A3959">
              <w:rPr>
                <w:rFonts w:ascii="Aptos Narrow" w:eastAsia="Aptos Narrow" w:hAnsi="Aptos Narrow" w:cs="Aptos Narrow"/>
                <w:color w:val="000000" w:themeColor="text1"/>
              </w:rPr>
              <w:t>5</w:t>
            </w:r>
          </w:p>
        </w:tc>
        <w:tc>
          <w:tcPr>
            <w:tcW w:w="914" w:type="dxa"/>
            <w:tcMar>
              <w:left w:w="70" w:type="dxa"/>
              <w:right w:w="70" w:type="dxa"/>
            </w:tcMar>
            <w:vAlign w:val="bottom"/>
          </w:tcPr>
          <w:p w14:paraId="6A583A78" w14:textId="286A446E" w:rsidR="726A3959" w:rsidRDefault="726A3959" w:rsidP="726A3959">
            <w:pPr>
              <w:spacing w:after="0"/>
              <w:jc w:val="center"/>
            </w:pPr>
            <w:r w:rsidRPr="726A3959">
              <w:rPr>
                <w:rFonts w:ascii="Aptos Narrow" w:eastAsia="Aptos Narrow" w:hAnsi="Aptos Narrow" w:cs="Aptos Narrow"/>
                <w:color w:val="000000" w:themeColor="text1"/>
              </w:rPr>
              <w:t>1</w:t>
            </w:r>
          </w:p>
        </w:tc>
      </w:tr>
      <w:tr w:rsidR="726A3959" w14:paraId="3C5CFD6E" w14:textId="77777777" w:rsidTr="001D2DDE">
        <w:trPr>
          <w:trHeight w:val="300"/>
        </w:trPr>
        <w:tc>
          <w:tcPr>
            <w:tcW w:w="4269" w:type="dxa"/>
            <w:shd w:val="clear" w:color="auto" w:fill="E8E8E8"/>
            <w:tcMar>
              <w:left w:w="70" w:type="dxa"/>
              <w:right w:w="70" w:type="dxa"/>
            </w:tcMar>
            <w:vAlign w:val="bottom"/>
          </w:tcPr>
          <w:p w14:paraId="20CDE53F" w14:textId="7DFDDE0B" w:rsidR="726A3959" w:rsidRDefault="726A3959" w:rsidP="726A3959">
            <w:pPr>
              <w:spacing w:after="0"/>
            </w:pPr>
            <w:r w:rsidRPr="726A3959">
              <w:rPr>
                <w:rFonts w:ascii="Aptos Narrow" w:eastAsia="Aptos Narrow" w:hAnsi="Aptos Narrow" w:cs="Aptos Narrow"/>
                <w:color w:val="000000" w:themeColor="text1"/>
              </w:rPr>
              <w:t>VAUPES</w:t>
            </w:r>
          </w:p>
        </w:tc>
        <w:tc>
          <w:tcPr>
            <w:tcW w:w="915" w:type="dxa"/>
            <w:shd w:val="clear" w:color="auto" w:fill="E8E8E8"/>
            <w:tcMar>
              <w:left w:w="70" w:type="dxa"/>
              <w:right w:w="70" w:type="dxa"/>
            </w:tcMar>
            <w:vAlign w:val="bottom"/>
          </w:tcPr>
          <w:p w14:paraId="5156F580" w14:textId="6043C934" w:rsidR="726A3959" w:rsidRDefault="726A3959" w:rsidP="726A3959">
            <w:pPr>
              <w:spacing w:after="0"/>
              <w:jc w:val="center"/>
            </w:pPr>
            <w:r w:rsidRPr="726A3959">
              <w:rPr>
                <w:rFonts w:ascii="Aptos Narrow" w:eastAsia="Aptos Narrow" w:hAnsi="Aptos Narrow" w:cs="Aptos Narrow"/>
                <w:color w:val="000000" w:themeColor="text1"/>
              </w:rPr>
              <w:t>2</w:t>
            </w:r>
          </w:p>
        </w:tc>
        <w:tc>
          <w:tcPr>
            <w:tcW w:w="914" w:type="dxa"/>
            <w:shd w:val="clear" w:color="auto" w:fill="E8E8E8"/>
            <w:tcMar>
              <w:left w:w="70" w:type="dxa"/>
              <w:right w:w="70" w:type="dxa"/>
            </w:tcMar>
            <w:vAlign w:val="bottom"/>
          </w:tcPr>
          <w:p w14:paraId="220FD5F0" w14:textId="7F13E712" w:rsidR="726A3959" w:rsidRDefault="726A3959" w:rsidP="726A3959">
            <w:pPr>
              <w:spacing w:after="0"/>
              <w:jc w:val="center"/>
            </w:pPr>
            <w:r w:rsidRPr="726A3959">
              <w:rPr>
                <w:rFonts w:ascii="Aptos Narrow" w:eastAsia="Aptos Narrow" w:hAnsi="Aptos Narrow" w:cs="Aptos Narrow"/>
                <w:color w:val="000000" w:themeColor="text1"/>
              </w:rPr>
              <w:t>1</w:t>
            </w:r>
          </w:p>
        </w:tc>
        <w:tc>
          <w:tcPr>
            <w:tcW w:w="914" w:type="dxa"/>
            <w:shd w:val="clear" w:color="auto" w:fill="E8E8E8"/>
            <w:tcMar>
              <w:left w:w="70" w:type="dxa"/>
              <w:right w:w="70" w:type="dxa"/>
            </w:tcMar>
            <w:vAlign w:val="bottom"/>
          </w:tcPr>
          <w:p w14:paraId="08EC415A" w14:textId="737E37CE" w:rsidR="726A3959" w:rsidRDefault="726A3959" w:rsidP="726A3959">
            <w:pPr>
              <w:spacing w:after="0"/>
              <w:jc w:val="center"/>
            </w:pPr>
            <w:r w:rsidRPr="726A3959">
              <w:rPr>
                <w:rFonts w:ascii="Aptos Narrow" w:eastAsia="Aptos Narrow" w:hAnsi="Aptos Narrow" w:cs="Aptos Narrow"/>
                <w:color w:val="000000" w:themeColor="text1"/>
              </w:rPr>
              <w:t>1</w:t>
            </w:r>
          </w:p>
        </w:tc>
        <w:tc>
          <w:tcPr>
            <w:tcW w:w="914" w:type="dxa"/>
            <w:shd w:val="clear" w:color="auto" w:fill="E8E8E8"/>
            <w:tcMar>
              <w:left w:w="70" w:type="dxa"/>
              <w:right w:w="70" w:type="dxa"/>
            </w:tcMar>
            <w:vAlign w:val="bottom"/>
          </w:tcPr>
          <w:p w14:paraId="208E8316" w14:textId="7052A85E" w:rsidR="726A3959" w:rsidRDefault="726A3959" w:rsidP="726A3959">
            <w:pPr>
              <w:spacing w:after="0"/>
              <w:jc w:val="center"/>
            </w:pPr>
            <w:r w:rsidRPr="726A3959">
              <w:rPr>
                <w:rFonts w:ascii="Aptos Narrow" w:eastAsia="Aptos Narrow" w:hAnsi="Aptos Narrow" w:cs="Aptos Narrow"/>
                <w:color w:val="000000" w:themeColor="text1"/>
              </w:rPr>
              <w:t>1</w:t>
            </w:r>
          </w:p>
        </w:tc>
        <w:tc>
          <w:tcPr>
            <w:tcW w:w="914" w:type="dxa"/>
            <w:shd w:val="clear" w:color="auto" w:fill="E8E8E8"/>
            <w:tcMar>
              <w:left w:w="70" w:type="dxa"/>
              <w:right w:w="70" w:type="dxa"/>
            </w:tcMar>
            <w:vAlign w:val="bottom"/>
          </w:tcPr>
          <w:p w14:paraId="464BBFF2" w14:textId="460C7CFB" w:rsidR="726A3959" w:rsidRDefault="726A3959" w:rsidP="726A3959">
            <w:pPr>
              <w:spacing w:after="0"/>
              <w:jc w:val="center"/>
            </w:pPr>
            <w:r w:rsidRPr="726A3959">
              <w:rPr>
                <w:rFonts w:ascii="Aptos Narrow" w:eastAsia="Aptos Narrow" w:hAnsi="Aptos Narrow" w:cs="Aptos Narrow"/>
                <w:color w:val="000000" w:themeColor="text1"/>
              </w:rPr>
              <w:t>3</w:t>
            </w:r>
          </w:p>
        </w:tc>
      </w:tr>
      <w:tr w:rsidR="726A3959" w14:paraId="6E2AF6D9" w14:textId="77777777" w:rsidTr="001D2DDE">
        <w:trPr>
          <w:trHeight w:val="300"/>
        </w:trPr>
        <w:tc>
          <w:tcPr>
            <w:tcW w:w="4269" w:type="dxa"/>
            <w:tcBorders>
              <w:top w:val="single" w:sz="8" w:space="0" w:color="44B3E1"/>
              <w:left w:val="nil"/>
              <w:bottom w:val="nil"/>
              <w:right w:val="nil"/>
            </w:tcBorders>
            <w:shd w:val="clear" w:color="auto" w:fill="002060"/>
            <w:tcMar>
              <w:left w:w="70" w:type="dxa"/>
              <w:right w:w="70" w:type="dxa"/>
            </w:tcMar>
            <w:vAlign w:val="bottom"/>
          </w:tcPr>
          <w:p w14:paraId="6D923695" w14:textId="114FF462" w:rsidR="726A3959" w:rsidRDefault="726A3959" w:rsidP="726A3959">
            <w:pPr>
              <w:spacing w:after="0"/>
            </w:pPr>
            <w:r w:rsidRPr="726A3959">
              <w:rPr>
                <w:rFonts w:ascii="Aptos Narrow" w:eastAsia="Aptos Narrow" w:hAnsi="Aptos Narrow" w:cs="Aptos Narrow"/>
                <w:b/>
                <w:bCs/>
                <w:color w:val="FFFFFF" w:themeColor="background1"/>
              </w:rPr>
              <w:t>Total general</w:t>
            </w:r>
          </w:p>
        </w:tc>
        <w:tc>
          <w:tcPr>
            <w:tcW w:w="915" w:type="dxa"/>
            <w:tcBorders>
              <w:top w:val="single" w:sz="8" w:space="0" w:color="44B3E1"/>
              <w:left w:val="nil"/>
              <w:bottom w:val="nil"/>
              <w:right w:val="nil"/>
            </w:tcBorders>
            <w:shd w:val="clear" w:color="auto" w:fill="002060"/>
            <w:tcMar>
              <w:left w:w="70" w:type="dxa"/>
              <w:right w:w="70" w:type="dxa"/>
            </w:tcMar>
            <w:vAlign w:val="bottom"/>
          </w:tcPr>
          <w:p w14:paraId="26C9BF53" w14:textId="34C13824" w:rsidR="726A3959" w:rsidRDefault="726A3959" w:rsidP="726A3959">
            <w:pPr>
              <w:spacing w:after="0"/>
              <w:jc w:val="center"/>
            </w:pPr>
            <w:r w:rsidRPr="726A3959">
              <w:rPr>
                <w:rFonts w:ascii="Aptos Narrow" w:eastAsia="Aptos Narrow" w:hAnsi="Aptos Narrow" w:cs="Aptos Narrow"/>
                <w:b/>
                <w:bCs/>
                <w:color w:val="FFFFFF" w:themeColor="background1"/>
              </w:rPr>
              <w:t>8.469</w:t>
            </w:r>
          </w:p>
        </w:tc>
        <w:tc>
          <w:tcPr>
            <w:tcW w:w="914" w:type="dxa"/>
            <w:tcBorders>
              <w:top w:val="single" w:sz="8" w:space="0" w:color="44B3E1"/>
              <w:left w:val="nil"/>
              <w:bottom w:val="nil"/>
              <w:right w:val="nil"/>
            </w:tcBorders>
            <w:shd w:val="clear" w:color="auto" w:fill="002060"/>
            <w:tcMar>
              <w:left w:w="70" w:type="dxa"/>
              <w:right w:w="70" w:type="dxa"/>
            </w:tcMar>
            <w:vAlign w:val="bottom"/>
          </w:tcPr>
          <w:p w14:paraId="2F554361" w14:textId="2260D235" w:rsidR="726A3959" w:rsidRDefault="726A3959" w:rsidP="726A3959">
            <w:pPr>
              <w:spacing w:after="0"/>
              <w:jc w:val="center"/>
            </w:pPr>
            <w:r w:rsidRPr="726A3959">
              <w:rPr>
                <w:rFonts w:ascii="Aptos Narrow" w:eastAsia="Aptos Narrow" w:hAnsi="Aptos Narrow" w:cs="Aptos Narrow"/>
                <w:b/>
                <w:bCs/>
                <w:color w:val="FFFFFF" w:themeColor="background1"/>
              </w:rPr>
              <w:t>8.546</w:t>
            </w:r>
          </w:p>
        </w:tc>
        <w:tc>
          <w:tcPr>
            <w:tcW w:w="914" w:type="dxa"/>
            <w:tcBorders>
              <w:top w:val="single" w:sz="8" w:space="0" w:color="44B3E1"/>
              <w:left w:val="nil"/>
              <w:bottom w:val="nil"/>
              <w:right w:val="nil"/>
            </w:tcBorders>
            <w:shd w:val="clear" w:color="auto" w:fill="002060"/>
            <w:tcMar>
              <w:left w:w="70" w:type="dxa"/>
              <w:right w:w="70" w:type="dxa"/>
            </w:tcMar>
            <w:vAlign w:val="bottom"/>
          </w:tcPr>
          <w:p w14:paraId="50AF12DE" w14:textId="27DC3B7C" w:rsidR="726A3959" w:rsidRDefault="726A3959" w:rsidP="726A3959">
            <w:pPr>
              <w:spacing w:after="0"/>
              <w:jc w:val="center"/>
            </w:pPr>
            <w:r w:rsidRPr="726A3959">
              <w:rPr>
                <w:rFonts w:ascii="Aptos Narrow" w:eastAsia="Aptos Narrow" w:hAnsi="Aptos Narrow" w:cs="Aptos Narrow"/>
                <w:b/>
                <w:bCs/>
                <w:color w:val="FFFFFF" w:themeColor="background1"/>
              </w:rPr>
              <w:t>8.433</w:t>
            </w:r>
          </w:p>
        </w:tc>
        <w:tc>
          <w:tcPr>
            <w:tcW w:w="914" w:type="dxa"/>
            <w:tcBorders>
              <w:top w:val="single" w:sz="8" w:space="0" w:color="44B3E1"/>
              <w:left w:val="nil"/>
              <w:bottom w:val="nil"/>
              <w:right w:val="nil"/>
            </w:tcBorders>
            <w:shd w:val="clear" w:color="auto" w:fill="002060"/>
            <w:tcMar>
              <w:left w:w="70" w:type="dxa"/>
              <w:right w:w="70" w:type="dxa"/>
            </w:tcMar>
            <w:vAlign w:val="bottom"/>
          </w:tcPr>
          <w:p w14:paraId="5F222EF3" w14:textId="038D5009" w:rsidR="726A3959" w:rsidRDefault="726A3959" w:rsidP="726A3959">
            <w:pPr>
              <w:spacing w:after="0"/>
              <w:jc w:val="center"/>
            </w:pPr>
            <w:r w:rsidRPr="726A3959">
              <w:rPr>
                <w:rFonts w:ascii="Aptos Narrow" w:eastAsia="Aptos Narrow" w:hAnsi="Aptos Narrow" w:cs="Aptos Narrow"/>
                <w:b/>
                <w:bCs/>
                <w:color w:val="FFFFFF" w:themeColor="background1"/>
              </w:rPr>
              <w:t>8.697</w:t>
            </w:r>
          </w:p>
        </w:tc>
        <w:tc>
          <w:tcPr>
            <w:tcW w:w="914" w:type="dxa"/>
            <w:tcBorders>
              <w:top w:val="single" w:sz="8" w:space="0" w:color="44B3E1"/>
              <w:left w:val="nil"/>
              <w:bottom w:val="nil"/>
              <w:right w:val="nil"/>
            </w:tcBorders>
            <w:shd w:val="clear" w:color="auto" w:fill="002060"/>
            <w:tcMar>
              <w:left w:w="70" w:type="dxa"/>
              <w:right w:w="70" w:type="dxa"/>
            </w:tcMar>
            <w:vAlign w:val="bottom"/>
          </w:tcPr>
          <w:p w14:paraId="57657A6D" w14:textId="58ABEB08" w:rsidR="726A3959" w:rsidRDefault="726A3959" w:rsidP="726A3959">
            <w:pPr>
              <w:spacing w:after="0"/>
              <w:jc w:val="center"/>
            </w:pPr>
            <w:r w:rsidRPr="726A3959">
              <w:rPr>
                <w:rFonts w:ascii="Aptos Narrow" w:eastAsia="Aptos Narrow" w:hAnsi="Aptos Narrow" w:cs="Aptos Narrow"/>
                <w:b/>
                <w:bCs/>
                <w:color w:val="FFFFFF" w:themeColor="background1"/>
              </w:rPr>
              <w:t>4.751</w:t>
            </w:r>
          </w:p>
        </w:tc>
      </w:tr>
    </w:tbl>
    <w:p w14:paraId="07538594" w14:textId="30482200" w:rsidR="30943FA5" w:rsidRDefault="30943FA5" w:rsidP="726A3959">
      <w:pPr>
        <w:jc w:val="center"/>
      </w:pPr>
      <w:r w:rsidRPr="726A3959">
        <w:rPr>
          <w:rFonts w:ascii="Verdana" w:eastAsia="Verdana" w:hAnsi="Verdana" w:cs="Verdana"/>
          <w:color w:val="000000" w:themeColor="text1"/>
          <w:sz w:val="18"/>
          <w:szCs w:val="18"/>
          <w:lang w:val="es-ES"/>
        </w:rPr>
        <w:t>Fuente: Base SIRDEC del INMLCF</w:t>
      </w:r>
    </w:p>
    <w:p w14:paraId="23687350" w14:textId="7FFA7D48" w:rsidR="30943FA5" w:rsidRDefault="30943FA5" w:rsidP="726A3959">
      <w:pPr>
        <w:jc w:val="both"/>
      </w:pPr>
      <w:r w:rsidRPr="726A3959">
        <w:rPr>
          <w:rFonts w:ascii="Verdana" w:eastAsia="Verdana" w:hAnsi="Verdana" w:cs="Verdana"/>
          <w:color w:val="000000" w:themeColor="text1"/>
          <w:lang w:val="es-ES"/>
        </w:rPr>
        <w:t>Tabla 4. Lesionados por Departamento</w:t>
      </w:r>
    </w:p>
    <w:tbl>
      <w:tblPr>
        <w:tblW w:w="0" w:type="auto"/>
        <w:tblCellMar>
          <w:left w:w="10" w:type="dxa"/>
          <w:right w:w="10" w:type="dxa"/>
        </w:tblCellMar>
        <w:tblLook w:val="04A0" w:firstRow="1" w:lastRow="0" w:firstColumn="1" w:lastColumn="0" w:noHBand="0" w:noVBand="1"/>
      </w:tblPr>
      <w:tblGrid>
        <w:gridCol w:w="4266"/>
        <w:gridCol w:w="914"/>
        <w:gridCol w:w="915"/>
        <w:gridCol w:w="915"/>
        <w:gridCol w:w="915"/>
        <w:gridCol w:w="915"/>
      </w:tblGrid>
      <w:tr w:rsidR="001D2DDE" w14:paraId="6449C82F" w14:textId="77777777" w:rsidTr="001D2DDE">
        <w:trPr>
          <w:trHeight w:val="300"/>
          <w:tblHeader/>
        </w:trPr>
        <w:tc>
          <w:tcPr>
            <w:tcW w:w="4266" w:type="dxa"/>
            <w:shd w:val="clear" w:color="auto" w:fill="002060"/>
            <w:tcMar>
              <w:left w:w="70" w:type="dxa"/>
              <w:right w:w="70" w:type="dxa"/>
            </w:tcMar>
            <w:vAlign w:val="bottom"/>
          </w:tcPr>
          <w:p w14:paraId="414F4B5A" w14:textId="6F0CA0AF" w:rsidR="001D2DDE" w:rsidRDefault="001D2DDE" w:rsidP="726A3959">
            <w:pPr>
              <w:spacing w:after="0"/>
            </w:pPr>
            <w:r w:rsidRPr="726A3959">
              <w:rPr>
                <w:rFonts w:ascii="Aptos Narrow" w:eastAsia="Aptos Narrow" w:hAnsi="Aptos Narrow" w:cs="Aptos Narrow"/>
                <w:b/>
                <w:bCs/>
                <w:color w:val="FFFFFF" w:themeColor="background1"/>
              </w:rPr>
              <w:t xml:space="preserve"> </w:t>
            </w:r>
          </w:p>
        </w:tc>
        <w:tc>
          <w:tcPr>
            <w:tcW w:w="4574" w:type="dxa"/>
            <w:gridSpan w:val="5"/>
            <w:shd w:val="clear" w:color="auto" w:fill="002060"/>
            <w:tcMar>
              <w:left w:w="70" w:type="dxa"/>
              <w:right w:w="70" w:type="dxa"/>
            </w:tcMar>
            <w:vAlign w:val="bottom"/>
          </w:tcPr>
          <w:p w14:paraId="3A261DBD" w14:textId="7CD52292" w:rsidR="001D2DDE" w:rsidRDefault="001D2DDE" w:rsidP="001D2DDE">
            <w:pPr>
              <w:spacing w:after="0"/>
              <w:jc w:val="center"/>
            </w:pPr>
            <w:r w:rsidRPr="726A3959">
              <w:rPr>
                <w:rFonts w:ascii="Aptos Narrow" w:eastAsia="Aptos Narrow" w:hAnsi="Aptos Narrow" w:cs="Aptos Narrow"/>
                <w:b/>
                <w:bCs/>
                <w:color w:val="FFFFFF" w:themeColor="background1"/>
              </w:rPr>
              <w:t>Lesionados por año</w:t>
            </w:r>
          </w:p>
        </w:tc>
      </w:tr>
      <w:tr w:rsidR="726A3959" w14:paraId="076975BA" w14:textId="77777777" w:rsidTr="001D2DDE">
        <w:trPr>
          <w:trHeight w:val="70"/>
          <w:tblHeader/>
        </w:trPr>
        <w:tc>
          <w:tcPr>
            <w:tcW w:w="4266" w:type="dxa"/>
            <w:tcBorders>
              <w:left w:val="nil"/>
              <w:bottom w:val="single" w:sz="8" w:space="0" w:color="44B3E1"/>
              <w:right w:val="nil"/>
            </w:tcBorders>
            <w:shd w:val="clear" w:color="auto" w:fill="002060"/>
            <w:tcMar>
              <w:left w:w="70" w:type="dxa"/>
              <w:right w:w="70" w:type="dxa"/>
            </w:tcMar>
            <w:vAlign w:val="bottom"/>
          </w:tcPr>
          <w:p w14:paraId="3169B1D5" w14:textId="2BABF0AE" w:rsidR="726A3959" w:rsidRDefault="726A3959" w:rsidP="726A3959">
            <w:pPr>
              <w:spacing w:after="0"/>
            </w:pPr>
            <w:r w:rsidRPr="726A3959">
              <w:rPr>
                <w:rFonts w:ascii="Aptos Narrow" w:eastAsia="Aptos Narrow" w:hAnsi="Aptos Narrow" w:cs="Aptos Narrow"/>
                <w:b/>
                <w:bCs/>
                <w:color w:val="FFFFFF" w:themeColor="background1"/>
              </w:rPr>
              <w:t>Departamento</w:t>
            </w:r>
          </w:p>
        </w:tc>
        <w:tc>
          <w:tcPr>
            <w:tcW w:w="914" w:type="dxa"/>
            <w:tcBorders>
              <w:left w:val="nil"/>
              <w:bottom w:val="single" w:sz="8" w:space="0" w:color="44B3E1"/>
              <w:right w:val="nil"/>
            </w:tcBorders>
            <w:shd w:val="clear" w:color="auto" w:fill="002060"/>
            <w:tcMar>
              <w:left w:w="70" w:type="dxa"/>
              <w:right w:w="70" w:type="dxa"/>
            </w:tcMar>
            <w:vAlign w:val="bottom"/>
          </w:tcPr>
          <w:p w14:paraId="60008BCC" w14:textId="1A6A3229" w:rsidR="726A3959" w:rsidRDefault="726A3959" w:rsidP="726A3959">
            <w:pPr>
              <w:spacing w:after="0"/>
              <w:jc w:val="center"/>
            </w:pPr>
            <w:r w:rsidRPr="726A3959">
              <w:rPr>
                <w:rFonts w:ascii="Aptos Narrow" w:eastAsia="Aptos Narrow" w:hAnsi="Aptos Narrow" w:cs="Aptos Narrow"/>
                <w:b/>
                <w:bCs/>
                <w:color w:val="FFFFFF" w:themeColor="background1"/>
              </w:rPr>
              <w:t>2022</w:t>
            </w:r>
          </w:p>
        </w:tc>
        <w:tc>
          <w:tcPr>
            <w:tcW w:w="915" w:type="dxa"/>
            <w:tcBorders>
              <w:top w:val="nil"/>
              <w:left w:val="nil"/>
              <w:bottom w:val="single" w:sz="8" w:space="0" w:color="44B3E1"/>
              <w:right w:val="nil"/>
            </w:tcBorders>
            <w:shd w:val="clear" w:color="auto" w:fill="002060"/>
            <w:tcMar>
              <w:left w:w="70" w:type="dxa"/>
              <w:right w:w="70" w:type="dxa"/>
            </w:tcMar>
            <w:vAlign w:val="bottom"/>
          </w:tcPr>
          <w:p w14:paraId="5745E079" w14:textId="0E155365" w:rsidR="726A3959" w:rsidRDefault="726A3959" w:rsidP="726A3959">
            <w:pPr>
              <w:spacing w:after="0"/>
              <w:jc w:val="center"/>
            </w:pPr>
            <w:r w:rsidRPr="726A3959">
              <w:rPr>
                <w:rFonts w:ascii="Aptos Narrow" w:eastAsia="Aptos Narrow" w:hAnsi="Aptos Narrow" w:cs="Aptos Narrow"/>
                <w:b/>
                <w:bCs/>
                <w:color w:val="FFFFFF" w:themeColor="background1"/>
              </w:rPr>
              <w:t>2023</w:t>
            </w:r>
          </w:p>
        </w:tc>
        <w:tc>
          <w:tcPr>
            <w:tcW w:w="915" w:type="dxa"/>
            <w:tcBorders>
              <w:left w:val="nil"/>
              <w:bottom w:val="single" w:sz="8" w:space="0" w:color="44B3E1"/>
              <w:right w:val="nil"/>
            </w:tcBorders>
            <w:shd w:val="clear" w:color="auto" w:fill="002060"/>
            <w:tcMar>
              <w:left w:w="70" w:type="dxa"/>
              <w:right w:w="70" w:type="dxa"/>
            </w:tcMar>
            <w:vAlign w:val="bottom"/>
          </w:tcPr>
          <w:p w14:paraId="4C2DF193" w14:textId="07ED9B6A" w:rsidR="726A3959" w:rsidRDefault="726A3959" w:rsidP="726A3959">
            <w:pPr>
              <w:spacing w:after="0"/>
              <w:jc w:val="center"/>
            </w:pPr>
            <w:r w:rsidRPr="726A3959">
              <w:rPr>
                <w:rFonts w:ascii="Aptos Narrow" w:eastAsia="Aptos Narrow" w:hAnsi="Aptos Narrow" w:cs="Aptos Narrow"/>
                <w:b/>
                <w:bCs/>
                <w:color w:val="FFFFFF" w:themeColor="background1"/>
              </w:rPr>
              <w:t>2024</w:t>
            </w:r>
          </w:p>
        </w:tc>
        <w:tc>
          <w:tcPr>
            <w:tcW w:w="915" w:type="dxa"/>
            <w:tcBorders>
              <w:left w:val="nil"/>
              <w:bottom w:val="single" w:sz="8" w:space="0" w:color="44B3E1"/>
              <w:right w:val="nil"/>
            </w:tcBorders>
            <w:shd w:val="clear" w:color="auto" w:fill="002060"/>
            <w:tcMar>
              <w:left w:w="70" w:type="dxa"/>
              <w:right w:w="70" w:type="dxa"/>
            </w:tcMar>
            <w:vAlign w:val="bottom"/>
          </w:tcPr>
          <w:p w14:paraId="0E808083" w14:textId="6FFACD01" w:rsidR="726A3959" w:rsidRDefault="726A3959" w:rsidP="726A3959">
            <w:pPr>
              <w:spacing w:after="0"/>
              <w:jc w:val="center"/>
            </w:pPr>
            <w:r w:rsidRPr="726A3959">
              <w:rPr>
                <w:rFonts w:ascii="Aptos Narrow" w:eastAsia="Aptos Narrow" w:hAnsi="Aptos Narrow" w:cs="Aptos Narrow"/>
                <w:b/>
                <w:bCs/>
                <w:color w:val="FFFFFF" w:themeColor="background1"/>
              </w:rPr>
              <w:t>2025*</w:t>
            </w:r>
          </w:p>
        </w:tc>
        <w:tc>
          <w:tcPr>
            <w:tcW w:w="915" w:type="dxa"/>
            <w:tcBorders>
              <w:left w:val="nil"/>
              <w:bottom w:val="single" w:sz="8" w:space="0" w:color="44B3E1"/>
              <w:right w:val="nil"/>
            </w:tcBorders>
            <w:shd w:val="clear" w:color="auto" w:fill="002060"/>
            <w:tcMar>
              <w:left w:w="70" w:type="dxa"/>
              <w:right w:w="70" w:type="dxa"/>
            </w:tcMar>
            <w:vAlign w:val="bottom"/>
          </w:tcPr>
          <w:p w14:paraId="0E78C8DA" w14:textId="36F6FB8A" w:rsidR="726A3959" w:rsidRDefault="726A3959" w:rsidP="726A3959">
            <w:pPr>
              <w:spacing w:after="0"/>
              <w:jc w:val="center"/>
            </w:pPr>
            <w:r w:rsidRPr="726A3959">
              <w:rPr>
                <w:rFonts w:ascii="Aptos Narrow" w:eastAsia="Aptos Narrow" w:hAnsi="Aptos Narrow" w:cs="Aptos Narrow"/>
                <w:b/>
                <w:bCs/>
                <w:color w:val="FFFFFF" w:themeColor="background1"/>
              </w:rPr>
              <w:t>2026*</w:t>
            </w:r>
          </w:p>
        </w:tc>
      </w:tr>
      <w:tr w:rsidR="726A3959" w14:paraId="1C90A5E5" w14:textId="77777777" w:rsidTr="001D2DDE">
        <w:trPr>
          <w:trHeight w:val="300"/>
        </w:trPr>
        <w:tc>
          <w:tcPr>
            <w:tcW w:w="4266" w:type="dxa"/>
            <w:tcMar>
              <w:left w:w="70" w:type="dxa"/>
              <w:right w:w="70" w:type="dxa"/>
            </w:tcMar>
            <w:vAlign w:val="bottom"/>
          </w:tcPr>
          <w:p w14:paraId="2A23CCA0" w14:textId="1D0C0F02" w:rsidR="726A3959" w:rsidRDefault="726A3959" w:rsidP="726A3959">
            <w:pPr>
              <w:spacing w:after="0"/>
            </w:pPr>
            <w:r w:rsidRPr="726A3959">
              <w:rPr>
                <w:rFonts w:ascii="Aptos Narrow" w:eastAsia="Aptos Narrow" w:hAnsi="Aptos Narrow" w:cs="Aptos Narrow"/>
                <w:color w:val="000000" w:themeColor="text1"/>
              </w:rPr>
              <w:t>BOGOTA DC</w:t>
            </w:r>
          </w:p>
        </w:tc>
        <w:tc>
          <w:tcPr>
            <w:tcW w:w="914" w:type="dxa"/>
            <w:tcMar>
              <w:left w:w="70" w:type="dxa"/>
              <w:right w:w="70" w:type="dxa"/>
            </w:tcMar>
            <w:vAlign w:val="bottom"/>
          </w:tcPr>
          <w:p w14:paraId="11A2EC66" w14:textId="0A1C46B2" w:rsidR="726A3959" w:rsidRDefault="726A3959" w:rsidP="726A3959">
            <w:pPr>
              <w:spacing w:after="0"/>
              <w:jc w:val="center"/>
            </w:pPr>
            <w:r w:rsidRPr="726A3959">
              <w:rPr>
                <w:rFonts w:ascii="Aptos Narrow" w:eastAsia="Aptos Narrow" w:hAnsi="Aptos Narrow" w:cs="Aptos Narrow"/>
                <w:color w:val="000000" w:themeColor="text1"/>
              </w:rPr>
              <w:t>6.300</w:t>
            </w:r>
          </w:p>
        </w:tc>
        <w:tc>
          <w:tcPr>
            <w:tcW w:w="915" w:type="dxa"/>
            <w:tcMar>
              <w:left w:w="70" w:type="dxa"/>
              <w:right w:w="70" w:type="dxa"/>
            </w:tcMar>
            <w:vAlign w:val="bottom"/>
          </w:tcPr>
          <w:p w14:paraId="2D0A37F4" w14:textId="13206AC8" w:rsidR="726A3959" w:rsidRDefault="726A3959" w:rsidP="726A3959">
            <w:pPr>
              <w:spacing w:after="0"/>
              <w:jc w:val="center"/>
            </w:pPr>
            <w:r w:rsidRPr="726A3959">
              <w:rPr>
                <w:rFonts w:ascii="Aptos Narrow" w:eastAsia="Aptos Narrow" w:hAnsi="Aptos Narrow" w:cs="Aptos Narrow"/>
                <w:color w:val="000000" w:themeColor="text1"/>
              </w:rPr>
              <w:t>6.295</w:t>
            </w:r>
          </w:p>
        </w:tc>
        <w:tc>
          <w:tcPr>
            <w:tcW w:w="915" w:type="dxa"/>
            <w:tcMar>
              <w:left w:w="70" w:type="dxa"/>
              <w:right w:w="70" w:type="dxa"/>
            </w:tcMar>
            <w:vAlign w:val="bottom"/>
          </w:tcPr>
          <w:p w14:paraId="5E096B46" w14:textId="7A219BCB" w:rsidR="726A3959" w:rsidRDefault="726A3959" w:rsidP="726A3959">
            <w:pPr>
              <w:spacing w:after="0"/>
              <w:jc w:val="center"/>
            </w:pPr>
            <w:r w:rsidRPr="726A3959">
              <w:rPr>
                <w:rFonts w:ascii="Aptos Narrow" w:eastAsia="Aptos Narrow" w:hAnsi="Aptos Narrow" w:cs="Aptos Narrow"/>
                <w:color w:val="000000" w:themeColor="text1"/>
              </w:rPr>
              <w:t>5.439</w:t>
            </w:r>
          </w:p>
        </w:tc>
        <w:tc>
          <w:tcPr>
            <w:tcW w:w="915" w:type="dxa"/>
            <w:tcMar>
              <w:left w:w="70" w:type="dxa"/>
              <w:right w:w="70" w:type="dxa"/>
            </w:tcMar>
            <w:vAlign w:val="bottom"/>
          </w:tcPr>
          <w:p w14:paraId="18E1440B" w14:textId="2CBBB580" w:rsidR="726A3959" w:rsidRDefault="726A3959" w:rsidP="726A3959">
            <w:pPr>
              <w:spacing w:after="0"/>
              <w:jc w:val="center"/>
            </w:pPr>
            <w:r w:rsidRPr="726A3959">
              <w:rPr>
                <w:rFonts w:ascii="Aptos Narrow" w:eastAsia="Aptos Narrow" w:hAnsi="Aptos Narrow" w:cs="Aptos Narrow"/>
                <w:color w:val="000000" w:themeColor="text1"/>
              </w:rPr>
              <w:t>4.098</w:t>
            </w:r>
          </w:p>
        </w:tc>
        <w:tc>
          <w:tcPr>
            <w:tcW w:w="915" w:type="dxa"/>
            <w:tcMar>
              <w:left w:w="70" w:type="dxa"/>
              <w:right w:w="70" w:type="dxa"/>
            </w:tcMar>
            <w:vAlign w:val="bottom"/>
          </w:tcPr>
          <w:p w14:paraId="2B7BB97B" w14:textId="224724A7" w:rsidR="726A3959" w:rsidRDefault="726A3959" w:rsidP="726A3959">
            <w:pPr>
              <w:spacing w:after="0"/>
              <w:jc w:val="center"/>
            </w:pPr>
            <w:r w:rsidRPr="726A3959">
              <w:rPr>
                <w:rFonts w:ascii="Aptos Narrow" w:eastAsia="Aptos Narrow" w:hAnsi="Aptos Narrow" w:cs="Aptos Narrow"/>
                <w:color w:val="000000" w:themeColor="text1"/>
              </w:rPr>
              <w:t>1.644</w:t>
            </w:r>
          </w:p>
        </w:tc>
      </w:tr>
      <w:tr w:rsidR="726A3959" w14:paraId="761D12F7" w14:textId="77777777" w:rsidTr="001D2DDE">
        <w:trPr>
          <w:trHeight w:val="300"/>
        </w:trPr>
        <w:tc>
          <w:tcPr>
            <w:tcW w:w="4266" w:type="dxa"/>
            <w:shd w:val="clear" w:color="auto" w:fill="E8E8E8"/>
            <w:tcMar>
              <w:left w:w="70" w:type="dxa"/>
              <w:right w:w="70" w:type="dxa"/>
            </w:tcMar>
            <w:vAlign w:val="bottom"/>
          </w:tcPr>
          <w:p w14:paraId="125183E7" w14:textId="40E69379" w:rsidR="726A3959" w:rsidRDefault="726A3959" w:rsidP="726A3959">
            <w:pPr>
              <w:spacing w:after="0"/>
            </w:pPr>
            <w:r w:rsidRPr="726A3959">
              <w:rPr>
                <w:rFonts w:ascii="Aptos Narrow" w:eastAsia="Aptos Narrow" w:hAnsi="Aptos Narrow" w:cs="Aptos Narrow"/>
                <w:color w:val="000000" w:themeColor="text1"/>
              </w:rPr>
              <w:t>VALLE DEL CAUCA</w:t>
            </w:r>
          </w:p>
        </w:tc>
        <w:tc>
          <w:tcPr>
            <w:tcW w:w="914" w:type="dxa"/>
            <w:shd w:val="clear" w:color="auto" w:fill="E8E8E8"/>
            <w:tcMar>
              <w:left w:w="70" w:type="dxa"/>
              <w:right w:w="70" w:type="dxa"/>
            </w:tcMar>
            <w:vAlign w:val="bottom"/>
          </w:tcPr>
          <w:p w14:paraId="211F8CB2" w14:textId="7D31A29D" w:rsidR="726A3959" w:rsidRDefault="726A3959" w:rsidP="726A3959">
            <w:pPr>
              <w:spacing w:after="0"/>
              <w:jc w:val="center"/>
            </w:pPr>
            <w:r w:rsidRPr="726A3959">
              <w:rPr>
                <w:rFonts w:ascii="Aptos Narrow" w:eastAsia="Aptos Narrow" w:hAnsi="Aptos Narrow" w:cs="Aptos Narrow"/>
                <w:color w:val="000000" w:themeColor="text1"/>
              </w:rPr>
              <w:t>3.401</w:t>
            </w:r>
          </w:p>
        </w:tc>
        <w:tc>
          <w:tcPr>
            <w:tcW w:w="915" w:type="dxa"/>
            <w:shd w:val="clear" w:color="auto" w:fill="E8E8E8"/>
            <w:tcMar>
              <w:left w:w="70" w:type="dxa"/>
              <w:right w:w="70" w:type="dxa"/>
            </w:tcMar>
            <w:vAlign w:val="bottom"/>
          </w:tcPr>
          <w:p w14:paraId="1DD516B8" w14:textId="564A8220" w:rsidR="726A3959" w:rsidRDefault="726A3959" w:rsidP="726A3959">
            <w:pPr>
              <w:spacing w:after="0"/>
              <w:jc w:val="center"/>
            </w:pPr>
            <w:r w:rsidRPr="726A3959">
              <w:rPr>
                <w:rFonts w:ascii="Aptos Narrow" w:eastAsia="Aptos Narrow" w:hAnsi="Aptos Narrow" w:cs="Aptos Narrow"/>
                <w:color w:val="000000" w:themeColor="text1"/>
              </w:rPr>
              <w:t>3.666</w:t>
            </w:r>
          </w:p>
        </w:tc>
        <w:tc>
          <w:tcPr>
            <w:tcW w:w="915" w:type="dxa"/>
            <w:shd w:val="clear" w:color="auto" w:fill="E8E8E8"/>
            <w:tcMar>
              <w:left w:w="70" w:type="dxa"/>
              <w:right w:w="70" w:type="dxa"/>
            </w:tcMar>
            <w:vAlign w:val="bottom"/>
          </w:tcPr>
          <w:p w14:paraId="0496D994" w14:textId="0D3C17E3" w:rsidR="726A3959" w:rsidRDefault="726A3959" w:rsidP="726A3959">
            <w:pPr>
              <w:spacing w:after="0"/>
              <w:jc w:val="center"/>
            </w:pPr>
            <w:r w:rsidRPr="726A3959">
              <w:rPr>
                <w:rFonts w:ascii="Aptos Narrow" w:eastAsia="Aptos Narrow" w:hAnsi="Aptos Narrow" w:cs="Aptos Narrow"/>
                <w:color w:val="000000" w:themeColor="text1"/>
              </w:rPr>
              <w:t>3.810</w:t>
            </w:r>
          </w:p>
        </w:tc>
        <w:tc>
          <w:tcPr>
            <w:tcW w:w="915" w:type="dxa"/>
            <w:shd w:val="clear" w:color="auto" w:fill="E8E8E8"/>
            <w:tcMar>
              <w:left w:w="70" w:type="dxa"/>
              <w:right w:w="70" w:type="dxa"/>
            </w:tcMar>
            <w:vAlign w:val="bottom"/>
          </w:tcPr>
          <w:p w14:paraId="47AC8E7E" w14:textId="38EFBC33" w:rsidR="726A3959" w:rsidRDefault="726A3959" w:rsidP="726A3959">
            <w:pPr>
              <w:spacing w:after="0"/>
              <w:jc w:val="center"/>
            </w:pPr>
            <w:r w:rsidRPr="726A3959">
              <w:rPr>
                <w:rFonts w:ascii="Aptos Narrow" w:eastAsia="Aptos Narrow" w:hAnsi="Aptos Narrow" w:cs="Aptos Narrow"/>
                <w:color w:val="000000" w:themeColor="text1"/>
              </w:rPr>
              <w:t>3.326</w:t>
            </w:r>
          </w:p>
        </w:tc>
        <w:tc>
          <w:tcPr>
            <w:tcW w:w="915" w:type="dxa"/>
            <w:shd w:val="clear" w:color="auto" w:fill="E8E8E8"/>
            <w:tcMar>
              <w:left w:w="70" w:type="dxa"/>
              <w:right w:w="70" w:type="dxa"/>
            </w:tcMar>
            <w:vAlign w:val="bottom"/>
          </w:tcPr>
          <w:p w14:paraId="64FEBA74" w14:textId="4B2B7073" w:rsidR="726A3959" w:rsidRDefault="726A3959" w:rsidP="726A3959">
            <w:pPr>
              <w:spacing w:after="0"/>
              <w:jc w:val="center"/>
            </w:pPr>
            <w:r w:rsidRPr="726A3959">
              <w:rPr>
                <w:rFonts w:ascii="Aptos Narrow" w:eastAsia="Aptos Narrow" w:hAnsi="Aptos Narrow" w:cs="Aptos Narrow"/>
                <w:color w:val="000000" w:themeColor="text1"/>
              </w:rPr>
              <w:t>1.350</w:t>
            </w:r>
          </w:p>
        </w:tc>
      </w:tr>
      <w:tr w:rsidR="726A3959" w14:paraId="4E15C94F" w14:textId="77777777" w:rsidTr="001D2DDE">
        <w:trPr>
          <w:trHeight w:val="300"/>
        </w:trPr>
        <w:tc>
          <w:tcPr>
            <w:tcW w:w="4266" w:type="dxa"/>
            <w:tcMar>
              <w:left w:w="70" w:type="dxa"/>
              <w:right w:w="70" w:type="dxa"/>
            </w:tcMar>
            <w:vAlign w:val="bottom"/>
          </w:tcPr>
          <w:p w14:paraId="480EFDEE" w14:textId="7EE30DCC" w:rsidR="726A3959" w:rsidRDefault="726A3959" w:rsidP="726A3959">
            <w:pPr>
              <w:spacing w:after="0"/>
            </w:pPr>
            <w:r w:rsidRPr="726A3959">
              <w:rPr>
                <w:rFonts w:ascii="Aptos Narrow" w:eastAsia="Aptos Narrow" w:hAnsi="Aptos Narrow" w:cs="Aptos Narrow"/>
                <w:color w:val="000000" w:themeColor="text1"/>
              </w:rPr>
              <w:t>ANTIOQUIA</w:t>
            </w:r>
          </w:p>
        </w:tc>
        <w:tc>
          <w:tcPr>
            <w:tcW w:w="914" w:type="dxa"/>
            <w:tcMar>
              <w:left w:w="70" w:type="dxa"/>
              <w:right w:w="70" w:type="dxa"/>
            </w:tcMar>
            <w:vAlign w:val="bottom"/>
          </w:tcPr>
          <w:p w14:paraId="3F850BF4" w14:textId="512AD31E" w:rsidR="726A3959" w:rsidRDefault="726A3959" w:rsidP="726A3959">
            <w:pPr>
              <w:spacing w:after="0"/>
              <w:jc w:val="center"/>
            </w:pPr>
            <w:r w:rsidRPr="726A3959">
              <w:rPr>
                <w:rFonts w:ascii="Aptos Narrow" w:eastAsia="Aptos Narrow" w:hAnsi="Aptos Narrow" w:cs="Aptos Narrow"/>
                <w:color w:val="000000" w:themeColor="text1"/>
              </w:rPr>
              <w:t>3.296</w:t>
            </w:r>
          </w:p>
        </w:tc>
        <w:tc>
          <w:tcPr>
            <w:tcW w:w="915" w:type="dxa"/>
            <w:tcMar>
              <w:left w:w="70" w:type="dxa"/>
              <w:right w:w="70" w:type="dxa"/>
            </w:tcMar>
            <w:vAlign w:val="bottom"/>
          </w:tcPr>
          <w:p w14:paraId="7B86EC98" w14:textId="1B9F41E9" w:rsidR="726A3959" w:rsidRDefault="726A3959" w:rsidP="726A3959">
            <w:pPr>
              <w:spacing w:after="0"/>
              <w:jc w:val="center"/>
            </w:pPr>
            <w:r w:rsidRPr="726A3959">
              <w:rPr>
                <w:rFonts w:ascii="Aptos Narrow" w:eastAsia="Aptos Narrow" w:hAnsi="Aptos Narrow" w:cs="Aptos Narrow"/>
                <w:color w:val="000000" w:themeColor="text1"/>
              </w:rPr>
              <w:t>3.454</w:t>
            </w:r>
          </w:p>
        </w:tc>
        <w:tc>
          <w:tcPr>
            <w:tcW w:w="915" w:type="dxa"/>
            <w:tcMar>
              <w:left w:w="70" w:type="dxa"/>
              <w:right w:w="70" w:type="dxa"/>
            </w:tcMar>
            <w:vAlign w:val="bottom"/>
          </w:tcPr>
          <w:p w14:paraId="219854C5" w14:textId="6AC6AA0A" w:rsidR="726A3959" w:rsidRDefault="726A3959" w:rsidP="726A3959">
            <w:pPr>
              <w:spacing w:after="0"/>
              <w:jc w:val="center"/>
            </w:pPr>
            <w:r w:rsidRPr="726A3959">
              <w:rPr>
                <w:rFonts w:ascii="Aptos Narrow" w:eastAsia="Aptos Narrow" w:hAnsi="Aptos Narrow" w:cs="Aptos Narrow"/>
                <w:color w:val="000000" w:themeColor="text1"/>
              </w:rPr>
              <w:t>2.932</w:t>
            </w:r>
          </w:p>
        </w:tc>
        <w:tc>
          <w:tcPr>
            <w:tcW w:w="915" w:type="dxa"/>
            <w:tcMar>
              <w:left w:w="70" w:type="dxa"/>
              <w:right w:w="70" w:type="dxa"/>
            </w:tcMar>
            <w:vAlign w:val="bottom"/>
          </w:tcPr>
          <w:p w14:paraId="2B7E8329" w14:textId="3840C46B" w:rsidR="726A3959" w:rsidRDefault="726A3959" w:rsidP="726A3959">
            <w:pPr>
              <w:spacing w:after="0"/>
              <w:jc w:val="center"/>
            </w:pPr>
            <w:r w:rsidRPr="726A3959">
              <w:rPr>
                <w:rFonts w:ascii="Aptos Narrow" w:eastAsia="Aptos Narrow" w:hAnsi="Aptos Narrow" w:cs="Aptos Narrow"/>
                <w:color w:val="000000" w:themeColor="text1"/>
              </w:rPr>
              <w:t>2.428</w:t>
            </w:r>
          </w:p>
        </w:tc>
        <w:tc>
          <w:tcPr>
            <w:tcW w:w="915" w:type="dxa"/>
            <w:tcMar>
              <w:left w:w="70" w:type="dxa"/>
              <w:right w:w="70" w:type="dxa"/>
            </w:tcMar>
            <w:vAlign w:val="bottom"/>
          </w:tcPr>
          <w:p w14:paraId="789BA9C5" w14:textId="3B7C092E" w:rsidR="726A3959" w:rsidRDefault="726A3959" w:rsidP="726A3959">
            <w:pPr>
              <w:spacing w:after="0"/>
              <w:jc w:val="center"/>
            </w:pPr>
            <w:r w:rsidRPr="726A3959">
              <w:rPr>
                <w:rFonts w:ascii="Aptos Narrow" w:eastAsia="Aptos Narrow" w:hAnsi="Aptos Narrow" w:cs="Aptos Narrow"/>
                <w:color w:val="000000" w:themeColor="text1"/>
              </w:rPr>
              <w:t>766</w:t>
            </w:r>
          </w:p>
        </w:tc>
      </w:tr>
      <w:tr w:rsidR="726A3959" w14:paraId="53E17B06" w14:textId="77777777" w:rsidTr="001D2DDE">
        <w:trPr>
          <w:trHeight w:val="300"/>
        </w:trPr>
        <w:tc>
          <w:tcPr>
            <w:tcW w:w="4266" w:type="dxa"/>
            <w:shd w:val="clear" w:color="auto" w:fill="E8E8E8"/>
            <w:tcMar>
              <w:left w:w="70" w:type="dxa"/>
              <w:right w:w="70" w:type="dxa"/>
            </w:tcMar>
            <w:vAlign w:val="bottom"/>
          </w:tcPr>
          <w:p w14:paraId="556F9012" w14:textId="71B56E68" w:rsidR="726A3959" w:rsidRDefault="726A3959" w:rsidP="726A3959">
            <w:pPr>
              <w:spacing w:after="0"/>
            </w:pPr>
            <w:r w:rsidRPr="726A3959">
              <w:rPr>
                <w:rFonts w:ascii="Aptos Narrow" w:eastAsia="Aptos Narrow" w:hAnsi="Aptos Narrow" w:cs="Aptos Narrow"/>
                <w:color w:val="000000" w:themeColor="text1"/>
              </w:rPr>
              <w:t>CUNDINAMARCA</w:t>
            </w:r>
          </w:p>
        </w:tc>
        <w:tc>
          <w:tcPr>
            <w:tcW w:w="914" w:type="dxa"/>
            <w:shd w:val="clear" w:color="auto" w:fill="E8E8E8"/>
            <w:tcMar>
              <w:left w:w="70" w:type="dxa"/>
              <w:right w:w="70" w:type="dxa"/>
            </w:tcMar>
            <w:vAlign w:val="bottom"/>
          </w:tcPr>
          <w:p w14:paraId="743899B4" w14:textId="303A69FC" w:rsidR="726A3959" w:rsidRDefault="726A3959" w:rsidP="726A3959">
            <w:pPr>
              <w:spacing w:after="0"/>
              <w:jc w:val="center"/>
            </w:pPr>
            <w:r w:rsidRPr="726A3959">
              <w:rPr>
                <w:rFonts w:ascii="Aptos Narrow" w:eastAsia="Aptos Narrow" w:hAnsi="Aptos Narrow" w:cs="Aptos Narrow"/>
                <w:color w:val="000000" w:themeColor="text1"/>
              </w:rPr>
              <w:t>2.672</w:t>
            </w:r>
          </w:p>
        </w:tc>
        <w:tc>
          <w:tcPr>
            <w:tcW w:w="915" w:type="dxa"/>
            <w:shd w:val="clear" w:color="auto" w:fill="E8E8E8"/>
            <w:tcMar>
              <w:left w:w="70" w:type="dxa"/>
              <w:right w:w="70" w:type="dxa"/>
            </w:tcMar>
            <w:vAlign w:val="bottom"/>
          </w:tcPr>
          <w:p w14:paraId="57AAEA85" w14:textId="006313D2" w:rsidR="726A3959" w:rsidRDefault="726A3959" w:rsidP="726A3959">
            <w:pPr>
              <w:spacing w:after="0"/>
              <w:jc w:val="center"/>
            </w:pPr>
            <w:r w:rsidRPr="726A3959">
              <w:rPr>
                <w:rFonts w:ascii="Aptos Narrow" w:eastAsia="Aptos Narrow" w:hAnsi="Aptos Narrow" w:cs="Aptos Narrow"/>
                <w:color w:val="000000" w:themeColor="text1"/>
              </w:rPr>
              <w:t>2.601</w:t>
            </w:r>
          </w:p>
        </w:tc>
        <w:tc>
          <w:tcPr>
            <w:tcW w:w="915" w:type="dxa"/>
            <w:shd w:val="clear" w:color="auto" w:fill="E8E8E8"/>
            <w:tcMar>
              <w:left w:w="70" w:type="dxa"/>
              <w:right w:w="70" w:type="dxa"/>
            </w:tcMar>
            <w:vAlign w:val="bottom"/>
          </w:tcPr>
          <w:p w14:paraId="1BEDBC2D" w14:textId="02506ACB" w:rsidR="726A3959" w:rsidRDefault="726A3959" w:rsidP="726A3959">
            <w:pPr>
              <w:spacing w:after="0"/>
              <w:jc w:val="center"/>
            </w:pPr>
            <w:r w:rsidRPr="726A3959">
              <w:rPr>
                <w:rFonts w:ascii="Aptos Narrow" w:eastAsia="Aptos Narrow" w:hAnsi="Aptos Narrow" w:cs="Aptos Narrow"/>
                <w:color w:val="000000" w:themeColor="text1"/>
              </w:rPr>
              <w:t>2.581</w:t>
            </w:r>
          </w:p>
        </w:tc>
        <w:tc>
          <w:tcPr>
            <w:tcW w:w="915" w:type="dxa"/>
            <w:shd w:val="clear" w:color="auto" w:fill="E8E8E8"/>
            <w:tcMar>
              <w:left w:w="70" w:type="dxa"/>
              <w:right w:w="70" w:type="dxa"/>
            </w:tcMar>
            <w:vAlign w:val="bottom"/>
          </w:tcPr>
          <w:p w14:paraId="6779AE7A" w14:textId="2A7584F1" w:rsidR="726A3959" w:rsidRDefault="726A3959" w:rsidP="726A3959">
            <w:pPr>
              <w:spacing w:after="0"/>
              <w:jc w:val="center"/>
            </w:pPr>
            <w:r w:rsidRPr="726A3959">
              <w:rPr>
                <w:rFonts w:ascii="Aptos Narrow" w:eastAsia="Aptos Narrow" w:hAnsi="Aptos Narrow" w:cs="Aptos Narrow"/>
                <w:color w:val="000000" w:themeColor="text1"/>
              </w:rPr>
              <w:t>2.741</w:t>
            </w:r>
          </w:p>
        </w:tc>
        <w:tc>
          <w:tcPr>
            <w:tcW w:w="915" w:type="dxa"/>
            <w:shd w:val="clear" w:color="auto" w:fill="E8E8E8"/>
            <w:tcMar>
              <w:left w:w="70" w:type="dxa"/>
              <w:right w:w="70" w:type="dxa"/>
            </w:tcMar>
            <w:vAlign w:val="bottom"/>
          </w:tcPr>
          <w:p w14:paraId="5EC950B8" w14:textId="01E1FD8E" w:rsidR="726A3959" w:rsidRDefault="726A3959" w:rsidP="726A3959">
            <w:pPr>
              <w:spacing w:after="0"/>
              <w:jc w:val="center"/>
            </w:pPr>
            <w:r w:rsidRPr="726A3959">
              <w:rPr>
                <w:rFonts w:ascii="Aptos Narrow" w:eastAsia="Aptos Narrow" w:hAnsi="Aptos Narrow" w:cs="Aptos Narrow"/>
                <w:color w:val="000000" w:themeColor="text1"/>
              </w:rPr>
              <w:t>1.257</w:t>
            </w:r>
          </w:p>
        </w:tc>
      </w:tr>
      <w:tr w:rsidR="726A3959" w14:paraId="1E3E55F9" w14:textId="77777777" w:rsidTr="001D2DDE">
        <w:trPr>
          <w:trHeight w:val="300"/>
        </w:trPr>
        <w:tc>
          <w:tcPr>
            <w:tcW w:w="4266" w:type="dxa"/>
            <w:tcMar>
              <w:left w:w="70" w:type="dxa"/>
              <w:right w:w="70" w:type="dxa"/>
            </w:tcMar>
            <w:vAlign w:val="bottom"/>
          </w:tcPr>
          <w:p w14:paraId="1A8FBA3B" w14:textId="1FB4BF59" w:rsidR="726A3959" w:rsidRDefault="726A3959" w:rsidP="726A3959">
            <w:pPr>
              <w:spacing w:after="0"/>
            </w:pPr>
            <w:r w:rsidRPr="726A3959">
              <w:rPr>
                <w:rFonts w:ascii="Aptos Narrow" w:eastAsia="Aptos Narrow" w:hAnsi="Aptos Narrow" w:cs="Aptos Narrow"/>
                <w:color w:val="000000" w:themeColor="text1"/>
              </w:rPr>
              <w:t>SANTANDER</w:t>
            </w:r>
          </w:p>
        </w:tc>
        <w:tc>
          <w:tcPr>
            <w:tcW w:w="914" w:type="dxa"/>
            <w:tcMar>
              <w:left w:w="70" w:type="dxa"/>
              <w:right w:w="70" w:type="dxa"/>
            </w:tcMar>
            <w:vAlign w:val="bottom"/>
          </w:tcPr>
          <w:p w14:paraId="3A9D9CC0" w14:textId="38C1420F" w:rsidR="726A3959" w:rsidRDefault="726A3959" w:rsidP="726A3959">
            <w:pPr>
              <w:spacing w:after="0"/>
              <w:jc w:val="center"/>
            </w:pPr>
            <w:r w:rsidRPr="726A3959">
              <w:rPr>
                <w:rFonts w:ascii="Aptos Narrow" w:eastAsia="Aptos Narrow" w:hAnsi="Aptos Narrow" w:cs="Aptos Narrow"/>
                <w:color w:val="000000" w:themeColor="text1"/>
              </w:rPr>
              <w:t>1.741</w:t>
            </w:r>
          </w:p>
        </w:tc>
        <w:tc>
          <w:tcPr>
            <w:tcW w:w="915" w:type="dxa"/>
            <w:tcMar>
              <w:left w:w="70" w:type="dxa"/>
              <w:right w:w="70" w:type="dxa"/>
            </w:tcMar>
            <w:vAlign w:val="bottom"/>
          </w:tcPr>
          <w:p w14:paraId="43A96D63" w14:textId="25836581" w:rsidR="726A3959" w:rsidRDefault="726A3959" w:rsidP="726A3959">
            <w:pPr>
              <w:spacing w:after="0"/>
              <w:jc w:val="center"/>
            </w:pPr>
            <w:r w:rsidRPr="726A3959">
              <w:rPr>
                <w:rFonts w:ascii="Aptos Narrow" w:eastAsia="Aptos Narrow" w:hAnsi="Aptos Narrow" w:cs="Aptos Narrow"/>
                <w:color w:val="000000" w:themeColor="text1"/>
              </w:rPr>
              <w:t>1.900</w:t>
            </w:r>
          </w:p>
        </w:tc>
        <w:tc>
          <w:tcPr>
            <w:tcW w:w="915" w:type="dxa"/>
            <w:tcMar>
              <w:left w:w="70" w:type="dxa"/>
              <w:right w:w="70" w:type="dxa"/>
            </w:tcMar>
            <w:vAlign w:val="bottom"/>
          </w:tcPr>
          <w:p w14:paraId="5007EC30" w14:textId="6099E61C" w:rsidR="726A3959" w:rsidRDefault="726A3959" w:rsidP="726A3959">
            <w:pPr>
              <w:spacing w:after="0"/>
              <w:jc w:val="center"/>
            </w:pPr>
            <w:r w:rsidRPr="726A3959">
              <w:rPr>
                <w:rFonts w:ascii="Aptos Narrow" w:eastAsia="Aptos Narrow" w:hAnsi="Aptos Narrow" w:cs="Aptos Narrow"/>
                <w:color w:val="000000" w:themeColor="text1"/>
              </w:rPr>
              <w:t>1.875</w:t>
            </w:r>
          </w:p>
        </w:tc>
        <w:tc>
          <w:tcPr>
            <w:tcW w:w="915" w:type="dxa"/>
            <w:tcMar>
              <w:left w:w="70" w:type="dxa"/>
              <w:right w:w="70" w:type="dxa"/>
            </w:tcMar>
            <w:vAlign w:val="bottom"/>
          </w:tcPr>
          <w:p w14:paraId="0D3B86DC" w14:textId="79074277" w:rsidR="726A3959" w:rsidRDefault="726A3959" w:rsidP="726A3959">
            <w:pPr>
              <w:spacing w:after="0"/>
              <w:jc w:val="center"/>
            </w:pPr>
            <w:r w:rsidRPr="726A3959">
              <w:rPr>
                <w:rFonts w:ascii="Aptos Narrow" w:eastAsia="Aptos Narrow" w:hAnsi="Aptos Narrow" w:cs="Aptos Narrow"/>
                <w:color w:val="000000" w:themeColor="text1"/>
              </w:rPr>
              <w:t>1.615</w:t>
            </w:r>
          </w:p>
        </w:tc>
        <w:tc>
          <w:tcPr>
            <w:tcW w:w="915" w:type="dxa"/>
            <w:tcMar>
              <w:left w:w="70" w:type="dxa"/>
              <w:right w:w="70" w:type="dxa"/>
            </w:tcMar>
            <w:vAlign w:val="bottom"/>
          </w:tcPr>
          <w:p w14:paraId="6F579FF3" w14:textId="4FCE0BFF" w:rsidR="726A3959" w:rsidRDefault="726A3959" w:rsidP="726A3959">
            <w:pPr>
              <w:spacing w:after="0"/>
              <w:jc w:val="center"/>
            </w:pPr>
            <w:r w:rsidRPr="726A3959">
              <w:rPr>
                <w:rFonts w:ascii="Aptos Narrow" w:eastAsia="Aptos Narrow" w:hAnsi="Aptos Narrow" w:cs="Aptos Narrow"/>
                <w:color w:val="000000" w:themeColor="text1"/>
              </w:rPr>
              <w:t>702</w:t>
            </w:r>
          </w:p>
        </w:tc>
      </w:tr>
      <w:tr w:rsidR="726A3959" w14:paraId="472B5D86" w14:textId="77777777" w:rsidTr="001D2DDE">
        <w:trPr>
          <w:trHeight w:val="300"/>
        </w:trPr>
        <w:tc>
          <w:tcPr>
            <w:tcW w:w="4266" w:type="dxa"/>
            <w:shd w:val="clear" w:color="auto" w:fill="E8E8E8"/>
            <w:tcMar>
              <w:left w:w="70" w:type="dxa"/>
              <w:right w:w="70" w:type="dxa"/>
            </w:tcMar>
            <w:vAlign w:val="bottom"/>
          </w:tcPr>
          <w:p w14:paraId="65A536CE" w14:textId="4AABA84B" w:rsidR="726A3959" w:rsidRDefault="726A3959" w:rsidP="726A3959">
            <w:pPr>
              <w:spacing w:after="0"/>
            </w:pPr>
            <w:r w:rsidRPr="726A3959">
              <w:rPr>
                <w:rFonts w:ascii="Aptos Narrow" w:eastAsia="Aptos Narrow" w:hAnsi="Aptos Narrow" w:cs="Aptos Narrow"/>
                <w:color w:val="000000" w:themeColor="text1"/>
              </w:rPr>
              <w:t>TOLIMA</w:t>
            </w:r>
          </w:p>
        </w:tc>
        <w:tc>
          <w:tcPr>
            <w:tcW w:w="914" w:type="dxa"/>
            <w:shd w:val="clear" w:color="auto" w:fill="E8E8E8"/>
            <w:tcMar>
              <w:left w:w="70" w:type="dxa"/>
              <w:right w:w="70" w:type="dxa"/>
            </w:tcMar>
            <w:vAlign w:val="bottom"/>
          </w:tcPr>
          <w:p w14:paraId="2A956B98" w14:textId="69270175" w:rsidR="726A3959" w:rsidRDefault="726A3959" w:rsidP="726A3959">
            <w:pPr>
              <w:spacing w:after="0"/>
              <w:jc w:val="center"/>
            </w:pPr>
            <w:r w:rsidRPr="726A3959">
              <w:rPr>
                <w:rFonts w:ascii="Aptos Narrow" w:eastAsia="Aptos Narrow" w:hAnsi="Aptos Narrow" w:cs="Aptos Narrow"/>
                <w:color w:val="000000" w:themeColor="text1"/>
              </w:rPr>
              <w:t>1.726</w:t>
            </w:r>
          </w:p>
        </w:tc>
        <w:tc>
          <w:tcPr>
            <w:tcW w:w="915" w:type="dxa"/>
            <w:shd w:val="clear" w:color="auto" w:fill="E8E8E8"/>
            <w:tcMar>
              <w:left w:w="70" w:type="dxa"/>
              <w:right w:w="70" w:type="dxa"/>
            </w:tcMar>
            <w:vAlign w:val="bottom"/>
          </w:tcPr>
          <w:p w14:paraId="4C15A1DE" w14:textId="7DF0D343" w:rsidR="726A3959" w:rsidRDefault="726A3959" w:rsidP="726A3959">
            <w:pPr>
              <w:spacing w:after="0"/>
              <w:jc w:val="center"/>
            </w:pPr>
            <w:r w:rsidRPr="726A3959">
              <w:rPr>
                <w:rFonts w:ascii="Aptos Narrow" w:eastAsia="Aptos Narrow" w:hAnsi="Aptos Narrow" w:cs="Aptos Narrow"/>
                <w:color w:val="000000" w:themeColor="text1"/>
              </w:rPr>
              <w:t>1.700</w:t>
            </w:r>
          </w:p>
        </w:tc>
        <w:tc>
          <w:tcPr>
            <w:tcW w:w="915" w:type="dxa"/>
            <w:shd w:val="clear" w:color="auto" w:fill="E8E8E8"/>
            <w:tcMar>
              <w:left w:w="70" w:type="dxa"/>
              <w:right w:w="70" w:type="dxa"/>
            </w:tcMar>
            <w:vAlign w:val="bottom"/>
          </w:tcPr>
          <w:p w14:paraId="3FE909A8" w14:textId="4EA99451" w:rsidR="726A3959" w:rsidRDefault="726A3959" w:rsidP="726A3959">
            <w:pPr>
              <w:spacing w:after="0"/>
              <w:jc w:val="center"/>
            </w:pPr>
            <w:r w:rsidRPr="726A3959">
              <w:rPr>
                <w:rFonts w:ascii="Aptos Narrow" w:eastAsia="Aptos Narrow" w:hAnsi="Aptos Narrow" w:cs="Aptos Narrow"/>
                <w:color w:val="000000" w:themeColor="text1"/>
              </w:rPr>
              <w:t>1.487</w:t>
            </w:r>
          </w:p>
        </w:tc>
        <w:tc>
          <w:tcPr>
            <w:tcW w:w="915" w:type="dxa"/>
            <w:shd w:val="clear" w:color="auto" w:fill="E8E8E8"/>
            <w:tcMar>
              <w:left w:w="70" w:type="dxa"/>
              <w:right w:w="70" w:type="dxa"/>
            </w:tcMar>
            <w:vAlign w:val="bottom"/>
          </w:tcPr>
          <w:p w14:paraId="516856BE" w14:textId="1C547523" w:rsidR="726A3959" w:rsidRDefault="726A3959" w:rsidP="726A3959">
            <w:pPr>
              <w:spacing w:after="0"/>
              <w:jc w:val="center"/>
            </w:pPr>
            <w:r w:rsidRPr="726A3959">
              <w:rPr>
                <w:rFonts w:ascii="Aptos Narrow" w:eastAsia="Aptos Narrow" w:hAnsi="Aptos Narrow" w:cs="Aptos Narrow"/>
                <w:color w:val="000000" w:themeColor="text1"/>
              </w:rPr>
              <w:t>1.535</w:t>
            </w:r>
          </w:p>
        </w:tc>
        <w:tc>
          <w:tcPr>
            <w:tcW w:w="915" w:type="dxa"/>
            <w:shd w:val="clear" w:color="auto" w:fill="E8E8E8"/>
            <w:tcMar>
              <w:left w:w="70" w:type="dxa"/>
              <w:right w:w="70" w:type="dxa"/>
            </w:tcMar>
            <w:vAlign w:val="bottom"/>
          </w:tcPr>
          <w:p w14:paraId="11C1E148" w14:textId="684FE1EF" w:rsidR="726A3959" w:rsidRDefault="726A3959" w:rsidP="726A3959">
            <w:pPr>
              <w:spacing w:after="0"/>
              <w:jc w:val="center"/>
            </w:pPr>
            <w:r w:rsidRPr="726A3959">
              <w:rPr>
                <w:rFonts w:ascii="Aptos Narrow" w:eastAsia="Aptos Narrow" w:hAnsi="Aptos Narrow" w:cs="Aptos Narrow"/>
                <w:color w:val="000000" w:themeColor="text1"/>
              </w:rPr>
              <w:t>697</w:t>
            </w:r>
          </w:p>
        </w:tc>
      </w:tr>
      <w:tr w:rsidR="726A3959" w14:paraId="2C55BFBA" w14:textId="77777777" w:rsidTr="001D2DDE">
        <w:trPr>
          <w:trHeight w:val="300"/>
        </w:trPr>
        <w:tc>
          <w:tcPr>
            <w:tcW w:w="4266" w:type="dxa"/>
            <w:tcMar>
              <w:left w:w="70" w:type="dxa"/>
              <w:right w:w="70" w:type="dxa"/>
            </w:tcMar>
            <w:vAlign w:val="bottom"/>
          </w:tcPr>
          <w:p w14:paraId="7D7F799A" w14:textId="79159BE0" w:rsidR="726A3959" w:rsidRDefault="726A3959" w:rsidP="726A3959">
            <w:pPr>
              <w:spacing w:after="0"/>
            </w:pPr>
            <w:r w:rsidRPr="726A3959">
              <w:rPr>
                <w:rFonts w:ascii="Aptos Narrow" w:eastAsia="Aptos Narrow" w:hAnsi="Aptos Narrow" w:cs="Aptos Narrow"/>
                <w:color w:val="000000" w:themeColor="text1"/>
              </w:rPr>
              <w:t>ATLANTICO</w:t>
            </w:r>
          </w:p>
        </w:tc>
        <w:tc>
          <w:tcPr>
            <w:tcW w:w="914" w:type="dxa"/>
            <w:tcMar>
              <w:left w:w="70" w:type="dxa"/>
              <w:right w:w="70" w:type="dxa"/>
            </w:tcMar>
            <w:vAlign w:val="bottom"/>
          </w:tcPr>
          <w:p w14:paraId="79792544" w14:textId="065361B3" w:rsidR="726A3959" w:rsidRDefault="726A3959" w:rsidP="726A3959">
            <w:pPr>
              <w:spacing w:after="0"/>
              <w:jc w:val="center"/>
            </w:pPr>
            <w:r w:rsidRPr="726A3959">
              <w:rPr>
                <w:rFonts w:ascii="Aptos Narrow" w:eastAsia="Aptos Narrow" w:hAnsi="Aptos Narrow" w:cs="Aptos Narrow"/>
                <w:color w:val="000000" w:themeColor="text1"/>
              </w:rPr>
              <w:t>1.443</w:t>
            </w:r>
          </w:p>
        </w:tc>
        <w:tc>
          <w:tcPr>
            <w:tcW w:w="915" w:type="dxa"/>
            <w:tcMar>
              <w:left w:w="70" w:type="dxa"/>
              <w:right w:w="70" w:type="dxa"/>
            </w:tcMar>
            <w:vAlign w:val="bottom"/>
          </w:tcPr>
          <w:p w14:paraId="42794E7E" w14:textId="352A8268" w:rsidR="726A3959" w:rsidRDefault="726A3959" w:rsidP="726A3959">
            <w:pPr>
              <w:spacing w:after="0"/>
              <w:jc w:val="center"/>
            </w:pPr>
            <w:r w:rsidRPr="726A3959">
              <w:rPr>
                <w:rFonts w:ascii="Aptos Narrow" w:eastAsia="Aptos Narrow" w:hAnsi="Aptos Narrow" w:cs="Aptos Narrow"/>
                <w:color w:val="000000" w:themeColor="text1"/>
              </w:rPr>
              <w:t>1.421</w:t>
            </w:r>
          </w:p>
        </w:tc>
        <w:tc>
          <w:tcPr>
            <w:tcW w:w="915" w:type="dxa"/>
            <w:tcMar>
              <w:left w:w="70" w:type="dxa"/>
              <w:right w:w="70" w:type="dxa"/>
            </w:tcMar>
            <w:vAlign w:val="bottom"/>
          </w:tcPr>
          <w:p w14:paraId="1463AC7D" w14:textId="05AAB05D" w:rsidR="726A3959" w:rsidRDefault="726A3959" w:rsidP="726A3959">
            <w:pPr>
              <w:spacing w:after="0"/>
              <w:jc w:val="center"/>
            </w:pPr>
            <w:r w:rsidRPr="726A3959">
              <w:rPr>
                <w:rFonts w:ascii="Aptos Narrow" w:eastAsia="Aptos Narrow" w:hAnsi="Aptos Narrow" w:cs="Aptos Narrow"/>
                <w:color w:val="000000" w:themeColor="text1"/>
              </w:rPr>
              <w:t>1.531</w:t>
            </w:r>
          </w:p>
        </w:tc>
        <w:tc>
          <w:tcPr>
            <w:tcW w:w="915" w:type="dxa"/>
            <w:tcMar>
              <w:left w:w="70" w:type="dxa"/>
              <w:right w:w="70" w:type="dxa"/>
            </w:tcMar>
            <w:vAlign w:val="bottom"/>
          </w:tcPr>
          <w:p w14:paraId="3C69842A" w14:textId="395CDA2C" w:rsidR="726A3959" w:rsidRDefault="726A3959" w:rsidP="726A3959">
            <w:pPr>
              <w:spacing w:after="0"/>
              <w:jc w:val="center"/>
            </w:pPr>
            <w:r w:rsidRPr="726A3959">
              <w:rPr>
                <w:rFonts w:ascii="Aptos Narrow" w:eastAsia="Aptos Narrow" w:hAnsi="Aptos Narrow" w:cs="Aptos Narrow"/>
                <w:color w:val="000000" w:themeColor="text1"/>
              </w:rPr>
              <w:t>1.247</w:t>
            </w:r>
          </w:p>
        </w:tc>
        <w:tc>
          <w:tcPr>
            <w:tcW w:w="915" w:type="dxa"/>
            <w:tcMar>
              <w:left w:w="70" w:type="dxa"/>
              <w:right w:w="70" w:type="dxa"/>
            </w:tcMar>
            <w:vAlign w:val="bottom"/>
          </w:tcPr>
          <w:p w14:paraId="142D9D09" w14:textId="7E39297E" w:rsidR="726A3959" w:rsidRDefault="726A3959" w:rsidP="726A3959">
            <w:pPr>
              <w:spacing w:after="0"/>
              <w:jc w:val="center"/>
            </w:pPr>
            <w:r w:rsidRPr="726A3959">
              <w:rPr>
                <w:rFonts w:ascii="Aptos Narrow" w:eastAsia="Aptos Narrow" w:hAnsi="Aptos Narrow" w:cs="Aptos Narrow"/>
                <w:color w:val="000000" w:themeColor="text1"/>
              </w:rPr>
              <w:t>437</w:t>
            </w:r>
          </w:p>
        </w:tc>
      </w:tr>
      <w:tr w:rsidR="726A3959" w14:paraId="24E8FC33" w14:textId="77777777" w:rsidTr="001D2DDE">
        <w:trPr>
          <w:trHeight w:val="300"/>
        </w:trPr>
        <w:tc>
          <w:tcPr>
            <w:tcW w:w="4266" w:type="dxa"/>
            <w:shd w:val="clear" w:color="auto" w:fill="E8E8E8"/>
            <w:tcMar>
              <w:left w:w="70" w:type="dxa"/>
              <w:right w:w="70" w:type="dxa"/>
            </w:tcMar>
            <w:vAlign w:val="bottom"/>
          </w:tcPr>
          <w:p w14:paraId="2140F6DC" w14:textId="6490FB90" w:rsidR="726A3959" w:rsidRDefault="726A3959" w:rsidP="726A3959">
            <w:pPr>
              <w:spacing w:after="0"/>
            </w:pPr>
            <w:r w:rsidRPr="726A3959">
              <w:rPr>
                <w:rFonts w:ascii="Aptos Narrow" w:eastAsia="Aptos Narrow" w:hAnsi="Aptos Narrow" w:cs="Aptos Narrow"/>
                <w:color w:val="000000" w:themeColor="text1"/>
              </w:rPr>
              <w:t>BOYACA</w:t>
            </w:r>
          </w:p>
        </w:tc>
        <w:tc>
          <w:tcPr>
            <w:tcW w:w="914" w:type="dxa"/>
            <w:shd w:val="clear" w:color="auto" w:fill="E8E8E8"/>
            <w:tcMar>
              <w:left w:w="70" w:type="dxa"/>
              <w:right w:w="70" w:type="dxa"/>
            </w:tcMar>
            <w:vAlign w:val="bottom"/>
          </w:tcPr>
          <w:p w14:paraId="4C4C97D4" w14:textId="675002F9" w:rsidR="726A3959" w:rsidRDefault="726A3959" w:rsidP="726A3959">
            <w:pPr>
              <w:spacing w:after="0"/>
              <w:jc w:val="center"/>
            </w:pPr>
            <w:r w:rsidRPr="726A3959">
              <w:rPr>
                <w:rFonts w:ascii="Aptos Narrow" w:eastAsia="Aptos Narrow" w:hAnsi="Aptos Narrow" w:cs="Aptos Narrow"/>
                <w:color w:val="000000" w:themeColor="text1"/>
              </w:rPr>
              <w:t>978</w:t>
            </w:r>
          </w:p>
        </w:tc>
        <w:tc>
          <w:tcPr>
            <w:tcW w:w="915" w:type="dxa"/>
            <w:shd w:val="clear" w:color="auto" w:fill="E8E8E8"/>
            <w:tcMar>
              <w:left w:w="70" w:type="dxa"/>
              <w:right w:w="70" w:type="dxa"/>
            </w:tcMar>
            <w:vAlign w:val="bottom"/>
          </w:tcPr>
          <w:p w14:paraId="78A16BA1" w14:textId="7564E3F0" w:rsidR="726A3959" w:rsidRDefault="726A3959" w:rsidP="726A3959">
            <w:pPr>
              <w:spacing w:after="0"/>
              <w:jc w:val="center"/>
            </w:pPr>
            <w:r w:rsidRPr="726A3959">
              <w:rPr>
                <w:rFonts w:ascii="Aptos Narrow" w:eastAsia="Aptos Narrow" w:hAnsi="Aptos Narrow" w:cs="Aptos Narrow"/>
                <w:color w:val="000000" w:themeColor="text1"/>
              </w:rPr>
              <w:t>1.040</w:t>
            </w:r>
          </w:p>
        </w:tc>
        <w:tc>
          <w:tcPr>
            <w:tcW w:w="915" w:type="dxa"/>
            <w:shd w:val="clear" w:color="auto" w:fill="E8E8E8"/>
            <w:tcMar>
              <w:left w:w="70" w:type="dxa"/>
              <w:right w:w="70" w:type="dxa"/>
            </w:tcMar>
            <w:vAlign w:val="bottom"/>
          </w:tcPr>
          <w:p w14:paraId="428F52B7" w14:textId="286BF734" w:rsidR="726A3959" w:rsidRDefault="726A3959" w:rsidP="726A3959">
            <w:pPr>
              <w:spacing w:after="0"/>
              <w:jc w:val="center"/>
            </w:pPr>
            <w:r w:rsidRPr="726A3959">
              <w:rPr>
                <w:rFonts w:ascii="Aptos Narrow" w:eastAsia="Aptos Narrow" w:hAnsi="Aptos Narrow" w:cs="Aptos Narrow"/>
                <w:color w:val="000000" w:themeColor="text1"/>
              </w:rPr>
              <w:t>1.151</w:t>
            </w:r>
          </w:p>
        </w:tc>
        <w:tc>
          <w:tcPr>
            <w:tcW w:w="915" w:type="dxa"/>
            <w:shd w:val="clear" w:color="auto" w:fill="E8E8E8"/>
            <w:tcMar>
              <w:left w:w="70" w:type="dxa"/>
              <w:right w:w="70" w:type="dxa"/>
            </w:tcMar>
            <w:vAlign w:val="bottom"/>
          </w:tcPr>
          <w:p w14:paraId="22F0EDCD" w14:textId="685B9F9D" w:rsidR="726A3959" w:rsidRDefault="726A3959" w:rsidP="726A3959">
            <w:pPr>
              <w:spacing w:after="0"/>
              <w:jc w:val="center"/>
            </w:pPr>
            <w:r w:rsidRPr="726A3959">
              <w:rPr>
                <w:rFonts w:ascii="Aptos Narrow" w:eastAsia="Aptos Narrow" w:hAnsi="Aptos Narrow" w:cs="Aptos Narrow"/>
                <w:color w:val="000000" w:themeColor="text1"/>
              </w:rPr>
              <w:t>951</w:t>
            </w:r>
          </w:p>
        </w:tc>
        <w:tc>
          <w:tcPr>
            <w:tcW w:w="915" w:type="dxa"/>
            <w:shd w:val="clear" w:color="auto" w:fill="E8E8E8"/>
            <w:tcMar>
              <w:left w:w="70" w:type="dxa"/>
              <w:right w:w="70" w:type="dxa"/>
            </w:tcMar>
            <w:vAlign w:val="bottom"/>
          </w:tcPr>
          <w:p w14:paraId="7A743327" w14:textId="2EA47004" w:rsidR="726A3959" w:rsidRDefault="726A3959" w:rsidP="726A3959">
            <w:pPr>
              <w:spacing w:after="0"/>
              <w:jc w:val="center"/>
            </w:pPr>
            <w:r w:rsidRPr="726A3959">
              <w:rPr>
                <w:rFonts w:ascii="Aptos Narrow" w:eastAsia="Aptos Narrow" w:hAnsi="Aptos Narrow" w:cs="Aptos Narrow"/>
                <w:color w:val="000000" w:themeColor="text1"/>
              </w:rPr>
              <w:t>496</w:t>
            </w:r>
          </w:p>
        </w:tc>
      </w:tr>
      <w:tr w:rsidR="726A3959" w14:paraId="65C4C3F7" w14:textId="77777777" w:rsidTr="001D2DDE">
        <w:trPr>
          <w:trHeight w:val="300"/>
        </w:trPr>
        <w:tc>
          <w:tcPr>
            <w:tcW w:w="4266" w:type="dxa"/>
            <w:tcMar>
              <w:left w:w="70" w:type="dxa"/>
              <w:right w:w="70" w:type="dxa"/>
            </w:tcMar>
            <w:vAlign w:val="bottom"/>
          </w:tcPr>
          <w:p w14:paraId="7689163C" w14:textId="5AB4325C" w:rsidR="726A3959" w:rsidRDefault="726A3959" w:rsidP="726A3959">
            <w:pPr>
              <w:spacing w:after="0"/>
            </w:pPr>
            <w:r w:rsidRPr="726A3959">
              <w:rPr>
                <w:rFonts w:ascii="Aptos Narrow" w:eastAsia="Aptos Narrow" w:hAnsi="Aptos Narrow" w:cs="Aptos Narrow"/>
                <w:color w:val="000000" w:themeColor="text1"/>
              </w:rPr>
              <w:t>CALDAS</w:t>
            </w:r>
          </w:p>
        </w:tc>
        <w:tc>
          <w:tcPr>
            <w:tcW w:w="914" w:type="dxa"/>
            <w:tcMar>
              <w:left w:w="70" w:type="dxa"/>
              <w:right w:w="70" w:type="dxa"/>
            </w:tcMar>
            <w:vAlign w:val="bottom"/>
          </w:tcPr>
          <w:p w14:paraId="0AD9DF6D" w14:textId="1F8CFA8F" w:rsidR="726A3959" w:rsidRDefault="726A3959" w:rsidP="726A3959">
            <w:pPr>
              <w:spacing w:after="0"/>
              <w:jc w:val="center"/>
            </w:pPr>
            <w:r w:rsidRPr="726A3959">
              <w:rPr>
                <w:rFonts w:ascii="Aptos Narrow" w:eastAsia="Aptos Narrow" w:hAnsi="Aptos Narrow" w:cs="Aptos Narrow"/>
                <w:color w:val="000000" w:themeColor="text1"/>
              </w:rPr>
              <w:t>1.010</w:t>
            </w:r>
          </w:p>
        </w:tc>
        <w:tc>
          <w:tcPr>
            <w:tcW w:w="915" w:type="dxa"/>
            <w:tcMar>
              <w:left w:w="70" w:type="dxa"/>
              <w:right w:w="70" w:type="dxa"/>
            </w:tcMar>
            <w:vAlign w:val="bottom"/>
          </w:tcPr>
          <w:p w14:paraId="22353C5B" w14:textId="54F3E0E0" w:rsidR="726A3959" w:rsidRDefault="726A3959" w:rsidP="726A3959">
            <w:pPr>
              <w:spacing w:after="0"/>
              <w:jc w:val="center"/>
            </w:pPr>
            <w:r w:rsidRPr="726A3959">
              <w:rPr>
                <w:rFonts w:ascii="Aptos Narrow" w:eastAsia="Aptos Narrow" w:hAnsi="Aptos Narrow" w:cs="Aptos Narrow"/>
                <w:color w:val="000000" w:themeColor="text1"/>
              </w:rPr>
              <w:t>1.028</w:t>
            </w:r>
          </w:p>
        </w:tc>
        <w:tc>
          <w:tcPr>
            <w:tcW w:w="915" w:type="dxa"/>
            <w:tcMar>
              <w:left w:w="70" w:type="dxa"/>
              <w:right w:w="70" w:type="dxa"/>
            </w:tcMar>
            <w:vAlign w:val="bottom"/>
          </w:tcPr>
          <w:p w14:paraId="341E9E34" w14:textId="1BD656A5" w:rsidR="726A3959" w:rsidRDefault="726A3959" w:rsidP="726A3959">
            <w:pPr>
              <w:spacing w:after="0"/>
              <w:jc w:val="center"/>
            </w:pPr>
            <w:r w:rsidRPr="726A3959">
              <w:rPr>
                <w:rFonts w:ascii="Aptos Narrow" w:eastAsia="Aptos Narrow" w:hAnsi="Aptos Narrow" w:cs="Aptos Narrow"/>
                <w:color w:val="000000" w:themeColor="text1"/>
              </w:rPr>
              <w:t>863</w:t>
            </w:r>
          </w:p>
        </w:tc>
        <w:tc>
          <w:tcPr>
            <w:tcW w:w="915" w:type="dxa"/>
            <w:tcMar>
              <w:left w:w="70" w:type="dxa"/>
              <w:right w:w="70" w:type="dxa"/>
            </w:tcMar>
            <w:vAlign w:val="bottom"/>
          </w:tcPr>
          <w:p w14:paraId="35BB9CC2" w14:textId="00C2E101" w:rsidR="726A3959" w:rsidRDefault="726A3959" w:rsidP="726A3959">
            <w:pPr>
              <w:spacing w:after="0"/>
              <w:jc w:val="center"/>
            </w:pPr>
            <w:r w:rsidRPr="726A3959">
              <w:rPr>
                <w:rFonts w:ascii="Aptos Narrow" w:eastAsia="Aptos Narrow" w:hAnsi="Aptos Narrow" w:cs="Aptos Narrow"/>
                <w:color w:val="000000" w:themeColor="text1"/>
              </w:rPr>
              <w:t>771</w:t>
            </w:r>
          </w:p>
        </w:tc>
        <w:tc>
          <w:tcPr>
            <w:tcW w:w="915" w:type="dxa"/>
            <w:tcMar>
              <w:left w:w="70" w:type="dxa"/>
              <w:right w:w="70" w:type="dxa"/>
            </w:tcMar>
            <w:vAlign w:val="bottom"/>
          </w:tcPr>
          <w:p w14:paraId="3EEBAC8B" w14:textId="58EA2E4C" w:rsidR="726A3959" w:rsidRDefault="726A3959" w:rsidP="726A3959">
            <w:pPr>
              <w:spacing w:after="0"/>
              <w:jc w:val="center"/>
            </w:pPr>
            <w:r w:rsidRPr="726A3959">
              <w:rPr>
                <w:rFonts w:ascii="Aptos Narrow" w:eastAsia="Aptos Narrow" w:hAnsi="Aptos Narrow" w:cs="Aptos Narrow"/>
                <w:color w:val="000000" w:themeColor="text1"/>
              </w:rPr>
              <w:t>272</w:t>
            </w:r>
          </w:p>
        </w:tc>
      </w:tr>
      <w:tr w:rsidR="726A3959" w14:paraId="6E560FE8" w14:textId="77777777" w:rsidTr="001D2DDE">
        <w:trPr>
          <w:trHeight w:val="300"/>
        </w:trPr>
        <w:tc>
          <w:tcPr>
            <w:tcW w:w="4266" w:type="dxa"/>
            <w:shd w:val="clear" w:color="auto" w:fill="E8E8E8"/>
            <w:tcMar>
              <w:left w:w="70" w:type="dxa"/>
              <w:right w:w="70" w:type="dxa"/>
            </w:tcMar>
            <w:vAlign w:val="bottom"/>
          </w:tcPr>
          <w:p w14:paraId="7A214F83" w14:textId="1D50099F" w:rsidR="726A3959" w:rsidRDefault="726A3959" w:rsidP="726A3959">
            <w:pPr>
              <w:spacing w:after="0"/>
            </w:pPr>
            <w:r w:rsidRPr="726A3959">
              <w:rPr>
                <w:rFonts w:ascii="Aptos Narrow" w:eastAsia="Aptos Narrow" w:hAnsi="Aptos Narrow" w:cs="Aptos Narrow"/>
                <w:color w:val="000000" w:themeColor="text1"/>
              </w:rPr>
              <w:t>NARINO</w:t>
            </w:r>
          </w:p>
        </w:tc>
        <w:tc>
          <w:tcPr>
            <w:tcW w:w="914" w:type="dxa"/>
            <w:shd w:val="clear" w:color="auto" w:fill="E8E8E8"/>
            <w:tcMar>
              <w:left w:w="70" w:type="dxa"/>
              <w:right w:w="70" w:type="dxa"/>
            </w:tcMar>
            <w:vAlign w:val="bottom"/>
          </w:tcPr>
          <w:p w14:paraId="55EF2B6F" w14:textId="10D978E3" w:rsidR="726A3959" w:rsidRDefault="726A3959" w:rsidP="726A3959">
            <w:pPr>
              <w:spacing w:after="0"/>
              <w:jc w:val="center"/>
            </w:pPr>
            <w:r w:rsidRPr="726A3959">
              <w:rPr>
                <w:rFonts w:ascii="Aptos Narrow" w:eastAsia="Aptos Narrow" w:hAnsi="Aptos Narrow" w:cs="Aptos Narrow"/>
                <w:color w:val="000000" w:themeColor="text1"/>
              </w:rPr>
              <w:t>889</w:t>
            </w:r>
          </w:p>
        </w:tc>
        <w:tc>
          <w:tcPr>
            <w:tcW w:w="915" w:type="dxa"/>
            <w:shd w:val="clear" w:color="auto" w:fill="E8E8E8"/>
            <w:tcMar>
              <w:left w:w="70" w:type="dxa"/>
              <w:right w:w="70" w:type="dxa"/>
            </w:tcMar>
            <w:vAlign w:val="bottom"/>
          </w:tcPr>
          <w:p w14:paraId="101E222D" w14:textId="38E8ABAB" w:rsidR="726A3959" w:rsidRDefault="726A3959" w:rsidP="726A3959">
            <w:pPr>
              <w:spacing w:after="0"/>
              <w:jc w:val="center"/>
            </w:pPr>
            <w:r w:rsidRPr="726A3959">
              <w:rPr>
                <w:rFonts w:ascii="Aptos Narrow" w:eastAsia="Aptos Narrow" w:hAnsi="Aptos Narrow" w:cs="Aptos Narrow"/>
                <w:color w:val="000000" w:themeColor="text1"/>
              </w:rPr>
              <w:t>830</w:t>
            </w:r>
          </w:p>
        </w:tc>
        <w:tc>
          <w:tcPr>
            <w:tcW w:w="915" w:type="dxa"/>
            <w:shd w:val="clear" w:color="auto" w:fill="E8E8E8"/>
            <w:tcMar>
              <w:left w:w="70" w:type="dxa"/>
              <w:right w:w="70" w:type="dxa"/>
            </w:tcMar>
            <w:vAlign w:val="bottom"/>
          </w:tcPr>
          <w:p w14:paraId="3E63D5DC" w14:textId="1C4C9BD7" w:rsidR="726A3959" w:rsidRDefault="726A3959" w:rsidP="726A3959">
            <w:pPr>
              <w:spacing w:after="0"/>
              <w:jc w:val="center"/>
            </w:pPr>
            <w:r w:rsidRPr="726A3959">
              <w:rPr>
                <w:rFonts w:ascii="Aptos Narrow" w:eastAsia="Aptos Narrow" w:hAnsi="Aptos Narrow" w:cs="Aptos Narrow"/>
                <w:color w:val="000000" w:themeColor="text1"/>
              </w:rPr>
              <w:t>854</w:t>
            </w:r>
          </w:p>
        </w:tc>
        <w:tc>
          <w:tcPr>
            <w:tcW w:w="915" w:type="dxa"/>
            <w:shd w:val="clear" w:color="auto" w:fill="E8E8E8"/>
            <w:tcMar>
              <w:left w:w="70" w:type="dxa"/>
              <w:right w:w="70" w:type="dxa"/>
            </w:tcMar>
            <w:vAlign w:val="bottom"/>
          </w:tcPr>
          <w:p w14:paraId="1C9663EB" w14:textId="075E021F" w:rsidR="726A3959" w:rsidRDefault="726A3959" w:rsidP="726A3959">
            <w:pPr>
              <w:spacing w:after="0"/>
              <w:jc w:val="center"/>
            </w:pPr>
            <w:r w:rsidRPr="726A3959">
              <w:rPr>
                <w:rFonts w:ascii="Aptos Narrow" w:eastAsia="Aptos Narrow" w:hAnsi="Aptos Narrow" w:cs="Aptos Narrow"/>
                <w:color w:val="000000" w:themeColor="text1"/>
              </w:rPr>
              <w:t>842</w:t>
            </w:r>
          </w:p>
        </w:tc>
        <w:tc>
          <w:tcPr>
            <w:tcW w:w="915" w:type="dxa"/>
            <w:shd w:val="clear" w:color="auto" w:fill="E8E8E8"/>
            <w:tcMar>
              <w:left w:w="70" w:type="dxa"/>
              <w:right w:w="70" w:type="dxa"/>
            </w:tcMar>
            <w:vAlign w:val="bottom"/>
          </w:tcPr>
          <w:p w14:paraId="7F29BCE3" w14:textId="42E414A9" w:rsidR="726A3959" w:rsidRDefault="726A3959" w:rsidP="726A3959">
            <w:pPr>
              <w:spacing w:after="0"/>
              <w:jc w:val="center"/>
            </w:pPr>
            <w:r w:rsidRPr="726A3959">
              <w:rPr>
                <w:rFonts w:ascii="Aptos Narrow" w:eastAsia="Aptos Narrow" w:hAnsi="Aptos Narrow" w:cs="Aptos Narrow"/>
                <w:color w:val="000000" w:themeColor="text1"/>
              </w:rPr>
              <w:t>353</w:t>
            </w:r>
          </w:p>
        </w:tc>
      </w:tr>
      <w:tr w:rsidR="726A3959" w14:paraId="05206023" w14:textId="77777777" w:rsidTr="001D2DDE">
        <w:trPr>
          <w:trHeight w:val="300"/>
        </w:trPr>
        <w:tc>
          <w:tcPr>
            <w:tcW w:w="4266" w:type="dxa"/>
            <w:tcMar>
              <w:left w:w="70" w:type="dxa"/>
              <w:right w:w="70" w:type="dxa"/>
            </w:tcMar>
            <w:vAlign w:val="bottom"/>
          </w:tcPr>
          <w:p w14:paraId="066B9B20" w14:textId="11678638" w:rsidR="726A3959" w:rsidRDefault="726A3959" w:rsidP="726A3959">
            <w:pPr>
              <w:spacing w:after="0"/>
            </w:pPr>
            <w:r w:rsidRPr="726A3959">
              <w:rPr>
                <w:rFonts w:ascii="Aptos Narrow" w:eastAsia="Aptos Narrow" w:hAnsi="Aptos Narrow" w:cs="Aptos Narrow"/>
                <w:color w:val="000000" w:themeColor="text1"/>
              </w:rPr>
              <w:t>NORTE SANTANDER</w:t>
            </w:r>
          </w:p>
        </w:tc>
        <w:tc>
          <w:tcPr>
            <w:tcW w:w="914" w:type="dxa"/>
            <w:tcMar>
              <w:left w:w="70" w:type="dxa"/>
              <w:right w:w="70" w:type="dxa"/>
            </w:tcMar>
            <w:vAlign w:val="bottom"/>
          </w:tcPr>
          <w:p w14:paraId="38F71BB9" w14:textId="022D74B1" w:rsidR="726A3959" w:rsidRDefault="726A3959" w:rsidP="726A3959">
            <w:pPr>
              <w:spacing w:after="0"/>
              <w:jc w:val="center"/>
            </w:pPr>
            <w:r w:rsidRPr="726A3959">
              <w:rPr>
                <w:rFonts w:ascii="Aptos Narrow" w:eastAsia="Aptos Narrow" w:hAnsi="Aptos Narrow" w:cs="Aptos Narrow"/>
                <w:color w:val="000000" w:themeColor="text1"/>
              </w:rPr>
              <w:t>709</w:t>
            </w:r>
          </w:p>
        </w:tc>
        <w:tc>
          <w:tcPr>
            <w:tcW w:w="915" w:type="dxa"/>
            <w:tcMar>
              <w:left w:w="70" w:type="dxa"/>
              <w:right w:w="70" w:type="dxa"/>
            </w:tcMar>
            <w:vAlign w:val="bottom"/>
          </w:tcPr>
          <w:p w14:paraId="26A3F33C" w14:textId="5702CBE2" w:rsidR="726A3959" w:rsidRDefault="726A3959" w:rsidP="726A3959">
            <w:pPr>
              <w:spacing w:after="0"/>
              <w:jc w:val="center"/>
            </w:pPr>
            <w:r w:rsidRPr="726A3959">
              <w:rPr>
                <w:rFonts w:ascii="Aptos Narrow" w:eastAsia="Aptos Narrow" w:hAnsi="Aptos Narrow" w:cs="Aptos Narrow"/>
                <w:color w:val="000000" w:themeColor="text1"/>
              </w:rPr>
              <w:t>884</w:t>
            </w:r>
          </w:p>
        </w:tc>
        <w:tc>
          <w:tcPr>
            <w:tcW w:w="915" w:type="dxa"/>
            <w:tcMar>
              <w:left w:w="70" w:type="dxa"/>
              <w:right w:w="70" w:type="dxa"/>
            </w:tcMar>
            <w:vAlign w:val="bottom"/>
          </w:tcPr>
          <w:p w14:paraId="5E245294" w14:textId="721108C4" w:rsidR="726A3959" w:rsidRDefault="726A3959" w:rsidP="726A3959">
            <w:pPr>
              <w:spacing w:after="0"/>
              <w:jc w:val="center"/>
            </w:pPr>
            <w:r w:rsidRPr="726A3959">
              <w:rPr>
                <w:rFonts w:ascii="Aptos Narrow" w:eastAsia="Aptos Narrow" w:hAnsi="Aptos Narrow" w:cs="Aptos Narrow"/>
                <w:color w:val="000000" w:themeColor="text1"/>
              </w:rPr>
              <w:t>830</w:t>
            </w:r>
          </w:p>
        </w:tc>
        <w:tc>
          <w:tcPr>
            <w:tcW w:w="915" w:type="dxa"/>
            <w:tcMar>
              <w:left w:w="70" w:type="dxa"/>
              <w:right w:w="70" w:type="dxa"/>
            </w:tcMar>
            <w:vAlign w:val="bottom"/>
          </w:tcPr>
          <w:p w14:paraId="5B0EF3C8" w14:textId="6393FFD9" w:rsidR="726A3959" w:rsidRDefault="726A3959" w:rsidP="726A3959">
            <w:pPr>
              <w:spacing w:after="0"/>
              <w:jc w:val="center"/>
            </w:pPr>
            <w:r w:rsidRPr="726A3959">
              <w:rPr>
                <w:rFonts w:ascii="Aptos Narrow" w:eastAsia="Aptos Narrow" w:hAnsi="Aptos Narrow" w:cs="Aptos Narrow"/>
                <w:color w:val="000000" w:themeColor="text1"/>
              </w:rPr>
              <w:t>830</w:t>
            </w:r>
          </w:p>
        </w:tc>
        <w:tc>
          <w:tcPr>
            <w:tcW w:w="915" w:type="dxa"/>
            <w:tcMar>
              <w:left w:w="70" w:type="dxa"/>
              <w:right w:w="70" w:type="dxa"/>
            </w:tcMar>
            <w:vAlign w:val="bottom"/>
          </w:tcPr>
          <w:p w14:paraId="1EAFF60F" w14:textId="1F844CEC" w:rsidR="726A3959" w:rsidRDefault="726A3959" w:rsidP="726A3959">
            <w:pPr>
              <w:spacing w:after="0"/>
              <w:jc w:val="center"/>
            </w:pPr>
            <w:r w:rsidRPr="726A3959">
              <w:rPr>
                <w:rFonts w:ascii="Aptos Narrow" w:eastAsia="Aptos Narrow" w:hAnsi="Aptos Narrow" w:cs="Aptos Narrow"/>
                <w:color w:val="000000" w:themeColor="text1"/>
              </w:rPr>
              <w:t>468</w:t>
            </w:r>
          </w:p>
        </w:tc>
      </w:tr>
      <w:tr w:rsidR="726A3959" w14:paraId="2AB704EF" w14:textId="77777777" w:rsidTr="001D2DDE">
        <w:trPr>
          <w:trHeight w:val="300"/>
        </w:trPr>
        <w:tc>
          <w:tcPr>
            <w:tcW w:w="4266" w:type="dxa"/>
            <w:shd w:val="clear" w:color="auto" w:fill="E8E8E8"/>
            <w:tcMar>
              <w:left w:w="70" w:type="dxa"/>
              <w:right w:w="70" w:type="dxa"/>
            </w:tcMar>
            <w:vAlign w:val="bottom"/>
          </w:tcPr>
          <w:p w14:paraId="4A340648" w14:textId="74017F69" w:rsidR="726A3959" w:rsidRDefault="726A3959" w:rsidP="726A3959">
            <w:pPr>
              <w:spacing w:after="0"/>
            </w:pPr>
            <w:r w:rsidRPr="726A3959">
              <w:rPr>
                <w:rFonts w:ascii="Aptos Narrow" w:eastAsia="Aptos Narrow" w:hAnsi="Aptos Narrow" w:cs="Aptos Narrow"/>
                <w:color w:val="000000" w:themeColor="text1"/>
              </w:rPr>
              <w:t>RISARALDA</w:t>
            </w:r>
          </w:p>
        </w:tc>
        <w:tc>
          <w:tcPr>
            <w:tcW w:w="914" w:type="dxa"/>
            <w:shd w:val="clear" w:color="auto" w:fill="E8E8E8"/>
            <w:tcMar>
              <w:left w:w="70" w:type="dxa"/>
              <w:right w:w="70" w:type="dxa"/>
            </w:tcMar>
            <w:vAlign w:val="bottom"/>
          </w:tcPr>
          <w:p w14:paraId="25713E7D" w14:textId="5ED69170" w:rsidR="726A3959" w:rsidRDefault="726A3959" w:rsidP="726A3959">
            <w:pPr>
              <w:spacing w:after="0"/>
              <w:jc w:val="center"/>
            </w:pPr>
            <w:r w:rsidRPr="726A3959">
              <w:rPr>
                <w:rFonts w:ascii="Aptos Narrow" w:eastAsia="Aptos Narrow" w:hAnsi="Aptos Narrow" w:cs="Aptos Narrow"/>
                <w:color w:val="000000" w:themeColor="text1"/>
              </w:rPr>
              <w:t>797</w:t>
            </w:r>
          </w:p>
        </w:tc>
        <w:tc>
          <w:tcPr>
            <w:tcW w:w="915" w:type="dxa"/>
            <w:shd w:val="clear" w:color="auto" w:fill="E8E8E8"/>
            <w:tcMar>
              <w:left w:w="70" w:type="dxa"/>
              <w:right w:w="70" w:type="dxa"/>
            </w:tcMar>
            <w:vAlign w:val="bottom"/>
          </w:tcPr>
          <w:p w14:paraId="4521EB38" w14:textId="446A28F4" w:rsidR="726A3959" w:rsidRDefault="726A3959" w:rsidP="726A3959">
            <w:pPr>
              <w:spacing w:after="0"/>
              <w:jc w:val="center"/>
            </w:pPr>
            <w:r w:rsidRPr="726A3959">
              <w:rPr>
                <w:rFonts w:ascii="Aptos Narrow" w:eastAsia="Aptos Narrow" w:hAnsi="Aptos Narrow" w:cs="Aptos Narrow"/>
                <w:color w:val="000000" w:themeColor="text1"/>
              </w:rPr>
              <w:t>901</w:t>
            </w:r>
          </w:p>
        </w:tc>
        <w:tc>
          <w:tcPr>
            <w:tcW w:w="915" w:type="dxa"/>
            <w:shd w:val="clear" w:color="auto" w:fill="E8E8E8"/>
            <w:tcMar>
              <w:left w:w="70" w:type="dxa"/>
              <w:right w:w="70" w:type="dxa"/>
            </w:tcMar>
            <w:vAlign w:val="bottom"/>
          </w:tcPr>
          <w:p w14:paraId="5DDCB9A8" w14:textId="26073A1B" w:rsidR="726A3959" w:rsidRDefault="726A3959" w:rsidP="726A3959">
            <w:pPr>
              <w:spacing w:after="0"/>
              <w:jc w:val="center"/>
            </w:pPr>
            <w:r w:rsidRPr="726A3959">
              <w:rPr>
                <w:rFonts w:ascii="Aptos Narrow" w:eastAsia="Aptos Narrow" w:hAnsi="Aptos Narrow" w:cs="Aptos Narrow"/>
                <w:color w:val="000000" w:themeColor="text1"/>
              </w:rPr>
              <w:t>882</w:t>
            </w:r>
          </w:p>
        </w:tc>
        <w:tc>
          <w:tcPr>
            <w:tcW w:w="915" w:type="dxa"/>
            <w:shd w:val="clear" w:color="auto" w:fill="E8E8E8"/>
            <w:tcMar>
              <w:left w:w="70" w:type="dxa"/>
              <w:right w:w="70" w:type="dxa"/>
            </w:tcMar>
            <w:vAlign w:val="bottom"/>
          </w:tcPr>
          <w:p w14:paraId="41D49A80" w14:textId="045DC933" w:rsidR="726A3959" w:rsidRDefault="726A3959" w:rsidP="726A3959">
            <w:pPr>
              <w:spacing w:after="0"/>
              <w:jc w:val="center"/>
            </w:pPr>
            <w:r w:rsidRPr="726A3959">
              <w:rPr>
                <w:rFonts w:ascii="Aptos Narrow" w:eastAsia="Aptos Narrow" w:hAnsi="Aptos Narrow" w:cs="Aptos Narrow"/>
                <w:color w:val="000000" w:themeColor="text1"/>
              </w:rPr>
              <w:t>784</w:t>
            </w:r>
          </w:p>
        </w:tc>
        <w:tc>
          <w:tcPr>
            <w:tcW w:w="915" w:type="dxa"/>
            <w:shd w:val="clear" w:color="auto" w:fill="E8E8E8"/>
            <w:tcMar>
              <w:left w:w="70" w:type="dxa"/>
              <w:right w:w="70" w:type="dxa"/>
            </w:tcMar>
            <w:vAlign w:val="bottom"/>
          </w:tcPr>
          <w:p w14:paraId="6B0D8DCD" w14:textId="7A9A0538" w:rsidR="726A3959" w:rsidRDefault="726A3959" w:rsidP="726A3959">
            <w:pPr>
              <w:spacing w:after="0"/>
              <w:jc w:val="center"/>
            </w:pPr>
            <w:r w:rsidRPr="726A3959">
              <w:rPr>
                <w:rFonts w:ascii="Aptos Narrow" w:eastAsia="Aptos Narrow" w:hAnsi="Aptos Narrow" w:cs="Aptos Narrow"/>
                <w:color w:val="000000" w:themeColor="text1"/>
              </w:rPr>
              <w:t>349</w:t>
            </w:r>
          </w:p>
        </w:tc>
      </w:tr>
      <w:tr w:rsidR="726A3959" w14:paraId="5A84F063" w14:textId="77777777" w:rsidTr="001D2DDE">
        <w:trPr>
          <w:trHeight w:val="300"/>
        </w:trPr>
        <w:tc>
          <w:tcPr>
            <w:tcW w:w="4266" w:type="dxa"/>
            <w:tcMar>
              <w:left w:w="70" w:type="dxa"/>
              <w:right w:w="70" w:type="dxa"/>
            </w:tcMar>
            <w:vAlign w:val="bottom"/>
          </w:tcPr>
          <w:p w14:paraId="2FF9F60D" w14:textId="53331460" w:rsidR="726A3959" w:rsidRDefault="726A3959" w:rsidP="726A3959">
            <w:pPr>
              <w:spacing w:after="0"/>
            </w:pPr>
            <w:r w:rsidRPr="726A3959">
              <w:rPr>
                <w:rFonts w:ascii="Aptos Narrow" w:eastAsia="Aptos Narrow" w:hAnsi="Aptos Narrow" w:cs="Aptos Narrow"/>
                <w:color w:val="000000" w:themeColor="text1"/>
              </w:rPr>
              <w:t>BOLIVAR</w:t>
            </w:r>
          </w:p>
        </w:tc>
        <w:tc>
          <w:tcPr>
            <w:tcW w:w="914" w:type="dxa"/>
            <w:tcMar>
              <w:left w:w="70" w:type="dxa"/>
              <w:right w:w="70" w:type="dxa"/>
            </w:tcMar>
            <w:vAlign w:val="bottom"/>
          </w:tcPr>
          <w:p w14:paraId="3D1FC238" w14:textId="57CD82AE" w:rsidR="726A3959" w:rsidRDefault="726A3959" w:rsidP="726A3959">
            <w:pPr>
              <w:spacing w:after="0"/>
              <w:jc w:val="center"/>
            </w:pPr>
            <w:r w:rsidRPr="726A3959">
              <w:rPr>
                <w:rFonts w:ascii="Aptos Narrow" w:eastAsia="Aptos Narrow" w:hAnsi="Aptos Narrow" w:cs="Aptos Narrow"/>
                <w:color w:val="000000" w:themeColor="text1"/>
              </w:rPr>
              <w:t>863</w:t>
            </w:r>
          </w:p>
        </w:tc>
        <w:tc>
          <w:tcPr>
            <w:tcW w:w="915" w:type="dxa"/>
            <w:tcMar>
              <w:left w:w="70" w:type="dxa"/>
              <w:right w:w="70" w:type="dxa"/>
            </w:tcMar>
            <w:vAlign w:val="bottom"/>
          </w:tcPr>
          <w:p w14:paraId="1083324C" w14:textId="282FF982" w:rsidR="726A3959" w:rsidRDefault="726A3959" w:rsidP="726A3959">
            <w:pPr>
              <w:spacing w:after="0"/>
              <w:jc w:val="center"/>
            </w:pPr>
            <w:r w:rsidRPr="726A3959">
              <w:rPr>
                <w:rFonts w:ascii="Aptos Narrow" w:eastAsia="Aptos Narrow" w:hAnsi="Aptos Narrow" w:cs="Aptos Narrow"/>
                <w:color w:val="000000" w:themeColor="text1"/>
              </w:rPr>
              <w:t>951</w:t>
            </w:r>
          </w:p>
        </w:tc>
        <w:tc>
          <w:tcPr>
            <w:tcW w:w="915" w:type="dxa"/>
            <w:tcMar>
              <w:left w:w="70" w:type="dxa"/>
              <w:right w:w="70" w:type="dxa"/>
            </w:tcMar>
            <w:vAlign w:val="bottom"/>
          </w:tcPr>
          <w:p w14:paraId="11AB871C" w14:textId="2E2E7F63" w:rsidR="726A3959" w:rsidRDefault="726A3959" w:rsidP="726A3959">
            <w:pPr>
              <w:spacing w:after="0"/>
              <w:jc w:val="center"/>
            </w:pPr>
            <w:r w:rsidRPr="726A3959">
              <w:rPr>
                <w:rFonts w:ascii="Aptos Narrow" w:eastAsia="Aptos Narrow" w:hAnsi="Aptos Narrow" w:cs="Aptos Narrow"/>
                <w:color w:val="000000" w:themeColor="text1"/>
              </w:rPr>
              <w:t>838</w:t>
            </w:r>
          </w:p>
        </w:tc>
        <w:tc>
          <w:tcPr>
            <w:tcW w:w="915" w:type="dxa"/>
            <w:tcMar>
              <w:left w:w="70" w:type="dxa"/>
              <w:right w:w="70" w:type="dxa"/>
            </w:tcMar>
            <w:vAlign w:val="bottom"/>
          </w:tcPr>
          <w:p w14:paraId="7727CFEA" w14:textId="74242C9A" w:rsidR="726A3959" w:rsidRDefault="726A3959" w:rsidP="726A3959">
            <w:pPr>
              <w:spacing w:after="0"/>
              <w:jc w:val="center"/>
            </w:pPr>
            <w:r w:rsidRPr="726A3959">
              <w:rPr>
                <w:rFonts w:ascii="Aptos Narrow" w:eastAsia="Aptos Narrow" w:hAnsi="Aptos Narrow" w:cs="Aptos Narrow"/>
                <w:color w:val="000000" w:themeColor="text1"/>
              </w:rPr>
              <w:t>736</w:t>
            </w:r>
          </w:p>
        </w:tc>
        <w:tc>
          <w:tcPr>
            <w:tcW w:w="915" w:type="dxa"/>
            <w:tcMar>
              <w:left w:w="70" w:type="dxa"/>
              <w:right w:w="70" w:type="dxa"/>
            </w:tcMar>
            <w:vAlign w:val="bottom"/>
          </w:tcPr>
          <w:p w14:paraId="4D13CCB9" w14:textId="7C284F85" w:rsidR="726A3959" w:rsidRDefault="726A3959" w:rsidP="726A3959">
            <w:pPr>
              <w:spacing w:after="0"/>
              <w:jc w:val="center"/>
            </w:pPr>
            <w:r w:rsidRPr="726A3959">
              <w:rPr>
                <w:rFonts w:ascii="Aptos Narrow" w:eastAsia="Aptos Narrow" w:hAnsi="Aptos Narrow" w:cs="Aptos Narrow"/>
                <w:color w:val="000000" w:themeColor="text1"/>
              </w:rPr>
              <w:t>311</w:t>
            </w:r>
          </w:p>
        </w:tc>
      </w:tr>
      <w:tr w:rsidR="726A3959" w14:paraId="28410C8E" w14:textId="77777777" w:rsidTr="001D2DDE">
        <w:trPr>
          <w:trHeight w:val="300"/>
        </w:trPr>
        <w:tc>
          <w:tcPr>
            <w:tcW w:w="4266" w:type="dxa"/>
            <w:shd w:val="clear" w:color="auto" w:fill="E8E8E8"/>
            <w:tcMar>
              <w:left w:w="70" w:type="dxa"/>
              <w:right w:w="70" w:type="dxa"/>
            </w:tcMar>
            <w:vAlign w:val="bottom"/>
          </w:tcPr>
          <w:p w14:paraId="4EB76A18" w14:textId="711F8998" w:rsidR="726A3959" w:rsidRDefault="726A3959" w:rsidP="726A3959">
            <w:pPr>
              <w:spacing w:after="0"/>
            </w:pPr>
            <w:r w:rsidRPr="726A3959">
              <w:rPr>
                <w:rFonts w:ascii="Aptos Narrow" w:eastAsia="Aptos Narrow" w:hAnsi="Aptos Narrow" w:cs="Aptos Narrow"/>
                <w:color w:val="000000" w:themeColor="text1"/>
              </w:rPr>
              <w:t>META</w:t>
            </w:r>
          </w:p>
        </w:tc>
        <w:tc>
          <w:tcPr>
            <w:tcW w:w="914" w:type="dxa"/>
            <w:shd w:val="clear" w:color="auto" w:fill="E8E8E8"/>
            <w:tcMar>
              <w:left w:w="70" w:type="dxa"/>
              <w:right w:w="70" w:type="dxa"/>
            </w:tcMar>
            <w:vAlign w:val="bottom"/>
          </w:tcPr>
          <w:p w14:paraId="162D62EC" w14:textId="641515A8" w:rsidR="726A3959" w:rsidRDefault="726A3959" w:rsidP="726A3959">
            <w:pPr>
              <w:spacing w:after="0"/>
              <w:jc w:val="center"/>
            </w:pPr>
            <w:r w:rsidRPr="726A3959">
              <w:rPr>
                <w:rFonts w:ascii="Aptos Narrow" w:eastAsia="Aptos Narrow" w:hAnsi="Aptos Narrow" w:cs="Aptos Narrow"/>
                <w:color w:val="000000" w:themeColor="text1"/>
              </w:rPr>
              <w:t>874</w:t>
            </w:r>
          </w:p>
        </w:tc>
        <w:tc>
          <w:tcPr>
            <w:tcW w:w="915" w:type="dxa"/>
            <w:shd w:val="clear" w:color="auto" w:fill="E8E8E8"/>
            <w:tcMar>
              <w:left w:w="70" w:type="dxa"/>
              <w:right w:w="70" w:type="dxa"/>
            </w:tcMar>
            <w:vAlign w:val="bottom"/>
          </w:tcPr>
          <w:p w14:paraId="687DA732" w14:textId="48B9DC9C" w:rsidR="726A3959" w:rsidRDefault="726A3959" w:rsidP="726A3959">
            <w:pPr>
              <w:spacing w:after="0"/>
              <w:jc w:val="center"/>
            </w:pPr>
            <w:r w:rsidRPr="726A3959">
              <w:rPr>
                <w:rFonts w:ascii="Aptos Narrow" w:eastAsia="Aptos Narrow" w:hAnsi="Aptos Narrow" w:cs="Aptos Narrow"/>
                <w:color w:val="000000" w:themeColor="text1"/>
              </w:rPr>
              <w:t>848</w:t>
            </w:r>
          </w:p>
        </w:tc>
        <w:tc>
          <w:tcPr>
            <w:tcW w:w="915" w:type="dxa"/>
            <w:shd w:val="clear" w:color="auto" w:fill="E8E8E8"/>
            <w:tcMar>
              <w:left w:w="70" w:type="dxa"/>
              <w:right w:w="70" w:type="dxa"/>
            </w:tcMar>
            <w:vAlign w:val="bottom"/>
          </w:tcPr>
          <w:p w14:paraId="715088C6" w14:textId="33195195" w:rsidR="726A3959" w:rsidRDefault="726A3959" w:rsidP="726A3959">
            <w:pPr>
              <w:spacing w:after="0"/>
              <w:jc w:val="center"/>
            </w:pPr>
            <w:r w:rsidRPr="726A3959">
              <w:rPr>
                <w:rFonts w:ascii="Aptos Narrow" w:eastAsia="Aptos Narrow" w:hAnsi="Aptos Narrow" w:cs="Aptos Narrow"/>
                <w:color w:val="000000" w:themeColor="text1"/>
              </w:rPr>
              <w:t>805</w:t>
            </w:r>
          </w:p>
        </w:tc>
        <w:tc>
          <w:tcPr>
            <w:tcW w:w="915" w:type="dxa"/>
            <w:shd w:val="clear" w:color="auto" w:fill="E8E8E8"/>
            <w:tcMar>
              <w:left w:w="70" w:type="dxa"/>
              <w:right w:w="70" w:type="dxa"/>
            </w:tcMar>
            <w:vAlign w:val="bottom"/>
          </w:tcPr>
          <w:p w14:paraId="3E9FA22F" w14:textId="70CEFF38" w:rsidR="726A3959" w:rsidRDefault="726A3959" w:rsidP="726A3959">
            <w:pPr>
              <w:spacing w:after="0"/>
              <w:jc w:val="center"/>
            </w:pPr>
            <w:r w:rsidRPr="726A3959">
              <w:rPr>
                <w:rFonts w:ascii="Aptos Narrow" w:eastAsia="Aptos Narrow" w:hAnsi="Aptos Narrow" w:cs="Aptos Narrow"/>
                <w:color w:val="000000" w:themeColor="text1"/>
              </w:rPr>
              <w:t>696</w:t>
            </w:r>
          </w:p>
        </w:tc>
        <w:tc>
          <w:tcPr>
            <w:tcW w:w="915" w:type="dxa"/>
            <w:shd w:val="clear" w:color="auto" w:fill="E8E8E8"/>
            <w:tcMar>
              <w:left w:w="70" w:type="dxa"/>
              <w:right w:w="70" w:type="dxa"/>
            </w:tcMar>
            <w:vAlign w:val="bottom"/>
          </w:tcPr>
          <w:p w14:paraId="7BBC9777" w14:textId="2DF90BBC" w:rsidR="726A3959" w:rsidRDefault="726A3959" w:rsidP="726A3959">
            <w:pPr>
              <w:spacing w:after="0"/>
              <w:jc w:val="center"/>
            </w:pPr>
            <w:r w:rsidRPr="726A3959">
              <w:rPr>
                <w:rFonts w:ascii="Aptos Narrow" w:eastAsia="Aptos Narrow" w:hAnsi="Aptos Narrow" w:cs="Aptos Narrow"/>
                <w:color w:val="000000" w:themeColor="text1"/>
              </w:rPr>
              <w:t>354</w:t>
            </w:r>
          </w:p>
        </w:tc>
      </w:tr>
      <w:tr w:rsidR="726A3959" w14:paraId="1B38826D" w14:textId="77777777" w:rsidTr="001D2DDE">
        <w:trPr>
          <w:trHeight w:val="300"/>
        </w:trPr>
        <w:tc>
          <w:tcPr>
            <w:tcW w:w="4266" w:type="dxa"/>
            <w:tcMar>
              <w:left w:w="70" w:type="dxa"/>
              <w:right w:w="70" w:type="dxa"/>
            </w:tcMar>
            <w:vAlign w:val="bottom"/>
          </w:tcPr>
          <w:p w14:paraId="72423A8F" w14:textId="536628AA" w:rsidR="726A3959" w:rsidRDefault="726A3959" w:rsidP="726A3959">
            <w:pPr>
              <w:spacing w:after="0"/>
            </w:pPr>
            <w:r w:rsidRPr="726A3959">
              <w:rPr>
                <w:rFonts w:ascii="Aptos Narrow" w:eastAsia="Aptos Narrow" w:hAnsi="Aptos Narrow" w:cs="Aptos Narrow"/>
                <w:color w:val="000000" w:themeColor="text1"/>
              </w:rPr>
              <w:t>HUILA</w:t>
            </w:r>
          </w:p>
        </w:tc>
        <w:tc>
          <w:tcPr>
            <w:tcW w:w="914" w:type="dxa"/>
            <w:tcMar>
              <w:left w:w="70" w:type="dxa"/>
              <w:right w:w="70" w:type="dxa"/>
            </w:tcMar>
            <w:vAlign w:val="bottom"/>
          </w:tcPr>
          <w:p w14:paraId="4791178E" w14:textId="114FD785" w:rsidR="726A3959" w:rsidRDefault="726A3959" w:rsidP="726A3959">
            <w:pPr>
              <w:spacing w:after="0"/>
              <w:jc w:val="center"/>
            </w:pPr>
            <w:r w:rsidRPr="726A3959">
              <w:rPr>
                <w:rFonts w:ascii="Aptos Narrow" w:eastAsia="Aptos Narrow" w:hAnsi="Aptos Narrow" w:cs="Aptos Narrow"/>
                <w:color w:val="000000" w:themeColor="text1"/>
              </w:rPr>
              <w:t>791</w:t>
            </w:r>
          </w:p>
        </w:tc>
        <w:tc>
          <w:tcPr>
            <w:tcW w:w="915" w:type="dxa"/>
            <w:tcMar>
              <w:left w:w="70" w:type="dxa"/>
              <w:right w:w="70" w:type="dxa"/>
            </w:tcMar>
            <w:vAlign w:val="bottom"/>
          </w:tcPr>
          <w:p w14:paraId="2D083112" w14:textId="45517BA3" w:rsidR="726A3959" w:rsidRDefault="726A3959" w:rsidP="726A3959">
            <w:pPr>
              <w:spacing w:after="0"/>
              <w:jc w:val="center"/>
            </w:pPr>
            <w:r w:rsidRPr="726A3959">
              <w:rPr>
                <w:rFonts w:ascii="Aptos Narrow" w:eastAsia="Aptos Narrow" w:hAnsi="Aptos Narrow" w:cs="Aptos Narrow"/>
                <w:color w:val="000000" w:themeColor="text1"/>
              </w:rPr>
              <w:t>818</w:t>
            </w:r>
          </w:p>
        </w:tc>
        <w:tc>
          <w:tcPr>
            <w:tcW w:w="915" w:type="dxa"/>
            <w:tcMar>
              <w:left w:w="70" w:type="dxa"/>
              <w:right w:w="70" w:type="dxa"/>
            </w:tcMar>
            <w:vAlign w:val="bottom"/>
          </w:tcPr>
          <w:p w14:paraId="5C0D4EF8" w14:textId="0598DDD8" w:rsidR="726A3959" w:rsidRDefault="726A3959" w:rsidP="726A3959">
            <w:pPr>
              <w:spacing w:after="0"/>
              <w:jc w:val="center"/>
            </w:pPr>
            <w:r w:rsidRPr="726A3959">
              <w:rPr>
                <w:rFonts w:ascii="Aptos Narrow" w:eastAsia="Aptos Narrow" w:hAnsi="Aptos Narrow" w:cs="Aptos Narrow"/>
                <w:color w:val="000000" w:themeColor="text1"/>
              </w:rPr>
              <w:t>749</w:t>
            </w:r>
          </w:p>
        </w:tc>
        <w:tc>
          <w:tcPr>
            <w:tcW w:w="915" w:type="dxa"/>
            <w:tcMar>
              <w:left w:w="70" w:type="dxa"/>
              <w:right w:w="70" w:type="dxa"/>
            </w:tcMar>
            <w:vAlign w:val="bottom"/>
          </w:tcPr>
          <w:p w14:paraId="042C88CF" w14:textId="265FF818" w:rsidR="726A3959" w:rsidRDefault="726A3959" w:rsidP="726A3959">
            <w:pPr>
              <w:spacing w:after="0"/>
              <w:jc w:val="center"/>
            </w:pPr>
            <w:r w:rsidRPr="726A3959">
              <w:rPr>
                <w:rFonts w:ascii="Aptos Narrow" w:eastAsia="Aptos Narrow" w:hAnsi="Aptos Narrow" w:cs="Aptos Narrow"/>
                <w:color w:val="000000" w:themeColor="text1"/>
              </w:rPr>
              <w:t>644</w:t>
            </w:r>
          </w:p>
        </w:tc>
        <w:tc>
          <w:tcPr>
            <w:tcW w:w="915" w:type="dxa"/>
            <w:tcMar>
              <w:left w:w="70" w:type="dxa"/>
              <w:right w:w="70" w:type="dxa"/>
            </w:tcMar>
            <w:vAlign w:val="bottom"/>
          </w:tcPr>
          <w:p w14:paraId="509C39E2" w14:textId="3A76B75D" w:rsidR="726A3959" w:rsidRDefault="726A3959" w:rsidP="726A3959">
            <w:pPr>
              <w:spacing w:after="0"/>
              <w:jc w:val="center"/>
            </w:pPr>
            <w:r w:rsidRPr="726A3959">
              <w:rPr>
                <w:rFonts w:ascii="Aptos Narrow" w:eastAsia="Aptos Narrow" w:hAnsi="Aptos Narrow" w:cs="Aptos Narrow"/>
                <w:color w:val="000000" w:themeColor="text1"/>
              </w:rPr>
              <w:t>295</w:t>
            </w:r>
          </w:p>
        </w:tc>
      </w:tr>
      <w:tr w:rsidR="726A3959" w14:paraId="6986E6D2" w14:textId="77777777" w:rsidTr="001D2DDE">
        <w:trPr>
          <w:trHeight w:val="300"/>
        </w:trPr>
        <w:tc>
          <w:tcPr>
            <w:tcW w:w="4266" w:type="dxa"/>
            <w:shd w:val="clear" w:color="auto" w:fill="E8E8E8"/>
            <w:tcMar>
              <w:left w:w="70" w:type="dxa"/>
              <w:right w:w="70" w:type="dxa"/>
            </w:tcMar>
            <w:vAlign w:val="bottom"/>
          </w:tcPr>
          <w:p w14:paraId="5CD29CB2" w14:textId="4D1047F2" w:rsidR="726A3959" w:rsidRDefault="726A3959" w:rsidP="726A3959">
            <w:pPr>
              <w:spacing w:after="0"/>
            </w:pPr>
            <w:r w:rsidRPr="726A3959">
              <w:rPr>
                <w:rFonts w:ascii="Aptos Narrow" w:eastAsia="Aptos Narrow" w:hAnsi="Aptos Narrow" w:cs="Aptos Narrow"/>
                <w:color w:val="000000" w:themeColor="text1"/>
              </w:rPr>
              <w:t>CESAR</w:t>
            </w:r>
          </w:p>
        </w:tc>
        <w:tc>
          <w:tcPr>
            <w:tcW w:w="914" w:type="dxa"/>
            <w:shd w:val="clear" w:color="auto" w:fill="E8E8E8"/>
            <w:tcMar>
              <w:left w:w="70" w:type="dxa"/>
              <w:right w:w="70" w:type="dxa"/>
            </w:tcMar>
            <w:vAlign w:val="bottom"/>
          </w:tcPr>
          <w:p w14:paraId="403EBAA7" w14:textId="21E28CC0" w:rsidR="726A3959" w:rsidRDefault="726A3959" w:rsidP="726A3959">
            <w:pPr>
              <w:spacing w:after="0"/>
              <w:jc w:val="center"/>
            </w:pPr>
            <w:r w:rsidRPr="726A3959">
              <w:rPr>
                <w:rFonts w:ascii="Aptos Narrow" w:eastAsia="Aptos Narrow" w:hAnsi="Aptos Narrow" w:cs="Aptos Narrow"/>
                <w:color w:val="000000" w:themeColor="text1"/>
              </w:rPr>
              <w:t>667</w:t>
            </w:r>
          </w:p>
        </w:tc>
        <w:tc>
          <w:tcPr>
            <w:tcW w:w="915" w:type="dxa"/>
            <w:shd w:val="clear" w:color="auto" w:fill="E8E8E8"/>
            <w:tcMar>
              <w:left w:w="70" w:type="dxa"/>
              <w:right w:w="70" w:type="dxa"/>
            </w:tcMar>
            <w:vAlign w:val="bottom"/>
          </w:tcPr>
          <w:p w14:paraId="7C56765D" w14:textId="556D85B5" w:rsidR="726A3959" w:rsidRDefault="726A3959" w:rsidP="726A3959">
            <w:pPr>
              <w:spacing w:after="0"/>
              <w:jc w:val="center"/>
            </w:pPr>
            <w:r w:rsidRPr="726A3959">
              <w:rPr>
                <w:rFonts w:ascii="Aptos Narrow" w:eastAsia="Aptos Narrow" w:hAnsi="Aptos Narrow" w:cs="Aptos Narrow"/>
                <w:color w:val="000000" w:themeColor="text1"/>
              </w:rPr>
              <w:t>640</w:t>
            </w:r>
          </w:p>
        </w:tc>
        <w:tc>
          <w:tcPr>
            <w:tcW w:w="915" w:type="dxa"/>
            <w:shd w:val="clear" w:color="auto" w:fill="E8E8E8"/>
            <w:tcMar>
              <w:left w:w="70" w:type="dxa"/>
              <w:right w:w="70" w:type="dxa"/>
            </w:tcMar>
            <w:vAlign w:val="bottom"/>
          </w:tcPr>
          <w:p w14:paraId="3EDBF39E" w14:textId="0FD64F01" w:rsidR="726A3959" w:rsidRDefault="726A3959" w:rsidP="726A3959">
            <w:pPr>
              <w:spacing w:after="0"/>
              <w:jc w:val="center"/>
            </w:pPr>
            <w:r w:rsidRPr="726A3959">
              <w:rPr>
                <w:rFonts w:ascii="Aptos Narrow" w:eastAsia="Aptos Narrow" w:hAnsi="Aptos Narrow" w:cs="Aptos Narrow"/>
                <w:color w:val="000000" w:themeColor="text1"/>
              </w:rPr>
              <w:t>605</w:t>
            </w:r>
          </w:p>
        </w:tc>
        <w:tc>
          <w:tcPr>
            <w:tcW w:w="915" w:type="dxa"/>
            <w:shd w:val="clear" w:color="auto" w:fill="E8E8E8"/>
            <w:tcMar>
              <w:left w:w="70" w:type="dxa"/>
              <w:right w:w="70" w:type="dxa"/>
            </w:tcMar>
            <w:vAlign w:val="bottom"/>
          </w:tcPr>
          <w:p w14:paraId="22A9BD68" w14:textId="2EBBE884" w:rsidR="726A3959" w:rsidRDefault="726A3959" w:rsidP="726A3959">
            <w:pPr>
              <w:spacing w:after="0"/>
              <w:jc w:val="center"/>
            </w:pPr>
            <w:r w:rsidRPr="726A3959">
              <w:rPr>
                <w:rFonts w:ascii="Aptos Narrow" w:eastAsia="Aptos Narrow" w:hAnsi="Aptos Narrow" w:cs="Aptos Narrow"/>
                <w:color w:val="000000" w:themeColor="text1"/>
              </w:rPr>
              <w:t>535</w:t>
            </w:r>
          </w:p>
        </w:tc>
        <w:tc>
          <w:tcPr>
            <w:tcW w:w="915" w:type="dxa"/>
            <w:shd w:val="clear" w:color="auto" w:fill="E8E8E8"/>
            <w:tcMar>
              <w:left w:w="70" w:type="dxa"/>
              <w:right w:w="70" w:type="dxa"/>
            </w:tcMar>
            <w:vAlign w:val="bottom"/>
          </w:tcPr>
          <w:p w14:paraId="32EF1F8F" w14:textId="358C6AAB" w:rsidR="726A3959" w:rsidRDefault="726A3959" w:rsidP="726A3959">
            <w:pPr>
              <w:spacing w:after="0"/>
              <w:jc w:val="center"/>
            </w:pPr>
            <w:r w:rsidRPr="726A3959">
              <w:rPr>
                <w:rFonts w:ascii="Aptos Narrow" w:eastAsia="Aptos Narrow" w:hAnsi="Aptos Narrow" w:cs="Aptos Narrow"/>
                <w:color w:val="000000" w:themeColor="text1"/>
              </w:rPr>
              <w:t>256</w:t>
            </w:r>
          </w:p>
        </w:tc>
      </w:tr>
      <w:tr w:rsidR="726A3959" w14:paraId="150952FD" w14:textId="77777777" w:rsidTr="001D2DDE">
        <w:trPr>
          <w:trHeight w:val="300"/>
        </w:trPr>
        <w:tc>
          <w:tcPr>
            <w:tcW w:w="4266" w:type="dxa"/>
            <w:tcMar>
              <w:left w:w="70" w:type="dxa"/>
              <w:right w:w="70" w:type="dxa"/>
            </w:tcMar>
            <w:vAlign w:val="bottom"/>
          </w:tcPr>
          <w:p w14:paraId="29412DD9" w14:textId="6BC27B32" w:rsidR="726A3959" w:rsidRDefault="726A3959" w:rsidP="726A3959">
            <w:pPr>
              <w:spacing w:after="0"/>
            </w:pPr>
            <w:r w:rsidRPr="726A3959">
              <w:rPr>
                <w:rFonts w:ascii="Aptos Narrow" w:eastAsia="Aptos Narrow" w:hAnsi="Aptos Narrow" w:cs="Aptos Narrow"/>
                <w:color w:val="000000" w:themeColor="text1"/>
              </w:rPr>
              <w:t>CORDOBA</w:t>
            </w:r>
          </w:p>
        </w:tc>
        <w:tc>
          <w:tcPr>
            <w:tcW w:w="914" w:type="dxa"/>
            <w:tcMar>
              <w:left w:w="70" w:type="dxa"/>
              <w:right w:w="70" w:type="dxa"/>
            </w:tcMar>
            <w:vAlign w:val="bottom"/>
          </w:tcPr>
          <w:p w14:paraId="236FA694" w14:textId="412DAB51" w:rsidR="726A3959" w:rsidRDefault="726A3959" w:rsidP="726A3959">
            <w:pPr>
              <w:spacing w:after="0"/>
              <w:jc w:val="center"/>
            </w:pPr>
            <w:r w:rsidRPr="726A3959">
              <w:rPr>
                <w:rFonts w:ascii="Aptos Narrow" w:eastAsia="Aptos Narrow" w:hAnsi="Aptos Narrow" w:cs="Aptos Narrow"/>
                <w:color w:val="000000" w:themeColor="text1"/>
              </w:rPr>
              <w:t>598</w:t>
            </w:r>
          </w:p>
        </w:tc>
        <w:tc>
          <w:tcPr>
            <w:tcW w:w="915" w:type="dxa"/>
            <w:tcMar>
              <w:left w:w="70" w:type="dxa"/>
              <w:right w:w="70" w:type="dxa"/>
            </w:tcMar>
            <w:vAlign w:val="bottom"/>
          </w:tcPr>
          <w:p w14:paraId="7AC42F9C" w14:textId="35A810A5" w:rsidR="726A3959" w:rsidRDefault="726A3959" w:rsidP="726A3959">
            <w:pPr>
              <w:spacing w:after="0"/>
              <w:jc w:val="center"/>
            </w:pPr>
            <w:r w:rsidRPr="726A3959">
              <w:rPr>
                <w:rFonts w:ascii="Aptos Narrow" w:eastAsia="Aptos Narrow" w:hAnsi="Aptos Narrow" w:cs="Aptos Narrow"/>
                <w:color w:val="000000" w:themeColor="text1"/>
              </w:rPr>
              <w:t>587</w:t>
            </w:r>
          </w:p>
        </w:tc>
        <w:tc>
          <w:tcPr>
            <w:tcW w:w="915" w:type="dxa"/>
            <w:tcMar>
              <w:left w:w="70" w:type="dxa"/>
              <w:right w:w="70" w:type="dxa"/>
            </w:tcMar>
            <w:vAlign w:val="bottom"/>
          </w:tcPr>
          <w:p w14:paraId="007E1510" w14:textId="131929CE" w:rsidR="726A3959" w:rsidRDefault="726A3959" w:rsidP="726A3959">
            <w:pPr>
              <w:spacing w:after="0"/>
              <w:jc w:val="center"/>
            </w:pPr>
            <w:r w:rsidRPr="726A3959">
              <w:rPr>
                <w:rFonts w:ascii="Aptos Narrow" w:eastAsia="Aptos Narrow" w:hAnsi="Aptos Narrow" w:cs="Aptos Narrow"/>
                <w:color w:val="000000" w:themeColor="text1"/>
              </w:rPr>
              <w:t>638</w:t>
            </w:r>
          </w:p>
        </w:tc>
        <w:tc>
          <w:tcPr>
            <w:tcW w:w="915" w:type="dxa"/>
            <w:tcMar>
              <w:left w:w="70" w:type="dxa"/>
              <w:right w:w="70" w:type="dxa"/>
            </w:tcMar>
            <w:vAlign w:val="bottom"/>
          </w:tcPr>
          <w:p w14:paraId="68E1B4B6" w14:textId="5CBD2FAA" w:rsidR="726A3959" w:rsidRDefault="726A3959" w:rsidP="726A3959">
            <w:pPr>
              <w:spacing w:after="0"/>
              <w:jc w:val="center"/>
            </w:pPr>
            <w:r w:rsidRPr="726A3959">
              <w:rPr>
                <w:rFonts w:ascii="Aptos Narrow" w:eastAsia="Aptos Narrow" w:hAnsi="Aptos Narrow" w:cs="Aptos Narrow"/>
                <w:color w:val="000000" w:themeColor="text1"/>
              </w:rPr>
              <w:t>488</w:t>
            </w:r>
          </w:p>
        </w:tc>
        <w:tc>
          <w:tcPr>
            <w:tcW w:w="915" w:type="dxa"/>
            <w:tcMar>
              <w:left w:w="70" w:type="dxa"/>
              <w:right w:w="70" w:type="dxa"/>
            </w:tcMar>
            <w:vAlign w:val="bottom"/>
          </w:tcPr>
          <w:p w14:paraId="741F6CDE" w14:textId="2C7C0C67" w:rsidR="726A3959" w:rsidRDefault="726A3959" w:rsidP="726A3959">
            <w:pPr>
              <w:spacing w:after="0"/>
              <w:jc w:val="center"/>
            </w:pPr>
            <w:r w:rsidRPr="726A3959">
              <w:rPr>
                <w:rFonts w:ascii="Aptos Narrow" w:eastAsia="Aptos Narrow" w:hAnsi="Aptos Narrow" w:cs="Aptos Narrow"/>
                <w:color w:val="000000" w:themeColor="text1"/>
              </w:rPr>
              <w:t>216</w:t>
            </w:r>
          </w:p>
        </w:tc>
      </w:tr>
      <w:tr w:rsidR="726A3959" w14:paraId="5475CA7F" w14:textId="77777777" w:rsidTr="001D2DDE">
        <w:trPr>
          <w:trHeight w:val="300"/>
        </w:trPr>
        <w:tc>
          <w:tcPr>
            <w:tcW w:w="4266" w:type="dxa"/>
            <w:shd w:val="clear" w:color="auto" w:fill="E8E8E8"/>
            <w:tcMar>
              <w:left w:w="70" w:type="dxa"/>
              <w:right w:w="70" w:type="dxa"/>
            </w:tcMar>
            <w:vAlign w:val="bottom"/>
          </w:tcPr>
          <w:p w14:paraId="0BE6CC49" w14:textId="688DD179" w:rsidR="726A3959" w:rsidRDefault="726A3959" w:rsidP="726A3959">
            <w:pPr>
              <w:spacing w:after="0"/>
            </w:pPr>
            <w:r w:rsidRPr="726A3959">
              <w:rPr>
                <w:rFonts w:ascii="Aptos Narrow" w:eastAsia="Aptos Narrow" w:hAnsi="Aptos Narrow" w:cs="Aptos Narrow"/>
                <w:color w:val="000000" w:themeColor="text1"/>
              </w:rPr>
              <w:t>CASANARE</w:t>
            </w:r>
          </w:p>
        </w:tc>
        <w:tc>
          <w:tcPr>
            <w:tcW w:w="914" w:type="dxa"/>
            <w:shd w:val="clear" w:color="auto" w:fill="E8E8E8"/>
            <w:tcMar>
              <w:left w:w="70" w:type="dxa"/>
              <w:right w:w="70" w:type="dxa"/>
            </w:tcMar>
            <w:vAlign w:val="bottom"/>
          </w:tcPr>
          <w:p w14:paraId="40DDC2D4" w14:textId="1AF8C19C" w:rsidR="726A3959" w:rsidRDefault="726A3959" w:rsidP="726A3959">
            <w:pPr>
              <w:spacing w:after="0"/>
              <w:jc w:val="center"/>
            </w:pPr>
            <w:r w:rsidRPr="726A3959">
              <w:rPr>
                <w:rFonts w:ascii="Aptos Narrow" w:eastAsia="Aptos Narrow" w:hAnsi="Aptos Narrow" w:cs="Aptos Narrow"/>
                <w:color w:val="000000" w:themeColor="text1"/>
              </w:rPr>
              <w:t>623</w:t>
            </w:r>
          </w:p>
        </w:tc>
        <w:tc>
          <w:tcPr>
            <w:tcW w:w="915" w:type="dxa"/>
            <w:shd w:val="clear" w:color="auto" w:fill="E8E8E8"/>
            <w:tcMar>
              <w:left w:w="70" w:type="dxa"/>
              <w:right w:w="70" w:type="dxa"/>
            </w:tcMar>
            <w:vAlign w:val="bottom"/>
          </w:tcPr>
          <w:p w14:paraId="389E34CD" w14:textId="6D79568E" w:rsidR="726A3959" w:rsidRDefault="726A3959" w:rsidP="726A3959">
            <w:pPr>
              <w:spacing w:after="0"/>
              <w:jc w:val="center"/>
            </w:pPr>
            <w:r w:rsidRPr="726A3959">
              <w:rPr>
                <w:rFonts w:ascii="Aptos Narrow" w:eastAsia="Aptos Narrow" w:hAnsi="Aptos Narrow" w:cs="Aptos Narrow"/>
                <w:color w:val="000000" w:themeColor="text1"/>
              </w:rPr>
              <w:t>582</w:t>
            </w:r>
          </w:p>
        </w:tc>
        <w:tc>
          <w:tcPr>
            <w:tcW w:w="915" w:type="dxa"/>
            <w:shd w:val="clear" w:color="auto" w:fill="E8E8E8"/>
            <w:tcMar>
              <w:left w:w="70" w:type="dxa"/>
              <w:right w:w="70" w:type="dxa"/>
            </w:tcMar>
            <w:vAlign w:val="bottom"/>
          </w:tcPr>
          <w:p w14:paraId="1138D6EB" w14:textId="6D50345A" w:rsidR="726A3959" w:rsidRDefault="726A3959" w:rsidP="726A3959">
            <w:pPr>
              <w:spacing w:after="0"/>
              <w:jc w:val="center"/>
            </w:pPr>
            <w:r w:rsidRPr="726A3959">
              <w:rPr>
                <w:rFonts w:ascii="Aptos Narrow" w:eastAsia="Aptos Narrow" w:hAnsi="Aptos Narrow" w:cs="Aptos Narrow"/>
                <w:color w:val="000000" w:themeColor="text1"/>
              </w:rPr>
              <w:t>489</w:t>
            </w:r>
          </w:p>
        </w:tc>
        <w:tc>
          <w:tcPr>
            <w:tcW w:w="915" w:type="dxa"/>
            <w:shd w:val="clear" w:color="auto" w:fill="E8E8E8"/>
            <w:tcMar>
              <w:left w:w="70" w:type="dxa"/>
              <w:right w:w="70" w:type="dxa"/>
            </w:tcMar>
            <w:vAlign w:val="bottom"/>
          </w:tcPr>
          <w:p w14:paraId="5BF4542C" w14:textId="7283D3C3" w:rsidR="726A3959" w:rsidRDefault="726A3959" w:rsidP="726A3959">
            <w:pPr>
              <w:spacing w:after="0"/>
              <w:jc w:val="center"/>
            </w:pPr>
            <w:r w:rsidRPr="726A3959">
              <w:rPr>
                <w:rFonts w:ascii="Aptos Narrow" w:eastAsia="Aptos Narrow" w:hAnsi="Aptos Narrow" w:cs="Aptos Narrow"/>
                <w:color w:val="000000" w:themeColor="text1"/>
              </w:rPr>
              <w:t>534</w:t>
            </w:r>
          </w:p>
        </w:tc>
        <w:tc>
          <w:tcPr>
            <w:tcW w:w="915" w:type="dxa"/>
            <w:shd w:val="clear" w:color="auto" w:fill="E8E8E8"/>
            <w:tcMar>
              <w:left w:w="70" w:type="dxa"/>
              <w:right w:w="70" w:type="dxa"/>
            </w:tcMar>
            <w:vAlign w:val="bottom"/>
          </w:tcPr>
          <w:p w14:paraId="078487EA" w14:textId="3D72BB0C" w:rsidR="726A3959" w:rsidRDefault="726A3959" w:rsidP="726A3959">
            <w:pPr>
              <w:spacing w:after="0"/>
              <w:jc w:val="center"/>
            </w:pPr>
            <w:r w:rsidRPr="726A3959">
              <w:rPr>
                <w:rFonts w:ascii="Aptos Narrow" w:eastAsia="Aptos Narrow" w:hAnsi="Aptos Narrow" w:cs="Aptos Narrow"/>
                <w:color w:val="000000" w:themeColor="text1"/>
              </w:rPr>
              <w:t>276</w:t>
            </w:r>
          </w:p>
        </w:tc>
      </w:tr>
      <w:tr w:rsidR="726A3959" w14:paraId="38D2773B" w14:textId="77777777" w:rsidTr="001D2DDE">
        <w:trPr>
          <w:trHeight w:val="300"/>
        </w:trPr>
        <w:tc>
          <w:tcPr>
            <w:tcW w:w="4266" w:type="dxa"/>
            <w:tcMar>
              <w:left w:w="70" w:type="dxa"/>
              <w:right w:w="70" w:type="dxa"/>
            </w:tcMar>
            <w:vAlign w:val="bottom"/>
          </w:tcPr>
          <w:p w14:paraId="42D5CF5B" w14:textId="0FCE7AD8" w:rsidR="726A3959" w:rsidRDefault="726A3959" w:rsidP="726A3959">
            <w:pPr>
              <w:spacing w:after="0"/>
            </w:pPr>
            <w:r w:rsidRPr="726A3959">
              <w:rPr>
                <w:rFonts w:ascii="Aptos Narrow" w:eastAsia="Aptos Narrow" w:hAnsi="Aptos Narrow" w:cs="Aptos Narrow"/>
                <w:color w:val="000000" w:themeColor="text1"/>
              </w:rPr>
              <w:lastRenderedPageBreak/>
              <w:t>QUINDIO</w:t>
            </w:r>
          </w:p>
        </w:tc>
        <w:tc>
          <w:tcPr>
            <w:tcW w:w="914" w:type="dxa"/>
            <w:tcMar>
              <w:left w:w="70" w:type="dxa"/>
              <w:right w:w="70" w:type="dxa"/>
            </w:tcMar>
            <w:vAlign w:val="bottom"/>
          </w:tcPr>
          <w:p w14:paraId="34505239" w14:textId="2BA48FB5" w:rsidR="726A3959" w:rsidRDefault="726A3959" w:rsidP="726A3959">
            <w:pPr>
              <w:spacing w:after="0"/>
              <w:jc w:val="center"/>
            </w:pPr>
            <w:r w:rsidRPr="726A3959">
              <w:rPr>
                <w:rFonts w:ascii="Aptos Narrow" w:eastAsia="Aptos Narrow" w:hAnsi="Aptos Narrow" w:cs="Aptos Narrow"/>
                <w:color w:val="000000" w:themeColor="text1"/>
              </w:rPr>
              <w:t>629</w:t>
            </w:r>
          </w:p>
        </w:tc>
        <w:tc>
          <w:tcPr>
            <w:tcW w:w="915" w:type="dxa"/>
            <w:tcMar>
              <w:left w:w="70" w:type="dxa"/>
              <w:right w:w="70" w:type="dxa"/>
            </w:tcMar>
            <w:vAlign w:val="bottom"/>
          </w:tcPr>
          <w:p w14:paraId="7415E0BB" w14:textId="6B53626D" w:rsidR="726A3959" w:rsidRDefault="726A3959" w:rsidP="726A3959">
            <w:pPr>
              <w:spacing w:after="0"/>
              <w:jc w:val="center"/>
            </w:pPr>
            <w:r w:rsidRPr="726A3959">
              <w:rPr>
                <w:rFonts w:ascii="Aptos Narrow" w:eastAsia="Aptos Narrow" w:hAnsi="Aptos Narrow" w:cs="Aptos Narrow"/>
                <w:color w:val="000000" w:themeColor="text1"/>
              </w:rPr>
              <w:t>567</w:t>
            </w:r>
          </w:p>
        </w:tc>
        <w:tc>
          <w:tcPr>
            <w:tcW w:w="915" w:type="dxa"/>
            <w:tcMar>
              <w:left w:w="70" w:type="dxa"/>
              <w:right w:w="70" w:type="dxa"/>
            </w:tcMar>
            <w:vAlign w:val="bottom"/>
          </w:tcPr>
          <w:p w14:paraId="795E076B" w14:textId="1733A4DD" w:rsidR="726A3959" w:rsidRDefault="726A3959" w:rsidP="726A3959">
            <w:pPr>
              <w:spacing w:after="0"/>
              <w:jc w:val="center"/>
            </w:pPr>
            <w:r w:rsidRPr="726A3959">
              <w:rPr>
                <w:rFonts w:ascii="Aptos Narrow" w:eastAsia="Aptos Narrow" w:hAnsi="Aptos Narrow" w:cs="Aptos Narrow"/>
                <w:color w:val="000000" w:themeColor="text1"/>
              </w:rPr>
              <w:t>510</w:t>
            </w:r>
          </w:p>
        </w:tc>
        <w:tc>
          <w:tcPr>
            <w:tcW w:w="915" w:type="dxa"/>
            <w:tcMar>
              <w:left w:w="70" w:type="dxa"/>
              <w:right w:w="70" w:type="dxa"/>
            </w:tcMar>
            <w:vAlign w:val="bottom"/>
          </w:tcPr>
          <w:p w14:paraId="1F9F4A4C" w14:textId="7ED153C4" w:rsidR="726A3959" w:rsidRDefault="726A3959" w:rsidP="726A3959">
            <w:pPr>
              <w:spacing w:after="0"/>
              <w:jc w:val="center"/>
            </w:pPr>
            <w:r w:rsidRPr="726A3959">
              <w:rPr>
                <w:rFonts w:ascii="Aptos Narrow" w:eastAsia="Aptos Narrow" w:hAnsi="Aptos Narrow" w:cs="Aptos Narrow"/>
                <w:color w:val="000000" w:themeColor="text1"/>
              </w:rPr>
              <w:t>580</w:t>
            </w:r>
          </w:p>
        </w:tc>
        <w:tc>
          <w:tcPr>
            <w:tcW w:w="915" w:type="dxa"/>
            <w:tcMar>
              <w:left w:w="70" w:type="dxa"/>
              <w:right w:w="70" w:type="dxa"/>
            </w:tcMar>
            <w:vAlign w:val="bottom"/>
          </w:tcPr>
          <w:p w14:paraId="4E8BBEC6" w14:textId="3D5A3880" w:rsidR="726A3959" w:rsidRDefault="726A3959" w:rsidP="726A3959">
            <w:pPr>
              <w:spacing w:after="0"/>
              <w:jc w:val="center"/>
            </w:pPr>
            <w:r w:rsidRPr="726A3959">
              <w:rPr>
                <w:rFonts w:ascii="Aptos Narrow" w:eastAsia="Aptos Narrow" w:hAnsi="Aptos Narrow" w:cs="Aptos Narrow"/>
                <w:color w:val="000000" w:themeColor="text1"/>
              </w:rPr>
              <w:t>199</w:t>
            </w:r>
          </w:p>
        </w:tc>
      </w:tr>
      <w:tr w:rsidR="726A3959" w14:paraId="23E58508" w14:textId="77777777" w:rsidTr="001D2DDE">
        <w:trPr>
          <w:trHeight w:val="300"/>
        </w:trPr>
        <w:tc>
          <w:tcPr>
            <w:tcW w:w="4266" w:type="dxa"/>
            <w:shd w:val="clear" w:color="auto" w:fill="E8E8E8"/>
            <w:tcMar>
              <w:left w:w="70" w:type="dxa"/>
              <w:right w:w="70" w:type="dxa"/>
            </w:tcMar>
            <w:vAlign w:val="bottom"/>
          </w:tcPr>
          <w:p w14:paraId="67BCD772" w14:textId="0383AAE8" w:rsidR="726A3959" w:rsidRDefault="726A3959" w:rsidP="726A3959">
            <w:pPr>
              <w:spacing w:after="0"/>
            </w:pPr>
            <w:r w:rsidRPr="726A3959">
              <w:rPr>
                <w:rFonts w:ascii="Aptos Narrow" w:eastAsia="Aptos Narrow" w:hAnsi="Aptos Narrow" w:cs="Aptos Narrow"/>
                <w:color w:val="000000" w:themeColor="text1"/>
              </w:rPr>
              <w:t>CAUCA</w:t>
            </w:r>
          </w:p>
        </w:tc>
        <w:tc>
          <w:tcPr>
            <w:tcW w:w="914" w:type="dxa"/>
            <w:shd w:val="clear" w:color="auto" w:fill="E8E8E8"/>
            <w:tcMar>
              <w:left w:w="70" w:type="dxa"/>
              <w:right w:w="70" w:type="dxa"/>
            </w:tcMar>
            <w:vAlign w:val="bottom"/>
          </w:tcPr>
          <w:p w14:paraId="7D798EDC" w14:textId="395C0423" w:rsidR="726A3959" w:rsidRDefault="726A3959" w:rsidP="726A3959">
            <w:pPr>
              <w:spacing w:after="0"/>
              <w:jc w:val="center"/>
            </w:pPr>
            <w:r w:rsidRPr="726A3959">
              <w:rPr>
                <w:rFonts w:ascii="Aptos Narrow" w:eastAsia="Aptos Narrow" w:hAnsi="Aptos Narrow" w:cs="Aptos Narrow"/>
                <w:color w:val="000000" w:themeColor="text1"/>
              </w:rPr>
              <w:t>574</w:t>
            </w:r>
          </w:p>
        </w:tc>
        <w:tc>
          <w:tcPr>
            <w:tcW w:w="915" w:type="dxa"/>
            <w:shd w:val="clear" w:color="auto" w:fill="E8E8E8"/>
            <w:tcMar>
              <w:left w:w="70" w:type="dxa"/>
              <w:right w:w="70" w:type="dxa"/>
            </w:tcMar>
            <w:vAlign w:val="bottom"/>
          </w:tcPr>
          <w:p w14:paraId="2723811C" w14:textId="5A2E324E" w:rsidR="726A3959" w:rsidRDefault="726A3959" w:rsidP="726A3959">
            <w:pPr>
              <w:spacing w:after="0"/>
              <w:jc w:val="center"/>
            </w:pPr>
            <w:r w:rsidRPr="726A3959">
              <w:rPr>
                <w:rFonts w:ascii="Aptos Narrow" w:eastAsia="Aptos Narrow" w:hAnsi="Aptos Narrow" w:cs="Aptos Narrow"/>
                <w:color w:val="000000" w:themeColor="text1"/>
              </w:rPr>
              <w:t>573</w:t>
            </w:r>
          </w:p>
        </w:tc>
        <w:tc>
          <w:tcPr>
            <w:tcW w:w="915" w:type="dxa"/>
            <w:shd w:val="clear" w:color="auto" w:fill="E8E8E8"/>
            <w:tcMar>
              <w:left w:w="70" w:type="dxa"/>
              <w:right w:w="70" w:type="dxa"/>
            </w:tcMar>
            <w:vAlign w:val="bottom"/>
          </w:tcPr>
          <w:p w14:paraId="2DCAEA33" w14:textId="79BB161E" w:rsidR="726A3959" w:rsidRDefault="726A3959" w:rsidP="726A3959">
            <w:pPr>
              <w:spacing w:after="0"/>
              <w:jc w:val="center"/>
            </w:pPr>
            <w:r w:rsidRPr="726A3959">
              <w:rPr>
                <w:rFonts w:ascii="Aptos Narrow" w:eastAsia="Aptos Narrow" w:hAnsi="Aptos Narrow" w:cs="Aptos Narrow"/>
                <w:color w:val="000000" w:themeColor="text1"/>
              </w:rPr>
              <w:t>513</w:t>
            </w:r>
          </w:p>
        </w:tc>
        <w:tc>
          <w:tcPr>
            <w:tcW w:w="915" w:type="dxa"/>
            <w:shd w:val="clear" w:color="auto" w:fill="E8E8E8"/>
            <w:tcMar>
              <w:left w:w="70" w:type="dxa"/>
              <w:right w:w="70" w:type="dxa"/>
            </w:tcMar>
            <w:vAlign w:val="bottom"/>
          </w:tcPr>
          <w:p w14:paraId="39A85D68" w14:textId="7230EEEB" w:rsidR="726A3959" w:rsidRDefault="726A3959" w:rsidP="726A3959">
            <w:pPr>
              <w:spacing w:after="0"/>
              <w:jc w:val="center"/>
            </w:pPr>
            <w:r w:rsidRPr="726A3959">
              <w:rPr>
                <w:rFonts w:ascii="Aptos Narrow" w:eastAsia="Aptos Narrow" w:hAnsi="Aptos Narrow" w:cs="Aptos Narrow"/>
                <w:color w:val="000000" w:themeColor="text1"/>
              </w:rPr>
              <w:t>469</w:t>
            </w:r>
          </w:p>
        </w:tc>
        <w:tc>
          <w:tcPr>
            <w:tcW w:w="915" w:type="dxa"/>
            <w:shd w:val="clear" w:color="auto" w:fill="E8E8E8"/>
            <w:tcMar>
              <w:left w:w="70" w:type="dxa"/>
              <w:right w:w="70" w:type="dxa"/>
            </w:tcMar>
            <w:vAlign w:val="bottom"/>
          </w:tcPr>
          <w:p w14:paraId="3E13F0C8" w14:textId="4E2E5539" w:rsidR="726A3959" w:rsidRDefault="726A3959" w:rsidP="726A3959">
            <w:pPr>
              <w:spacing w:after="0"/>
              <w:jc w:val="center"/>
            </w:pPr>
            <w:r w:rsidRPr="726A3959">
              <w:rPr>
                <w:rFonts w:ascii="Aptos Narrow" w:eastAsia="Aptos Narrow" w:hAnsi="Aptos Narrow" w:cs="Aptos Narrow"/>
                <w:color w:val="000000" w:themeColor="text1"/>
              </w:rPr>
              <w:t>198</w:t>
            </w:r>
          </w:p>
        </w:tc>
      </w:tr>
      <w:tr w:rsidR="726A3959" w14:paraId="4E058C26" w14:textId="77777777" w:rsidTr="001D2DDE">
        <w:trPr>
          <w:trHeight w:val="300"/>
        </w:trPr>
        <w:tc>
          <w:tcPr>
            <w:tcW w:w="4266" w:type="dxa"/>
            <w:tcMar>
              <w:left w:w="70" w:type="dxa"/>
              <w:right w:w="70" w:type="dxa"/>
            </w:tcMar>
            <w:vAlign w:val="bottom"/>
          </w:tcPr>
          <w:p w14:paraId="22E6CB0C" w14:textId="55FE480F" w:rsidR="726A3959" w:rsidRDefault="726A3959" w:rsidP="726A3959">
            <w:pPr>
              <w:spacing w:after="0"/>
            </w:pPr>
            <w:r w:rsidRPr="726A3959">
              <w:rPr>
                <w:rFonts w:ascii="Aptos Narrow" w:eastAsia="Aptos Narrow" w:hAnsi="Aptos Narrow" w:cs="Aptos Narrow"/>
                <w:color w:val="000000" w:themeColor="text1"/>
              </w:rPr>
              <w:t>MAGDALENA</w:t>
            </w:r>
          </w:p>
        </w:tc>
        <w:tc>
          <w:tcPr>
            <w:tcW w:w="914" w:type="dxa"/>
            <w:tcMar>
              <w:left w:w="70" w:type="dxa"/>
              <w:right w:w="70" w:type="dxa"/>
            </w:tcMar>
            <w:vAlign w:val="bottom"/>
          </w:tcPr>
          <w:p w14:paraId="1D118D60" w14:textId="195FE177" w:rsidR="726A3959" w:rsidRDefault="726A3959" w:rsidP="726A3959">
            <w:pPr>
              <w:spacing w:after="0"/>
              <w:jc w:val="center"/>
            </w:pPr>
            <w:r w:rsidRPr="726A3959">
              <w:rPr>
                <w:rFonts w:ascii="Aptos Narrow" w:eastAsia="Aptos Narrow" w:hAnsi="Aptos Narrow" w:cs="Aptos Narrow"/>
                <w:color w:val="000000" w:themeColor="text1"/>
              </w:rPr>
              <w:t>550</w:t>
            </w:r>
          </w:p>
        </w:tc>
        <w:tc>
          <w:tcPr>
            <w:tcW w:w="915" w:type="dxa"/>
            <w:tcMar>
              <w:left w:w="70" w:type="dxa"/>
              <w:right w:w="70" w:type="dxa"/>
            </w:tcMar>
            <w:vAlign w:val="bottom"/>
          </w:tcPr>
          <w:p w14:paraId="17EDFC73" w14:textId="74CB9A54" w:rsidR="726A3959" w:rsidRDefault="726A3959" w:rsidP="726A3959">
            <w:pPr>
              <w:spacing w:after="0"/>
              <w:jc w:val="center"/>
            </w:pPr>
            <w:r w:rsidRPr="726A3959">
              <w:rPr>
                <w:rFonts w:ascii="Aptos Narrow" w:eastAsia="Aptos Narrow" w:hAnsi="Aptos Narrow" w:cs="Aptos Narrow"/>
                <w:color w:val="000000" w:themeColor="text1"/>
              </w:rPr>
              <w:t>538</w:t>
            </w:r>
          </w:p>
        </w:tc>
        <w:tc>
          <w:tcPr>
            <w:tcW w:w="915" w:type="dxa"/>
            <w:tcMar>
              <w:left w:w="70" w:type="dxa"/>
              <w:right w:w="70" w:type="dxa"/>
            </w:tcMar>
            <w:vAlign w:val="bottom"/>
          </w:tcPr>
          <w:p w14:paraId="4F6FF732" w14:textId="0F8F4699" w:rsidR="726A3959" w:rsidRDefault="726A3959" w:rsidP="726A3959">
            <w:pPr>
              <w:spacing w:after="0"/>
              <w:jc w:val="center"/>
            </w:pPr>
            <w:r w:rsidRPr="726A3959">
              <w:rPr>
                <w:rFonts w:ascii="Aptos Narrow" w:eastAsia="Aptos Narrow" w:hAnsi="Aptos Narrow" w:cs="Aptos Narrow"/>
                <w:color w:val="000000" w:themeColor="text1"/>
              </w:rPr>
              <w:t>494</w:t>
            </w:r>
          </w:p>
        </w:tc>
        <w:tc>
          <w:tcPr>
            <w:tcW w:w="915" w:type="dxa"/>
            <w:tcMar>
              <w:left w:w="70" w:type="dxa"/>
              <w:right w:w="70" w:type="dxa"/>
            </w:tcMar>
            <w:vAlign w:val="bottom"/>
          </w:tcPr>
          <w:p w14:paraId="4D644930" w14:textId="15695569" w:rsidR="726A3959" w:rsidRDefault="726A3959" w:rsidP="726A3959">
            <w:pPr>
              <w:spacing w:after="0"/>
              <w:jc w:val="center"/>
            </w:pPr>
            <w:r w:rsidRPr="726A3959">
              <w:rPr>
                <w:rFonts w:ascii="Aptos Narrow" w:eastAsia="Aptos Narrow" w:hAnsi="Aptos Narrow" w:cs="Aptos Narrow"/>
                <w:color w:val="000000" w:themeColor="text1"/>
              </w:rPr>
              <w:t>437</w:t>
            </w:r>
          </w:p>
        </w:tc>
        <w:tc>
          <w:tcPr>
            <w:tcW w:w="915" w:type="dxa"/>
            <w:tcMar>
              <w:left w:w="70" w:type="dxa"/>
              <w:right w:w="70" w:type="dxa"/>
            </w:tcMar>
            <w:vAlign w:val="bottom"/>
          </w:tcPr>
          <w:p w14:paraId="41FE7070" w14:textId="2E24F2CF" w:rsidR="726A3959" w:rsidRDefault="726A3959" w:rsidP="726A3959">
            <w:pPr>
              <w:spacing w:after="0"/>
              <w:jc w:val="center"/>
            </w:pPr>
            <w:r w:rsidRPr="726A3959">
              <w:rPr>
                <w:rFonts w:ascii="Aptos Narrow" w:eastAsia="Aptos Narrow" w:hAnsi="Aptos Narrow" w:cs="Aptos Narrow"/>
                <w:color w:val="000000" w:themeColor="text1"/>
              </w:rPr>
              <w:t>179</w:t>
            </w:r>
          </w:p>
        </w:tc>
      </w:tr>
      <w:tr w:rsidR="726A3959" w14:paraId="1E79DAD6" w14:textId="77777777" w:rsidTr="001D2DDE">
        <w:trPr>
          <w:trHeight w:val="300"/>
        </w:trPr>
        <w:tc>
          <w:tcPr>
            <w:tcW w:w="4266" w:type="dxa"/>
            <w:shd w:val="clear" w:color="auto" w:fill="E8E8E8"/>
            <w:tcMar>
              <w:left w:w="70" w:type="dxa"/>
              <w:right w:w="70" w:type="dxa"/>
            </w:tcMar>
            <w:vAlign w:val="bottom"/>
          </w:tcPr>
          <w:p w14:paraId="0D1E56F8" w14:textId="1D068818" w:rsidR="726A3959" w:rsidRDefault="726A3959" w:rsidP="726A3959">
            <w:pPr>
              <w:spacing w:after="0"/>
            </w:pPr>
            <w:r w:rsidRPr="726A3959">
              <w:rPr>
                <w:rFonts w:ascii="Aptos Narrow" w:eastAsia="Aptos Narrow" w:hAnsi="Aptos Narrow" w:cs="Aptos Narrow"/>
                <w:color w:val="000000" w:themeColor="text1"/>
              </w:rPr>
              <w:t>CAQUETA</w:t>
            </w:r>
          </w:p>
        </w:tc>
        <w:tc>
          <w:tcPr>
            <w:tcW w:w="914" w:type="dxa"/>
            <w:shd w:val="clear" w:color="auto" w:fill="E8E8E8"/>
            <w:tcMar>
              <w:left w:w="70" w:type="dxa"/>
              <w:right w:w="70" w:type="dxa"/>
            </w:tcMar>
            <w:vAlign w:val="bottom"/>
          </w:tcPr>
          <w:p w14:paraId="69DE8521" w14:textId="1A804167" w:rsidR="726A3959" w:rsidRDefault="726A3959" w:rsidP="726A3959">
            <w:pPr>
              <w:spacing w:after="0"/>
              <w:jc w:val="center"/>
            </w:pPr>
            <w:r w:rsidRPr="726A3959">
              <w:rPr>
                <w:rFonts w:ascii="Aptos Narrow" w:eastAsia="Aptos Narrow" w:hAnsi="Aptos Narrow" w:cs="Aptos Narrow"/>
                <w:color w:val="000000" w:themeColor="text1"/>
              </w:rPr>
              <w:t>230</w:t>
            </w:r>
          </w:p>
        </w:tc>
        <w:tc>
          <w:tcPr>
            <w:tcW w:w="915" w:type="dxa"/>
            <w:shd w:val="clear" w:color="auto" w:fill="E8E8E8"/>
            <w:tcMar>
              <w:left w:w="70" w:type="dxa"/>
              <w:right w:w="70" w:type="dxa"/>
            </w:tcMar>
            <w:vAlign w:val="bottom"/>
          </w:tcPr>
          <w:p w14:paraId="7D94DED1" w14:textId="6D07EF57" w:rsidR="726A3959" w:rsidRDefault="726A3959" w:rsidP="726A3959">
            <w:pPr>
              <w:spacing w:after="0"/>
              <w:jc w:val="center"/>
            </w:pPr>
            <w:r w:rsidRPr="726A3959">
              <w:rPr>
                <w:rFonts w:ascii="Aptos Narrow" w:eastAsia="Aptos Narrow" w:hAnsi="Aptos Narrow" w:cs="Aptos Narrow"/>
                <w:color w:val="000000" w:themeColor="text1"/>
              </w:rPr>
              <w:t>301</w:t>
            </w:r>
          </w:p>
        </w:tc>
        <w:tc>
          <w:tcPr>
            <w:tcW w:w="915" w:type="dxa"/>
            <w:shd w:val="clear" w:color="auto" w:fill="E8E8E8"/>
            <w:tcMar>
              <w:left w:w="70" w:type="dxa"/>
              <w:right w:w="70" w:type="dxa"/>
            </w:tcMar>
            <w:vAlign w:val="bottom"/>
          </w:tcPr>
          <w:p w14:paraId="31942F6A" w14:textId="3D3E2565" w:rsidR="726A3959" w:rsidRDefault="726A3959" w:rsidP="726A3959">
            <w:pPr>
              <w:spacing w:after="0"/>
              <w:jc w:val="center"/>
            </w:pPr>
            <w:r w:rsidRPr="726A3959">
              <w:rPr>
                <w:rFonts w:ascii="Aptos Narrow" w:eastAsia="Aptos Narrow" w:hAnsi="Aptos Narrow" w:cs="Aptos Narrow"/>
                <w:color w:val="000000" w:themeColor="text1"/>
              </w:rPr>
              <w:t>219</w:t>
            </w:r>
          </w:p>
        </w:tc>
        <w:tc>
          <w:tcPr>
            <w:tcW w:w="915" w:type="dxa"/>
            <w:shd w:val="clear" w:color="auto" w:fill="E8E8E8"/>
            <w:tcMar>
              <w:left w:w="70" w:type="dxa"/>
              <w:right w:w="70" w:type="dxa"/>
            </w:tcMar>
            <w:vAlign w:val="bottom"/>
          </w:tcPr>
          <w:p w14:paraId="27B92CEE" w14:textId="6561CED1" w:rsidR="726A3959" w:rsidRDefault="726A3959" w:rsidP="726A3959">
            <w:pPr>
              <w:spacing w:after="0"/>
              <w:jc w:val="center"/>
            </w:pPr>
            <w:r w:rsidRPr="726A3959">
              <w:rPr>
                <w:rFonts w:ascii="Aptos Narrow" w:eastAsia="Aptos Narrow" w:hAnsi="Aptos Narrow" w:cs="Aptos Narrow"/>
                <w:color w:val="000000" w:themeColor="text1"/>
              </w:rPr>
              <w:t>247</w:t>
            </w:r>
          </w:p>
        </w:tc>
        <w:tc>
          <w:tcPr>
            <w:tcW w:w="915" w:type="dxa"/>
            <w:shd w:val="clear" w:color="auto" w:fill="E8E8E8"/>
            <w:tcMar>
              <w:left w:w="70" w:type="dxa"/>
              <w:right w:w="70" w:type="dxa"/>
            </w:tcMar>
            <w:vAlign w:val="bottom"/>
          </w:tcPr>
          <w:p w14:paraId="5B35C53D" w14:textId="40B5C956" w:rsidR="726A3959" w:rsidRDefault="726A3959" w:rsidP="726A3959">
            <w:pPr>
              <w:spacing w:after="0"/>
              <w:jc w:val="center"/>
            </w:pPr>
            <w:r w:rsidRPr="726A3959">
              <w:rPr>
                <w:rFonts w:ascii="Aptos Narrow" w:eastAsia="Aptos Narrow" w:hAnsi="Aptos Narrow" w:cs="Aptos Narrow"/>
                <w:color w:val="000000" w:themeColor="text1"/>
              </w:rPr>
              <w:t>140</w:t>
            </w:r>
          </w:p>
        </w:tc>
      </w:tr>
      <w:tr w:rsidR="726A3959" w14:paraId="336913D2" w14:textId="77777777" w:rsidTr="001D2DDE">
        <w:trPr>
          <w:trHeight w:val="300"/>
        </w:trPr>
        <w:tc>
          <w:tcPr>
            <w:tcW w:w="4266" w:type="dxa"/>
            <w:tcMar>
              <w:left w:w="70" w:type="dxa"/>
              <w:right w:w="70" w:type="dxa"/>
            </w:tcMar>
            <w:vAlign w:val="bottom"/>
          </w:tcPr>
          <w:p w14:paraId="141F99A9" w14:textId="0A8452C6" w:rsidR="726A3959" w:rsidRDefault="726A3959" w:rsidP="726A3959">
            <w:pPr>
              <w:spacing w:after="0"/>
            </w:pPr>
            <w:r w:rsidRPr="726A3959">
              <w:rPr>
                <w:rFonts w:ascii="Aptos Narrow" w:eastAsia="Aptos Narrow" w:hAnsi="Aptos Narrow" w:cs="Aptos Narrow"/>
                <w:color w:val="000000" w:themeColor="text1"/>
              </w:rPr>
              <w:t>ARAUCA</w:t>
            </w:r>
          </w:p>
        </w:tc>
        <w:tc>
          <w:tcPr>
            <w:tcW w:w="914" w:type="dxa"/>
            <w:tcMar>
              <w:left w:w="70" w:type="dxa"/>
              <w:right w:w="70" w:type="dxa"/>
            </w:tcMar>
            <w:vAlign w:val="bottom"/>
          </w:tcPr>
          <w:p w14:paraId="5120CD2C" w14:textId="5D1CD0D8" w:rsidR="726A3959" w:rsidRDefault="726A3959" w:rsidP="726A3959">
            <w:pPr>
              <w:spacing w:after="0"/>
              <w:jc w:val="center"/>
            </w:pPr>
            <w:r w:rsidRPr="726A3959">
              <w:rPr>
                <w:rFonts w:ascii="Aptos Narrow" w:eastAsia="Aptos Narrow" w:hAnsi="Aptos Narrow" w:cs="Aptos Narrow"/>
                <w:color w:val="000000" w:themeColor="text1"/>
              </w:rPr>
              <w:t>159</w:t>
            </w:r>
          </w:p>
        </w:tc>
        <w:tc>
          <w:tcPr>
            <w:tcW w:w="915" w:type="dxa"/>
            <w:tcMar>
              <w:left w:w="70" w:type="dxa"/>
              <w:right w:w="70" w:type="dxa"/>
            </w:tcMar>
            <w:vAlign w:val="bottom"/>
          </w:tcPr>
          <w:p w14:paraId="6DB21892" w14:textId="117DF080" w:rsidR="726A3959" w:rsidRDefault="726A3959" w:rsidP="726A3959">
            <w:pPr>
              <w:spacing w:after="0"/>
              <w:jc w:val="center"/>
            </w:pPr>
            <w:r w:rsidRPr="726A3959">
              <w:rPr>
                <w:rFonts w:ascii="Aptos Narrow" w:eastAsia="Aptos Narrow" w:hAnsi="Aptos Narrow" w:cs="Aptos Narrow"/>
                <w:color w:val="000000" w:themeColor="text1"/>
              </w:rPr>
              <w:t>207</w:t>
            </w:r>
          </w:p>
        </w:tc>
        <w:tc>
          <w:tcPr>
            <w:tcW w:w="915" w:type="dxa"/>
            <w:tcMar>
              <w:left w:w="70" w:type="dxa"/>
              <w:right w:w="70" w:type="dxa"/>
            </w:tcMar>
            <w:vAlign w:val="bottom"/>
          </w:tcPr>
          <w:p w14:paraId="350ECE75" w14:textId="1ED0AEB7" w:rsidR="726A3959" w:rsidRDefault="726A3959" w:rsidP="726A3959">
            <w:pPr>
              <w:spacing w:after="0"/>
              <w:jc w:val="center"/>
            </w:pPr>
            <w:r w:rsidRPr="726A3959">
              <w:rPr>
                <w:rFonts w:ascii="Aptos Narrow" w:eastAsia="Aptos Narrow" w:hAnsi="Aptos Narrow" w:cs="Aptos Narrow"/>
                <w:color w:val="000000" w:themeColor="text1"/>
              </w:rPr>
              <w:t>205</w:t>
            </w:r>
          </w:p>
        </w:tc>
        <w:tc>
          <w:tcPr>
            <w:tcW w:w="915" w:type="dxa"/>
            <w:tcMar>
              <w:left w:w="70" w:type="dxa"/>
              <w:right w:w="70" w:type="dxa"/>
            </w:tcMar>
            <w:vAlign w:val="bottom"/>
          </w:tcPr>
          <w:p w14:paraId="5045F2D4" w14:textId="2B77101E" w:rsidR="726A3959" w:rsidRDefault="726A3959" w:rsidP="726A3959">
            <w:pPr>
              <w:spacing w:after="0"/>
              <w:jc w:val="center"/>
            </w:pPr>
            <w:r w:rsidRPr="726A3959">
              <w:rPr>
                <w:rFonts w:ascii="Aptos Narrow" w:eastAsia="Aptos Narrow" w:hAnsi="Aptos Narrow" w:cs="Aptos Narrow"/>
                <w:color w:val="000000" w:themeColor="text1"/>
              </w:rPr>
              <w:t>317</w:t>
            </w:r>
          </w:p>
        </w:tc>
        <w:tc>
          <w:tcPr>
            <w:tcW w:w="915" w:type="dxa"/>
            <w:tcMar>
              <w:left w:w="70" w:type="dxa"/>
              <w:right w:w="70" w:type="dxa"/>
            </w:tcMar>
            <w:vAlign w:val="bottom"/>
          </w:tcPr>
          <w:p w14:paraId="0885A871" w14:textId="2D0A5D0A" w:rsidR="726A3959" w:rsidRDefault="726A3959" w:rsidP="726A3959">
            <w:pPr>
              <w:spacing w:after="0"/>
              <w:jc w:val="center"/>
            </w:pPr>
            <w:r w:rsidRPr="726A3959">
              <w:rPr>
                <w:rFonts w:ascii="Aptos Narrow" w:eastAsia="Aptos Narrow" w:hAnsi="Aptos Narrow" w:cs="Aptos Narrow"/>
                <w:color w:val="000000" w:themeColor="text1"/>
              </w:rPr>
              <w:t>66</w:t>
            </w:r>
          </w:p>
        </w:tc>
      </w:tr>
      <w:tr w:rsidR="726A3959" w14:paraId="221B830B" w14:textId="77777777" w:rsidTr="001D2DDE">
        <w:trPr>
          <w:trHeight w:val="300"/>
        </w:trPr>
        <w:tc>
          <w:tcPr>
            <w:tcW w:w="4266" w:type="dxa"/>
            <w:shd w:val="clear" w:color="auto" w:fill="E8E8E8"/>
            <w:tcMar>
              <w:left w:w="70" w:type="dxa"/>
              <w:right w:w="70" w:type="dxa"/>
            </w:tcMar>
            <w:vAlign w:val="bottom"/>
          </w:tcPr>
          <w:p w14:paraId="66A8CBEA" w14:textId="02CC7B24" w:rsidR="726A3959" w:rsidRDefault="726A3959" w:rsidP="726A3959">
            <w:pPr>
              <w:spacing w:after="0"/>
            </w:pPr>
            <w:r w:rsidRPr="726A3959">
              <w:rPr>
                <w:rFonts w:ascii="Aptos Narrow" w:eastAsia="Aptos Narrow" w:hAnsi="Aptos Narrow" w:cs="Aptos Narrow"/>
                <w:color w:val="000000" w:themeColor="text1"/>
              </w:rPr>
              <w:t>SUCRE</w:t>
            </w:r>
          </w:p>
        </w:tc>
        <w:tc>
          <w:tcPr>
            <w:tcW w:w="914" w:type="dxa"/>
            <w:shd w:val="clear" w:color="auto" w:fill="E8E8E8"/>
            <w:tcMar>
              <w:left w:w="70" w:type="dxa"/>
              <w:right w:w="70" w:type="dxa"/>
            </w:tcMar>
            <w:vAlign w:val="bottom"/>
          </w:tcPr>
          <w:p w14:paraId="65AF6F19" w14:textId="0CE92412" w:rsidR="726A3959" w:rsidRDefault="726A3959" w:rsidP="726A3959">
            <w:pPr>
              <w:spacing w:after="0"/>
              <w:jc w:val="center"/>
            </w:pPr>
            <w:r w:rsidRPr="726A3959">
              <w:rPr>
                <w:rFonts w:ascii="Aptos Narrow" w:eastAsia="Aptos Narrow" w:hAnsi="Aptos Narrow" w:cs="Aptos Narrow"/>
                <w:color w:val="000000" w:themeColor="text1"/>
              </w:rPr>
              <w:t>205</w:t>
            </w:r>
          </w:p>
        </w:tc>
        <w:tc>
          <w:tcPr>
            <w:tcW w:w="915" w:type="dxa"/>
            <w:shd w:val="clear" w:color="auto" w:fill="E8E8E8"/>
            <w:tcMar>
              <w:left w:w="70" w:type="dxa"/>
              <w:right w:w="70" w:type="dxa"/>
            </w:tcMar>
            <w:vAlign w:val="bottom"/>
          </w:tcPr>
          <w:p w14:paraId="1331D70E" w14:textId="022A195A" w:rsidR="726A3959" w:rsidRDefault="726A3959" w:rsidP="726A3959">
            <w:pPr>
              <w:spacing w:after="0"/>
              <w:jc w:val="center"/>
            </w:pPr>
            <w:r w:rsidRPr="726A3959">
              <w:rPr>
                <w:rFonts w:ascii="Aptos Narrow" w:eastAsia="Aptos Narrow" w:hAnsi="Aptos Narrow" w:cs="Aptos Narrow"/>
                <w:color w:val="000000" w:themeColor="text1"/>
              </w:rPr>
              <w:t>210</w:t>
            </w:r>
          </w:p>
        </w:tc>
        <w:tc>
          <w:tcPr>
            <w:tcW w:w="915" w:type="dxa"/>
            <w:shd w:val="clear" w:color="auto" w:fill="E8E8E8"/>
            <w:tcMar>
              <w:left w:w="70" w:type="dxa"/>
              <w:right w:w="70" w:type="dxa"/>
            </w:tcMar>
            <w:vAlign w:val="bottom"/>
          </w:tcPr>
          <w:p w14:paraId="5CCE275E" w14:textId="60ED6085" w:rsidR="726A3959" w:rsidRDefault="726A3959" w:rsidP="726A3959">
            <w:pPr>
              <w:spacing w:after="0"/>
              <w:jc w:val="center"/>
            </w:pPr>
            <w:r w:rsidRPr="726A3959">
              <w:rPr>
                <w:rFonts w:ascii="Aptos Narrow" w:eastAsia="Aptos Narrow" w:hAnsi="Aptos Narrow" w:cs="Aptos Narrow"/>
                <w:color w:val="000000" w:themeColor="text1"/>
              </w:rPr>
              <w:t>216</w:t>
            </w:r>
          </w:p>
        </w:tc>
        <w:tc>
          <w:tcPr>
            <w:tcW w:w="915" w:type="dxa"/>
            <w:shd w:val="clear" w:color="auto" w:fill="E8E8E8"/>
            <w:tcMar>
              <w:left w:w="70" w:type="dxa"/>
              <w:right w:w="70" w:type="dxa"/>
            </w:tcMar>
            <w:vAlign w:val="bottom"/>
          </w:tcPr>
          <w:p w14:paraId="21F4FC3C" w14:textId="2E515E0E" w:rsidR="726A3959" w:rsidRDefault="726A3959" w:rsidP="726A3959">
            <w:pPr>
              <w:spacing w:after="0"/>
              <w:jc w:val="center"/>
            </w:pPr>
            <w:r w:rsidRPr="726A3959">
              <w:rPr>
                <w:rFonts w:ascii="Aptos Narrow" w:eastAsia="Aptos Narrow" w:hAnsi="Aptos Narrow" w:cs="Aptos Narrow"/>
                <w:color w:val="000000" w:themeColor="text1"/>
              </w:rPr>
              <w:t>176</w:t>
            </w:r>
          </w:p>
        </w:tc>
        <w:tc>
          <w:tcPr>
            <w:tcW w:w="915" w:type="dxa"/>
            <w:shd w:val="clear" w:color="auto" w:fill="E8E8E8"/>
            <w:tcMar>
              <w:left w:w="70" w:type="dxa"/>
              <w:right w:w="70" w:type="dxa"/>
            </w:tcMar>
            <w:vAlign w:val="bottom"/>
          </w:tcPr>
          <w:p w14:paraId="7149B69B" w14:textId="1218BE7F" w:rsidR="726A3959" w:rsidRDefault="726A3959" w:rsidP="726A3959">
            <w:pPr>
              <w:spacing w:after="0"/>
              <w:jc w:val="center"/>
            </w:pPr>
            <w:r w:rsidRPr="726A3959">
              <w:rPr>
                <w:rFonts w:ascii="Aptos Narrow" w:eastAsia="Aptos Narrow" w:hAnsi="Aptos Narrow" w:cs="Aptos Narrow"/>
                <w:color w:val="000000" w:themeColor="text1"/>
              </w:rPr>
              <w:t>82</w:t>
            </w:r>
          </w:p>
        </w:tc>
      </w:tr>
      <w:tr w:rsidR="726A3959" w14:paraId="19ADBF51" w14:textId="77777777" w:rsidTr="001D2DDE">
        <w:trPr>
          <w:trHeight w:val="300"/>
        </w:trPr>
        <w:tc>
          <w:tcPr>
            <w:tcW w:w="4266" w:type="dxa"/>
            <w:tcMar>
              <w:left w:w="70" w:type="dxa"/>
              <w:right w:w="70" w:type="dxa"/>
            </w:tcMar>
            <w:vAlign w:val="bottom"/>
          </w:tcPr>
          <w:p w14:paraId="523F3F1E" w14:textId="2AF97447" w:rsidR="726A3959" w:rsidRDefault="726A3959" w:rsidP="726A3959">
            <w:pPr>
              <w:spacing w:after="0"/>
            </w:pPr>
            <w:r w:rsidRPr="726A3959">
              <w:rPr>
                <w:rFonts w:ascii="Aptos Narrow" w:eastAsia="Aptos Narrow" w:hAnsi="Aptos Narrow" w:cs="Aptos Narrow"/>
                <w:color w:val="000000" w:themeColor="text1"/>
              </w:rPr>
              <w:t>LA GUAJIRA</w:t>
            </w:r>
          </w:p>
        </w:tc>
        <w:tc>
          <w:tcPr>
            <w:tcW w:w="914" w:type="dxa"/>
            <w:tcMar>
              <w:left w:w="70" w:type="dxa"/>
              <w:right w:w="70" w:type="dxa"/>
            </w:tcMar>
            <w:vAlign w:val="bottom"/>
          </w:tcPr>
          <w:p w14:paraId="057D65F0" w14:textId="24D69C30" w:rsidR="726A3959" w:rsidRDefault="726A3959" w:rsidP="726A3959">
            <w:pPr>
              <w:spacing w:after="0"/>
              <w:jc w:val="center"/>
            </w:pPr>
            <w:r w:rsidRPr="726A3959">
              <w:rPr>
                <w:rFonts w:ascii="Aptos Narrow" w:eastAsia="Aptos Narrow" w:hAnsi="Aptos Narrow" w:cs="Aptos Narrow"/>
                <w:color w:val="000000" w:themeColor="text1"/>
              </w:rPr>
              <w:t>212</w:t>
            </w:r>
          </w:p>
        </w:tc>
        <w:tc>
          <w:tcPr>
            <w:tcW w:w="915" w:type="dxa"/>
            <w:tcMar>
              <w:left w:w="70" w:type="dxa"/>
              <w:right w:w="70" w:type="dxa"/>
            </w:tcMar>
            <w:vAlign w:val="bottom"/>
          </w:tcPr>
          <w:p w14:paraId="73755175" w14:textId="17372E7A" w:rsidR="726A3959" w:rsidRDefault="726A3959" w:rsidP="726A3959">
            <w:pPr>
              <w:spacing w:after="0"/>
              <w:jc w:val="center"/>
            </w:pPr>
            <w:r w:rsidRPr="726A3959">
              <w:rPr>
                <w:rFonts w:ascii="Aptos Narrow" w:eastAsia="Aptos Narrow" w:hAnsi="Aptos Narrow" w:cs="Aptos Narrow"/>
                <w:color w:val="000000" w:themeColor="text1"/>
              </w:rPr>
              <w:t>206</w:t>
            </w:r>
          </w:p>
        </w:tc>
        <w:tc>
          <w:tcPr>
            <w:tcW w:w="915" w:type="dxa"/>
            <w:tcMar>
              <w:left w:w="70" w:type="dxa"/>
              <w:right w:w="70" w:type="dxa"/>
            </w:tcMar>
            <w:vAlign w:val="bottom"/>
          </w:tcPr>
          <w:p w14:paraId="19180D7D" w14:textId="0513C4F0" w:rsidR="726A3959" w:rsidRDefault="726A3959" w:rsidP="726A3959">
            <w:pPr>
              <w:spacing w:after="0"/>
              <w:jc w:val="center"/>
            </w:pPr>
            <w:r w:rsidRPr="726A3959">
              <w:rPr>
                <w:rFonts w:ascii="Aptos Narrow" w:eastAsia="Aptos Narrow" w:hAnsi="Aptos Narrow" w:cs="Aptos Narrow"/>
                <w:color w:val="000000" w:themeColor="text1"/>
              </w:rPr>
              <w:t>156</w:t>
            </w:r>
          </w:p>
        </w:tc>
        <w:tc>
          <w:tcPr>
            <w:tcW w:w="915" w:type="dxa"/>
            <w:tcMar>
              <w:left w:w="70" w:type="dxa"/>
              <w:right w:w="70" w:type="dxa"/>
            </w:tcMar>
            <w:vAlign w:val="bottom"/>
          </w:tcPr>
          <w:p w14:paraId="03E1AF5A" w14:textId="2F3E96A6" w:rsidR="726A3959" w:rsidRDefault="726A3959" w:rsidP="726A3959">
            <w:pPr>
              <w:spacing w:after="0"/>
              <w:jc w:val="center"/>
            </w:pPr>
            <w:r w:rsidRPr="726A3959">
              <w:rPr>
                <w:rFonts w:ascii="Aptos Narrow" w:eastAsia="Aptos Narrow" w:hAnsi="Aptos Narrow" w:cs="Aptos Narrow"/>
                <w:color w:val="000000" w:themeColor="text1"/>
              </w:rPr>
              <w:t>125</w:t>
            </w:r>
          </w:p>
        </w:tc>
        <w:tc>
          <w:tcPr>
            <w:tcW w:w="915" w:type="dxa"/>
            <w:tcMar>
              <w:left w:w="70" w:type="dxa"/>
              <w:right w:w="70" w:type="dxa"/>
            </w:tcMar>
            <w:vAlign w:val="bottom"/>
          </w:tcPr>
          <w:p w14:paraId="21AE7E61" w14:textId="5DF710F6" w:rsidR="726A3959" w:rsidRDefault="726A3959" w:rsidP="726A3959">
            <w:pPr>
              <w:spacing w:after="0"/>
              <w:jc w:val="center"/>
            </w:pPr>
            <w:r w:rsidRPr="726A3959">
              <w:rPr>
                <w:rFonts w:ascii="Aptos Narrow" w:eastAsia="Aptos Narrow" w:hAnsi="Aptos Narrow" w:cs="Aptos Narrow"/>
                <w:color w:val="000000" w:themeColor="text1"/>
              </w:rPr>
              <w:t>53</w:t>
            </w:r>
          </w:p>
        </w:tc>
      </w:tr>
      <w:tr w:rsidR="726A3959" w14:paraId="70B37086" w14:textId="77777777" w:rsidTr="001D2DDE">
        <w:trPr>
          <w:trHeight w:val="300"/>
        </w:trPr>
        <w:tc>
          <w:tcPr>
            <w:tcW w:w="4266" w:type="dxa"/>
            <w:shd w:val="clear" w:color="auto" w:fill="E8E8E8"/>
            <w:tcMar>
              <w:left w:w="70" w:type="dxa"/>
              <w:right w:w="70" w:type="dxa"/>
            </w:tcMar>
            <w:vAlign w:val="bottom"/>
          </w:tcPr>
          <w:p w14:paraId="683C40B8" w14:textId="1FDFA404" w:rsidR="726A3959" w:rsidRDefault="726A3959" w:rsidP="726A3959">
            <w:pPr>
              <w:spacing w:after="0"/>
            </w:pPr>
            <w:r w:rsidRPr="726A3959">
              <w:rPr>
                <w:rFonts w:ascii="Aptos Narrow" w:eastAsia="Aptos Narrow" w:hAnsi="Aptos Narrow" w:cs="Aptos Narrow"/>
                <w:color w:val="000000" w:themeColor="text1"/>
              </w:rPr>
              <w:t>PUTUMAYO</w:t>
            </w:r>
          </w:p>
        </w:tc>
        <w:tc>
          <w:tcPr>
            <w:tcW w:w="914" w:type="dxa"/>
            <w:shd w:val="clear" w:color="auto" w:fill="E8E8E8"/>
            <w:tcMar>
              <w:left w:w="70" w:type="dxa"/>
              <w:right w:w="70" w:type="dxa"/>
            </w:tcMar>
            <w:vAlign w:val="bottom"/>
          </w:tcPr>
          <w:p w14:paraId="361EFC2E" w14:textId="319CF1CE" w:rsidR="726A3959" w:rsidRDefault="726A3959" w:rsidP="726A3959">
            <w:pPr>
              <w:spacing w:after="0"/>
              <w:jc w:val="center"/>
            </w:pPr>
            <w:r w:rsidRPr="726A3959">
              <w:rPr>
                <w:rFonts w:ascii="Aptos Narrow" w:eastAsia="Aptos Narrow" w:hAnsi="Aptos Narrow" w:cs="Aptos Narrow"/>
                <w:color w:val="000000" w:themeColor="text1"/>
              </w:rPr>
              <w:t>109</w:t>
            </w:r>
          </w:p>
        </w:tc>
        <w:tc>
          <w:tcPr>
            <w:tcW w:w="915" w:type="dxa"/>
            <w:shd w:val="clear" w:color="auto" w:fill="E8E8E8"/>
            <w:tcMar>
              <w:left w:w="70" w:type="dxa"/>
              <w:right w:w="70" w:type="dxa"/>
            </w:tcMar>
            <w:vAlign w:val="bottom"/>
          </w:tcPr>
          <w:p w14:paraId="07D9C541" w14:textId="706CD24F" w:rsidR="726A3959" w:rsidRDefault="726A3959" w:rsidP="726A3959">
            <w:pPr>
              <w:spacing w:after="0"/>
              <w:jc w:val="center"/>
            </w:pPr>
            <w:r w:rsidRPr="726A3959">
              <w:rPr>
                <w:rFonts w:ascii="Aptos Narrow" w:eastAsia="Aptos Narrow" w:hAnsi="Aptos Narrow" w:cs="Aptos Narrow"/>
                <w:color w:val="000000" w:themeColor="text1"/>
              </w:rPr>
              <w:t>121</w:t>
            </w:r>
          </w:p>
        </w:tc>
        <w:tc>
          <w:tcPr>
            <w:tcW w:w="915" w:type="dxa"/>
            <w:shd w:val="clear" w:color="auto" w:fill="E8E8E8"/>
            <w:tcMar>
              <w:left w:w="70" w:type="dxa"/>
              <w:right w:w="70" w:type="dxa"/>
            </w:tcMar>
            <w:vAlign w:val="bottom"/>
          </w:tcPr>
          <w:p w14:paraId="57F73B04" w14:textId="14261461" w:rsidR="726A3959" w:rsidRDefault="726A3959" w:rsidP="726A3959">
            <w:pPr>
              <w:spacing w:after="0"/>
              <w:jc w:val="center"/>
            </w:pPr>
            <w:r w:rsidRPr="726A3959">
              <w:rPr>
                <w:rFonts w:ascii="Aptos Narrow" w:eastAsia="Aptos Narrow" w:hAnsi="Aptos Narrow" w:cs="Aptos Narrow"/>
                <w:color w:val="000000" w:themeColor="text1"/>
              </w:rPr>
              <w:t>129</w:t>
            </w:r>
          </w:p>
        </w:tc>
        <w:tc>
          <w:tcPr>
            <w:tcW w:w="915" w:type="dxa"/>
            <w:shd w:val="clear" w:color="auto" w:fill="E8E8E8"/>
            <w:tcMar>
              <w:left w:w="70" w:type="dxa"/>
              <w:right w:w="70" w:type="dxa"/>
            </w:tcMar>
            <w:vAlign w:val="bottom"/>
          </w:tcPr>
          <w:p w14:paraId="2BAC60A7" w14:textId="69DA76A7" w:rsidR="726A3959" w:rsidRDefault="726A3959" w:rsidP="726A3959">
            <w:pPr>
              <w:spacing w:after="0"/>
              <w:jc w:val="center"/>
            </w:pPr>
            <w:r w:rsidRPr="726A3959">
              <w:rPr>
                <w:rFonts w:ascii="Aptos Narrow" w:eastAsia="Aptos Narrow" w:hAnsi="Aptos Narrow" w:cs="Aptos Narrow"/>
                <w:color w:val="000000" w:themeColor="text1"/>
              </w:rPr>
              <w:t>144</w:t>
            </w:r>
          </w:p>
        </w:tc>
        <w:tc>
          <w:tcPr>
            <w:tcW w:w="915" w:type="dxa"/>
            <w:shd w:val="clear" w:color="auto" w:fill="E8E8E8"/>
            <w:tcMar>
              <w:left w:w="70" w:type="dxa"/>
              <w:right w:w="70" w:type="dxa"/>
            </w:tcMar>
            <w:vAlign w:val="bottom"/>
          </w:tcPr>
          <w:p w14:paraId="04A3FA60" w14:textId="1AD7B3F3" w:rsidR="726A3959" w:rsidRDefault="726A3959" w:rsidP="726A3959">
            <w:pPr>
              <w:spacing w:after="0"/>
              <w:jc w:val="center"/>
            </w:pPr>
            <w:r w:rsidRPr="726A3959">
              <w:rPr>
                <w:rFonts w:ascii="Aptos Narrow" w:eastAsia="Aptos Narrow" w:hAnsi="Aptos Narrow" w:cs="Aptos Narrow"/>
                <w:color w:val="000000" w:themeColor="text1"/>
              </w:rPr>
              <w:t>36</w:t>
            </w:r>
          </w:p>
        </w:tc>
      </w:tr>
      <w:tr w:rsidR="726A3959" w14:paraId="6F804E67" w14:textId="77777777" w:rsidTr="001D2DDE">
        <w:trPr>
          <w:trHeight w:val="300"/>
        </w:trPr>
        <w:tc>
          <w:tcPr>
            <w:tcW w:w="4266" w:type="dxa"/>
            <w:tcMar>
              <w:left w:w="70" w:type="dxa"/>
              <w:right w:w="70" w:type="dxa"/>
            </w:tcMar>
            <w:vAlign w:val="bottom"/>
          </w:tcPr>
          <w:p w14:paraId="330567B5" w14:textId="05258F5E" w:rsidR="726A3959" w:rsidRDefault="726A3959" w:rsidP="726A3959">
            <w:pPr>
              <w:spacing w:after="0"/>
            </w:pPr>
            <w:r w:rsidRPr="726A3959">
              <w:rPr>
                <w:rFonts w:ascii="Aptos Narrow" w:eastAsia="Aptos Narrow" w:hAnsi="Aptos Narrow" w:cs="Aptos Narrow"/>
                <w:color w:val="000000" w:themeColor="text1"/>
              </w:rPr>
              <w:t>CHOCO</w:t>
            </w:r>
          </w:p>
        </w:tc>
        <w:tc>
          <w:tcPr>
            <w:tcW w:w="914" w:type="dxa"/>
            <w:tcMar>
              <w:left w:w="70" w:type="dxa"/>
              <w:right w:w="70" w:type="dxa"/>
            </w:tcMar>
            <w:vAlign w:val="bottom"/>
          </w:tcPr>
          <w:p w14:paraId="1D8F02CA" w14:textId="220C4B69" w:rsidR="726A3959" w:rsidRDefault="726A3959" w:rsidP="726A3959">
            <w:pPr>
              <w:spacing w:after="0"/>
              <w:jc w:val="center"/>
            </w:pPr>
            <w:r w:rsidRPr="726A3959">
              <w:rPr>
                <w:rFonts w:ascii="Aptos Narrow" w:eastAsia="Aptos Narrow" w:hAnsi="Aptos Narrow" w:cs="Aptos Narrow"/>
                <w:color w:val="000000" w:themeColor="text1"/>
              </w:rPr>
              <w:t>61</w:t>
            </w:r>
          </w:p>
        </w:tc>
        <w:tc>
          <w:tcPr>
            <w:tcW w:w="915" w:type="dxa"/>
            <w:tcMar>
              <w:left w:w="70" w:type="dxa"/>
              <w:right w:w="70" w:type="dxa"/>
            </w:tcMar>
            <w:vAlign w:val="bottom"/>
          </w:tcPr>
          <w:p w14:paraId="4167E5A1" w14:textId="7F11B4AF" w:rsidR="726A3959" w:rsidRDefault="726A3959" w:rsidP="726A3959">
            <w:pPr>
              <w:spacing w:after="0"/>
              <w:jc w:val="center"/>
            </w:pPr>
            <w:r w:rsidRPr="726A3959">
              <w:rPr>
                <w:rFonts w:ascii="Aptos Narrow" w:eastAsia="Aptos Narrow" w:hAnsi="Aptos Narrow" w:cs="Aptos Narrow"/>
                <w:color w:val="000000" w:themeColor="text1"/>
              </w:rPr>
              <w:t>64</w:t>
            </w:r>
          </w:p>
        </w:tc>
        <w:tc>
          <w:tcPr>
            <w:tcW w:w="915" w:type="dxa"/>
            <w:tcMar>
              <w:left w:w="70" w:type="dxa"/>
              <w:right w:w="70" w:type="dxa"/>
            </w:tcMar>
            <w:vAlign w:val="bottom"/>
          </w:tcPr>
          <w:p w14:paraId="23672B1F" w14:textId="0A7EC03C" w:rsidR="726A3959" w:rsidRDefault="726A3959" w:rsidP="726A3959">
            <w:pPr>
              <w:spacing w:after="0"/>
              <w:jc w:val="center"/>
            </w:pPr>
            <w:r w:rsidRPr="726A3959">
              <w:rPr>
                <w:rFonts w:ascii="Aptos Narrow" w:eastAsia="Aptos Narrow" w:hAnsi="Aptos Narrow" w:cs="Aptos Narrow"/>
                <w:color w:val="000000" w:themeColor="text1"/>
              </w:rPr>
              <w:t>49</w:t>
            </w:r>
          </w:p>
        </w:tc>
        <w:tc>
          <w:tcPr>
            <w:tcW w:w="915" w:type="dxa"/>
            <w:tcMar>
              <w:left w:w="70" w:type="dxa"/>
              <w:right w:w="70" w:type="dxa"/>
            </w:tcMar>
            <w:vAlign w:val="bottom"/>
          </w:tcPr>
          <w:p w14:paraId="7F73BD0E" w14:textId="07628271" w:rsidR="726A3959" w:rsidRDefault="726A3959" w:rsidP="726A3959">
            <w:pPr>
              <w:spacing w:after="0"/>
              <w:jc w:val="center"/>
            </w:pPr>
            <w:r w:rsidRPr="726A3959">
              <w:rPr>
                <w:rFonts w:ascii="Aptos Narrow" w:eastAsia="Aptos Narrow" w:hAnsi="Aptos Narrow" w:cs="Aptos Narrow"/>
                <w:color w:val="000000" w:themeColor="text1"/>
              </w:rPr>
              <w:t>46</w:t>
            </w:r>
          </w:p>
        </w:tc>
        <w:tc>
          <w:tcPr>
            <w:tcW w:w="915" w:type="dxa"/>
            <w:tcMar>
              <w:left w:w="70" w:type="dxa"/>
              <w:right w:w="70" w:type="dxa"/>
            </w:tcMar>
            <w:vAlign w:val="bottom"/>
          </w:tcPr>
          <w:p w14:paraId="0BCC14C3" w14:textId="3DFF002B" w:rsidR="726A3959" w:rsidRDefault="726A3959" w:rsidP="726A3959">
            <w:pPr>
              <w:spacing w:after="0"/>
              <w:jc w:val="center"/>
            </w:pPr>
            <w:r w:rsidRPr="726A3959">
              <w:rPr>
                <w:rFonts w:ascii="Aptos Narrow" w:eastAsia="Aptos Narrow" w:hAnsi="Aptos Narrow" w:cs="Aptos Narrow"/>
                <w:color w:val="000000" w:themeColor="text1"/>
              </w:rPr>
              <w:t>28</w:t>
            </w:r>
          </w:p>
        </w:tc>
      </w:tr>
      <w:tr w:rsidR="726A3959" w14:paraId="3E6F2648" w14:textId="77777777" w:rsidTr="001D2DDE">
        <w:trPr>
          <w:trHeight w:val="300"/>
        </w:trPr>
        <w:tc>
          <w:tcPr>
            <w:tcW w:w="4266" w:type="dxa"/>
            <w:shd w:val="clear" w:color="auto" w:fill="E8E8E8"/>
            <w:tcMar>
              <w:left w:w="70" w:type="dxa"/>
              <w:right w:w="70" w:type="dxa"/>
            </w:tcMar>
            <w:vAlign w:val="bottom"/>
          </w:tcPr>
          <w:p w14:paraId="0E924B1D" w14:textId="72B5482B" w:rsidR="726A3959" w:rsidRDefault="726A3959" w:rsidP="726A3959">
            <w:pPr>
              <w:spacing w:after="0"/>
            </w:pPr>
            <w:r w:rsidRPr="726A3959">
              <w:rPr>
                <w:rFonts w:ascii="Aptos Narrow" w:eastAsia="Aptos Narrow" w:hAnsi="Aptos Narrow" w:cs="Aptos Narrow"/>
                <w:color w:val="000000" w:themeColor="text1"/>
              </w:rPr>
              <w:t>GUAVIARE</w:t>
            </w:r>
          </w:p>
        </w:tc>
        <w:tc>
          <w:tcPr>
            <w:tcW w:w="914" w:type="dxa"/>
            <w:shd w:val="clear" w:color="auto" w:fill="E8E8E8"/>
            <w:tcMar>
              <w:left w:w="70" w:type="dxa"/>
              <w:right w:w="70" w:type="dxa"/>
            </w:tcMar>
            <w:vAlign w:val="bottom"/>
          </w:tcPr>
          <w:p w14:paraId="493276F0" w14:textId="45B0A2C0" w:rsidR="726A3959" w:rsidRDefault="726A3959" w:rsidP="726A3959">
            <w:pPr>
              <w:spacing w:after="0"/>
              <w:jc w:val="center"/>
            </w:pPr>
            <w:r w:rsidRPr="726A3959">
              <w:rPr>
                <w:rFonts w:ascii="Aptos Narrow" w:eastAsia="Aptos Narrow" w:hAnsi="Aptos Narrow" w:cs="Aptos Narrow"/>
                <w:color w:val="000000" w:themeColor="text1"/>
              </w:rPr>
              <w:t>42</w:t>
            </w:r>
          </w:p>
        </w:tc>
        <w:tc>
          <w:tcPr>
            <w:tcW w:w="915" w:type="dxa"/>
            <w:shd w:val="clear" w:color="auto" w:fill="E8E8E8"/>
            <w:tcMar>
              <w:left w:w="70" w:type="dxa"/>
              <w:right w:w="70" w:type="dxa"/>
            </w:tcMar>
            <w:vAlign w:val="bottom"/>
          </w:tcPr>
          <w:p w14:paraId="58041826" w14:textId="0C53F52C" w:rsidR="726A3959" w:rsidRDefault="726A3959" w:rsidP="726A3959">
            <w:pPr>
              <w:spacing w:after="0"/>
              <w:jc w:val="center"/>
            </w:pPr>
            <w:r w:rsidRPr="726A3959">
              <w:rPr>
                <w:rFonts w:ascii="Aptos Narrow" w:eastAsia="Aptos Narrow" w:hAnsi="Aptos Narrow" w:cs="Aptos Narrow"/>
                <w:color w:val="000000" w:themeColor="text1"/>
              </w:rPr>
              <w:t>66</w:t>
            </w:r>
          </w:p>
        </w:tc>
        <w:tc>
          <w:tcPr>
            <w:tcW w:w="915" w:type="dxa"/>
            <w:shd w:val="clear" w:color="auto" w:fill="E8E8E8"/>
            <w:tcMar>
              <w:left w:w="70" w:type="dxa"/>
              <w:right w:w="70" w:type="dxa"/>
            </w:tcMar>
            <w:vAlign w:val="bottom"/>
          </w:tcPr>
          <w:p w14:paraId="0BE877D2" w14:textId="22CEFC04" w:rsidR="726A3959" w:rsidRDefault="726A3959" w:rsidP="726A3959">
            <w:pPr>
              <w:spacing w:after="0"/>
              <w:jc w:val="center"/>
            </w:pPr>
            <w:r w:rsidRPr="726A3959">
              <w:rPr>
                <w:rFonts w:ascii="Aptos Narrow" w:eastAsia="Aptos Narrow" w:hAnsi="Aptos Narrow" w:cs="Aptos Narrow"/>
                <w:color w:val="000000" w:themeColor="text1"/>
              </w:rPr>
              <w:t>64</w:t>
            </w:r>
          </w:p>
        </w:tc>
        <w:tc>
          <w:tcPr>
            <w:tcW w:w="915" w:type="dxa"/>
            <w:shd w:val="clear" w:color="auto" w:fill="E8E8E8"/>
            <w:tcMar>
              <w:left w:w="70" w:type="dxa"/>
              <w:right w:w="70" w:type="dxa"/>
            </w:tcMar>
            <w:vAlign w:val="bottom"/>
          </w:tcPr>
          <w:p w14:paraId="218D0671" w14:textId="39349781" w:rsidR="726A3959" w:rsidRDefault="726A3959" w:rsidP="726A3959">
            <w:pPr>
              <w:spacing w:after="0"/>
              <w:jc w:val="center"/>
            </w:pPr>
            <w:r w:rsidRPr="726A3959">
              <w:rPr>
                <w:rFonts w:ascii="Aptos Narrow" w:eastAsia="Aptos Narrow" w:hAnsi="Aptos Narrow" w:cs="Aptos Narrow"/>
                <w:color w:val="000000" w:themeColor="text1"/>
              </w:rPr>
              <w:t>36</w:t>
            </w:r>
          </w:p>
        </w:tc>
        <w:tc>
          <w:tcPr>
            <w:tcW w:w="915" w:type="dxa"/>
            <w:shd w:val="clear" w:color="auto" w:fill="E8E8E8"/>
            <w:tcMar>
              <w:left w:w="70" w:type="dxa"/>
              <w:right w:w="70" w:type="dxa"/>
            </w:tcMar>
            <w:vAlign w:val="bottom"/>
          </w:tcPr>
          <w:p w14:paraId="10977C1C" w14:textId="6CF20BF5" w:rsidR="726A3959" w:rsidRDefault="726A3959" w:rsidP="726A3959">
            <w:pPr>
              <w:spacing w:after="0"/>
              <w:jc w:val="center"/>
            </w:pPr>
            <w:r w:rsidRPr="726A3959">
              <w:rPr>
                <w:rFonts w:ascii="Aptos Narrow" w:eastAsia="Aptos Narrow" w:hAnsi="Aptos Narrow" w:cs="Aptos Narrow"/>
                <w:color w:val="000000" w:themeColor="text1"/>
              </w:rPr>
              <w:t>7</w:t>
            </w:r>
          </w:p>
        </w:tc>
      </w:tr>
      <w:tr w:rsidR="726A3959" w14:paraId="20803FE0" w14:textId="77777777" w:rsidTr="001D2DDE">
        <w:trPr>
          <w:trHeight w:val="300"/>
        </w:trPr>
        <w:tc>
          <w:tcPr>
            <w:tcW w:w="4266" w:type="dxa"/>
            <w:tcMar>
              <w:left w:w="70" w:type="dxa"/>
              <w:right w:w="70" w:type="dxa"/>
            </w:tcMar>
            <w:vAlign w:val="bottom"/>
          </w:tcPr>
          <w:p w14:paraId="2D0B3BD9" w14:textId="38194856" w:rsidR="726A3959" w:rsidRDefault="726A3959" w:rsidP="726A3959">
            <w:pPr>
              <w:spacing w:after="0"/>
            </w:pPr>
            <w:r w:rsidRPr="726A3959">
              <w:rPr>
                <w:rFonts w:ascii="Aptos Narrow" w:eastAsia="Aptos Narrow" w:hAnsi="Aptos Narrow" w:cs="Aptos Narrow"/>
                <w:color w:val="000000" w:themeColor="text1"/>
              </w:rPr>
              <w:t>GUAINIA</w:t>
            </w:r>
          </w:p>
        </w:tc>
        <w:tc>
          <w:tcPr>
            <w:tcW w:w="914" w:type="dxa"/>
            <w:tcMar>
              <w:left w:w="70" w:type="dxa"/>
              <w:right w:w="70" w:type="dxa"/>
            </w:tcMar>
            <w:vAlign w:val="bottom"/>
          </w:tcPr>
          <w:p w14:paraId="6B590084" w14:textId="3841B1C9" w:rsidR="726A3959" w:rsidRDefault="726A3959" w:rsidP="726A3959">
            <w:pPr>
              <w:spacing w:after="0"/>
              <w:jc w:val="center"/>
            </w:pPr>
            <w:r w:rsidRPr="726A3959">
              <w:rPr>
                <w:rFonts w:ascii="Aptos Narrow" w:eastAsia="Aptos Narrow" w:hAnsi="Aptos Narrow" w:cs="Aptos Narrow"/>
                <w:color w:val="000000" w:themeColor="text1"/>
              </w:rPr>
              <w:t>12</w:t>
            </w:r>
          </w:p>
        </w:tc>
        <w:tc>
          <w:tcPr>
            <w:tcW w:w="915" w:type="dxa"/>
            <w:tcMar>
              <w:left w:w="70" w:type="dxa"/>
              <w:right w:w="70" w:type="dxa"/>
            </w:tcMar>
            <w:vAlign w:val="bottom"/>
          </w:tcPr>
          <w:p w14:paraId="5AEBA275" w14:textId="6D3F19D3" w:rsidR="726A3959" w:rsidRDefault="726A3959" w:rsidP="726A3959">
            <w:pPr>
              <w:spacing w:after="0"/>
              <w:jc w:val="center"/>
            </w:pPr>
            <w:r w:rsidRPr="726A3959">
              <w:rPr>
                <w:rFonts w:ascii="Aptos Narrow" w:eastAsia="Aptos Narrow" w:hAnsi="Aptos Narrow" w:cs="Aptos Narrow"/>
                <w:color w:val="000000" w:themeColor="text1"/>
              </w:rPr>
              <w:t>28</w:t>
            </w:r>
          </w:p>
        </w:tc>
        <w:tc>
          <w:tcPr>
            <w:tcW w:w="915" w:type="dxa"/>
            <w:tcMar>
              <w:left w:w="70" w:type="dxa"/>
              <w:right w:w="70" w:type="dxa"/>
            </w:tcMar>
            <w:vAlign w:val="bottom"/>
          </w:tcPr>
          <w:p w14:paraId="073C1A54" w14:textId="374F6C0F" w:rsidR="726A3959" w:rsidRDefault="726A3959" w:rsidP="726A3959">
            <w:pPr>
              <w:spacing w:after="0"/>
              <w:jc w:val="center"/>
            </w:pPr>
            <w:r w:rsidRPr="726A3959">
              <w:rPr>
                <w:rFonts w:ascii="Aptos Narrow" w:eastAsia="Aptos Narrow" w:hAnsi="Aptos Narrow" w:cs="Aptos Narrow"/>
                <w:color w:val="000000" w:themeColor="text1"/>
              </w:rPr>
              <w:t>44</w:t>
            </w:r>
          </w:p>
        </w:tc>
        <w:tc>
          <w:tcPr>
            <w:tcW w:w="915" w:type="dxa"/>
            <w:tcMar>
              <w:left w:w="70" w:type="dxa"/>
              <w:right w:w="70" w:type="dxa"/>
            </w:tcMar>
            <w:vAlign w:val="bottom"/>
          </w:tcPr>
          <w:p w14:paraId="698BDC72" w14:textId="2015821F" w:rsidR="726A3959" w:rsidRDefault="726A3959" w:rsidP="726A3959">
            <w:pPr>
              <w:spacing w:after="0"/>
              <w:jc w:val="center"/>
            </w:pPr>
            <w:r w:rsidRPr="726A3959">
              <w:rPr>
                <w:rFonts w:ascii="Aptos Narrow" w:eastAsia="Aptos Narrow" w:hAnsi="Aptos Narrow" w:cs="Aptos Narrow"/>
                <w:color w:val="000000" w:themeColor="text1"/>
              </w:rPr>
              <w:t>66</w:t>
            </w:r>
          </w:p>
        </w:tc>
        <w:tc>
          <w:tcPr>
            <w:tcW w:w="915" w:type="dxa"/>
            <w:tcMar>
              <w:left w:w="70" w:type="dxa"/>
              <w:right w:w="70" w:type="dxa"/>
            </w:tcMar>
            <w:vAlign w:val="bottom"/>
          </w:tcPr>
          <w:p w14:paraId="43693734" w14:textId="74E9C851" w:rsidR="726A3959" w:rsidRDefault="726A3959" w:rsidP="726A3959">
            <w:pPr>
              <w:spacing w:after="0"/>
              <w:jc w:val="center"/>
            </w:pPr>
            <w:r w:rsidRPr="726A3959">
              <w:rPr>
                <w:rFonts w:ascii="Aptos Narrow" w:eastAsia="Aptos Narrow" w:hAnsi="Aptos Narrow" w:cs="Aptos Narrow"/>
                <w:color w:val="000000" w:themeColor="text1"/>
              </w:rPr>
              <w:t>9</w:t>
            </w:r>
          </w:p>
        </w:tc>
      </w:tr>
      <w:tr w:rsidR="726A3959" w14:paraId="7DE7B573" w14:textId="77777777" w:rsidTr="001D2DDE">
        <w:trPr>
          <w:trHeight w:val="300"/>
        </w:trPr>
        <w:tc>
          <w:tcPr>
            <w:tcW w:w="4266" w:type="dxa"/>
            <w:shd w:val="clear" w:color="auto" w:fill="E8E8E8"/>
            <w:tcMar>
              <w:left w:w="70" w:type="dxa"/>
              <w:right w:w="70" w:type="dxa"/>
            </w:tcMar>
            <w:vAlign w:val="bottom"/>
          </w:tcPr>
          <w:p w14:paraId="4E522677" w14:textId="5B82A67E" w:rsidR="726A3959" w:rsidRDefault="726A3959" w:rsidP="726A3959">
            <w:pPr>
              <w:spacing w:after="0"/>
            </w:pPr>
            <w:r w:rsidRPr="726A3959">
              <w:rPr>
                <w:rFonts w:ascii="Aptos Narrow" w:eastAsia="Aptos Narrow" w:hAnsi="Aptos Narrow" w:cs="Aptos Narrow"/>
                <w:color w:val="000000" w:themeColor="text1"/>
              </w:rPr>
              <w:t>ARCHIPIELAGO SAN ANDRES, PROVIDENCIA Y SANTA CATALINA</w:t>
            </w:r>
          </w:p>
        </w:tc>
        <w:tc>
          <w:tcPr>
            <w:tcW w:w="914" w:type="dxa"/>
            <w:shd w:val="clear" w:color="auto" w:fill="E8E8E8"/>
            <w:tcMar>
              <w:left w:w="70" w:type="dxa"/>
              <w:right w:w="70" w:type="dxa"/>
            </w:tcMar>
            <w:vAlign w:val="bottom"/>
          </w:tcPr>
          <w:p w14:paraId="0FFE8CCF" w14:textId="16AEDD22" w:rsidR="726A3959" w:rsidRDefault="726A3959" w:rsidP="726A3959">
            <w:pPr>
              <w:spacing w:after="0"/>
              <w:jc w:val="center"/>
            </w:pPr>
            <w:r w:rsidRPr="726A3959">
              <w:rPr>
                <w:rFonts w:ascii="Aptos Narrow" w:eastAsia="Aptos Narrow" w:hAnsi="Aptos Narrow" w:cs="Aptos Narrow"/>
                <w:color w:val="000000" w:themeColor="text1"/>
              </w:rPr>
              <w:t>45</w:t>
            </w:r>
          </w:p>
        </w:tc>
        <w:tc>
          <w:tcPr>
            <w:tcW w:w="915" w:type="dxa"/>
            <w:shd w:val="clear" w:color="auto" w:fill="E8E8E8"/>
            <w:tcMar>
              <w:left w:w="70" w:type="dxa"/>
              <w:right w:w="70" w:type="dxa"/>
            </w:tcMar>
            <w:vAlign w:val="bottom"/>
          </w:tcPr>
          <w:p w14:paraId="261347B3" w14:textId="49B63C5D" w:rsidR="726A3959" w:rsidRDefault="726A3959" w:rsidP="726A3959">
            <w:pPr>
              <w:spacing w:after="0"/>
              <w:jc w:val="center"/>
            </w:pPr>
            <w:r w:rsidRPr="726A3959">
              <w:rPr>
                <w:rFonts w:ascii="Aptos Narrow" w:eastAsia="Aptos Narrow" w:hAnsi="Aptos Narrow" w:cs="Aptos Narrow"/>
                <w:color w:val="000000" w:themeColor="text1"/>
              </w:rPr>
              <w:t>31</w:t>
            </w:r>
          </w:p>
        </w:tc>
        <w:tc>
          <w:tcPr>
            <w:tcW w:w="915" w:type="dxa"/>
            <w:shd w:val="clear" w:color="auto" w:fill="E8E8E8"/>
            <w:tcMar>
              <w:left w:w="70" w:type="dxa"/>
              <w:right w:w="70" w:type="dxa"/>
            </w:tcMar>
            <w:vAlign w:val="bottom"/>
          </w:tcPr>
          <w:p w14:paraId="4DDF50FD" w14:textId="0D0565E7" w:rsidR="726A3959" w:rsidRDefault="726A3959" w:rsidP="726A3959">
            <w:pPr>
              <w:spacing w:after="0"/>
              <w:jc w:val="center"/>
            </w:pPr>
            <w:r w:rsidRPr="726A3959">
              <w:rPr>
                <w:rFonts w:ascii="Aptos Narrow" w:eastAsia="Aptos Narrow" w:hAnsi="Aptos Narrow" w:cs="Aptos Narrow"/>
                <w:color w:val="000000" w:themeColor="text1"/>
              </w:rPr>
              <w:t>29</w:t>
            </w:r>
          </w:p>
        </w:tc>
        <w:tc>
          <w:tcPr>
            <w:tcW w:w="915" w:type="dxa"/>
            <w:shd w:val="clear" w:color="auto" w:fill="E8E8E8"/>
            <w:tcMar>
              <w:left w:w="70" w:type="dxa"/>
              <w:right w:w="70" w:type="dxa"/>
            </w:tcMar>
            <w:vAlign w:val="bottom"/>
          </w:tcPr>
          <w:p w14:paraId="50F2129D" w14:textId="474C6B92" w:rsidR="726A3959" w:rsidRDefault="726A3959" w:rsidP="726A3959">
            <w:pPr>
              <w:spacing w:after="0"/>
              <w:jc w:val="center"/>
            </w:pPr>
            <w:r w:rsidRPr="726A3959">
              <w:rPr>
                <w:rFonts w:ascii="Aptos Narrow" w:eastAsia="Aptos Narrow" w:hAnsi="Aptos Narrow" w:cs="Aptos Narrow"/>
                <w:color w:val="000000" w:themeColor="text1"/>
              </w:rPr>
              <w:t>26</w:t>
            </w:r>
          </w:p>
        </w:tc>
        <w:tc>
          <w:tcPr>
            <w:tcW w:w="915" w:type="dxa"/>
            <w:shd w:val="clear" w:color="auto" w:fill="E8E8E8"/>
            <w:tcMar>
              <w:left w:w="70" w:type="dxa"/>
              <w:right w:w="70" w:type="dxa"/>
            </w:tcMar>
            <w:vAlign w:val="bottom"/>
          </w:tcPr>
          <w:p w14:paraId="06A16DDF" w14:textId="6D5F38FA" w:rsidR="726A3959" w:rsidRDefault="726A3959" w:rsidP="726A3959">
            <w:pPr>
              <w:spacing w:after="0"/>
              <w:jc w:val="center"/>
            </w:pPr>
            <w:r w:rsidRPr="726A3959">
              <w:rPr>
                <w:rFonts w:ascii="Aptos Narrow" w:eastAsia="Aptos Narrow" w:hAnsi="Aptos Narrow" w:cs="Aptos Narrow"/>
                <w:color w:val="000000" w:themeColor="text1"/>
              </w:rPr>
              <w:t>14</w:t>
            </w:r>
          </w:p>
        </w:tc>
      </w:tr>
      <w:tr w:rsidR="726A3959" w14:paraId="6D94BB4A" w14:textId="77777777" w:rsidTr="001D2DDE">
        <w:trPr>
          <w:trHeight w:val="300"/>
        </w:trPr>
        <w:tc>
          <w:tcPr>
            <w:tcW w:w="4266" w:type="dxa"/>
            <w:tcMar>
              <w:left w:w="70" w:type="dxa"/>
              <w:right w:w="70" w:type="dxa"/>
            </w:tcMar>
            <w:vAlign w:val="bottom"/>
          </w:tcPr>
          <w:p w14:paraId="21434B65" w14:textId="31B8A542" w:rsidR="726A3959" w:rsidRDefault="726A3959" w:rsidP="726A3959">
            <w:pPr>
              <w:spacing w:after="0"/>
            </w:pPr>
            <w:r w:rsidRPr="726A3959">
              <w:rPr>
                <w:rFonts w:ascii="Aptos Narrow" w:eastAsia="Aptos Narrow" w:hAnsi="Aptos Narrow" w:cs="Aptos Narrow"/>
                <w:color w:val="000000" w:themeColor="text1"/>
              </w:rPr>
              <w:t>AMAZONAS</w:t>
            </w:r>
          </w:p>
        </w:tc>
        <w:tc>
          <w:tcPr>
            <w:tcW w:w="914" w:type="dxa"/>
            <w:tcMar>
              <w:left w:w="70" w:type="dxa"/>
              <w:right w:w="70" w:type="dxa"/>
            </w:tcMar>
            <w:vAlign w:val="bottom"/>
          </w:tcPr>
          <w:p w14:paraId="12A3976C" w14:textId="43DBE409" w:rsidR="726A3959" w:rsidRDefault="726A3959" w:rsidP="726A3959">
            <w:pPr>
              <w:spacing w:after="0"/>
              <w:jc w:val="center"/>
            </w:pPr>
            <w:r w:rsidRPr="726A3959">
              <w:rPr>
                <w:rFonts w:ascii="Aptos Narrow" w:eastAsia="Aptos Narrow" w:hAnsi="Aptos Narrow" w:cs="Aptos Narrow"/>
                <w:color w:val="000000" w:themeColor="text1"/>
              </w:rPr>
              <w:t>14</w:t>
            </w:r>
          </w:p>
        </w:tc>
        <w:tc>
          <w:tcPr>
            <w:tcW w:w="915" w:type="dxa"/>
            <w:tcMar>
              <w:left w:w="70" w:type="dxa"/>
              <w:right w:w="70" w:type="dxa"/>
            </w:tcMar>
            <w:vAlign w:val="bottom"/>
          </w:tcPr>
          <w:p w14:paraId="75B379E7" w14:textId="1A268CE0" w:rsidR="726A3959" w:rsidRDefault="726A3959" w:rsidP="726A3959">
            <w:pPr>
              <w:spacing w:after="0"/>
              <w:jc w:val="center"/>
            </w:pPr>
            <w:r w:rsidRPr="726A3959">
              <w:rPr>
                <w:rFonts w:ascii="Aptos Narrow" w:eastAsia="Aptos Narrow" w:hAnsi="Aptos Narrow" w:cs="Aptos Narrow"/>
                <w:color w:val="000000" w:themeColor="text1"/>
              </w:rPr>
              <w:t>20</w:t>
            </w:r>
          </w:p>
        </w:tc>
        <w:tc>
          <w:tcPr>
            <w:tcW w:w="915" w:type="dxa"/>
            <w:tcMar>
              <w:left w:w="70" w:type="dxa"/>
              <w:right w:w="70" w:type="dxa"/>
            </w:tcMar>
            <w:vAlign w:val="bottom"/>
          </w:tcPr>
          <w:p w14:paraId="0113C9E0" w14:textId="73C9DA51" w:rsidR="726A3959" w:rsidRDefault="726A3959" w:rsidP="726A3959">
            <w:pPr>
              <w:spacing w:after="0"/>
              <w:jc w:val="center"/>
            </w:pPr>
            <w:r w:rsidRPr="726A3959">
              <w:rPr>
                <w:rFonts w:ascii="Aptos Narrow" w:eastAsia="Aptos Narrow" w:hAnsi="Aptos Narrow" w:cs="Aptos Narrow"/>
                <w:color w:val="000000" w:themeColor="text1"/>
              </w:rPr>
              <w:t>20</w:t>
            </w:r>
          </w:p>
        </w:tc>
        <w:tc>
          <w:tcPr>
            <w:tcW w:w="915" w:type="dxa"/>
            <w:tcMar>
              <w:left w:w="70" w:type="dxa"/>
              <w:right w:w="70" w:type="dxa"/>
            </w:tcMar>
            <w:vAlign w:val="bottom"/>
          </w:tcPr>
          <w:p w14:paraId="1718E65F" w14:textId="35010724" w:rsidR="726A3959" w:rsidRDefault="726A3959" w:rsidP="726A3959">
            <w:pPr>
              <w:spacing w:after="0"/>
              <w:jc w:val="center"/>
            </w:pPr>
            <w:r w:rsidRPr="726A3959">
              <w:rPr>
                <w:rFonts w:ascii="Aptos Narrow" w:eastAsia="Aptos Narrow" w:hAnsi="Aptos Narrow" w:cs="Aptos Narrow"/>
                <w:color w:val="000000" w:themeColor="text1"/>
              </w:rPr>
              <w:t>21</w:t>
            </w:r>
          </w:p>
        </w:tc>
        <w:tc>
          <w:tcPr>
            <w:tcW w:w="915" w:type="dxa"/>
            <w:tcMar>
              <w:left w:w="70" w:type="dxa"/>
              <w:right w:w="70" w:type="dxa"/>
            </w:tcMar>
            <w:vAlign w:val="bottom"/>
          </w:tcPr>
          <w:p w14:paraId="7A7783D3" w14:textId="11840AA5" w:rsidR="726A3959" w:rsidRDefault="726A3959" w:rsidP="726A3959">
            <w:pPr>
              <w:spacing w:after="0"/>
              <w:jc w:val="center"/>
            </w:pPr>
            <w:r w:rsidRPr="726A3959">
              <w:rPr>
                <w:rFonts w:ascii="Aptos Narrow" w:eastAsia="Aptos Narrow" w:hAnsi="Aptos Narrow" w:cs="Aptos Narrow"/>
                <w:color w:val="000000" w:themeColor="text1"/>
              </w:rPr>
              <w:t>24</w:t>
            </w:r>
          </w:p>
        </w:tc>
      </w:tr>
      <w:tr w:rsidR="726A3959" w14:paraId="32450165" w14:textId="77777777" w:rsidTr="001D2DDE">
        <w:trPr>
          <w:trHeight w:val="300"/>
        </w:trPr>
        <w:tc>
          <w:tcPr>
            <w:tcW w:w="4266" w:type="dxa"/>
            <w:shd w:val="clear" w:color="auto" w:fill="E8E8E8"/>
            <w:tcMar>
              <w:left w:w="70" w:type="dxa"/>
              <w:right w:w="70" w:type="dxa"/>
            </w:tcMar>
            <w:vAlign w:val="bottom"/>
          </w:tcPr>
          <w:p w14:paraId="7A85A3C5" w14:textId="66D69748" w:rsidR="726A3959" w:rsidRDefault="726A3959" w:rsidP="726A3959">
            <w:pPr>
              <w:spacing w:after="0"/>
            </w:pPr>
            <w:r w:rsidRPr="726A3959">
              <w:rPr>
                <w:rFonts w:ascii="Aptos Narrow" w:eastAsia="Aptos Narrow" w:hAnsi="Aptos Narrow" w:cs="Aptos Narrow"/>
                <w:color w:val="000000" w:themeColor="text1"/>
              </w:rPr>
              <w:t>DEPARTAMENTO SIN ASIGNAR</w:t>
            </w:r>
          </w:p>
        </w:tc>
        <w:tc>
          <w:tcPr>
            <w:tcW w:w="914" w:type="dxa"/>
            <w:shd w:val="clear" w:color="auto" w:fill="E8E8E8"/>
            <w:tcMar>
              <w:left w:w="70" w:type="dxa"/>
              <w:right w:w="70" w:type="dxa"/>
            </w:tcMar>
            <w:vAlign w:val="bottom"/>
          </w:tcPr>
          <w:p w14:paraId="58100BAB" w14:textId="29D68A2D" w:rsidR="726A3959" w:rsidRDefault="726A3959" w:rsidP="726A3959">
            <w:pPr>
              <w:spacing w:after="0"/>
              <w:jc w:val="center"/>
            </w:pPr>
            <w:r w:rsidRPr="726A3959">
              <w:rPr>
                <w:rFonts w:ascii="Aptos Narrow" w:eastAsia="Aptos Narrow" w:hAnsi="Aptos Narrow" w:cs="Aptos Narrow"/>
                <w:color w:val="000000" w:themeColor="text1"/>
              </w:rPr>
              <w:t>8</w:t>
            </w:r>
          </w:p>
        </w:tc>
        <w:tc>
          <w:tcPr>
            <w:tcW w:w="915" w:type="dxa"/>
            <w:shd w:val="clear" w:color="auto" w:fill="E8E8E8"/>
            <w:tcMar>
              <w:left w:w="70" w:type="dxa"/>
              <w:right w:w="70" w:type="dxa"/>
            </w:tcMar>
            <w:vAlign w:val="bottom"/>
          </w:tcPr>
          <w:p w14:paraId="1409FE91" w14:textId="79135F07" w:rsidR="726A3959" w:rsidRDefault="726A3959" w:rsidP="726A3959">
            <w:pPr>
              <w:spacing w:after="0"/>
              <w:jc w:val="center"/>
            </w:pPr>
            <w:r w:rsidRPr="726A3959">
              <w:rPr>
                <w:rFonts w:ascii="Aptos Narrow" w:eastAsia="Aptos Narrow" w:hAnsi="Aptos Narrow" w:cs="Aptos Narrow"/>
                <w:color w:val="000000" w:themeColor="text1"/>
              </w:rPr>
              <w:t>24</w:t>
            </w:r>
          </w:p>
        </w:tc>
        <w:tc>
          <w:tcPr>
            <w:tcW w:w="915" w:type="dxa"/>
            <w:shd w:val="clear" w:color="auto" w:fill="E8E8E8"/>
            <w:tcMar>
              <w:left w:w="70" w:type="dxa"/>
              <w:right w:w="70" w:type="dxa"/>
            </w:tcMar>
            <w:vAlign w:val="bottom"/>
          </w:tcPr>
          <w:p w14:paraId="56C5B12C" w14:textId="18C73EFC" w:rsidR="726A3959" w:rsidRDefault="726A3959" w:rsidP="726A3959">
            <w:pPr>
              <w:spacing w:after="0"/>
              <w:jc w:val="center"/>
            </w:pPr>
            <w:r w:rsidRPr="726A3959">
              <w:rPr>
                <w:rFonts w:ascii="Aptos Narrow" w:eastAsia="Aptos Narrow" w:hAnsi="Aptos Narrow" w:cs="Aptos Narrow"/>
                <w:color w:val="000000" w:themeColor="text1"/>
              </w:rPr>
              <w:t>21</w:t>
            </w:r>
          </w:p>
        </w:tc>
        <w:tc>
          <w:tcPr>
            <w:tcW w:w="915" w:type="dxa"/>
            <w:shd w:val="clear" w:color="auto" w:fill="E8E8E8"/>
            <w:tcMar>
              <w:left w:w="70" w:type="dxa"/>
              <w:right w:w="70" w:type="dxa"/>
            </w:tcMar>
            <w:vAlign w:val="bottom"/>
          </w:tcPr>
          <w:p w14:paraId="33391DB3" w14:textId="29776C95" w:rsidR="726A3959" w:rsidRDefault="726A3959" w:rsidP="726A3959">
            <w:pPr>
              <w:spacing w:after="0"/>
              <w:jc w:val="center"/>
            </w:pPr>
            <w:r w:rsidRPr="726A3959">
              <w:rPr>
                <w:rFonts w:ascii="Aptos Narrow" w:eastAsia="Aptos Narrow" w:hAnsi="Aptos Narrow" w:cs="Aptos Narrow"/>
                <w:color w:val="000000" w:themeColor="text1"/>
              </w:rPr>
              <w:t>10</w:t>
            </w:r>
          </w:p>
        </w:tc>
        <w:tc>
          <w:tcPr>
            <w:tcW w:w="915" w:type="dxa"/>
            <w:shd w:val="clear" w:color="auto" w:fill="E8E8E8"/>
            <w:tcMar>
              <w:left w:w="70" w:type="dxa"/>
              <w:right w:w="70" w:type="dxa"/>
            </w:tcMar>
            <w:vAlign w:val="bottom"/>
          </w:tcPr>
          <w:p w14:paraId="009F0295" w14:textId="0F72CC5B" w:rsidR="726A3959" w:rsidRDefault="726A3959" w:rsidP="726A3959">
            <w:pPr>
              <w:spacing w:after="0"/>
              <w:jc w:val="center"/>
            </w:pPr>
            <w:r w:rsidRPr="726A3959">
              <w:rPr>
                <w:rFonts w:ascii="Aptos Narrow" w:eastAsia="Aptos Narrow" w:hAnsi="Aptos Narrow" w:cs="Aptos Narrow"/>
                <w:color w:val="000000" w:themeColor="text1"/>
              </w:rPr>
              <w:t xml:space="preserve"> </w:t>
            </w:r>
          </w:p>
        </w:tc>
      </w:tr>
      <w:tr w:rsidR="726A3959" w14:paraId="6BBF648E" w14:textId="77777777" w:rsidTr="001D2DDE">
        <w:trPr>
          <w:trHeight w:val="300"/>
        </w:trPr>
        <w:tc>
          <w:tcPr>
            <w:tcW w:w="4266" w:type="dxa"/>
            <w:tcMar>
              <w:left w:w="70" w:type="dxa"/>
              <w:right w:w="70" w:type="dxa"/>
            </w:tcMar>
            <w:vAlign w:val="bottom"/>
          </w:tcPr>
          <w:p w14:paraId="4C9161C8" w14:textId="2CBFAC74" w:rsidR="726A3959" w:rsidRDefault="726A3959" w:rsidP="726A3959">
            <w:pPr>
              <w:spacing w:after="0"/>
            </w:pPr>
            <w:r w:rsidRPr="726A3959">
              <w:rPr>
                <w:rFonts w:ascii="Aptos Narrow" w:eastAsia="Aptos Narrow" w:hAnsi="Aptos Narrow" w:cs="Aptos Narrow"/>
                <w:color w:val="000000" w:themeColor="text1"/>
              </w:rPr>
              <w:t>VAUPES</w:t>
            </w:r>
          </w:p>
        </w:tc>
        <w:tc>
          <w:tcPr>
            <w:tcW w:w="914" w:type="dxa"/>
            <w:tcMar>
              <w:left w:w="70" w:type="dxa"/>
              <w:right w:w="70" w:type="dxa"/>
            </w:tcMar>
            <w:vAlign w:val="bottom"/>
          </w:tcPr>
          <w:p w14:paraId="6D62B120" w14:textId="7BB0AA2D" w:rsidR="726A3959" w:rsidRDefault="726A3959" w:rsidP="726A3959">
            <w:pPr>
              <w:spacing w:after="0"/>
              <w:jc w:val="center"/>
            </w:pPr>
            <w:r w:rsidRPr="726A3959">
              <w:rPr>
                <w:rFonts w:ascii="Aptos Narrow" w:eastAsia="Aptos Narrow" w:hAnsi="Aptos Narrow" w:cs="Aptos Narrow"/>
                <w:color w:val="000000" w:themeColor="text1"/>
              </w:rPr>
              <w:t>5</w:t>
            </w:r>
          </w:p>
        </w:tc>
        <w:tc>
          <w:tcPr>
            <w:tcW w:w="915" w:type="dxa"/>
            <w:tcMar>
              <w:left w:w="70" w:type="dxa"/>
              <w:right w:w="70" w:type="dxa"/>
            </w:tcMar>
            <w:vAlign w:val="bottom"/>
          </w:tcPr>
          <w:p w14:paraId="6E9D6D5F" w14:textId="1DF4CD86" w:rsidR="726A3959" w:rsidRDefault="726A3959" w:rsidP="726A3959">
            <w:pPr>
              <w:spacing w:after="0"/>
              <w:jc w:val="center"/>
            </w:pPr>
            <w:r w:rsidRPr="726A3959">
              <w:rPr>
                <w:rFonts w:ascii="Aptos Narrow" w:eastAsia="Aptos Narrow" w:hAnsi="Aptos Narrow" w:cs="Aptos Narrow"/>
                <w:color w:val="000000" w:themeColor="text1"/>
              </w:rPr>
              <w:t>3</w:t>
            </w:r>
          </w:p>
        </w:tc>
        <w:tc>
          <w:tcPr>
            <w:tcW w:w="915" w:type="dxa"/>
            <w:tcMar>
              <w:left w:w="70" w:type="dxa"/>
              <w:right w:w="70" w:type="dxa"/>
            </w:tcMar>
            <w:vAlign w:val="bottom"/>
          </w:tcPr>
          <w:p w14:paraId="196D3A9B" w14:textId="32B43B51" w:rsidR="726A3959" w:rsidRDefault="726A3959" w:rsidP="726A3959">
            <w:pPr>
              <w:spacing w:after="0"/>
              <w:jc w:val="center"/>
            </w:pPr>
            <w:r w:rsidRPr="726A3959">
              <w:rPr>
                <w:rFonts w:ascii="Aptos Narrow" w:eastAsia="Aptos Narrow" w:hAnsi="Aptos Narrow" w:cs="Aptos Narrow"/>
                <w:color w:val="000000" w:themeColor="text1"/>
              </w:rPr>
              <w:t>6</w:t>
            </w:r>
          </w:p>
        </w:tc>
        <w:tc>
          <w:tcPr>
            <w:tcW w:w="915" w:type="dxa"/>
            <w:tcMar>
              <w:left w:w="70" w:type="dxa"/>
              <w:right w:w="70" w:type="dxa"/>
            </w:tcMar>
            <w:vAlign w:val="bottom"/>
          </w:tcPr>
          <w:p w14:paraId="59C5AC0E" w14:textId="51414586" w:rsidR="726A3959" w:rsidRDefault="726A3959" w:rsidP="726A3959">
            <w:pPr>
              <w:spacing w:after="0"/>
              <w:jc w:val="center"/>
            </w:pPr>
            <w:r w:rsidRPr="726A3959">
              <w:rPr>
                <w:rFonts w:ascii="Aptos Narrow" w:eastAsia="Aptos Narrow" w:hAnsi="Aptos Narrow" w:cs="Aptos Narrow"/>
                <w:color w:val="000000" w:themeColor="text1"/>
              </w:rPr>
              <w:t>11</w:t>
            </w:r>
          </w:p>
        </w:tc>
        <w:tc>
          <w:tcPr>
            <w:tcW w:w="915" w:type="dxa"/>
            <w:tcMar>
              <w:left w:w="70" w:type="dxa"/>
              <w:right w:w="70" w:type="dxa"/>
            </w:tcMar>
            <w:vAlign w:val="bottom"/>
          </w:tcPr>
          <w:p w14:paraId="3476D910" w14:textId="184D0AEB" w:rsidR="726A3959" w:rsidRDefault="726A3959" w:rsidP="726A3959">
            <w:pPr>
              <w:spacing w:after="0"/>
              <w:jc w:val="center"/>
            </w:pPr>
            <w:r w:rsidRPr="726A3959">
              <w:rPr>
                <w:rFonts w:ascii="Aptos Narrow" w:eastAsia="Aptos Narrow" w:hAnsi="Aptos Narrow" w:cs="Aptos Narrow"/>
                <w:color w:val="000000" w:themeColor="text1"/>
              </w:rPr>
              <w:t>2</w:t>
            </w:r>
          </w:p>
        </w:tc>
      </w:tr>
      <w:tr w:rsidR="726A3959" w14:paraId="7BCA3AC8" w14:textId="77777777" w:rsidTr="001D2DDE">
        <w:trPr>
          <w:trHeight w:val="300"/>
        </w:trPr>
        <w:tc>
          <w:tcPr>
            <w:tcW w:w="4266" w:type="dxa"/>
            <w:shd w:val="clear" w:color="auto" w:fill="E8E8E8"/>
            <w:tcMar>
              <w:left w:w="70" w:type="dxa"/>
              <w:right w:w="70" w:type="dxa"/>
            </w:tcMar>
            <w:vAlign w:val="bottom"/>
          </w:tcPr>
          <w:p w14:paraId="56ACD35B" w14:textId="5D269AA3" w:rsidR="726A3959" w:rsidRDefault="726A3959" w:rsidP="726A3959">
            <w:pPr>
              <w:spacing w:after="0"/>
            </w:pPr>
            <w:r w:rsidRPr="726A3959">
              <w:rPr>
                <w:rFonts w:ascii="Aptos Narrow" w:eastAsia="Aptos Narrow" w:hAnsi="Aptos Narrow" w:cs="Aptos Narrow"/>
                <w:color w:val="000000" w:themeColor="text1"/>
              </w:rPr>
              <w:t>VICHADA</w:t>
            </w:r>
          </w:p>
        </w:tc>
        <w:tc>
          <w:tcPr>
            <w:tcW w:w="914" w:type="dxa"/>
            <w:shd w:val="clear" w:color="auto" w:fill="E8E8E8"/>
            <w:tcMar>
              <w:left w:w="70" w:type="dxa"/>
              <w:right w:w="70" w:type="dxa"/>
            </w:tcMar>
            <w:vAlign w:val="bottom"/>
          </w:tcPr>
          <w:p w14:paraId="63A7C7E1" w14:textId="776D4281" w:rsidR="726A3959" w:rsidRDefault="726A3959" w:rsidP="726A3959">
            <w:pPr>
              <w:spacing w:after="0"/>
              <w:jc w:val="center"/>
            </w:pPr>
            <w:r w:rsidRPr="726A3959">
              <w:rPr>
                <w:rFonts w:ascii="Aptos Narrow" w:eastAsia="Aptos Narrow" w:hAnsi="Aptos Narrow" w:cs="Aptos Narrow"/>
                <w:color w:val="000000" w:themeColor="text1"/>
              </w:rPr>
              <w:t>2</w:t>
            </w:r>
          </w:p>
        </w:tc>
        <w:tc>
          <w:tcPr>
            <w:tcW w:w="915" w:type="dxa"/>
            <w:shd w:val="clear" w:color="auto" w:fill="E8E8E8"/>
            <w:tcMar>
              <w:left w:w="70" w:type="dxa"/>
              <w:right w:w="70" w:type="dxa"/>
            </w:tcMar>
            <w:vAlign w:val="bottom"/>
          </w:tcPr>
          <w:p w14:paraId="0339C694" w14:textId="56B6AE4B" w:rsidR="726A3959" w:rsidRDefault="726A3959" w:rsidP="726A3959">
            <w:pPr>
              <w:spacing w:after="0"/>
              <w:jc w:val="center"/>
            </w:pPr>
            <w:r w:rsidRPr="726A3959">
              <w:rPr>
                <w:rFonts w:ascii="Aptos Narrow" w:eastAsia="Aptos Narrow" w:hAnsi="Aptos Narrow" w:cs="Aptos Narrow"/>
                <w:color w:val="000000" w:themeColor="text1"/>
              </w:rPr>
              <w:t>2</w:t>
            </w:r>
          </w:p>
        </w:tc>
        <w:tc>
          <w:tcPr>
            <w:tcW w:w="915" w:type="dxa"/>
            <w:shd w:val="clear" w:color="auto" w:fill="E8E8E8"/>
            <w:tcMar>
              <w:left w:w="70" w:type="dxa"/>
              <w:right w:w="70" w:type="dxa"/>
            </w:tcMar>
            <w:vAlign w:val="bottom"/>
          </w:tcPr>
          <w:p w14:paraId="0A32B0FE" w14:textId="06E5A81E" w:rsidR="726A3959" w:rsidRDefault="726A3959" w:rsidP="726A3959">
            <w:pPr>
              <w:spacing w:after="0"/>
              <w:jc w:val="center"/>
            </w:pPr>
            <w:r w:rsidRPr="726A3959">
              <w:rPr>
                <w:rFonts w:ascii="Aptos Narrow" w:eastAsia="Aptos Narrow" w:hAnsi="Aptos Narrow" w:cs="Aptos Narrow"/>
                <w:color w:val="000000" w:themeColor="text1"/>
              </w:rPr>
              <w:t>10</w:t>
            </w:r>
          </w:p>
        </w:tc>
        <w:tc>
          <w:tcPr>
            <w:tcW w:w="915" w:type="dxa"/>
            <w:shd w:val="clear" w:color="auto" w:fill="E8E8E8"/>
            <w:tcMar>
              <w:left w:w="70" w:type="dxa"/>
              <w:right w:w="70" w:type="dxa"/>
            </w:tcMar>
            <w:vAlign w:val="bottom"/>
          </w:tcPr>
          <w:p w14:paraId="151C208B" w14:textId="40AD074C" w:rsidR="726A3959" w:rsidRDefault="726A3959" w:rsidP="726A3959">
            <w:pPr>
              <w:spacing w:after="0"/>
              <w:jc w:val="center"/>
            </w:pPr>
            <w:r w:rsidRPr="726A3959">
              <w:rPr>
                <w:rFonts w:ascii="Aptos Narrow" w:eastAsia="Aptos Narrow" w:hAnsi="Aptos Narrow" w:cs="Aptos Narrow"/>
                <w:color w:val="000000" w:themeColor="text1"/>
              </w:rPr>
              <w:t>4</w:t>
            </w:r>
          </w:p>
        </w:tc>
        <w:tc>
          <w:tcPr>
            <w:tcW w:w="915" w:type="dxa"/>
            <w:shd w:val="clear" w:color="auto" w:fill="E8E8E8"/>
            <w:tcMar>
              <w:left w:w="70" w:type="dxa"/>
              <w:right w:w="70" w:type="dxa"/>
            </w:tcMar>
            <w:vAlign w:val="bottom"/>
          </w:tcPr>
          <w:p w14:paraId="4DDD2CBB" w14:textId="75BCDBAC" w:rsidR="726A3959" w:rsidRDefault="726A3959" w:rsidP="726A3959">
            <w:pPr>
              <w:spacing w:after="0"/>
              <w:jc w:val="center"/>
            </w:pPr>
            <w:r w:rsidRPr="726A3959">
              <w:rPr>
                <w:rFonts w:ascii="Aptos Narrow" w:eastAsia="Aptos Narrow" w:hAnsi="Aptos Narrow" w:cs="Aptos Narrow"/>
                <w:color w:val="000000" w:themeColor="text1"/>
              </w:rPr>
              <w:t>5</w:t>
            </w:r>
          </w:p>
        </w:tc>
      </w:tr>
      <w:tr w:rsidR="726A3959" w14:paraId="46E91A99" w14:textId="77777777" w:rsidTr="001D2DDE">
        <w:trPr>
          <w:trHeight w:val="300"/>
        </w:trPr>
        <w:tc>
          <w:tcPr>
            <w:tcW w:w="4266" w:type="dxa"/>
            <w:tcBorders>
              <w:top w:val="single" w:sz="8" w:space="0" w:color="44B3E1"/>
              <w:left w:val="nil"/>
              <w:bottom w:val="nil"/>
              <w:right w:val="nil"/>
            </w:tcBorders>
            <w:shd w:val="clear" w:color="auto" w:fill="002060"/>
            <w:tcMar>
              <w:left w:w="70" w:type="dxa"/>
              <w:right w:w="70" w:type="dxa"/>
            </w:tcMar>
            <w:vAlign w:val="bottom"/>
          </w:tcPr>
          <w:p w14:paraId="4AF863BC" w14:textId="17F7CE89" w:rsidR="726A3959" w:rsidRDefault="726A3959" w:rsidP="726A3959">
            <w:pPr>
              <w:spacing w:after="0"/>
            </w:pPr>
            <w:r w:rsidRPr="726A3959">
              <w:rPr>
                <w:rFonts w:ascii="Aptos Narrow" w:eastAsia="Aptos Narrow" w:hAnsi="Aptos Narrow" w:cs="Aptos Narrow"/>
                <w:b/>
                <w:bCs/>
                <w:color w:val="FFFFFF" w:themeColor="background1"/>
              </w:rPr>
              <w:t>Total general</w:t>
            </w:r>
          </w:p>
        </w:tc>
        <w:tc>
          <w:tcPr>
            <w:tcW w:w="914" w:type="dxa"/>
            <w:tcBorders>
              <w:top w:val="single" w:sz="8" w:space="0" w:color="44B3E1"/>
              <w:left w:val="nil"/>
              <w:bottom w:val="nil"/>
              <w:right w:val="nil"/>
            </w:tcBorders>
            <w:shd w:val="clear" w:color="auto" w:fill="002060"/>
            <w:tcMar>
              <w:left w:w="70" w:type="dxa"/>
              <w:right w:w="70" w:type="dxa"/>
            </w:tcMar>
            <w:vAlign w:val="bottom"/>
          </w:tcPr>
          <w:p w14:paraId="56131F5B" w14:textId="36A174EA" w:rsidR="726A3959" w:rsidRDefault="726A3959" w:rsidP="726A3959">
            <w:pPr>
              <w:spacing w:after="0"/>
              <w:jc w:val="center"/>
            </w:pPr>
            <w:r w:rsidRPr="726A3959">
              <w:rPr>
                <w:rFonts w:ascii="Aptos Narrow" w:eastAsia="Aptos Narrow" w:hAnsi="Aptos Narrow" w:cs="Aptos Narrow"/>
                <w:b/>
                <w:bCs/>
                <w:color w:val="FFFFFF" w:themeColor="background1"/>
              </w:rPr>
              <w:t>32.235</w:t>
            </w:r>
          </w:p>
        </w:tc>
        <w:tc>
          <w:tcPr>
            <w:tcW w:w="915" w:type="dxa"/>
            <w:tcBorders>
              <w:top w:val="single" w:sz="8" w:space="0" w:color="44B3E1"/>
              <w:left w:val="nil"/>
              <w:bottom w:val="nil"/>
              <w:right w:val="nil"/>
            </w:tcBorders>
            <w:shd w:val="clear" w:color="auto" w:fill="002060"/>
            <w:tcMar>
              <w:left w:w="70" w:type="dxa"/>
              <w:right w:w="70" w:type="dxa"/>
            </w:tcMar>
            <w:vAlign w:val="bottom"/>
          </w:tcPr>
          <w:p w14:paraId="7761CBCE" w14:textId="11972027" w:rsidR="726A3959" w:rsidRDefault="726A3959" w:rsidP="726A3959">
            <w:pPr>
              <w:spacing w:after="0"/>
              <w:jc w:val="center"/>
            </w:pPr>
            <w:r w:rsidRPr="726A3959">
              <w:rPr>
                <w:rFonts w:ascii="Aptos Narrow" w:eastAsia="Aptos Narrow" w:hAnsi="Aptos Narrow" w:cs="Aptos Narrow"/>
                <w:b/>
                <w:bCs/>
                <w:color w:val="FFFFFF" w:themeColor="background1"/>
              </w:rPr>
              <w:t>33.107</w:t>
            </w:r>
          </w:p>
        </w:tc>
        <w:tc>
          <w:tcPr>
            <w:tcW w:w="915" w:type="dxa"/>
            <w:tcBorders>
              <w:top w:val="single" w:sz="8" w:space="0" w:color="44B3E1"/>
              <w:left w:val="nil"/>
              <w:bottom w:val="nil"/>
              <w:right w:val="nil"/>
            </w:tcBorders>
            <w:shd w:val="clear" w:color="auto" w:fill="002060"/>
            <w:tcMar>
              <w:left w:w="70" w:type="dxa"/>
              <w:right w:w="70" w:type="dxa"/>
            </w:tcMar>
            <w:vAlign w:val="bottom"/>
          </w:tcPr>
          <w:p w14:paraId="21F18F2E" w14:textId="60CBE183" w:rsidR="726A3959" w:rsidRDefault="726A3959" w:rsidP="726A3959">
            <w:pPr>
              <w:spacing w:after="0"/>
              <w:jc w:val="center"/>
            </w:pPr>
            <w:r w:rsidRPr="726A3959">
              <w:rPr>
                <w:rFonts w:ascii="Aptos Narrow" w:eastAsia="Aptos Narrow" w:hAnsi="Aptos Narrow" w:cs="Aptos Narrow"/>
                <w:b/>
                <w:bCs/>
                <w:color w:val="FFFFFF" w:themeColor="background1"/>
              </w:rPr>
              <w:t>31.044</w:t>
            </w:r>
          </w:p>
        </w:tc>
        <w:tc>
          <w:tcPr>
            <w:tcW w:w="915" w:type="dxa"/>
            <w:tcBorders>
              <w:top w:val="single" w:sz="8" w:space="0" w:color="44B3E1"/>
              <w:left w:val="nil"/>
              <w:bottom w:val="nil"/>
              <w:right w:val="nil"/>
            </w:tcBorders>
            <w:shd w:val="clear" w:color="auto" w:fill="002060"/>
            <w:tcMar>
              <w:left w:w="70" w:type="dxa"/>
              <w:right w:w="70" w:type="dxa"/>
            </w:tcMar>
            <w:vAlign w:val="bottom"/>
          </w:tcPr>
          <w:p w14:paraId="145EB8C7" w14:textId="193DE922" w:rsidR="726A3959" w:rsidRDefault="726A3959" w:rsidP="726A3959">
            <w:pPr>
              <w:spacing w:after="0"/>
              <w:jc w:val="center"/>
            </w:pPr>
            <w:r w:rsidRPr="726A3959">
              <w:rPr>
                <w:rFonts w:ascii="Aptos Narrow" w:eastAsia="Aptos Narrow" w:hAnsi="Aptos Narrow" w:cs="Aptos Narrow"/>
                <w:b/>
                <w:bCs/>
                <w:color w:val="FFFFFF" w:themeColor="background1"/>
              </w:rPr>
              <w:t>27.516</w:t>
            </w:r>
          </w:p>
        </w:tc>
        <w:tc>
          <w:tcPr>
            <w:tcW w:w="915" w:type="dxa"/>
            <w:tcBorders>
              <w:top w:val="single" w:sz="8" w:space="0" w:color="44B3E1"/>
              <w:left w:val="nil"/>
              <w:bottom w:val="nil"/>
              <w:right w:val="nil"/>
            </w:tcBorders>
            <w:shd w:val="clear" w:color="auto" w:fill="002060"/>
            <w:tcMar>
              <w:left w:w="70" w:type="dxa"/>
              <w:right w:w="70" w:type="dxa"/>
            </w:tcMar>
            <w:vAlign w:val="bottom"/>
          </w:tcPr>
          <w:p w14:paraId="636E9A50" w14:textId="134D9844" w:rsidR="726A3959" w:rsidRDefault="726A3959" w:rsidP="726A3959">
            <w:pPr>
              <w:spacing w:after="0"/>
              <w:jc w:val="center"/>
            </w:pPr>
            <w:r w:rsidRPr="726A3959">
              <w:rPr>
                <w:rFonts w:ascii="Aptos Narrow" w:eastAsia="Aptos Narrow" w:hAnsi="Aptos Narrow" w:cs="Aptos Narrow"/>
                <w:b/>
                <w:bCs/>
                <w:color w:val="FFFFFF" w:themeColor="background1"/>
              </w:rPr>
              <w:t>11.541</w:t>
            </w:r>
          </w:p>
        </w:tc>
      </w:tr>
    </w:tbl>
    <w:p w14:paraId="2D34657B" w14:textId="47B1E550" w:rsidR="30943FA5" w:rsidRDefault="30943FA5" w:rsidP="726A3959">
      <w:pPr>
        <w:jc w:val="center"/>
      </w:pPr>
      <w:r w:rsidRPr="726A3959">
        <w:rPr>
          <w:rFonts w:ascii="Verdana" w:eastAsia="Verdana" w:hAnsi="Verdana" w:cs="Verdana"/>
          <w:color w:val="000000" w:themeColor="text1"/>
          <w:sz w:val="18"/>
          <w:szCs w:val="18"/>
          <w:lang w:val="es-ES"/>
        </w:rPr>
        <w:t>Fuente: Base SICLICO del INMLCF</w:t>
      </w:r>
    </w:p>
    <w:p w14:paraId="77310C00" w14:textId="2D8F6285" w:rsidR="30943FA5" w:rsidRDefault="30943FA5" w:rsidP="726A3959">
      <w:pPr>
        <w:spacing w:after="0" w:line="257" w:lineRule="auto"/>
      </w:pPr>
      <w:hyperlink r:id="rId10" w:anchor="_ftnref1">
        <w:r w:rsidRPr="726A3959">
          <w:rPr>
            <w:vertAlign w:val="superscript"/>
            <w:lang w:val="es-ES"/>
          </w:rPr>
          <w:t>[1]</w:t>
        </w:r>
      </w:hyperlink>
      <w:r w:rsidRPr="726A3959">
        <w:rPr>
          <w:rFonts w:ascii="Calibri" w:eastAsia="Calibri" w:hAnsi="Calibri" w:cs="Calibri"/>
          <w:i/>
          <w:iCs/>
          <w:sz w:val="20"/>
          <w:szCs w:val="20"/>
          <w:lang w:val="es-ES"/>
        </w:rPr>
        <w:t xml:space="preserve"> “Por el cual se establecen las funciones de la estructura interna de la Agencia Nacional de Seguridad Vial (ANSV)y se dictan otras disposiciones”</w:t>
      </w:r>
    </w:p>
    <w:p w14:paraId="5CE33657" w14:textId="0F2FBAF8" w:rsidR="726A3959" w:rsidRDefault="726A3959" w:rsidP="726A3959">
      <w:pPr>
        <w:pStyle w:val="Prrafodelista"/>
        <w:tabs>
          <w:tab w:val="left" w:pos="719"/>
          <w:tab w:val="left" w:pos="721"/>
        </w:tabs>
        <w:spacing w:before="244" w:line="261" w:lineRule="auto"/>
        <w:ind w:left="166" w:right="139"/>
        <w:jc w:val="both"/>
        <w:rPr>
          <w:b/>
          <w:bCs/>
          <w:color w:val="FF0000"/>
          <w:sz w:val="24"/>
          <w:szCs w:val="24"/>
        </w:rPr>
      </w:pPr>
    </w:p>
    <w:p w14:paraId="2E96F270" w14:textId="77777777" w:rsidR="00A472D1" w:rsidRDefault="00A472D1" w:rsidP="00A472D1">
      <w:pPr>
        <w:pStyle w:val="Prrafodelista"/>
        <w:numPr>
          <w:ilvl w:val="1"/>
          <w:numId w:val="13"/>
        </w:numPr>
        <w:tabs>
          <w:tab w:val="left" w:pos="719"/>
          <w:tab w:val="left" w:pos="721"/>
        </w:tabs>
        <w:spacing w:before="2" w:line="264" w:lineRule="auto"/>
        <w:ind w:right="145"/>
        <w:jc w:val="both"/>
        <w:rPr>
          <w:sz w:val="24"/>
          <w:szCs w:val="24"/>
        </w:rPr>
      </w:pPr>
      <w:r w:rsidRPr="726A3959">
        <w:rPr>
          <w:spacing w:val="-2"/>
          <w:w w:val="85"/>
          <w:sz w:val="24"/>
          <w:szCs w:val="24"/>
        </w:rPr>
        <w:t>Indique cuáles son actualmente los departamentos y</w:t>
      </w:r>
      <w:r w:rsidRPr="726A3959">
        <w:rPr>
          <w:spacing w:val="-4"/>
          <w:w w:val="85"/>
          <w:sz w:val="24"/>
          <w:szCs w:val="24"/>
        </w:rPr>
        <w:t xml:space="preserve"> </w:t>
      </w:r>
      <w:r w:rsidRPr="726A3959">
        <w:rPr>
          <w:spacing w:val="-2"/>
          <w:w w:val="85"/>
          <w:sz w:val="24"/>
          <w:szCs w:val="24"/>
        </w:rPr>
        <w:t xml:space="preserve">municipios con mayores índices de mortalidad y </w:t>
      </w:r>
      <w:r w:rsidRPr="726A3959">
        <w:rPr>
          <w:w w:val="85"/>
          <w:sz w:val="24"/>
          <w:szCs w:val="24"/>
        </w:rPr>
        <w:t>lesiones</w:t>
      </w:r>
      <w:r w:rsidRPr="726A3959">
        <w:rPr>
          <w:spacing w:val="-4"/>
          <w:w w:val="85"/>
          <w:sz w:val="24"/>
          <w:szCs w:val="24"/>
        </w:rPr>
        <w:t xml:space="preserve"> </w:t>
      </w:r>
      <w:r w:rsidRPr="726A3959">
        <w:rPr>
          <w:w w:val="85"/>
          <w:sz w:val="24"/>
          <w:szCs w:val="24"/>
        </w:rPr>
        <w:t>graves</w:t>
      </w:r>
      <w:r w:rsidRPr="726A3959">
        <w:rPr>
          <w:spacing w:val="-4"/>
          <w:w w:val="85"/>
          <w:sz w:val="24"/>
          <w:szCs w:val="24"/>
        </w:rPr>
        <w:t xml:space="preserve"> </w:t>
      </w:r>
      <w:r w:rsidRPr="726A3959">
        <w:rPr>
          <w:w w:val="85"/>
          <w:sz w:val="24"/>
          <w:szCs w:val="24"/>
        </w:rPr>
        <w:t>por</w:t>
      </w:r>
      <w:r w:rsidRPr="726A3959">
        <w:rPr>
          <w:spacing w:val="-2"/>
          <w:w w:val="85"/>
          <w:sz w:val="24"/>
          <w:szCs w:val="24"/>
        </w:rPr>
        <w:t xml:space="preserve"> </w:t>
      </w:r>
      <w:r w:rsidRPr="726A3959">
        <w:rPr>
          <w:w w:val="85"/>
          <w:sz w:val="24"/>
          <w:szCs w:val="24"/>
        </w:rPr>
        <w:t>siniestros</w:t>
      </w:r>
      <w:r w:rsidRPr="726A3959">
        <w:rPr>
          <w:spacing w:val="-2"/>
          <w:w w:val="85"/>
          <w:sz w:val="24"/>
          <w:szCs w:val="24"/>
        </w:rPr>
        <w:t xml:space="preserve"> </w:t>
      </w:r>
      <w:r w:rsidRPr="726A3959">
        <w:rPr>
          <w:w w:val="85"/>
          <w:sz w:val="24"/>
          <w:szCs w:val="24"/>
        </w:rPr>
        <w:t>viales</w:t>
      </w:r>
      <w:r w:rsidRPr="726A3959">
        <w:rPr>
          <w:spacing w:val="-1"/>
          <w:w w:val="85"/>
          <w:sz w:val="24"/>
          <w:szCs w:val="24"/>
        </w:rPr>
        <w:t xml:space="preserve"> </w:t>
      </w:r>
      <w:r w:rsidRPr="726A3959">
        <w:rPr>
          <w:w w:val="85"/>
          <w:sz w:val="24"/>
          <w:szCs w:val="24"/>
        </w:rPr>
        <w:t>y</w:t>
      </w:r>
      <w:r w:rsidRPr="726A3959">
        <w:rPr>
          <w:spacing w:val="-4"/>
          <w:w w:val="85"/>
          <w:sz w:val="24"/>
          <w:szCs w:val="24"/>
        </w:rPr>
        <w:t xml:space="preserve"> </w:t>
      </w:r>
      <w:r w:rsidRPr="726A3959">
        <w:rPr>
          <w:w w:val="85"/>
          <w:sz w:val="24"/>
          <w:szCs w:val="24"/>
        </w:rPr>
        <w:t>qué</w:t>
      </w:r>
      <w:r w:rsidRPr="726A3959">
        <w:rPr>
          <w:spacing w:val="-3"/>
          <w:w w:val="85"/>
          <w:sz w:val="24"/>
          <w:szCs w:val="24"/>
        </w:rPr>
        <w:t xml:space="preserve"> </w:t>
      </w:r>
      <w:r w:rsidRPr="726A3959">
        <w:rPr>
          <w:w w:val="85"/>
          <w:sz w:val="24"/>
          <w:szCs w:val="24"/>
        </w:rPr>
        <w:t>acciones</w:t>
      </w:r>
      <w:r w:rsidRPr="726A3959">
        <w:rPr>
          <w:spacing w:val="-4"/>
          <w:w w:val="85"/>
          <w:sz w:val="24"/>
          <w:szCs w:val="24"/>
        </w:rPr>
        <w:t xml:space="preserve"> </w:t>
      </w:r>
      <w:r w:rsidRPr="726A3959">
        <w:rPr>
          <w:w w:val="85"/>
          <w:sz w:val="24"/>
          <w:szCs w:val="24"/>
        </w:rPr>
        <w:t>específicas</w:t>
      </w:r>
      <w:r w:rsidRPr="726A3959">
        <w:rPr>
          <w:spacing w:val="-1"/>
          <w:w w:val="85"/>
          <w:sz w:val="24"/>
          <w:szCs w:val="24"/>
        </w:rPr>
        <w:t xml:space="preserve"> </w:t>
      </w:r>
      <w:r w:rsidRPr="726A3959">
        <w:rPr>
          <w:w w:val="85"/>
          <w:sz w:val="24"/>
          <w:szCs w:val="24"/>
        </w:rPr>
        <w:t>se</w:t>
      </w:r>
      <w:r w:rsidRPr="726A3959">
        <w:rPr>
          <w:spacing w:val="-1"/>
          <w:w w:val="85"/>
          <w:sz w:val="24"/>
          <w:szCs w:val="24"/>
        </w:rPr>
        <w:t xml:space="preserve"> </w:t>
      </w:r>
      <w:r w:rsidRPr="726A3959">
        <w:rPr>
          <w:w w:val="85"/>
          <w:sz w:val="24"/>
          <w:szCs w:val="24"/>
        </w:rPr>
        <w:t>adelantan</w:t>
      </w:r>
      <w:r w:rsidRPr="726A3959">
        <w:rPr>
          <w:spacing w:val="-1"/>
          <w:w w:val="85"/>
          <w:sz w:val="24"/>
          <w:szCs w:val="24"/>
        </w:rPr>
        <w:t xml:space="preserve"> </w:t>
      </w:r>
      <w:r w:rsidRPr="726A3959">
        <w:rPr>
          <w:w w:val="85"/>
          <w:sz w:val="24"/>
          <w:szCs w:val="24"/>
        </w:rPr>
        <w:t>en</w:t>
      </w:r>
      <w:r w:rsidRPr="726A3959">
        <w:rPr>
          <w:spacing w:val="-1"/>
          <w:w w:val="85"/>
          <w:sz w:val="24"/>
          <w:szCs w:val="24"/>
        </w:rPr>
        <w:t xml:space="preserve"> </w:t>
      </w:r>
      <w:r w:rsidRPr="726A3959">
        <w:rPr>
          <w:w w:val="85"/>
          <w:sz w:val="24"/>
          <w:szCs w:val="24"/>
        </w:rPr>
        <w:t>cada</w:t>
      </w:r>
      <w:r w:rsidRPr="726A3959">
        <w:rPr>
          <w:spacing w:val="-3"/>
          <w:w w:val="85"/>
          <w:sz w:val="24"/>
          <w:szCs w:val="24"/>
        </w:rPr>
        <w:t xml:space="preserve"> </w:t>
      </w:r>
      <w:r w:rsidRPr="726A3959">
        <w:rPr>
          <w:w w:val="85"/>
          <w:sz w:val="24"/>
          <w:szCs w:val="24"/>
        </w:rPr>
        <w:t xml:space="preserve">uno. </w:t>
      </w:r>
      <w:r w:rsidRPr="726A3959">
        <w:rPr>
          <w:b/>
          <w:bCs/>
          <w:color w:val="FF0000"/>
          <w:spacing w:val="-2"/>
          <w:w w:val="90"/>
          <w:sz w:val="24"/>
          <w:szCs w:val="24"/>
        </w:rPr>
        <w:t>ONSV</w:t>
      </w:r>
    </w:p>
    <w:p w14:paraId="63F187A1" w14:textId="2DDF584C" w:rsidR="07034E15" w:rsidRDefault="07034E15" w:rsidP="07034E15">
      <w:pPr>
        <w:jc w:val="both"/>
        <w:rPr>
          <w:rFonts w:ascii="Verdana" w:eastAsia="Verdana" w:hAnsi="Verdana" w:cs="Verdana"/>
          <w:color w:val="000000" w:themeColor="text1"/>
          <w:lang w:val="es-ES"/>
        </w:rPr>
      </w:pPr>
    </w:p>
    <w:p w14:paraId="37D7BAC7" w14:textId="4686D680" w:rsidR="7241FE10" w:rsidRDefault="7241FE10" w:rsidP="726A3959">
      <w:pPr>
        <w:jc w:val="both"/>
      </w:pPr>
      <w:r w:rsidRPr="726A3959">
        <w:rPr>
          <w:rFonts w:ascii="Verdana" w:eastAsia="Verdana" w:hAnsi="Verdana" w:cs="Verdana"/>
          <w:color w:val="000000" w:themeColor="text1"/>
          <w:lang w:val="es-ES"/>
        </w:rPr>
        <w:t>La cantidad de víctimas por Departamento se detallan en las tablas 3 y 4, adicional a continuación se describe la tasa de fallecidos y lesionados valorados por cada 100.000 habitantes.</w:t>
      </w:r>
      <w:r w:rsidR="00F1377B">
        <w:rPr>
          <w:rFonts w:ascii="Verdana" w:eastAsia="Verdana" w:hAnsi="Verdana" w:cs="Verdana"/>
          <w:color w:val="000000" w:themeColor="text1"/>
          <w:lang w:val="es-ES"/>
        </w:rPr>
        <w:t xml:space="preserve"> </w:t>
      </w:r>
      <w:r w:rsidR="00E90962">
        <w:rPr>
          <w:rFonts w:ascii="Verdana" w:eastAsia="Verdana" w:hAnsi="Verdana" w:cs="Verdana"/>
          <w:color w:val="000000" w:themeColor="text1"/>
          <w:lang w:val="es-ES"/>
        </w:rPr>
        <w:t xml:space="preserve">En términos absolutos </w:t>
      </w:r>
      <w:r w:rsidR="00864174">
        <w:rPr>
          <w:rFonts w:ascii="Verdana" w:eastAsia="Verdana" w:hAnsi="Verdana" w:cs="Verdana"/>
          <w:color w:val="000000" w:themeColor="text1"/>
          <w:lang w:val="es-ES"/>
        </w:rPr>
        <w:t>Antioquia, Valle del Cauca, Cundinamarca, Bogot</w:t>
      </w:r>
      <w:r w:rsidR="008246D0">
        <w:rPr>
          <w:rFonts w:ascii="Verdana" w:eastAsia="Verdana" w:hAnsi="Verdana" w:cs="Verdana"/>
          <w:color w:val="000000" w:themeColor="text1"/>
          <w:lang w:val="es-ES"/>
        </w:rPr>
        <w:t>á D.C. y Santander</w:t>
      </w:r>
      <w:r w:rsidR="002913DE">
        <w:rPr>
          <w:rFonts w:ascii="Verdana" w:eastAsia="Verdana" w:hAnsi="Verdana" w:cs="Verdana"/>
          <w:color w:val="000000" w:themeColor="text1"/>
          <w:lang w:val="es-ES"/>
        </w:rPr>
        <w:t xml:space="preserve"> son los departamentos con mayor cantidad de fatalidades, pero </w:t>
      </w:r>
      <w:r w:rsidR="00466A16">
        <w:rPr>
          <w:rFonts w:ascii="Verdana" w:eastAsia="Verdana" w:hAnsi="Verdana" w:cs="Verdana"/>
          <w:color w:val="000000" w:themeColor="text1"/>
          <w:lang w:val="es-ES"/>
        </w:rPr>
        <w:t xml:space="preserve">en términos relativos de población </w:t>
      </w:r>
      <w:r w:rsidR="006F06B2">
        <w:rPr>
          <w:rFonts w:ascii="Verdana" w:eastAsia="Verdana" w:hAnsi="Verdana" w:cs="Verdana"/>
          <w:color w:val="000000" w:themeColor="text1"/>
          <w:lang w:val="es-ES"/>
        </w:rPr>
        <w:t xml:space="preserve">los departamentos de </w:t>
      </w:r>
      <w:r w:rsidR="00E20D9A">
        <w:rPr>
          <w:rFonts w:ascii="Verdana" w:eastAsia="Verdana" w:hAnsi="Verdana" w:cs="Verdana"/>
          <w:color w:val="000000" w:themeColor="text1"/>
          <w:lang w:val="es-ES"/>
        </w:rPr>
        <w:t>Casanare,</w:t>
      </w:r>
      <w:r w:rsidR="006F06B2">
        <w:rPr>
          <w:rFonts w:ascii="Verdana" w:eastAsia="Verdana" w:hAnsi="Verdana" w:cs="Verdana"/>
          <w:color w:val="000000" w:themeColor="text1"/>
          <w:lang w:val="es-ES"/>
        </w:rPr>
        <w:t xml:space="preserve"> Arauca, Meta, Putumayo y Huila registraron las mayores tasas de mortalidad.</w:t>
      </w:r>
      <w:r w:rsidR="00E20D9A">
        <w:rPr>
          <w:rFonts w:ascii="Verdana" w:eastAsia="Verdana" w:hAnsi="Verdana" w:cs="Verdana"/>
          <w:color w:val="000000" w:themeColor="text1"/>
          <w:lang w:val="es-ES"/>
        </w:rPr>
        <w:t xml:space="preserve"> </w:t>
      </w:r>
    </w:p>
    <w:p w14:paraId="61B6D9C6" w14:textId="2547419D" w:rsidR="7241FE10" w:rsidRDefault="7241FE10" w:rsidP="726A3959">
      <w:pPr>
        <w:jc w:val="both"/>
      </w:pPr>
      <w:r w:rsidRPr="726A3959">
        <w:rPr>
          <w:rFonts w:ascii="Verdana" w:eastAsia="Verdana" w:hAnsi="Verdana" w:cs="Verdana"/>
          <w:color w:val="000000" w:themeColor="text1"/>
          <w:lang w:val="es-ES"/>
        </w:rPr>
        <w:t>Tabla 5. Tasa de Fallecidos por Departamento</w:t>
      </w:r>
    </w:p>
    <w:tbl>
      <w:tblPr>
        <w:tblW w:w="0" w:type="auto"/>
        <w:tblCellMar>
          <w:left w:w="10" w:type="dxa"/>
          <w:right w:w="10" w:type="dxa"/>
        </w:tblCellMar>
        <w:tblLook w:val="04A0" w:firstRow="1" w:lastRow="0" w:firstColumn="1" w:lastColumn="0" w:noHBand="0" w:noVBand="1"/>
      </w:tblPr>
      <w:tblGrid>
        <w:gridCol w:w="4102"/>
        <w:gridCol w:w="720"/>
        <w:gridCol w:w="720"/>
        <w:gridCol w:w="974"/>
        <w:gridCol w:w="974"/>
        <w:gridCol w:w="675"/>
        <w:gridCol w:w="675"/>
      </w:tblGrid>
      <w:tr w:rsidR="726A3959" w14:paraId="55CFFF2B" w14:textId="77777777" w:rsidTr="005C24F2">
        <w:trPr>
          <w:trHeight w:val="300"/>
          <w:tblHeader/>
        </w:trPr>
        <w:tc>
          <w:tcPr>
            <w:tcW w:w="4110" w:type="dxa"/>
            <w:shd w:val="clear" w:color="auto" w:fill="002060"/>
            <w:tcMar>
              <w:left w:w="70" w:type="dxa"/>
              <w:right w:w="70" w:type="dxa"/>
            </w:tcMar>
            <w:vAlign w:val="bottom"/>
          </w:tcPr>
          <w:p w14:paraId="445F026B" w14:textId="109D0F04" w:rsidR="726A3959" w:rsidRDefault="726A3959" w:rsidP="726A3959">
            <w:pPr>
              <w:spacing w:after="0"/>
              <w:jc w:val="center"/>
            </w:pPr>
            <w:r w:rsidRPr="726A3959">
              <w:rPr>
                <w:rFonts w:ascii="Aptos Narrow" w:eastAsia="Aptos Narrow" w:hAnsi="Aptos Narrow" w:cs="Aptos Narrow"/>
                <w:b/>
                <w:bCs/>
                <w:color w:val="FFFFFF" w:themeColor="background1"/>
              </w:rPr>
              <w:t xml:space="preserve"> </w:t>
            </w:r>
          </w:p>
        </w:tc>
        <w:tc>
          <w:tcPr>
            <w:tcW w:w="1440" w:type="dxa"/>
            <w:gridSpan w:val="2"/>
            <w:shd w:val="clear" w:color="auto" w:fill="002060"/>
            <w:tcMar>
              <w:left w:w="70" w:type="dxa"/>
              <w:right w:w="70" w:type="dxa"/>
            </w:tcMar>
            <w:vAlign w:val="bottom"/>
          </w:tcPr>
          <w:p w14:paraId="4F24E544" w14:textId="6C341583" w:rsidR="726A3959" w:rsidRDefault="726A3959" w:rsidP="726A3959">
            <w:pPr>
              <w:spacing w:after="0"/>
              <w:jc w:val="center"/>
            </w:pPr>
            <w:r w:rsidRPr="726A3959">
              <w:rPr>
                <w:rFonts w:ascii="Aptos Narrow" w:eastAsia="Aptos Narrow" w:hAnsi="Aptos Narrow" w:cs="Aptos Narrow"/>
                <w:b/>
                <w:bCs/>
                <w:color w:val="FFFFFF" w:themeColor="background1"/>
              </w:rPr>
              <w:t>Fallecidos</w:t>
            </w:r>
          </w:p>
        </w:tc>
        <w:tc>
          <w:tcPr>
            <w:tcW w:w="1950" w:type="dxa"/>
            <w:gridSpan w:val="2"/>
            <w:shd w:val="clear" w:color="auto" w:fill="002060"/>
            <w:tcMar>
              <w:left w:w="70" w:type="dxa"/>
              <w:right w:w="70" w:type="dxa"/>
            </w:tcMar>
            <w:vAlign w:val="bottom"/>
          </w:tcPr>
          <w:p w14:paraId="4CC12F5C" w14:textId="1270ED21" w:rsidR="726A3959" w:rsidRDefault="726A3959" w:rsidP="726A3959">
            <w:pPr>
              <w:spacing w:after="0"/>
              <w:jc w:val="center"/>
            </w:pPr>
            <w:r w:rsidRPr="726A3959">
              <w:rPr>
                <w:rFonts w:ascii="Aptos Narrow" w:eastAsia="Aptos Narrow" w:hAnsi="Aptos Narrow" w:cs="Aptos Narrow"/>
                <w:b/>
                <w:bCs/>
                <w:color w:val="FFFFFF" w:themeColor="background1"/>
              </w:rPr>
              <w:t>Población DANE</w:t>
            </w:r>
          </w:p>
        </w:tc>
        <w:tc>
          <w:tcPr>
            <w:tcW w:w="1350" w:type="dxa"/>
            <w:gridSpan w:val="2"/>
            <w:shd w:val="clear" w:color="auto" w:fill="002060"/>
            <w:tcMar>
              <w:left w:w="70" w:type="dxa"/>
              <w:right w:w="70" w:type="dxa"/>
            </w:tcMar>
            <w:vAlign w:val="bottom"/>
          </w:tcPr>
          <w:p w14:paraId="094E0723" w14:textId="433B1E91" w:rsidR="726A3959" w:rsidRDefault="726A3959" w:rsidP="726A3959">
            <w:pPr>
              <w:spacing w:after="0"/>
              <w:jc w:val="center"/>
            </w:pPr>
            <w:r w:rsidRPr="726A3959">
              <w:rPr>
                <w:rFonts w:ascii="Aptos Narrow" w:eastAsia="Aptos Narrow" w:hAnsi="Aptos Narrow" w:cs="Aptos Narrow"/>
                <w:b/>
                <w:bCs/>
                <w:color w:val="FFFFFF" w:themeColor="background1"/>
              </w:rPr>
              <w:t>Tasa *100,000 hab</w:t>
            </w:r>
          </w:p>
        </w:tc>
      </w:tr>
      <w:tr w:rsidR="726A3959" w14:paraId="5CDA193D" w14:textId="77777777" w:rsidTr="005C24F2">
        <w:trPr>
          <w:trHeight w:val="300"/>
          <w:tblHeader/>
        </w:trPr>
        <w:tc>
          <w:tcPr>
            <w:tcW w:w="4110" w:type="dxa"/>
            <w:tcBorders>
              <w:left w:val="nil"/>
              <w:bottom w:val="single" w:sz="8" w:space="0" w:color="44B3E1"/>
              <w:right w:val="nil"/>
            </w:tcBorders>
            <w:shd w:val="clear" w:color="auto" w:fill="002060"/>
            <w:tcMar>
              <w:left w:w="70" w:type="dxa"/>
              <w:right w:w="70" w:type="dxa"/>
            </w:tcMar>
            <w:vAlign w:val="bottom"/>
          </w:tcPr>
          <w:p w14:paraId="3FEFA34C" w14:textId="722AA51B" w:rsidR="726A3959" w:rsidRDefault="726A3959" w:rsidP="726A3959">
            <w:pPr>
              <w:spacing w:after="0"/>
              <w:jc w:val="center"/>
            </w:pPr>
            <w:r w:rsidRPr="726A3959">
              <w:rPr>
                <w:rFonts w:ascii="Aptos Narrow" w:eastAsia="Aptos Narrow" w:hAnsi="Aptos Narrow" w:cs="Aptos Narrow"/>
                <w:b/>
                <w:bCs/>
                <w:color w:val="FFFFFF" w:themeColor="background1"/>
              </w:rPr>
              <w:t>Departamento</w:t>
            </w:r>
          </w:p>
        </w:tc>
        <w:tc>
          <w:tcPr>
            <w:tcW w:w="720" w:type="dxa"/>
            <w:tcBorders>
              <w:left w:val="nil"/>
              <w:bottom w:val="single" w:sz="8" w:space="0" w:color="44B3E1"/>
              <w:right w:val="nil"/>
            </w:tcBorders>
            <w:shd w:val="clear" w:color="auto" w:fill="002060"/>
            <w:tcMar>
              <w:left w:w="70" w:type="dxa"/>
              <w:right w:w="70" w:type="dxa"/>
            </w:tcMar>
            <w:vAlign w:val="bottom"/>
          </w:tcPr>
          <w:p w14:paraId="2899A3BD" w14:textId="73139F37" w:rsidR="726A3959" w:rsidRDefault="726A3959" w:rsidP="726A3959">
            <w:pPr>
              <w:spacing w:after="0"/>
              <w:jc w:val="center"/>
            </w:pPr>
            <w:r w:rsidRPr="726A3959">
              <w:rPr>
                <w:rFonts w:ascii="Aptos Narrow" w:eastAsia="Aptos Narrow" w:hAnsi="Aptos Narrow" w:cs="Aptos Narrow"/>
                <w:b/>
                <w:bCs/>
                <w:color w:val="FFFFFF" w:themeColor="background1"/>
              </w:rPr>
              <w:t>2024</w:t>
            </w:r>
          </w:p>
        </w:tc>
        <w:tc>
          <w:tcPr>
            <w:tcW w:w="720" w:type="dxa"/>
            <w:tcBorders>
              <w:top w:val="nil"/>
              <w:left w:val="nil"/>
              <w:bottom w:val="single" w:sz="8" w:space="0" w:color="44B3E1"/>
              <w:right w:val="nil"/>
            </w:tcBorders>
            <w:shd w:val="clear" w:color="auto" w:fill="002060"/>
            <w:tcMar>
              <w:left w:w="70" w:type="dxa"/>
              <w:right w:w="70" w:type="dxa"/>
            </w:tcMar>
            <w:vAlign w:val="bottom"/>
          </w:tcPr>
          <w:p w14:paraId="0E961284" w14:textId="0D7B965E" w:rsidR="726A3959" w:rsidRDefault="726A3959" w:rsidP="726A3959">
            <w:pPr>
              <w:spacing w:after="0"/>
              <w:jc w:val="center"/>
            </w:pPr>
            <w:r w:rsidRPr="726A3959">
              <w:rPr>
                <w:rFonts w:ascii="Aptos Narrow" w:eastAsia="Aptos Narrow" w:hAnsi="Aptos Narrow" w:cs="Aptos Narrow"/>
                <w:b/>
                <w:bCs/>
                <w:color w:val="FFFFFF" w:themeColor="background1"/>
              </w:rPr>
              <w:t>2025</w:t>
            </w:r>
          </w:p>
        </w:tc>
        <w:tc>
          <w:tcPr>
            <w:tcW w:w="975" w:type="dxa"/>
            <w:shd w:val="clear" w:color="auto" w:fill="002060"/>
            <w:tcMar>
              <w:left w:w="70" w:type="dxa"/>
              <w:right w:w="70" w:type="dxa"/>
            </w:tcMar>
            <w:vAlign w:val="bottom"/>
          </w:tcPr>
          <w:p w14:paraId="0B560965" w14:textId="72EFDD6D" w:rsidR="726A3959" w:rsidRDefault="726A3959" w:rsidP="726A3959">
            <w:pPr>
              <w:spacing w:after="0"/>
              <w:jc w:val="center"/>
            </w:pPr>
            <w:r w:rsidRPr="726A3959">
              <w:rPr>
                <w:rFonts w:ascii="Aptos Narrow" w:eastAsia="Aptos Narrow" w:hAnsi="Aptos Narrow" w:cs="Aptos Narrow"/>
                <w:b/>
                <w:bCs/>
                <w:color w:val="FFFFFF" w:themeColor="background1"/>
              </w:rPr>
              <w:t>2024</w:t>
            </w:r>
          </w:p>
        </w:tc>
        <w:tc>
          <w:tcPr>
            <w:tcW w:w="975" w:type="dxa"/>
            <w:shd w:val="clear" w:color="auto" w:fill="002060"/>
            <w:tcMar>
              <w:left w:w="70" w:type="dxa"/>
              <w:right w:w="70" w:type="dxa"/>
            </w:tcMar>
            <w:vAlign w:val="bottom"/>
          </w:tcPr>
          <w:p w14:paraId="5A5BFD4A" w14:textId="3F78BEE5" w:rsidR="726A3959" w:rsidRDefault="726A3959" w:rsidP="726A3959">
            <w:pPr>
              <w:spacing w:after="0"/>
              <w:jc w:val="center"/>
            </w:pPr>
            <w:r w:rsidRPr="726A3959">
              <w:rPr>
                <w:rFonts w:ascii="Aptos Narrow" w:eastAsia="Aptos Narrow" w:hAnsi="Aptos Narrow" w:cs="Aptos Narrow"/>
                <w:b/>
                <w:bCs/>
                <w:color w:val="FFFFFF" w:themeColor="background1"/>
              </w:rPr>
              <w:t>2025</w:t>
            </w:r>
          </w:p>
        </w:tc>
        <w:tc>
          <w:tcPr>
            <w:tcW w:w="675" w:type="dxa"/>
            <w:shd w:val="clear" w:color="auto" w:fill="002060"/>
            <w:tcMar>
              <w:left w:w="70" w:type="dxa"/>
              <w:right w:w="70" w:type="dxa"/>
            </w:tcMar>
            <w:vAlign w:val="bottom"/>
          </w:tcPr>
          <w:p w14:paraId="5A96271C" w14:textId="6F9BBF25" w:rsidR="726A3959" w:rsidRDefault="726A3959" w:rsidP="726A3959">
            <w:pPr>
              <w:spacing w:after="0"/>
              <w:jc w:val="center"/>
            </w:pPr>
            <w:r w:rsidRPr="726A3959">
              <w:rPr>
                <w:rFonts w:ascii="Aptos Narrow" w:eastAsia="Aptos Narrow" w:hAnsi="Aptos Narrow" w:cs="Aptos Narrow"/>
                <w:b/>
                <w:bCs/>
                <w:color w:val="FFFFFF" w:themeColor="background1"/>
              </w:rPr>
              <w:t>2024</w:t>
            </w:r>
          </w:p>
        </w:tc>
        <w:tc>
          <w:tcPr>
            <w:tcW w:w="675" w:type="dxa"/>
            <w:shd w:val="clear" w:color="auto" w:fill="002060"/>
            <w:tcMar>
              <w:left w:w="70" w:type="dxa"/>
              <w:right w:w="70" w:type="dxa"/>
            </w:tcMar>
            <w:vAlign w:val="bottom"/>
          </w:tcPr>
          <w:p w14:paraId="7F95EA81" w14:textId="56AA7E5D" w:rsidR="726A3959" w:rsidRDefault="726A3959" w:rsidP="726A3959">
            <w:pPr>
              <w:spacing w:after="0"/>
              <w:jc w:val="center"/>
            </w:pPr>
            <w:r w:rsidRPr="726A3959">
              <w:rPr>
                <w:rFonts w:ascii="Aptos Narrow" w:eastAsia="Aptos Narrow" w:hAnsi="Aptos Narrow" w:cs="Aptos Narrow"/>
                <w:b/>
                <w:bCs/>
                <w:color w:val="FFFFFF" w:themeColor="background1"/>
              </w:rPr>
              <w:t>2025</w:t>
            </w:r>
          </w:p>
        </w:tc>
      </w:tr>
      <w:tr w:rsidR="726A3959" w14:paraId="190493CE" w14:textId="77777777" w:rsidTr="07034E15">
        <w:trPr>
          <w:trHeight w:val="300"/>
        </w:trPr>
        <w:tc>
          <w:tcPr>
            <w:tcW w:w="4110" w:type="dxa"/>
            <w:tcMar>
              <w:left w:w="70" w:type="dxa"/>
              <w:right w:w="70" w:type="dxa"/>
            </w:tcMar>
            <w:vAlign w:val="bottom"/>
          </w:tcPr>
          <w:p w14:paraId="5E9AB6AD" w14:textId="2A26C046" w:rsidR="726A3959" w:rsidRDefault="726A3959" w:rsidP="726A3959">
            <w:pPr>
              <w:spacing w:after="0"/>
            </w:pPr>
            <w:r w:rsidRPr="726A3959">
              <w:rPr>
                <w:rFonts w:ascii="Aptos Narrow" w:eastAsia="Aptos Narrow" w:hAnsi="Aptos Narrow" w:cs="Aptos Narrow"/>
                <w:color w:val="000000" w:themeColor="text1"/>
                <w:sz w:val="16"/>
                <w:szCs w:val="16"/>
              </w:rPr>
              <w:t>ANTIOQUIA</w:t>
            </w:r>
          </w:p>
        </w:tc>
        <w:tc>
          <w:tcPr>
            <w:tcW w:w="720" w:type="dxa"/>
            <w:tcMar>
              <w:left w:w="70" w:type="dxa"/>
              <w:right w:w="70" w:type="dxa"/>
            </w:tcMar>
            <w:vAlign w:val="bottom"/>
          </w:tcPr>
          <w:p w14:paraId="6F166AC5" w14:textId="635BEE13" w:rsidR="726A3959" w:rsidRDefault="726A3959" w:rsidP="726A3959">
            <w:pPr>
              <w:spacing w:after="0"/>
              <w:jc w:val="center"/>
            </w:pPr>
            <w:r w:rsidRPr="726A3959">
              <w:rPr>
                <w:rFonts w:ascii="Aptos Narrow" w:eastAsia="Aptos Narrow" w:hAnsi="Aptos Narrow" w:cs="Aptos Narrow"/>
                <w:color w:val="000000" w:themeColor="text1"/>
                <w:sz w:val="16"/>
                <w:szCs w:val="16"/>
              </w:rPr>
              <w:t>1.110</w:t>
            </w:r>
          </w:p>
        </w:tc>
        <w:tc>
          <w:tcPr>
            <w:tcW w:w="720" w:type="dxa"/>
            <w:tcMar>
              <w:left w:w="70" w:type="dxa"/>
              <w:right w:w="70" w:type="dxa"/>
            </w:tcMar>
            <w:vAlign w:val="bottom"/>
          </w:tcPr>
          <w:p w14:paraId="25D5EE3E" w14:textId="58F77567" w:rsidR="726A3959" w:rsidRDefault="726A3959" w:rsidP="726A3959">
            <w:pPr>
              <w:spacing w:after="0"/>
              <w:jc w:val="center"/>
            </w:pPr>
            <w:r w:rsidRPr="726A3959">
              <w:rPr>
                <w:rFonts w:ascii="Aptos Narrow" w:eastAsia="Aptos Narrow" w:hAnsi="Aptos Narrow" w:cs="Aptos Narrow"/>
                <w:color w:val="000000" w:themeColor="text1"/>
                <w:sz w:val="16"/>
                <w:szCs w:val="16"/>
              </w:rPr>
              <w:t>1.149</w:t>
            </w:r>
          </w:p>
        </w:tc>
        <w:tc>
          <w:tcPr>
            <w:tcW w:w="975" w:type="dxa"/>
            <w:tcMar>
              <w:left w:w="70" w:type="dxa"/>
              <w:right w:w="70" w:type="dxa"/>
            </w:tcMar>
            <w:vAlign w:val="bottom"/>
          </w:tcPr>
          <w:p w14:paraId="37085F99" w14:textId="377B3AAC" w:rsidR="726A3959" w:rsidRDefault="726A3959" w:rsidP="726A3959">
            <w:pPr>
              <w:spacing w:after="0"/>
              <w:jc w:val="center"/>
            </w:pPr>
            <w:r w:rsidRPr="726A3959">
              <w:rPr>
                <w:rFonts w:ascii="Aptos Narrow" w:eastAsia="Aptos Narrow" w:hAnsi="Aptos Narrow" w:cs="Aptos Narrow"/>
                <w:color w:val="000000" w:themeColor="text1"/>
                <w:sz w:val="16"/>
                <w:szCs w:val="16"/>
              </w:rPr>
              <w:t>6.880.799</w:t>
            </w:r>
          </w:p>
        </w:tc>
        <w:tc>
          <w:tcPr>
            <w:tcW w:w="975" w:type="dxa"/>
            <w:tcMar>
              <w:left w:w="70" w:type="dxa"/>
              <w:right w:w="70" w:type="dxa"/>
            </w:tcMar>
            <w:vAlign w:val="bottom"/>
          </w:tcPr>
          <w:p w14:paraId="101FB01A" w14:textId="74A66075" w:rsidR="726A3959" w:rsidRDefault="726A3959" w:rsidP="726A3959">
            <w:pPr>
              <w:spacing w:after="0"/>
              <w:jc w:val="center"/>
            </w:pPr>
            <w:r w:rsidRPr="726A3959">
              <w:rPr>
                <w:rFonts w:ascii="Aptos Narrow" w:eastAsia="Aptos Narrow" w:hAnsi="Aptos Narrow" w:cs="Aptos Narrow"/>
                <w:color w:val="000000" w:themeColor="text1"/>
                <w:sz w:val="16"/>
                <w:szCs w:val="16"/>
              </w:rPr>
              <w:t>6.928.372</w:t>
            </w:r>
          </w:p>
        </w:tc>
        <w:tc>
          <w:tcPr>
            <w:tcW w:w="675" w:type="dxa"/>
            <w:tcMar>
              <w:left w:w="70" w:type="dxa"/>
              <w:right w:w="70" w:type="dxa"/>
            </w:tcMar>
            <w:vAlign w:val="bottom"/>
          </w:tcPr>
          <w:p w14:paraId="2C3D1966" w14:textId="4944F12C" w:rsidR="726A3959" w:rsidRDefault="726A3959" w:rsidP="726A3959">
            <w:pPr>
              <w:spacing w:after="0"/>
              <w:jc w:val="center"/>
            </w:pPr>
            <w:r w:rsidRPr="726A3959">
              <w:rPr>
                <w:rFonts w:ascii="Aptos Narrow" w:eastAsia="Aptos Narrow" w:hAnsi="Aptos Narrow" w:cs="Aptos Narrow"/>
                <w:color w:val="000000" w:themeColor="text1"/>
                <w:sz w:val="16"/>
                <w:szCs w:val="16"/>
              </w:rPr>
              <w:t>16</w:t>
            </w:r>
          </w:p>
        </w:tc>
        <w:tc>
          <w:tcPr>
            <w:tcW w:w="675" w:type="dxa"/>
            <w:tcMar>
              <w:left w:w="70" w:type="dxa"/>
              <w:right w:w="70" w:type="dxa"/>
            </w:tcMar>
            <w:vAlign w:val="bottom"/>
          </w:tcPr>
          <w:p w14:paraId="532C5C7D" w14:textId="6B70508D" w:rsidR="726A3959" w:rsidRDefault="726A3959" w:rsidP="726A3959">
            <w:pPr>
              <w:spacing w:after="0"/>
              <w:jc w:val="center"/>
            </w:pPr>
            <w:r w:rsidRPr="726A3959">
              <w:rPr>
                <w:rFonts w:ascii="Aptos Narrow" w:eastAsia="Aptos Narrow" w:hAnsi="Aptos Narrow" w:cs="Aptos Narrow"/>
                <w:color w:val="000000" w:themeColor="text1"/>
                <w:sz w:val="16"/>
                <w:szCs w:val="16"/>
              </w:rPr>
              <w:t>17</w:t>
            </w:r>
          </w:p>
        </w:tc>
      </w:tr>
      <w:tr w:rsidR="726A3959" w14:paraId="5B7078A4" w14:textId="77777777" w:rsidTr="07034E15">
        <w:trPr>
          <w:trHeight w:val="300"/>
        </w:trPr>
        <w:tc>
          <w:tcPr>
            <w:tcW w:w="4110" w:type="dxa"/>
            <w:shd w:val="clear" w:color="auto" w:fill="E8E8E8"/>
            <w:tcMar>
              <w:left w:w="70" w:type="dxa"/>
              <w:right w:w="70" w:type="dxa"/>
            </w:tcMar>
            <w:vAlign w:val="bottom"/>
          </w:tcPr>
          <w:p w14:paraId="5B381144" w14:textId="6701040D" w:rsidR="726A3959" w:rsidRDefault="726A3959" w:rsidP="726A3959">
            <w:pPr>
              <w:spacing w:after="0"/>
            </w:pPr>
            <w:r w:rsidRPr="726A3959">
              <w:rPr>
                <w:rFonts w:ascii="Aptos Narrow" w:eastAsia="Aptos Narrow" w:hAnsi="Aptos Narrow" w:cs="Aptos Narrow"/>
                <w:color w:val="000000" w:themeColor="text1"/>
                <w:sz w:val="16"/>
                <w:szCs w:val="16"/>
              </w:rPr>
              <w:t>VALLE DEL CAUCA</w:t>
            </w:r>
          </w:p>
        </w:tc>
        <w:tc>
          <w:tcPr>
            <w:tcW w:w="720" w:type="dxa"/>
            <w:shd w:val="clear" w:color="auto" w:fill="E8E8E8"/>
            <w:tcMar>
              <w:left w:w="70" w:type="dxa"/>
              <w:right w:w="70" w:type="dxa"/>
            </w:tcMar>
            <w:vAlign w:val="bottom"/>
          </w:tcPr>
          <w:p w14:paraId="44ABEC83" w14:textId="6D069AD3" w:rsidR="726A3959" w:rsidRDefault="726A3959" w:rsidP="726A3959">
            <w:pPr>
              <w:spacing w:after="0"/>
              <w:jc w:val="center"/>
            </w:pPr>
            <w:r w:rsidRPr="726A3959">
              <w:rPr>
                <w:rFonts w:ascii="Aptos Narrow" w:eastAsia="Aptos Narrow" w:hAnsi="Aptos Narrow" w:cs="Aptos Narrow"/>
                <w:color w:val="000000" w:themeColor="text1"/>
                <w:sz w:val="16"/>
                <w:szCs w:val="16"/>
              </w:rPr>
              <w:t>893</w:t>
            </w:r>
          </w:p>
        </w:tc>
        <w:tc>
          <w:tcPr>
            <w:tcW w:w="720" w:type="dxa"/>
            <w:shd w:val="clear" w:color="auto" w:fill="E8E8E8"/>
            <w:tcMar>
              <w:left w:w="70" w:type="dxa"/>
              <w:right w:w="70" w:type="dxa"/>
            </w:tcMar>
            <w:vAlign w:val="bottom"/>
          </w:tcPr>
          <w:p w14:paraId="773F3198" w14:textId="1517CE8B" w:rsidR="726A3959" w:rsidRDefault="726A3959" w:rsidP="726A3959">
            <w:pPr>
              <w:spacing w:after="0"/>
              <w:jc w:val="center"/>
            </w:pPr>
            <w:r w:rsidRPr="726A3959">
              <w:rPr>
                <w:rFonts w:ascii="Aptos Narrow" w:eastAsia="Aptos Narrow" w:hAnsi="Aptos Narrow" w:cs="Aptos Narrow"/>
                <w:color w:val="000000" w:themeColor="text1"/>
                <w:sz w:val="16"/>
                <w:szCs w:val="16"/>
              </w:rPr>
              <w:t>888</w:t>
            </w:r>
          </w:p>
        </w:tc>
        <w:tc>
          <w:tcPr>
            <w:tcW w:w="975" w:type="dxa"/>
            <w:shd w:val="clear" w:color="auto" w:fill="E8E8E8"/>
            <w:tcMar>
              <w:left w:w="70" w:type="dxa"/>
              <w:right w:w="70" w:type="dxa"/>
            </w:tcMar>
            <w:vAlign w:val="bottom"/>
          </w:tcPr>
          <w:p w14:paraId="636E8F82" w14:textId="17D4AE9B" w:rsidR="726A3959" w:rsidRDefault="726A3959" w:rsidP="726A3959">
            <w:pPr>
              <w:spacing w:after="0"/>
              <w:jc w:val="center"/>
            </w:pPr>
            <w:r w:rsidRPr="726A3959">
              <w:rPr>
                <w:rFonts w:ascii="Aptos Narrow" w:eastAsia="Aptos Narrow" w:hAnsi="Aptos Narrow" w:cs="Aptos Narrow"/>
                <w:color w:val="000000" w:themeColor="text1"/>
                <w:sz w:val="16"/>
                <w:szCs w:val="16"/>
              </w:rPr>
              <w:t>4.693.432</w:t>
            </w:r>
          </w:p>
        </w:tc>
        <w:tc>
          <w:tcPr>
            <w:tcW w:w="975" w:type="dxa"/>
            <w:shd w:val="clear" w:color="auto" w:fill="E8E8E8"/>
            <w:tcMar>
              <w:left w:w="70" w:type="dxa"/>
              <w:right w:w="70" w:type="dxa"/>
            </w:tcMar>
            <w:vAlign w:val="bottom"/>
          </w:tcPr>
          <w:p w14:paraId="20BA9C1A" w14:textId="135A04B4" w:rsidR="726A3959" w:rsidRDefault="726A3959" w:rsidP="726A3959">
            <w:pPr>
              <w:spacing w:after="0"/>
              <w:jc w:val="center"/>
            </w:pPr>
            <w:r w:rsidRPr="726A3959">
              <w:rPr>
                <w:rFonts w:ascii="Aptos Narrow" w:eastAsia="Aptos Narrow" w:hAnsi="Aptos Narrow" w:cs="Aptos Narrow"/>
                <w:color w:val="000000" w:themeColor="text1"/>
                <w:sz w:val="16"/>
                <w:szCs w:val="16"/>
              </w:rPr>
              <w:t>4.708.393</w:t>
            </w:r>
          </w:p>
        </w:tc>
        <w:tc>
          <w:tcPr>
            <w:tcW w:w="675" w:type="dxa"/>
            <w:shd w:val="clear" w:color="auto" w:fill="E8E8E8"/>
            <w:tcMar>
              <w:left w:w="70" w:type="dxa"/>
              <w:right w:w="70" w:type="dxa"/>
            </w:tcMar>
            <w:vAlign w:val="bottom"/>
          </w:tcPr>
          <w:p w14:paraId="5FE44826" w14:textId="7C811E7F" w:rsidR="726A3959" w:rsidRDefault="726A3959" w:rsidP="726A3959">
            <w:pPr>
              <w:spacing w:after="0"/>
              <w:jc w:val="center"/>
            </w:pPr>
            <w:r w:rsidRPr="726A3959">
              <w:rPr>
                <w:rFonts w:ascii="Aptos Narrow" w:eastAsia="Aptos Narrow" w:hAnsi="Aptos Narrow" w:cs="Aptos Narrow"/>
                <w:color w:val="000000" w:themeColor="text1"/>
                <w:sz w:val="16"/>
                <w:szCs w:val="16"/>
              </w:rPr>
              <w:t>19</w:t>
            </w:r>
          </w:p>
        </w:tc>
        <w:tc>
          <w:tcPr>
            <w:tcW w:w="675" w:type="dxa"/>
            <w:shd w:val="clear" w:color="auto" w:fill="E8E8E8"/>
            <w:tcMar>
              <w:left w:w="70" w:type="dxa"/>
              <w:right w:w="70" w:type="dxa"/>
            </w:tcMar>
            <w:vAlign w:val="bottom"/>
          </w:tcPr>
          <w:p w14:paraId="5C7D1D73" w14:textId="227738B9" w:rsidR="726A3959" w:rsidRDefault="726A3959" w:rsidP="726A3959">
            <w:pPr>
              <w:spacing w:after="0"/>
              <w:jc w:val="center"/>
            </w:pPr>
            <w:r w:rsidRPr="726A3959">
              <w:rPr>
                <w:rFonts w:ascii="Aptos Narrow" w:eastAsia="Aptos Narrow" w:hAnsi="Aptos Narrow" w:cs="Aptos Narrow"/>
                <w:color w:val="000000" w:themeColor="text1"/>
                <w:sz w:val="16"/>
                <w:szCs w:val="16"/>
              </w:rPr>
              <w:t>19</w:t>
            </w:r>
          </w:p>
        </w:tc>
      </w:tr>
      <w:tr w:rsidR="726A3959" w14:paraId="1B8D49B2" w14:textId="77777777" w:rsidTr="07034E15">
        <w:trPr>
          <w:trHeight w:val="300"/>
        </w:trPr>
        <w:tc>
          <w:tcPr>
            <w:tcW w:w="4110" w:type="dxa"/>
            <w:tcMar>
              <w:left w:w="70" w:type="dxa"/>
              <w:right w:w="70" w:type="dxa"/>
            </w:tcMar>
            <w:vAlign w:val="bottom"/>
          </w:tcPr>
          <w:p w14:paraId="6E86800A" w14:textId="58608C7A" w:rsidR="726A3959" w:rsidRDefault="726A3959" w:rsidP="726A3959">
            <w:pPr>
              <w:spacing w:after="0"/>
            </w:pPr>
            <w:r w:rsidRPr="726A3959">
              <w:rPr>
                <w:rFonts w:ascii="Aptos Narrow" w:eastAsia="Aptos Narrow" w:hAnsi="Aptos Narrow" w:cs="Aptos Narrow"/>
                <w:color w:val="000000" w:themeColor="text1"/>
                <w:sz w:val="16"/>
                <w:szCs w:val="16"/>
              </w:rPr>
              <w:t>CUNDINAMARCA</w:t>
            </w:r>
          </w:p>
        </w:tc>
        <w:tc>
          <w:tcPr>
            <w:tcW w:w="720" w:type="dxa"/>
            <w:tcMar>
              <w:left w:w="70" w:type="dxa"/>
              <w:right w:w="70" w:type="dxa"/>
            </w:tcMar>
            <w:vAlign w:val="bottom"/>
          </w:tcPr>
          <w:p w14:paraId="62E41D16" w14:textId="39763FAC" w:rsidR="726A3959" w:rsidRDefault="726A3959" w:rsidP="726A3959">
            <w:pPr>
              <w:spacing w:after="0"/>
              <w:jc w:val="center"/>
            </w:pPr>
            <w:r w:rsidRPr="726A3959">
              <w:rPr>
                <w:rFonts w:ascii="Aptos Narrow" w:eastAsia="Aptos Narrow" w:hAnsi="Aptos Narrow" w:cs="Aptos Narrow"/>
                <w:color w:val="000000" w:themeColor="text1"/>
                <w:sz w:val="16"/>
                <w:szCs w:val="16"/>
              </w:rPr>
              <w:t>671</w:t>
            </w:r>
          </w:p>
        </w:tc>
        <w:tc>
          <w:tcPr>
            <w:tcW w:w="720" w:type="dxa"/>
            <w:tcMar>
              <w:left w:w="70" w:type="dxa"/>
              <w:right w:w="70" w:type="dxa"/>
            </w:tcMar>
            <w:vAlign w:val="bottom"/>
          </w:tcPr>
          <w:p w14:paraId="1B9F390B" w14:textId="599BF7A0" w:rsidR="726A3959" w:rsidRDefault="726A3959" w:rsidP="726A3959">
            <w:pPr>
              <w:spacing w:after="0"/>
              <w:jc w:val="center"/>
            </w:pPr>
            <w:r w:rsidRPr="726A3959">
              <w:rPr>
                <w:rFonts w:ascii="Aptos Narrow" w:eastAsia="Aptos Narrow" w:hAnsi="Aptos Narrow" w:cs="Aptos Narrow"/>
                <w:color w:val="000000" w:themeColor="text1"/>
                <w:sz w:val="16"/>
                <w:szCs w:val="16"/>
              </w:rPr>
              <w:t>646</w:t>
            </w:r>
          </w:p>
        </w:tc>
        <w:tc>
          <w:tcPr>
            <w:tcW w:w="975" w:type="dxa"/>
            <w:tcMar>
              <w:left w:w="70" w:type="dxa"/>
              <w:right w:w="70" w:type="dxa"/>
            </w:tcMar>
            <w:vAlign w:val="bottom"/>
          </w:tcPr>
          <w:p w14:paraId="5DDD5119" w14:textId="30F32325" w:rsidR="726A3959" w:rsidRDefault="726A3959" w:rsidP="726A3959">
            <w:pPr>
              <w:spacing w:after="0"/>
              <w:jc w:val="center"/>
            </w:pPr>
            <w:r w:rsidRPr="726A3959">
              <w:rPr>
                <w:rFonts w:ascii="Aptos Narrow" w:eastAsia="Aptos Narrow" w:hAnsi="Aptos Narrow" w:cs="Aptos Narrow"/>
                <w:color w:val="000000" w:themeColor="text1"/>
                <w:sz w:val="16"/>
                <w:szCs w:val="16"/>
              </w:rPr>
              <w:t>3.463.004</w:t>
            </w:r>
          </w:p>
        </w:tc>
        <w:tc>
          <w:tcPr>
            <w:tcW w:w="975" w:type="dxa"/>
            <w:tcMar>
              <w:left w:w="70" w:type="dxa"/>
              <w:right w:w="70" w:type="dxa"/>
            </w:tcMar>
            <w:vAlign w:val="bottom"/>
          </w:tcPr>
          <w:p w14:paraId="4CF05E7E" w14:textId="56C1CF4F" w:rsidR="726A3959" w:rsidRDefault="726A3959" w:rsidP="726A3959">
            <w:pPr>
              <w:spacing w:after="0"/>
              <w:jc w:val="center"/>
            </w:pPr>
            <w:r w:rsidRPr="726A3959">
              <w:rPr>
                <w:rFonts w:ascii="Aptos Narrow" w:eastAsia="Aptos Narrow" w:hAnsi="Aptos Narrow" w:cs="Aptos Narrow"/>
                <w:color w:val="000000" w:themeColor="text1"/>
                <w:sz w:val="16"/>
                <w:szCs w:val="16"/>
              </w:rPr>
              <w:t>3.535.067</w:t>
            </w:r>
          </w:p>
        </w:tc>
        <w:tc>
          <w:tcPr>
            <w:tcW w:w="675" w:type="dxa"/>
            <w:tcMar>
              <w:left w:w="70" w:type="dxa"/>
              <w:right w:w="70" w:type="dxa"/>
            </w:tcMar>
            <w:vAlign w:val="bottom"/>
          </w:tcPr>
          <w:p w14:paraId="2AAC7521" w14:textId="01DC1411" w:rsidR="726A3959" w:rsidRDefault="726A3959" w:rsidP="726A3959">
            <w:pPr>
              <w:spacing w:after="0"/>
              <w:jc w:val="center"/>
            </w:pPr>
            <w:r w:rsidRPr="726A3959">
              <w:rPr>
                <w:rFonts w:ascii="Aptos Narrow" w:eastAsia="Aptos Narrow" w:hAnsi="Aptos Narrow" w:cs="Aptos Narrow"/>
                <w:color w:val="000000" w:themeColor="text1"/>
                <w:sz w:val="16"/>
                <w:szCs w:val="16"/>
              </w:rPr>
              <w:t>19</w:t>
            </w:r>
          </w:p>
        </w:tc>
        <w:tc>
          <w:tcPr>
            <w:tcW w:w="675" w:type="dxa"/>
            <w:tcMar>
              <w:left w:w="70" w:type="dxa"/>
              <w:right w:w="70" w:type="dxa"/>
            </w:tcMar>
            <w:vAlign w:val="bottom"/>
          </w:tcPr>
          <w:p w14:paraId="58FF3ACA" w14:textId="108320CC" w:rsidR="726A3959" w:rsidRDefault="726A3959" w:rsidP="726A3959">
            <w:pPr>
              <w:spacing w:after="0"/>
              <w:jc w:val="center"/>
            </w:pPr>
            <w:r w:rsidRPr="726A3959">
              <w:rPr>
                <w:rFonts w:ascii="Aptos Narrow" w:eastAsia="Aptos Narrow" w:hAnsi="Aptos Narrow" w:cs="Aptos Narrow"/>
                <w:color w:val="000000" w:themeColor="text1"/>
                <w:sz w:val="16"/>
                <w:szCs w:val="16"/>
              </w:rPr>
              <w:t>18</w:t>
            </w:r>
          </w:p>
        </w:tc>
      </w:tr>
      <w:tr w:rsidR="726A3959" w14:paraId="6D4051ED" w14:textId="77777777" w:rsidTr="07034E15">
        <w:trPr>
          <w:trHeight w:val="300"/>
        </w:trPr>
        <w:tc>
          <w:tcPr>
            <w:tcW w:w="4110" w:type="dxa"/>
            <w:shd w:val="clear" w:color="auto" w:fill="E8E8E8"/>
            <w:tcMar>
              <w:left w:w="70" w:type="dxa"/>
              <w:right w:w="70" w:type="dxa"/>
            </w:tcMar>
            <w:vAlign w:val="bottom"/>
          </w:tcPr>
          <w:p w14:paraId="5C312F9C" w14:textId="242A6D83" w:rsidR="726A3959" w:rsidRDefault="726A3959" w:rsidP="726A3959">
            <w:pPr>
              <w:spacing w:after="0"/>
            </w:pPr>
            <w:r w:rsidRPr="726A3959">
              <w:rPr>
                <w:rFonts w:ascii="Aptos Narrow" w:eastAsia="Aptos Narrow" w:hAnsi="Aptos Narrow" w:cs="Aptos Narrow"/>
                <w:color w:val="000000" w:themeColor="text1"/>
                <w:sz w:val="16"/>
                <w:szCs w:val="16"/>
              </w:rPr>
              <w:t>BOGOTA DC</w:t>
            </w:r>
          </w:p>
        </w:tc>
        <w:tc>
          <w:tcPr>
            <w:tcW w:w="720" w:type="dxa"/>
            <w:shd w:val="clear" w:color="auto" w:fill="E8E8E8"/>
            <w:tcMar>
              <w:left w:w="70" w:type="dxa"/>
              <w:right w:w="70" w:type="dxa"/>
            </w:tcMar>
            <w:vAlign w:val="bottom"/>
          </w:tcPr>
          <w:p w14:paraId="12788ABE" w14:textId="2A3C30DE" w:rsidR="726A3959" w:rsidRDefault="726A3959" w:rsidP="726A3959">
            <w:pPr>
              <w:spacing w:after="0"/>
              <w:jc w:val="center"/>
            </w:pPr>
            <w:r w:rsidRPr="726A3959">
              <w:rPr>
                <w:rFonts w:ascii="Aptos Narrow" w:eastAsia="Aptos Narrow" w:hAnsi="Aptos Narrow" w:cs="Aptos Narrow"/>
                <w:color w:val="000000" w:themeColor="text1"/>
                <w:sz w:val="16"/>
                <w:szCs w:val="16"/>
              </w:rPr>
              <w:t>665</w:t>
            </w:r>
          </w:p>
        </w:tc>
        <w:tc>
          <w:tcPr>
            <w:tcW w:w="720" w:type="dxa"/>
            <w:shd w:val="clear" w:color="auto" w:fill="E8E8E8"/>
            <w:tcMar>
              <w:left w:w="70" w:type="dxa"/>
              <w:right w:w="70" w:type="dxa"/>
            </w:tcMar>
            <w:vAlign w:val="bottom"/>
          </w:tcPr>
          <w:p w14:paraId="415A3A21" w14:textId="44BB5666" w:rsidR="726A3959" w:rsidRDefault="726A3959" w:rsidP="726A3959">
            <w:pPr>
              <w:spacing w:after="0"/>
              <w:jc w:val="center"/>
            </w:pPr>
            <w:r w:rsidRPr="726A3959">
              <w:rPr>
                <w:rFonts w:ascii="Aptos Narrow" w:eastAsia="Aptos Narrow" w:hAnsi="Aptos Narrow" w:cs="Aptos Narrow"/>
                <w:color w:val="000000" w:themeColor="text1"/>
                <w:sz w:val="16"/>
                <w:szCs w:val="16"/>
              </w:rPr>
              <w:t>611</w:t>
            </w:r>
          </w:p>
        </w:tc>
        <w:tc>
          <w:tcPr>
            <w:tcW w:w="975" w:type="dxa"/>
            <w:shd w:val="clear" w:color="auto" w:fill="E8E8E8"/>
            <w:tcMar>
              <w:left w:w="70" w:type="dxa"/>
              <w:right w:w="70" w:type="dxa"/>
            </w:tcMar>
            <w:vAlign w:val="bottom"/>
          </w:tcPr>
          <w:p w14:paraId="2BC09EC4" w14:textId="1DE05F93" w:rsidR="726A3959" w:rsidRDefault="726A3959" w:rsidP="726A3959">
            <w:pPr>
              <w:spacing w:after="0"/>
              <w:jc w:val="center"/>
            </w:pPr>
            <w:r w:rsidRPr="726A3959">
              <w:rPr>
                <w:rFonts w:ascii="Aptos Narrow" w:eastAsia="Aptos Narrow" w:hAnsi="Aptos Narrow" w:cs="Aptos Narrow"/>
                <w:color w:val="000000" w:themeColor="text1"/>
                <w:sz w:val="16"/>
                <w:szCs w:val="16"/>
              </w:rPr>
              <w:t>7.918.660</w:t>
            </w:r>
          </w:p>
        </w:tc>
        <w:tc>
          <w:tcPr>
            <w:tcW w:w="975" w:type="dxa"/>
            <w:shd w:val="clear" w:color="auto" w:fill="E8E8E8"/>
            <w:tcMar>
              <w:left w:w="70" w:type="dxa"/>
              <w:right w:w="70" w:type="dxa"/>
            </w:tcMar>
            <w:vAlign w:val="bottom"/>
          </w:tcPr>
          <w:p w14:paraId="45F1A49F" w14:textId="331BC371" w:rsidR="726A3959" w:rsidRDefault="726A3959" w:rsidP="726A3959">
            <w:pPr>
              <w:spacing w:after="0"/>
              <w:jc w:val="center"/>
            </w:pPr>
            <w:r w:rsidRPr="726A3959">
              <w:rPr>
                <w:rFonts w:ascii="Aptos Narrow" w:eastAsia="Aptos Narrow" w:hAnsi="Aptos Narrow" w:cs="Aptos Narrow"/>
                <w:color w:val="000000" w:themeColor="text1"/>
                <w:sz w:val="16"/>
                <w:szCs w:val="16"/>
              </w:rPr>
              <w:t>7.942.867</w:t>
            </w:r>
          </w:p>
        </w:tc>
        <w:tc>
          <w:tcPr>
            <w:tcW w:w="675" w:type="dxa"/>
            <w:shd w:val="clear" w:color="auto" w:fill="E8E8E8"/>
            <w:tcMar>
              <w:left w:w="70" w:type="dxa"/>
              <w:right w:w="70" w:type="dxa"/>
            </w:tcMar>
            <w:vAlign w:val="bottom"/>
          </w:tcPr>
          <w:p w14:paraId="1EE99FAD" w14:textId="0847F82B" w:rsidR="726A3959" w:rsidRDefault="726A3959" w:rsidP="726A3959">
            <w:pPr>
              <w:spacing w:after="0"/>
              <w:jc w:val="center"/>
            </w:pPr>
            <w:r w:rsidRPr="726A3959">
              <w:rPr>
                <w:rFonts w:ascii="Aptos Narrow" w:eastAsia="Aptos Narrow" w:hAnsi="Aptos Narrow" w:cs="Aptos Narrow"/>
                <w:color w:val="000000" w:themeColor="text1"/>
                <w:sz w:val="16"/>
                <w:szCs w:val="16"/>
              </w:rPr>
              <w:t>8</w:t>
            </w:r>
          </w:p>
        </w:tc>
        <w:tc>
          <w:tcPr>
            <w:tcW w:w="675" w:type="dxa"/>
            <w:shd w:val="clear" w:color="auto" w:fill="E8E8E8"/>
            <w:tcMar>
              <w:left w:w="70" w:type="dxa"/>
              <w:right w:w="70" w:type="dxa"/>
            </w:tcMar>
            <w:vAlign w:val="bottom"/>
          </w:tcPr>
          <w:p w14:paraId="25192D56" w14:textId="1F922FAE" w:rsidR="726A3959" w:rsidRDefault="726A3959" w:rsidP="726A3959">
            <w:pPr>
              <w:spacing w:after="0"/>
              <w:jc w:val="center"/>
            </w:pPr>
            <w:r w:rsidRPr="726A3959">
              <w:rPr>
                <w:rFonts w:ascii="Aptos Narrow" w:eastAsia="Aptos Narrow" w:hAnsi="Aptos Narrow" w:cs="Aptos Narrow"/>
                <w:color w:val="000000" w:themeColor="text1"/>
                <w:sz w:val="16"/>
                <w:szCs w:val="16"/>
              </w:rPr>
              <w:t>8</w:t>
            </w:r>
          </w:p>
        </w:tc>
      </w:tr>
      <w:tr w:rsidR="726A3959" w14:paraId="780EF88F" w14:textId="77777777" w:rsidTr="07034E15">
        <w:trPr>
          <w:trHeight w:val="300"/>
        </w:trPr>
        <w:tc>
          <w:tcPr>
            <w:tcW w:w="4110" w:type="dxa"/>
            <w:tcMar>
              <w:left w:w="70" w:type="dxa"/>
              <w:right w:w="70" w:type="dxa"/>
            </w:tcMar>
            <w:vAlign w:val="bottom"/>
          </w:tcPr>
          <w:p w14:paraId="7607E7B9" w14:textId="5EA1251E" w:rsidR="726A3959" w:rsidRDefault="726A3959" w:rsidP="726A3959">
            <w:pPr>
              <w:spacing w:after="0"/>
            </w:pPr>
            <w:r w:rsidRPr="726A3959">
              <w:rPr>
                <w:rFonts w:ascii="Aptos Narrow" w:eastAsia="Aptos Narrow" w:hAnsi="Aptos Narrow" w:cs="Aptos Narrow"/>
                <w:color w:val="000000" w:themeColor="text1"/>
                <w:sz w:val="16"/>
                <w:szCs w:val="16"/>
              </w:rPr>
              <w:t>SANTANDER</w:t>
            </w:r>
          </w:p>
        </w:tc>
        <w:tc>
          <w:tcPr>
            <w:tcW w:w="720" w:type="dxa"/>
            <w:tcMar>
              <w:left w:w="70" w:type="dxa"/>
              <w:right w:w="70" w:type="dxa"/>
            </w:tcMar>
            <w:vAlign w:val="bottom"/>
          </w:tcPr>
          <w:p w14:paraId="20E2FC87" w14:textId="2F7CE774" w:rsidR="726A3959" w:rsidRDefault="726A3959" w:rsidP="726A3959">
            <w:pPr>
              <w:spacing w:after="0"/>
              <w:jc w:val="center"/>
            </w:pPr>
            <w:r w:rsidRPr="726A3959">
              <w:rPr>
                <w:rFonts w:ascii="Aptos Narrow" w:eastAsia="Aptos Narrow" w:hAnsi="Aptos Narrow" w:cs="Aptos Narrow"/>
                <w:color w:val="000000" w:themeColor="text1"/>
                <w:sz w:val="16"/>
                <w:szCs w:val="16"/>
              </w:rPr>
              <w:t>394</w:t>
            </w:r>
          </w:p>
        </w:tc>
        <w:tc>
          <w:tcPr>
            <w:tcW w:w="720" w:type="dxa"/>
            <w:tcMar>
              <w:left w:w="70" w:type="dxa"/>
              <w:right w:w="70" w:type="dxa"/>
            </w:tcMar>
            <w:vAlign w:val="bottom"/>
          </w:tcPr>
          <w:p w14:paraId="51575A84" w14:textId="0CC6C692" w:rsidR="726A3959" w:rsidRDefault="726A3959" w:rsidP="726A3959">
            <w:pPr>
              <w:spacing w:after="0"/>
              <w:jc w:val="center"/>
            </w:pPr>
            <w:r w:rsidRPr="726A3959">
              <w:rPr>
                <w:rFonts w:ascii="Aptos Narrow" w:eastAsia="Aptos Narrow" w:hAnsi="Aptos Narrow" w:cs="Aptos Narrow"/>
                <w:color w:val="000000" w:themeColor="text1"/>
                <w:sz w:val="16"/>
                <w:szCs w:val="16"/>
              </w:rPr>
              <w:t>416</w:t>
            </w:r>
          </w:p>
        </w:tc>
        <w:tc>
          <w:tcPr>
            <w:tcW w:w="975" w:type="dxa"/>
            <w:tcMar>
              <w:left w:w="70" w:type="dxa"/>
              <w:right w:w="70" w:type="dxa"/>
            </w:tcMar>
            <w:vAlign w:val="bottom"/>
          </w:tcPr>
          <w:p w14:paraId="6099B247" w14:textId="059884D6" w:rsidR="726A3959" w:rsidRDefault="726A3959" w:rsidP="726A3959">
            <w:pPr>
              <w:spacing w:after="0"/>
              <w:jc w:val="center"/>
            </w:pPr>
            <w:r w:rsidRPr="726A3959">
              <w:rPr>
                <w:rFonts w:ascii="Aptos Narrow" w:eastAsia="Aptos Narrow" w:hAnsi="Aptos Narrow" w:cs="Aptos Narrow"/>
                <w:color w:val="000000" w:themeColor="text1"/>
                <w:sz w:val="16"/>
                <w:szCs w:val="16"/>
              </w:rPr>
              <w:t>2.380.650</w:t>
            </w:r>
          </w:p>
        </w:tc>
        <w:tc>
          <w:tcPr>
            <w:tcW w:w="975" w:type="dxa"/>
            <w:tcMar>
              <w:left w:w="70" w:type="dxa"/>
              <w:right w:w="70" w:type="dxa"/>
            </w:tcMar>
            <w:vAlign w:val="bottom"/>
          </w:tcPr>
          <w:p w14:paraId="2A3438CC" w14:textId="3A83655D" w:rsidR="726A3959" w:rsidRDefault="726A3959" w:rsidP="726A3959">
            <w:pPr>
              <w:spacing w:after="0"/>
              <w:jc w:val="center"/>
            </w:pPr>
            <w:r w:rsidRPr="726A3959">
              <w:rPr>
                <w:rFonts w:ascii="Aptos Narrow" w:eastAsia="Aptos Narrow" w:hAnsi="Aptos Narrow" w:cs="Aptos Narrow"/>
                <w:color w:val="000000" w:themeColor="text1"/>
                <w:sz w:val="16"/>
                <w:szCs w:val="16"/>
              </w:rPr>
              <w:t>2.398.303</w:t>
            </w:r>
          </w:p>
        </w:tc>
        <w:tc>
          <w:tcPr>
            <w:tcW w:w="675" w:type="dxa"/>
            <w:tcMar>
              <w:left w:w="70" w:type="dxa"/>
              <w:right w:w="70" w:type="dxa"/>
            </w:tcMar>
            <w:vAlign w:val="bottom"/>
          </w:tcPr>
          <w:p w14:paraId="6636CE92" w14:textId="0802E421" w:rsidR="726A3959" w:rsidRDefault="726A3959" w:rsidP="726A3959">
            <w:pPr>
              <w:spacing w:after="0"/>
              <w:jc w:val="center"/>
            </w:pPr>
            <w:r w:rsidRPr="726A3959">
              <w:rPr>
                <w:rFonts w:ascii="Aptos Narrow" w:eastAsia="Aptos Narrow" w:hAnsi="Aptos Narrow" w:cs="Aptos Narrow"/>
                <w:color w:val="000000" w:themeColor="text1"/>
                <w:sz w:val="16"/>
                <w:szCs w:val="16"/>
              </w:rPr>
              <w:t>17</w:t>
            </w:r>
          </w:p>
        </w:tc>
        <w:tc>
          <w:tcPr>
            <w:tcW w:w="675" w:type="dxa"/>
            <w:tcMar>
              <w:left w:w="70" w:type="dxa"/>
              <w:right w:w="70" w:type="dxa"/>
            </w:tcMar>
            <w:vAlign w:val="bottom"/>
          </w:tcPr>
          <w:p w14:paraId="3B306945" w14:textId="4515B624" w:rsidR="726A3959" w:rsidRDefault="726A3959" w:rsidP="726A3959">
            <w:pPr>
              <w:spacing w:after="0"/>
              <w:jc w:val="center"/>
            </w:pPr>
            <w:r w:rsidRPr="726A3959">
              <w:rPr>
                <w:rFonts w:ascii="Aptos Narrow" w:eastAsia="Aptos Narrow" w:hAnsi="Aptos Narrow" w:cs="Aptos Narrow"/>
                <w:color w:val="000000" w:themeColor="text1"/>
                <w:sz w:val="16"/>
                <w:szCs w:val="16"/>
              </w:rPr>
              <w:t>17</w:t>
            </w:r>
          </w:p>
        </w:tc>
      </w:tr>
      <w:tr w:rsidR="726A3959" w14:paraId="0195D826" w14:textId="77777777" w:rsidTr="07034E15">
        <w:trPr>
          <w:trHeight w:val="300"/>
        </w:trPr>
        <w:tc>
          <w:tcPr>
            <w:tcW w:w="4110" w:type="dxa"/>
            <w:shd w:val="clear" w:color="auto" w:fill="E8E8E8"/>
            <w:tcMar>
              <w:left w:w="70" w:type="dxa"/>
              <w:right w:w="70" w:type="dxa"/>
            </w:tcMar>
            <w:vAlign w:val="bottom"/>
          </w:tcPr>
          <w:p w14:paraId="36D9F0D3" w14:textId="135AA341" w:rsidR="726A3959" w:rsidRDefault="726A3959" w:rsidP="726A3959">
            <w:pPr>
              <w:spacing w:after="0"/>
            </w:pPr>
            <w:r w:rsidRPr="726A3959">
              <w:rPr>
                <w:rFonts w:ascii="Aptos Narrow" w:eastAsia="Aptos Narrow" w:hAnsi="Aptos Narrow" w:cs="Aptos Narrow"/>
                <w:b/>
                <w:bCs/>
                <w:color w:val="000000" w:themeColor="text1"/>
                <w:sz w:val="16"/>
                <w:szCs w:val="16"/>
              </w:rPr>
              <w:t>HUILA</w:t>
            </w:r>
          </w:p>
        </w:tc>
        <w:tc>
          <w:tcPr>
            <w:tcW w:w="720" w:type="dxa"/>
            <w:shd w:val="clear" w:color="auto" w:fill="E8E8E8"/>
            <w:tcMar>
              <w:left w:w="70" w:type="dxa"/>
              <w:right w:w="70" w:type="dxa"/>
            </w:tcMar>
            <w:vAlign w:val="bottom"/>
          </w:tcPr>
          <w:p w14:paraId="23A1196F" w14:textId="5C1257A3" w:rsidR="726A3959" w:rsidRDefault="726A3959" w:rsidP="726A3959">
            <w:pPr>
              <w:spacing w:after="0"/>
              <w:jc w:val="center"/>
            </w:pPr>
            <w:r w:rsidRPr="726A3959">
              <w:rPr>
                <w:rFonts w:ascii="Aptos Narrow" w:eastAsia="Aptos Narrow" w:hAnsi="Aptos Narrow" w:cs="Aptos Narrow"/>
                <w:b/>
                <w:bCs/>
                <w:color w:val="000000" w:themeColor="text1"/>
                <w:sz w:val="16"/>
                <w:szCs w:val="16"/>
              </w:rPr>
              <w:t>334</w:t>
            </w:r>
          </w:p>
        </w:tc>
        <w:tc>
          <w:tcPr>
            <w:tcW w:w="720" w:type="dxa"/>
            <w:shd w:val="clear" w:color="auto" w:fill="E8E8E8"/>
            <w:tcMar>
              <w:left w:w="70" w:type="dxa"/>
              <w:right w:w="70" w:type="dxa"/>
            </w:tcMar>
            <w:vAlign w:val="bottom"/>
          </w:tcPr>
          <w:p w14:paraId="44DB4708" w14:textId="45B08CEC" w:rsidR="726A3959" w:rsidRDefault="726A3959" w:rsidP="726A3959">
            <w:pPr>
              <w:spacing w:after="0"/>
              <w:jc w:val="center"/>
            </w:pPr>
            <w:r w:rsidRPr="726A3959">
              <w:rPr>
                <w:rFonts w:ascii="Aptos Narrow" w:eastAsia="Aptos Narrow" w:hAnsi="Aptos Narrow" w:cs="Aptos Narrow"/>
                <w:b/>
                <w:bCs/>
                <w:color w:val="000000" w:themeColor="text1"/>
                <w:sz w:val="16"/>
                <w:szCs w:val="16"/>
              </w:rPr>
              <w:t>362</w:t>
            </w:r>
          </w:p>
        </w:tc>
        <w:tc>
          <w:tcPr>
            <w:tcW w:w="975" w:type="dxa"/>
            <w:shd w:val="clear" w:color="auto" w:fill="E8E8E8"/>
            <w:tcMar>
              <w:left w:w="70" w:type="dxa"/>
              <w:right w:w="70" w:type="dxa"/>
            </w:tcMar>
            <w:vAlign w:val="bottom"/>
          </w:tcPr>
          <w:p w14:paraId="00E0C189" w14:textId="30F27923" w:rsidR="726A3959" w:rsidRDefault="726A3959" w:rsidP="726A3959">
            <w:pPr>
              <w:spacing w:after="0"/>
              <w:jc w:val="center"/>
            </w:pPr>
            <w:r w:rsidRPr="726A3959">
              <w:rPr>
                <w:rFonts w:ascii="Aptos Narrow" w:eastAsia="Aptos Narrow" w:hAnsi="Aptos Narrow" w:cs="Aptos Narrow"/>
                <w:b/>
                <w:bCs/>
                <w:color w:val="000000" w:themeColor="text1"/>
                <w:sz w:val="16"/>
                <w:szCs w:val="16"/>
              </w:rPr>
              <w:t>1.194.754</w:t>
            </w:r>
          </w:p>
        </w:tc>
        <w:tc>
          <w:tcPr>
            <w:tcW w:w="975" w:type="dxa"/>
            <w:shd w:val="clear" w:color="auto" w:fill="E8E8E8"/>
            <w:tcMar>
              <w:left w:w="70" w:type="dxa"/>
              <w:right w:w="70" w:type="dxa"/>
            </w:tcMar>
            <w:vAlign w:val="bottom"/>
          </w:tcPr>
          <w:p w14:paraId="2F1C2DFF" w14:textId="0234F456" w:rsidR="726A3959" w:rsidRDefault="726A3959" w:rsidP="726A3959">
            <w:pPr>
              <w:spacing w:after="0"/>
              <w:jc w:val="center"/>
            </w:pPr>
            <w:r w:rsidRPr="726A3959">
              <w:rPr>
                <w:rFonts w:ascii="Aptos Narrow" w:eastAsia="Aptos Narrow" w:hAnsi="Aptos Narrow" w:cs="Aptos Narrow"/>
                <w:b/>
                <w:bCs/>
                <w:color w:val="000000" w:themeColor="text1"/>
                <w:sz w:val="16"/>
                <w:szCs w:val="16"/>
              </w:rPr>
              <w:t>1.208.728</w:t>
            </w:r>
          </w:p>
        </w:tc>
        <w:tc>
          <w:tcPr>
            <w:tcW w:w="675" w:type="dxa"/>
            <w:shd w:val="clear" w:color="auto" w:fill="E8E8E8"/>
            <w:tcMar>
              <w:left w:w="70" w:type="dxa"/>
              <w:right w:w="70" w:type="dxa"/>
            </w:tcMar>
            <w:vAlign w:val="bottom"/>
          </w:tcPr>
          <w:p w14:paraId="1C827D05" w14:textId="18751494" w:rsidR="726A3959" w:rsidRDefault="726A3959" w:rsidP="726A3959">
            <w:pPr>
              <w:spacing w:after="0"/>
              <w:jc w:val="center"/>
            </w:pPr>
            <w:r w:rsidRPr="726A3959">
              <w:rPr>
                <w:rFonts w:ascii="Aptos Narrow" w:eastAsia="Aptos Narrow" w:hAnsi="Aptos Narrow" w:cs="Aptos Narrow"/>
                <w:b/>
                <w:bCs/>
                <w:color w:val="000000" w:themeColor="text1"/>
                <w:sz w:val="16"/>
                <w:szCs w:val="16"/>
              </w:rPr>
              <w:t>28</w:t>
            </w:r>
          </w:p>
        </w:tc>
        <w:tc>
          <w:tcPr>
            <w:tcW w:w="675" w:type="dxa"/>
            <w:shd w:val="clear" w:color="auto" w:fill="E8E8E8"/>
            <w:tcMar>
              <w:left w:w="70" w:type="dxa"/>
              <w:right w:w="70" w:type="dxa"/>
            </w:tcMar>
            <w:vAlign w:val="bottom"/>
          </w:tcPr>
          <w:p w14:paraId="46E3BF98" w14:textId="35B76EF9" w:rsidR="726A3959" w:rsidRDefault="726A3959" w:rsidP="726A3959">
            <w:pPr>
              <w:spacing w:after="0"/>
              <w:jc w:val="center"/>
            </w:pPr>
            <w:r w:rsidRPr="726A3959">
              <w:rPr>
                <w:rFonts w:ascii="Aptos Narrow" w:eastAsia="Aptos Narrow" w:hAnsi="Aptos Narrow" w:cs="Aptos Narrow"/>
                <w:b/>
                <w:bCs/>
                <w:color w:val="000000" w:themeColor="text1"/>
                <w:sz w:val="16"/>
                <w:szCs w:val="16"/>
              </w:rPr>
              <w:t>30</w:t>
            </w:r>
          </w:p>
        </w:tc>
      </w:tr>
      <w:tr w:rsidR="726A3959" w14:paraId="416774FF" w14:textId="77777777" w:rsidTr="07034E15">
        <w:trPr>
          <w:trHeight w:val="300"/>
        </w:trPr>
        <w:tc>
          <w:tcPr>
            <w:tcW w:w="4110" w:type="dxa"/>
            <w:tcMar>
              <w:left w:w="70" w:type="dxa"/>
              <w:right w:w="70" w:type="dxa"/>
            </w:tcMar>
            <w:vAlign w:val="bottom"/>
          </w:tcPr>
          <w:p w14:paraId="4494FBC9" w14:textId="1D26B154" w:rsidR="726A3959" w:rsidRDefault="726A3959" w:rsidP="726A3959">
            <w:pPr>
              <w:spacing w:after="0"/>
            </w:pPr>
            <w:r w:rsidRPr="726A3959">
              <w:rPr>
                <w:rFonts w:ascii="Aptos Narrow" w:eastAsia="Aptos Narrow" w:hAnsi="Aptos Narrow" w:cs="Aptos Narrow"/>
                <w:b/>
                <w:bCs/>
                <w:color w:val="000000" w:themeColor="text1"/>
                <w:sz w:val="16"/>
                <w:szCs w:val="16"/>
              </w:rPr>
              <w:t>META</w:t>
            </w:r>
          </w:p>
        </w:tc>
        <w:tc>
          <w:tcPr>
            <w:tcW w:w="720" w:type="dxa"/>
            <w:tcMar>
              <w:left w:w="70" w:type="dxa"/>
              <w:right w:w="70" w:type="dxa"/>
            </w:tcMar>
            <w:vAlign w:val="bottom"/>
          </w:tcPr>
          <w:p w14:paraId="1FA1BB92" w14:textId="080833B2" w:rsidR="726A3959" w:rsidRDefault="726A3959" w:rsidP="726A3959">
            <w:pPr>
              <w:spacing w:after="0"/>
              <w:jc w:val="center"/>
            </w:pPr>
            <w:r w:rsidRPr="726A3959">
              <w:rPr>
                <w:rFonts w:ascii="Aptos Narrow" w:eastAsia="Aptos Narrow" w:hAnsi="Aptos Narrow" w:cs="Aptos Narrow"/>
                <w:b/>
                <w:bCs/>
                <w:color w:val="000000" w:themeColor="text1"/>
                <w:sz w:val="16"/>
                <w:szCs w:val="16"/>
              </w:rPr>
              <w:t>336</w:t>
            </w:r>
          </w:p>
        </w:tc>
        <w:tc>
          <w:tcPr>
            <w:tcW w:w="720" w:type="dxa"/>
            <w:tcMar>
              <w:left w:w="70" w:type="dxa"/>
              <w:right w:w="70" w:type="dxa"/>
            </w:tcMar>
            <w:vAlign w:val="bottom"/>
          </w:tcPr>
          <w:p w14:paraId="225DAF4F" w14:textId="7AD2E7E7" w:rsidR="726A3959" w:rsidRDefault="726A3959" w:rsidP="726A3959">
            <w:pPr>
              <w:spacing w:after="0"/>
              <w:jc w:val="center"/>
            </w:pPr>
            <w:r w:rsidRPr="726A3959">
              <w:rPr>
                <w:rFonts w:ascii="Aptos Narrow" w:eastAsia="Aptos Narrow" w:hAnsi="Aptos Narrow" w:cs="Aptos Narrow"/>
                <w:b/>
                <w:bCs/>
                <w:color w:val="000000" w:themeColor="text1"/>
                <w:sz w:val="16"/>
                <w:szCs w:val="16"/>
              </w:rPr>
              <w:t>335</w:t>
            </w:r>
          </w:p>
        </w:tc>
        <w:tc>
          <w:tcPr>
            <w:tcW w:w="975" w:type="dxa"/>
            <w:tcMar>
              <w:left w:w="70" w:type="dxa"/>
              <w:right w:w="70" w:type="dxa"/>
            </w:tcMar>
            <w:vAlign w:val="bottom"/>
          </w:tcPr>
          <w:p w14:paraId="3F6A71C3" w14:textId="4E938F04" w:rsidR="726A3959" w:rsidRDefault="726A3959" w:rsidP="726A3959">
            <w:pPr>
              <w:spacing w:after="0"/>
              <w:jc w:val="center"/>
            </w:pPr>
            <w:r w:rsidRPr="726A3959">
              <w:rPr>
                <w:rFonts w:ascii="Aptos Narrow" w:eastAsia="Aptos Narrow" w:hAnsi="Aptos Narrow" w:cs="Aptos Narrow"/>
                <w:b/>
                <w:bCs/>
                <w:color w:val="000000" w:themeColor="text1"/>
                <w:sz w:val="16"/>
                <w:szCs w:val="16"/>
              </w:rPr>
              <w:t>1.144.286</w:t>
            </w:r>
          </w:p>
        </w:tc>
        <w:tc>
          <w:tcPr>
            <w:tcW w:w="975" w:type="dxa"/>
            <w:tcMar>
              <w:left w:w="70" w:type="dxa"/>
              <w:right w:w="70" w:type="dxa"/>
            </w:tcMar>
            <w:vAlign w:val="bottom"/>
          </w:tcPr>
          <w:p w14:paraId="55585282" w14:textId="1855FE8B" w:rsidR="726A3959" w:rsidRDefault="726A3959" w:rsidP="726A3959">
            <w:pPr>
              <w:spacing w:after="0"/>
              <w:jc w:val="center"/>
            </w:pPr>
            <w:r w:rsidRPr="726A3959">
              <w:rPr>
                <w:rFonts w:ascii="Aptos Narrow" w:eastAsia="Aptos Narrow" w:hAnsi="Aptos Narrow" w:cs="Aptos Narrow"/>
                <w:b/>
                <w:bCs/>
                <w:color w:val="000000" w:themeColor="text1"/>
                <w:sz w:val="16"/>
                <w:szCs w:val="16"/>
              </w:rPr>
              <w:t>1.156.405</w:t>
            </w:r>
          </w:p>
        </w:tc>
        <w:tc>
          <w:tcPr>
            <w:tcW w:w="675" w:type="dxa"/>
            <w:tcMar>
              <w:left w:w="70" w:type="dxa"/>
              <w:right w:w="70" w:type="dxa"/>
            </w:tcMar>
            <w:vAlign w:val="bottom"/>
          </w:tcPr>
          <w:p w14:paraId="1E6C8533" w14:textId="1976B28E" w:rsidR="726A3959" w:rsidRDefault="726A3959" w:rsidP="726A3959">
            <w:pPr>
              <w:spacing w:after="0"/>
              <w:jc w:val="center"/>
            </w:pPr>
            <w:r w:rsidRPr="726A3959">
              <w:rPr>
                <w:rFonts w:ascii="Aptos Narrow" w:eastAsia="Aptos Narrow" w:hAnsi="Aptos Narrow" w:cs="Aptos Narrow"/>
                <w:b/>
                <w:bCs/>
                <w:color w:val="000000" w:themeColor="text1"/>
                <w:sz w:val="16"/>
                <w:szCs w:val="16"/>
              </w:rPr>
              <w:t>29</w:t>
            </w:r>
          </w:p>
        </w:tc>
        <w:tc>
          <w:tcPr>
            <w:tcW w:w="675" w:type="dxa"/>
            <w:tcMar>
              <w:left w:w="70" w:type="dxa"/>
              <w:right w:w="70" w:type="dxa"/>
            </w:tcMar>
            <w:vAlign w:val="bottom"/>
          </w:tcPr>
          <w:p w14:paraId="22BDB953" w14:textId="4872C0B8" w:rsidR="726A3959" w:rsidRDefault="726A3959" w:rsidP="726A3959">
            <w:pPr>
              <w:spacing w:after="0"/>
              <w:jc w:val="center"/>
            </w:pPr>
            <w:r w:rsidRPr="726A3959">
              <w:rPr>
                <w:rFonts w:ascii="Aptos Narrow" w:eastAsia="Aptos Narrow" w:hAnsi="Aptos Narrow" w:cs="Aptos Narrow"/>
                <w:b/>
                <w:bCs/>
                <w:color w:val="000000" w:themeColor="text1"/>
                <w:sz w:val="16"/>
                <w:szCs w:val="16"/>
              </w:rPr>
              <w:t>29</w:t>
            </w:r>
          </w:p>
        </w:tc>
      </w:tr>
      <w:tr w:rsidR="726A3959" w14:paraId="2AA8D416" w14:textId="77777777" w:rsidTr="07034E15">
        <w:trPr>
          <w:trHeight w:val="300"/>
        </w:trPr>
        <w:tc>
          <w:tcPr>
            <w:tcW w:w="4110" w:type="dxa"/>
            <w:shd w:val="clear" w:color="auto" w:fill="E8E8E8"/>
            <w:tcMar>
              <w:left w:w="70" w:type="dxa"/>
              <w:right w:w="70" w:type="dxa"/>
            </w:tcMar>
            <w:vAlign w:val="bottom"/>
          </w:tcPr>
          <w:p w14:paraId="3A85EB2E" w14:textId="651C89D9" w:rsidR="726A3959" w:rsidRDefault="726A3959" w:rsidP="726A3959">
            <w:pPr>
              <w:spacing w:after="0"/>
            </w:pPr>
            <w:r w:rsidRPr="726A3959">
              <w:rPr>
                <w:rFonts w:ascii="Aptos Narrow" w:eastAsia="Aptos Narrow" w:hAnsi="Aptos Narrow" w:cs="Aptos Narrow"/>
                <w:color w:val="000000" w:themeColor="text1"/>
                <w:sz w:val="16"/>
                <w:szCs w:val="16"/>
              </w:rPr>
              <w:t>CORDOBA</w:t>
            </w:r>
          </w:p>
        </w:tc>
        <w:tc>
          <w:tcPr>
            <w:tcW w:w="720" w:type="dxa"/>
            <w:shd w:val="clear" w:color="auto" w:fill="E8E8E8"/>
            <w:tcMar>
              <w:left w:w="70" w:type="dxa"/>
              <w:right w:w="70" w:type="dxa"/>
            </w:tcMar>
            <w:vAlign w:val="bottom"/>
          </w:tcPr>
          <w:p w14:paraId="6F1990BF" w14:textId="32FD7170" w:rsidR="726A3959" w:rsidRDefault="726A3959" w:rsidP="726A3959">
            <w:pPr>
              <w:spacing w:after="0"/>
              <w:jc w:val="center"/>
            </w:pPr>
            <w:r w:rsidRPr="726A3959">
              <w:rPr>
                <w:rFonts w:ascii="Aptos Narrow" w:eastAsia="Aptos Narrow" w:hAnsi="Aptos Narrow" w:cs="Aptos Narrow"/>
                <w:color w:val="000000" w:themeColor="text1"/>
                <w:sz w:val="16"/>
                <w:szCs w:val="16"/>
              </w:rPr>
              <w:t>294</w:t>
            </w:r>
          </w:p>
        </w:tc>
        <w:tc>
          <w:tcPr>
            <w:tcW w:w="720" w:type="dxa"/>
            <w:shd w:val="clear" w:color="auto" w:fill="E8E8E8"/>
            <w:tcMar>
              <w:left w:w="70" w:type="dxa"/>
              <w:right w:w="70" w:type="dxa"/>
            </w:tcMar>
            <w:vAlign w:val="bottom"/>
          </w:tcPr>
          <w:p w14:paraId="382F5785" w14:textId="7A6BB89D" w:rsidR="726A3959" w:rsidRDefault="726A3959" w:rsidP="726A3959">
            <w:pPr>
              <w:spacing w:after="0"/>
              <w:jc w:val="center"/>
            </w:pPr>
            <w:r w:rsidRPr="726A3959">
              <w:rPr>
                <w:rFonts w:ascii="Aptos Narrow" w:eastAsia="Aptos Narrow" w:hAnsi="Aptos Narrow" w:cs="Aptos Narrow"/>
                <w:color w:val="000000" w:themeColor="text1"/>
                <w:sz w:val="16"/>
                <w:szCs w:val="16"/>
              </w:rPr>
              <w:t>367</w:t>
            </w:r>
          </w:p>
        </w:tc>
        <w:tc>
          <w:tcPr>
            <w:tcW w:w="975" w:type="dxa"/>
            <w:shd w:val="clear" w:color="auto" w:fill="E8E8E8"/>
            <w:tcMar>
              <w:left w:w="70" w:type="dxa"/>
              <w:right w:w="70" w:type="dxa"/>
            </w:tcMar>
            <w:vAlign w:val="bottom"/>
          </w:tcPr>
          <w:p w14:paraId="6C789B12" w14:textId="3230F190" w:rsidR="726A3959" w:rsidRDefault="726A3959" w:rsidP="726A3959">
            <w:pPr>
              <w:spacing w:after="0"/>
              <w:jc w:val="center"/>
            </w:pPr>
            <w:r w:rsidRPr="726A3959">
              <w:rPr>
                <w:rFonts w:ascii="Aptos Narrow" w:eastAsia="Aptos Narrow" w:hAnsi="Aptos Narrow" w:cs="Aptos Narrow"/>
                <w:color w:val="000000" w:themeColor="text1"/>
                <w:sz w:val="16"/>
                <w:szCs w:val="16"/>
              </w:rPr>
              <w:t>1.969.108</w:t>
            </w:r>
          </w:p>
        </w:tc>
        <w:tc>
          <w:tcPr>
            <w:tcW w:w="975" w:type="dxa"/>
            <w:shd w:val="clear" w:color="auto" w:fill="E8E8E8"/>
            <w:tcMar>
              <w:left w:w="70" w:type="dxa"/>
              <w:right w:w="70" w:type="dxa"/>
            </w:tcMar>
            <w:vAlign w:val="bottom"/>
          </w:tcPr>
          <w:p w14:paraId="5C782DEC" w14:textId="305155F2" w:rsidR="726A3959" w:rsidRDefault="726A3959" w:rsidP="726A3959">
            <w:pPr>
              <w:spacing w:after="0"/>
              <w:jc w:val="center"/>
            </w:pPr>
            <w:r w:rsidRPr="726A3959">
              <w:rPr>
                <w:rFonts w:ascii="Aptos Narrow" w:eastAsia="Aptos Narrow" w:hAnsi="Aptos Narrow" w:cs="Aptos Narrow"/>
                <w:color w:val="000000" w:themeColor="text1"/>
                <w:sz w:val="16"/>
                <w:szCs w:val="16"/>
              </w:rPr>
              <w:t>1.992.907</w:t>
            </w:r>
          </w:p>
        </w:tc>
        <w:tc>
          <w:tcPr>
            <w:tcW w:w="675" w:type="dxa"/>
            <w:shd w:val="clear" w:color="auto" w:fill="E8E8E8"/>
            <w:tcMar>
              <w:left w:w="70" w:type="dxa"/>
              <w:right w:w="70" w:type="dxa"/>
            </w:tcMar>
            <w:vAlign w:val="bottom"/>
          </w:tcPr>
          <w:p w14:paraId="54008E80" w14:textId="1E38EEE8" w:rsidR="726A3959" w:rsidRDefault="726A3959" w:rsidP="726A3959">
            <w:pPr>
              <w:spacing w:after="0"/>
              <w:jc w:val="center"/>
            </w:pPr>
            <w:r w:rsidRPr="726A3959">
              <w:rPr>
                <w:rFonts w:ascii="Aptos Narrow" w:eastAsia="Aptos Narrow" w:hAnsi="Aptos Narrow" w:cs="Aptos Narrow"/>
                <w:color w:val="000000" w:themeColor="text1"/>
                <w:sz w:val="16"/>
                <w:szCs w:val="16"/>
              </w:rPr>
              <w:t>15</w:t>
            </w:r>
          </w:p>
        </w:tc>
        <w:tc>
          <w:tcPr>
            <w:tcW w:w="675" w:type="dxa"/>
            <w:shd w:val="clear" w:color="auto" w:fill="E8E8E8"/>
            <w:tcMar>
              <w:left w:w="70" w:type="dxa"/>
              <w:right w:w="70" w:type="dxa"/>
            </w:tcMar>
            <w:vAlign w:val="bottom"/>
          </w:tcPr>
          <w:p w14:paraId="71558AA2" w14:textId="2B6C52FD" w:rsidR="726A3959" w:rsidRDefault="726A3959" w:rsidP="726A3959">
            <w:pPr>
              <w:spacing w:after="0"/>
              <w:jc w:val="center"/>
            </w:pPr>
            <w:r w:rsidRPr="726A3959">
              <w:rPr>
                <w:rFonts w:ascii="Aptos Narrow" w:eastAsia="Aptos Narrow" w:hAnsi="Aptos Narrow" w:cs="Aptos Narrow"/>
                <w:color w:val="000000" w:themeColor="text1"/>
                <w:sz w:val="16"/>
                <w:szCs w:val="16"/>
              </w:rPr>
              <w:t>18</w:t>
            </w:r>
          </w:p>
        </w:tc>
      </w:tr>
      <w:tr w:rsidR="726A3959" w14:paraId="68DBC1A7" w14:textId="77777777" w:rsidTr="07034E15">
        <w:trPr>
          <w:trHeight w:val="300"/>
        </w:trPr>
        <w:tc>
          <w:tcPr>
            <w:tcW w:w="4110" w:type="dxa"/>
            <w:tcMar>
              <w:left w:w="70" w:type="dxa"/>
              <w:right w:w="70" w:type="dxa"/>
            </w:tcMar>
            <w:vAlign w:val="bottom"/>
          </w:tcPr>
          <w:p w14:paraId="53C1E956" w14:textId="13A9D3A6" w:rsidR="726A3959" w:rsidRDefault="726A3959" w:rsidP="726A3959">
            <w:pPr>
              <w:spacing w:after="0"/>
            </w:pPr>
            <w:r w:rsidRPr="726A3959">
              <w:rPr>
                <w:rFonts w:ascii="Aptos Narrow" w:eastAsia="Aptos Narrow" w:hAnsi="Aptos Narrow" w:cs="Aptos Narrow"/>
                <w:b/>
                <w:bCs/>
                <w:color w:val="000000" w:themeColor="text1"/>
                <w:sz w:val="16"/>
                <w:szCs w:val="16"/>
              </w:rPr>
              <w:t>TOLIMA</w:t>
            </w:r>
          </w:p>
        </w:tc>
        <w:tc>
          <w:tcPr>
            <w:tcW w:w="720" w:type="dxa"/>
            <w:tcMar>
              <w:left w:w="70" w:type="dxa"/>
              <w:right w:w="70" w:type="dxa"/>
            </w:tcMar>
            <w:vAlign w:val="bottom"/>
          </w:tcPr>
          <w:p w14:paraId="2E8EF9FC" w14:textId="2E74502B" w:rsidR="726A3959" w:rsidRDefault="726A3959" w:rsidP="726A3959">
            <w:pPr>
              <w:spacing w:after="0"/>
              <w:jc w:val="center"/>
            </w:pPr>
            <w:r w:rsidRPr="726A3959">
              <w:rPr>
                <w:rFonts w:ascii="Aptos Narrow" w:eastAsia="Aptos Narrow" w:hAnsi="Aptos Narrow" w:cs="Aptos Narrow"/>
                <w:b/>
                <w:bCs/>
                <w:color w:val="000000" w:themeColor="text1"/>
                <w:sz w:val="16"/>
                <w:szCs w:val="16"/>
              </w:rPr>
              <w:t>325</w:t>
            </w:r>
          </w:p>
        </w:tc>
        <w:tc>
          <w:tcPr>
            <w:tcW w:w="720" w:type="dxa"/>
            <w:tcMar>
              <w:left w:w="70" w:type="dxa"/>
              <w:right w:w="70" w:type="dxa"/>
            </w:tcMar>
            <w:vAlign w:val="bottom"/>
          </w:tcPr>
          <w:p w14:paraId="01151C22" w14:textId="5147A277" w:rsidR="726A3959" w:rsidRDefault="726A3959" w:rsidP="726A3959">
            <w:pPr>
              <w:spacing w:after="0"/>
              <w:jc w:val="center"/>
            </w:pPr>
            <w:r w:rsidRPr="726A3959">
              <w:rPr>
                <w:rFonts w:ascii="Aptos Narrow" w:eastAsia="Aptos Narrow" w:hAnsi="Aptos Narrow" w:cs="Aptos Narrow"/>
                <w:b/>
                <w:bCs/>
                <w:color w:val="000000" w:themeColor="text1"/>
                <w:sz w:val="16"/>
                <w:szCs w:val="16"/>
              </w:rPr>
              <w:t>323</w:t>
            </w:r>
          </w:p>
        </w:tc>
        <w:tc>
          <w:tcPr>
            <w:tcW w:w="975" w:type="dxa"/>
            <w:tcMar>
              <w:left w:w="70" w:type="dxa"/>
              <w:right w:w="70" w:type="dxa"/>
            </w:tcMar>
            <w:vAlign w:val="bottom"/>
          </w:tcPr>
          <w:p w14:paraId="4BFA83E9" w14:textId="79189CBD" w:rsidR="726A3959" w:rsidRDefault="726A3959" w:rsidP="726A3959">
            <w:pPr>
              <w:spacing w:after="0"/>
              <w:jc w:val="center"/>
            </w:pPr>
            <w:r w:rsidRPr="726A3959">
              <w:rPr>
                <w:rFonts w:ascii="Aptos Narrow" w:eastAsia="Aptos Narrow" w:hAnsi="Aptos Narrow" w:cs="Aptos Narrow"/>
                <w:b/>
                <w:bCs/>
                <w:color w:val="000000" w:themeColor="text1"/>
                <w:sz w:val="16"/>
                <w:szCs w:val="16"/>
              </w:rPr>
              <w:t>1.380.444</w:t>
            </w:r>
          </w:p>
        </w:tc>
        <w:tc>
          <w:tcPr>
            <w:tcW w:w="975" w:type="dxa"/>
            <w:tcMar>
              <w:left w:w="70" w:type="dxa"/>
              <w:right w:w="70" w:type="dxa"/>
            </w:tcMar>
            <w:vAlign w:val="bottom"/>
          </w:tcPr>
          <w:p w14:paraId="5126A247" w14:textId="05785AFE" w:rsidR="726A3959" w:rsidRDefault="726A3959" w:rsidP="726A3959">
            <w:pPr>
              <w:spacing w:after="0"/>
              <w:jc w:val="center"/>
            </w:pPr>
            <w:r w:rsidRPr="726A3959">
              <w:rPr>
                <w:rFonts w:ascii="Aptos Narrow" w:eastAsia="Aptos Narrow" w:hAnsi="Aptos Narrow" w:cs="Aptos Narrow"/>
                <w:b/>
                <w:bCs/>
                <w:color w:val="000000" w:themeColor="text1"/>
                <w:sz w:val="16"/>
                <w:szCs w:val="16"/>
              </w:rPr>
              <w:t>1.386.410</w:t>
            </w:r>
          </w:p>
        </w:tc>
        <w:tc>
          <w:tcPr>
            <w:tcW w:w="675" w:type="dxa"/>
            <w:tcMar>
              <w:left w:w="70" w:type="dxa"/>
              <w:right w:w="70" w:type="dxa"/>
            </w:tcMar>
            <w:vAlign w:val="bottom"/>
          </w:tcPr>
          <w:p w14:paraId="214CB19A" w14:textId="76A774D1" w:rsidR="726A3959" w:rsidRDefault="726A3959" w:rsidP="726A3959">
            <w:pPr>
              <w:spacing w:after="0"/>
              <w:jc w:val="center"/>
            </w:pPr>
            <w:r w:rsidRPr="726A3959">
              <w:rPr>
                <w:rFonts w:ascii="Aptos Narrow" w:eastAsia="Aptos Narrow" w:hAnsi="Aptos Narrow" w:cs="Aptos Narrow"/>
                <w:b/>
                <w:bCs/>
                <w:color w:val="000000" w:themeColor="text1"/>
                <w:sz w:val="16"/>
                <w:szCs w:val="16"/>
              </w:rPr>
              <w:t>24</w:t>
            </w:r>
          </w:p>
        </w:tc>
        <w:tc>
          <w:tcPr>
            <w:tcW w:w="675" w:type="dxa"/>
            <w:tcMar>
              <w:left w:w="70" w:type="dxa"/>
              <w:right w:w="70" w:type="dxa"/>
            </w:tcMar>
            <w:vAlign w:val="bottom"/>
          </w:tcPr>
          <w:p w14:paraId="6B20EC6C" w14:textId="631620CE" w:rsidR="726A3959" w:rsidRDefault="726A3959" w:rsidP="726A3959">
            <w:pPr>
              <w:spacing w:after="0"/>
              <w:jc w:val="center"/>
            </w:pPr>
            <w:r w:rsidRPr="726A3959">
              <w:rPr>
                <w:rFonts w:ascii="Aptos Narrow" w:eastAsia="Aptos Narrow" w:hAnsi="Aptos Narrow" w:cs="Aptos Narrow"/>
                <w:b/>
                <w:bCs/>
                <w:color w:val="000000" w:themeColor="text1"/>
                <w:sz w:val="16"/>
                <w:szCs w:val="16"/>
              </w:rPr>
              <w:t>23</w:t>
            </w:r>
          </w:p>
        </w:tc>
      </w:tr>
      <w:tr w:rsidR="726A3959" w14:paraId="495C81E8" w14:textId="77777777" w:rsidTr="07034E15">
        <w:trPr>
          <w:trHeight w:val="300"/>
        </w:trPr>
        <w:tc>
          <w:tcPr>
            <w:tcW w:w="4110" w:type="dxa"/>
            <w:shd w:val="clear" w:color="auto" w:fill="E8E8E8"/>
            <w:tcMar>
              <w:left w:w="70" w:type="dxa"/>
              <w:right w:w="70" w:type="dxa"/>
            </w:tcMar>
            <w:vAlign w:val="bottom"/>
          </w:tcPr>
          <w:p w14:paraId="2DF8A7E3" w14:textId="112A161D" w:rsidR="726A3959" w:rsidRDefault="726A3959" w:rsidP="726A3959">
            <w:pPr>
              <w:spacing w:after="0"/>
            </w:pPr>
            <w:r w:rsidRPr="726A3959">
              <w:rPr>
                <w:rFonts w:ascii="Aptos Narrow" w:eastAsia="Aptos Narrow" w:hAnsi="Aptos Narrow" w:cs="Aptos Narrow"/>
                <w:b/>
                <w:bCs/>
                <w:color w:val="000000" w:themeColor="text1"/>
                <w:sz w:val="16"/>
                <w:szCs w:val="16"/>
              </w:rPr>
              <w:lastRenderedPageBreak/>
              <w:t>CESAR</w:t>
            </w:r>
          </w:p>
        </w:tc>
        <w:tc>
          <w:tcPr>
            <w:tcW w:w="720" w:type="dxa"/>
            <w:shd w:val="clear" w:color="auto" w:fill="E8E8E8"/>
            <w:tcMar>
              <w:left w:w="70" w:type="dxa"/>
              <w:right w:w="70" w:type="dxa"/>
            </w:tcMar>
            <w:vAlign w:val="bottom"/>
          </w:tcPr>
          <w:p w14:paraId="0F6816F9" w14:textId="7B8107ED" w:rsidR="726A3959" w:rsidRDefault="726A3959" w:rsidP="726A3959">
            <w:pPr>
              <w:spacing w:after="0"/>
              <w:jc w:val="center"/>
            </w:pPr>
            <w:r w:rsidRPr="726A3959">
              <w:rPr>
                <w:rFonts w:ascii="Aptos Narrow" w:eastAsia="Aptos Narrow" w:hAnsi="Aptos Narrow" w:cs="Aptos Narrow"/>
                <w:b/>
                <w:bCs/>
                <w:color w:val="000000" w:themeColor="text1"/>
                <w:sz w:val="16"/>
                <w:szCs w:val="16"/>
              </w:rPr>
              <w:t>299</w:t>
            </w:r>
          </w:p>
        </w:tc>
        <w:tc>
          <w:tcPr>
            <w:tcW w:w="720" w:type="dxa"/>
            <w:shd w:val="clear" w:color="auto" w:fill="E8E8E8"/>
            <w:tcMar>
              <w:left w:w="70" w:type="dxa"/>
              <w:right w:w="70" w:type="dxa"/>
            </w:tcMar>
            <w:vAlign w:val="bottom"/>
          </w:tcPr>
          <w:p w14:paraId="3D48B443" w14:textId="238453E0" w:rsidR="726A3959" w:rsidRDefault="726A3959" w:rsidP="726A3959">
            <w:pPr>
              <w:spacing w:after="0"/>
              <w:jc w:val="center"/>
            </w:pPr>
            <w:r w:rsidRPr="726A3959">
              <w:rPr>
                <w:rFonts w:ascii="Aptos Narrow" w:eastAsia="Aptos Narrow" w:hAnsi="Aptos Narrow" w:cs="Aptos Narrow"/>
                <w:b/>
                <w:bCs/>
                <w:color w:val="000000" w:themeColor="text1"/>
                <w:sz w:val="16"/>
                <w:szCs w:val="16"/>
              </w:rPr>
              <w:t>324</w:t>
            </w:r>
          </w:p>
        </w:tc>
        <w:tc>
          <w:tcPr>
            <w:tcW w:w="975" w:type="dxa"/>
            <w:shd w:val="clear" w:color="auto" w:fill="E8E8E8"/>
            <w:tcMar>
              <w:left w:w="70" w:type="dxa"/>
              <w:right w:w="70" w:type="dxa"/>
            </w:tcMar>
            <w:vAlign w:val="bottom"/>
          </w:tcPr>
          <w:p w14:paraId="26F4F76A" w14:textId="5A73989D" w:rsidR="726A3959" w:rsidRDefault="726A3959" w:rsidP="726A3959">
            <w:pPr>
              <w:spacing w:after="0"/>
              <w:jc w:val="center"/>
            </w:pPr>
            <w:r w:rsidRPr="726A3959">
              <w:rPr>
                <w:rFonts w:ascii="Aptos Narrow" w:eastAsia="Aptos Narrow" w:hAnsi="Aptos Narrow" w:cs="Aptos Narrow"/>
                <w:b/>
                <w:bCs/>
                <w:color w:val="000000" w:themeColor="text1"/>
                <w:sz w:val="16"/>
                <w:szCs w:val="16"/>
              </w:rPr>
              <w:t>1.440.484</w:t>
            </w:r>
          </w:p>
        </w:tc>
        <w:tc>
          <w:tcPr>
            <w:tcW w:w="975" w:type="dxa"/>
            <w:shd w:val="clear" w:color="auto" w:fill="E8E8E8"/>
            <w:tcMar>
              <w:left w:w="70" w:type="dxa"/>
              <w:right w:w="70" w:type="dxa"/>
            </w:tcMar>
            <w:vAlign w:val="bottom"/>
          </w:tcPr>
          <w:p w14:paraId="35EC2327" w14:textId="17F95F07" w:rsidR="726A3959" w:rsidRDefault="726A3959" w:rsidP="726A3959">
            <w:pPr>
              <w:spacing w:after="0"/>
              <w:jc w:val="center"/>
            </w:pPr>
            <w:r w:rsidRPr="726A3959">
              <w:rPr>
                <w:rFonts w:ascii="Aptos Narrow" w:eastAsia="Aptos Narrow" w:hAnsi="Aptos Narrow" w:cs="Aptos Narrow"/>
                <w:b/>
                <w:bCs/>
                <w:color w:val="000000" w:themeColor="text1"/>
                <w:sz w:val="16"/>
                <w:szCs w:val="16"/>
              </w:rPr>
              <w:t>1.469.159</w:t>
            </w:r>
          </w:p>
        </w:tc>
        <w:tc>
          <w:tcPr>
            <w:tcW w:w="675" w:type="dxa"/>
            <w:shd w:val="clear" w:color="auto" w:fill="E8E8E8"/>
            <w:tcMar>
              <w:left w:w="70" w:type="dxa"/>
              <w:right w:w="70" w:type="dxa"/>
            </w:tcMar>
            <w:vAlign w:val="bottom"/>
          </w:tcPr>
          <w:p w14:paraId="1711E581" w14:textId="3AE684BF" w:rsidR="726A3959" w:rsidRDefault="726A3959" w:rsidP="726A3959">
            <w:pPr>
              <w:spacing w:after="0"/>
              <w:jc w:val="center"/>
            </w:pPr>
            <w:r w:rsidRPr="726A3959">
              <w:rPr>
                <w:rFonts w:ascii="Aptos Narrow" w:eastAsia="Aptos Narrow" w:hAnsi="Aptos Narrow" w:cs="Aptos Narrow"/>
                <w:b/>
                <w:bCs/>
                <w:color w:val="000000" w:themeColor="text1"/>
                <w:sz w:val="16"/>
                <w:szCs w:val="16"/>
              </w:rPr>
              <w:t>21</w:t>
            </w:r>
          </w:p>
        </w:tc>
        <w:tc>
          <w:tcPr>
            <w:tcW w:w="675" w:type="dxa"/>
            <w:shd w:val="clear" w:color="auto" w:fill="E8E8E8"/>
            <w:tcMar>
              <w:left w:w="70" w:type="dxa"/>
              <w:right w:w="70" w:type="dxa"/>
            </w:tcMar>
            <w:vAlign w:val="bottom"/>
          </w:tcPr>
          <w:p w14:paraId="3535F5FF" w14:textId="39767E90" w:rsidR="726A3959" w:rsidRDefault="726A3959" w:rsidP="726A3959">
            <w:pPr>
              <w:spacing w:after="0"/>
              <w:jc w:val="center"/>
            </w:pPr>
            <w:r w:rsidRPr="726A3959">
              <w:rPr>
                <w:rFonts w:ascii="Aptos Narrow" w:eastAsia="Aptos Narrow" w:hAnsi="Aptos Narrow" w:cs="Aptos Narrow"/>
                <w:b/>
                <w:bCs/>
                <w:color w:val="000000" w:themeColor="text1"/>
                <w:sz w:val="16"/>
                <w:szCs w:val="16"/>
              </w:rPr>
              <w:t>22</w:t>
            </w:r>
          </w:p>
        </w:tc>
      </w:tr>
      <w:tr w:rsidR="726A3959" w14:paraId="120FBB81" w14:textId="77777777" w:rsidTr="07034E15">
        <w:trPr>
          <w:trHeight w:val="300"/>
        </w:trPr>
        <w:tc>
          <w:tcPr>
            <w:tcW w:w="4110" w:type="dxa"/>
            <w:tcMar>
              <w:left w:w="70" w:type="dxa"/>
              <w:right w:w="70" w:type="dxa"/>
            </w:tcMar>
            <w:vAlign w:val="bottom"/>
          </w:tcPr>
          <w:p w14:paraId="637B698C" w14:textId="30E3B29B" w:rsidR="726A3959" w:rsidRDefault="726A3959" w:rsidP="726A3959">
            <w:pPr>
              <w:spacing w:after="0"/>
            </w:pPr>
            <w:r w:rsidRPr="726A3959">
              <w:rPr>
                <w:rFonts w:ascii="Aptos Narrow" w:eastAsia="Aptos Narrow" w:hAnsi="Aptos Narrow" w:cs="Aptos Narrow"/>
                <w:color w:val="000000" w:themeColor="text1"/>
                <w:sz w:val="16"/>
                <w:szCs w:val="16"/>
              </w:rPr>
              <w:t>BOLIVAR</w:t>
            </w:r>
          </w:p>
        </w:tc>
        <w:tc>
          <w:tcPr>
            <w:tcW w:w="720" w:type="dxa"/>
            <w:tcMar>
              <w:left w:w="70" w:type="dxa"/>
              <w:right w:w="70" w:type="dxa"/>
            </w:tcMar>
            <w:vAlign w:val="bottom"/>
          </w:tcPr>
          <w:p w14:paraId="035183E2" w14:textId="3B21CF84" w:rsidR="726A3959" w:rsidRDefault="726A3959" w:rsidP="726A3959">
            <w:pPr>
              <w:spacing w:after="0"/>
              <w:jc w:val="center"/>
            </w:pPr>
            <w:r w:rsidRPr="726A3959">
              <w:rPr>
                <w:rFonts w:ascii="Aptos Narrow" w:eastAsia="Aptos Narrow" w:hAnsi="Aptos Narrow" w:cs="Aptos Narrow"/>
                <w:color w:val="000000" w:themeColor="text1"/>
                <w:sz w:val="16"/>
                <w:szCs w:val="16"/>
              </w:rPr>
              <w:t>292</w:t>
            </w:r>
          </w:p>
        </w:tc>
        <w:tc>
          <w:tcPr>
            <w:tcW w:w="720" w:type="dxa"/>
            <w:tcMar>
              <w:left w:w="70" w:type="dxa"/>
              <w:right w:w="70" w:type="dxa"/>
            </w:tcMar>
            <w:vAlign w:val="bottom"/>
          </w:tcPr>
          <w:p w14:paraId="0566CDB4" w14:textId="039623BD" w:rsidR="726A3959" w:rsidRDefault="726A3959" w:rsidP="726A3959">
            <w:pPr>
              <w:spacing w:after="0"/>
              <w:jc w:val="center"/>
            </w:pPr>
            <w:r w:rsidRPr="726A3959">
              <w:rPr>
                <w:rFonts w:ascii="Aptos Narrow" w:eastAsia="Aptos Narrow" w:hAnsi="Aptos Narrow" w:cs="Aptos Narrow"/>
                <w:color w:val="000000" w:themeColor="text1"/>
                <w:sz w:val="16"/>
                <w:szCs w:val="16"/>
              </w:rPr>
              <w:t>312</w:t>
            </w:r>
          </w:p>
        </w:tc>
        <w:tc>
          <w:tcPr>
            <w:tcW w:w="975" w:type="dxa"/>
            <w:tcMar>
              <w:left w:w="70" w:type="dxa"/>
              <w:right w:w="70" w:type="dxa"/>
            </w:tcMar>
            <w:vAlign w:val="bottom"/>
          </w:tcPr>
          <w:p w14:paraId="7741EACB" w14:textId="4F15D4CB" w:rsidR="726A3959" w:rsidRDefault="726A3959" w:rsidP="726A3959">
            <w:pPr>
              <w:spacing w:after="0"/>
              <w:jc w:val="center"/>
            </w:pPr>
            <w:r w:rsidRPr="726A3959">
              <w:rPr>
                <w:rFonts w:ascii="Aptos Narrow" w:eastAsia="Aptos Narrow" w:hAnsi="Aptos Narrow" w:cs="Aptos Narrow"/>
                <w:color w:val="000000" w:themeColor="text1"/>
                <w:sz w:val="16"/>
                <w:szCs w:val="16"/>
              </w:rPr>
              <w:t>2.227.181</w:t>
            </w:r>
          </w:p>
        </w:tc>
        <w:tc>
          <w:tcPr>
            <w:tcW w:w="975" w:type="dxa"/>
            <w:tcMar>
              <w:left w:w="70" w:type="dxa"/>
              <w:right w:w="70" w:type="dxa"/>
            </w:tcMar>
            <w:vAlign w:val="bottom"/>
          </w:tcPr>
          <w:p w14:paraId="1CCDB0ED" w14:textId="3965D885" w:rsidR="726A3959" w:rsidRDefault="726A3959" w:rsidP="726A3959">
            <w:pPr>
              <w:spacing w:after="0"/>
              <w:jc w:val="center"/>
            </w:pPr>
            <w:r w:rsidRPr="726A3959">
              <w:rPr>
                <w:rFonts w:ascii="Aptos Narrow" w:eastAsia="Aptos Narrow" w:hAnsi="Aptos Narrow" w:cs="Aptos Narrow"/>
                <w:color w:val="000000" w:themeColor="text1"/>
                <w:sz w:val="16"/>
                <w:szCs w:val="16"/>
              </w:rPr>
              <w:t>2.241.282</w:t>
            </w:r>
          </w:p>
        </w:tc>
        <w:tc>
          <w:tcPr>
            <w:tcW w:w="675" w:type="dxa"/>
            <w:tcMar>
              <w:left w:w="70" w:type="dxa"/>
              <w:right w:w="70" w:type="dxa"/>
            </w:tcMar>
            <w:vAlign w:val="bottom"/>
          </w:tcPr>
          <w:p w14:paraId="3567A663" w14:textId="21C00819" w:rsidR="726A3959" w:rsidRDefault="726A3959" w:rsidP="726A3959">
            <w:pPr>
              <w:spacing w:after="0"/>
              <w:jc w:val="center"/>
            </w:pPr>
            <w:r w:rsidRPr="726A3959">
              <w:rPr>
                <w:rFonts w:ascii="Aptos Narrow" w:eastAsia="Aptos Narrow" w:hAnsi="Aptos Narrow" w:cs="Aptos Narrow"/>
                <w:color w:val="000000" w:themeColor="text1"/>
                <w:sz w:val="16"/>
                <w:szCs w:val="16"/>
              </w:rPr>
              <w:t>13</w:t>
            </w:r>
          </w:p>
        </w:tc>
        <w:tc>
          <w:tcPr>
            <w:tcW w:w="675" w:type="dxa"/>
            <w:tcMar>
              <w:left w:w="70" w:type="dxa"/>
              <w:right w:w="70" w:type="dxa"/>
            </w:tcMar>
            <w:vAlign w:val="bottom"/>
          </w:tcPr>
          <w:p w14:paraId="667C3A9A" w14:textId="0F1EF0DF" w:rsidR="726A3959" w:rsidRDefault="726A3959" w:rsidP="726A3959">
            <w:pPr>
              <w:spacing w:after="0"/>
              <w:jc w:val="center"/>
            </w:pPr>
            <w:r w:rsidRPr="726A3959">
              <w:rPr>
                <w:rFonts w:ascii="Aptos Narrow" w:eastAsia="Aptos Narrow" w:hAnsi="Aptos Narrow" w:cs="Aptos Narrow"/>
                <w:color w:val="000000" w:themeColor="text1"/>
                <w:sz w:val="16"/>
                <w:szCs w:val="16"/>
              </w:rPr>
              <w:t>14</w:t>
            </w:r>
          </w:p>
        </w:tc>
      </w:tr>
      <w:tr w:rsidR="726A3959" w14:paraId="3477894D" w14:textId="77777777" w:rsidTr="07034E15">
        <w:trPr>
          <w:trHeight w:val="300"/>
        </w:trPr>
        <w:tc>
          <w:tcPr>
            <w:tcW w:w="4110" w:type="dxa"/>
            <w:shd w:val="clear" w:color="auto" w:fill="E8E8E8"/>
            <w:tcMar>
              <w:left w:w="70" w:type="dxa"/>
              <w:right w:w="70" w:type="dxa"/>
            </w:tcMar>
            <w:vAlign w:val="bottom"/>
          </w:tcPr>
          <w:p w14:paraId="305A196C" w14:textId="63D0CB00" w:rsidR="726A3959" w:rsidRDefault="726A3959" w:rsidP="726A3959">
            <w:pPr>
              <w:spacing w:after="0"/>
            </w:pPr>
            <w:r w:rsidRPr="726A3959">
              <w:rPr>
                <w:rFonts w:ascii="Aptos Narrow" w:eastAsia="Aptos Narrow" w:hAnsi="Aptos Narrow" w:cs="Aptos Narrow"/>
                <w:color w:val="000000" w:themeColor="text1"/>
                <w:sz w:val="16"/>
                <w:szCs w:val="16"/>
              </w:rPr>
              <w:t>ATLANTICO</w:t>
            </w:r>
          </w:p>
        </w:tc>
        <w:tc>
          <w:tcPr>
            <w:tcW w:w="720" w:type="dxa"/>
            <w:shd w:val="clear" w:color="auto" w:fill="E8E8E8"/>
            <w:tcMar>
              <w:left w:w="70" w:type="dxa"/>
              <w:right w:w="70" w:type="dxa"/>
            </w:tcMar>
            <w:vAlign w:val="bottom"/>
          </w:tcPr>
          <w:p w14:paraId="464E8526" w14:textId="0A2C0543" w:rsidR="726A3959" w:rsidRDefault="726A3959" w:rsidP="726A3959">
            <w:pPr>
              <w:spacing w:after="0"/>
              <w:jc w:val="center"/>
            </w:pPr>
            <w:r w:rsidRPr="726A3959">
              <w:rPr>
                <w:rFonts w:ascii="Aptos Narrow" w:eastAsia="Aptos Narrow" w:hAnsi="Aptos Narrow" w:cs="Aptos Narrow"/>
                <w:color w:val="000000" w:themeColor="text1"/>
                <w:sz w:val="16"/>
                <w:szCs w:val="16"/>
              </w:rPr>
              <w:t>277</w:t>
            </w:r>
          </w:p>
        </w:tc>
        <w:tc>
          <w:tcPr>
            <w:tcW w:w="720" w:type="dxa"/>
            <w:shd w:val="clear" w:color="auto" w:fill="E8E8E8"/>
            <w:tcMar>
              <w:left w:w="70" w:type="dxa"/>
              <w:right w:w="70" w:type="dxa"/>
            </w:tcMar>
            <w:vAlign w:val="bottom"/>
          </w:tcPr>
          <w:p w14:paraId="27C3CD17" w14:textId="35F7069A" w:rsidR="726A3959" w:rsidRDefault="726A3959" w:rsidP="726A3959">
            <w:pPr>
              <w:spacing w:after="0"/>
              <w:jc w:val="center"/>
            </w:pPr>
            <w:r w:rsidRPr="726A3959">
              <w:rPr>
                <w:rFonts w:ascii="Aptos Narrow" w:eastAsia="Aptos Narrow" w:hAnsi="Aptos Narrow" w:cs="Aptos Narrow"/>
                <w:color w:val="000000" w:themeColor="text1"/>
                <w:sz w:val="16"/>
                <w:szCs w:val="16"/>
              </w:rPr>
              <w:t>324</w:t>
            </w:r>
          </w:p>
        </w:tc>
        <w:tc>
          <w:tcPr>
            <w:tcW w:w="975" w:type="dxa"/>
            <w:shd w:val="clear" w:color="auto" w:fill="E8E8E8"/>
            <w:tcMar>
              <w:left w:w="70" w:type="dxa"/>
              <w:right w:w="70" w:type="dxa"/>
            </w:tcMar>
            <w:vAlign w:val="bottom"/>
          </w:tcPr>
          <w:p w14:paraId="2E9A460A" w14:textId="24B090F2" w:rsidR="726A3959" w:rsidRDefault="726A3959" w:rsidP="726A3959">
            <w:pPr>
              <w:spacing w:after="0"/>
              <w:jc w:val="center"/>
            </w:pPr>
            <w:r w:rsidRPr="726A3959">
              <w:rPr>
                <w:rFonts w:ascii="Aptos Narrow" w:eastAsia="Aptos Narrow" w:hAnsi="Aptos Narrow" w:cs="Aptos Narrow"/>
                <w:color w:val="000000" w:themeColor="text1"/>
                <w:sz w:val="16"/>
                <w:szCs w:val="16"/>
              </w:rPr>
              <w:t>2.836.795</w:t>
            </w:r>
          </w:p>
        </w:tc>
        <w:tc>
          <w:tcPr>
            <w:tcW w:w="975" w:type="dxa"/>
            <w:shd w:val="clear" w:color="auto" w:fill="E8E8E8"/>
            <w:tcMar>
              <w:left w:w="70" w:type="dxa"/>
              <w:right w:w="70" w:type="dxa"/>
            </w:tcMar>
            <w:vAlign w:val="bottom"/>
          </w:tcPr>
          <w:p w14:paraId="6B26C490" w14:textId="42639584" w:rsidR="726A3959" w:rsidRDefault="726A3959" w:rsidP="726A3959">
            <w:pPr>
              <w:spacing w:after="0"/>
              <w:jc w:val="center"/>
            </w:pPr>
            <w:r w:rsidRPr="726A3959">
              <w:rPr>
                <w:rFonts w:ascii="Aptos Narrow" w:eastAsia="Aptos Narrow" w:hAnsi="Aptos Narrow" w:cs="Aptos Narrow"/>
                <w:color w:val="000000" w:themeColor="text1"/>
                <w:sz w:val="16"/>
                <w:szCs w:val="16"/>
              </w:rPr>
              <w:t>2.865.034</w:t>
            </w:r>
          </w:p>
        </w:tc>
        <w:tc>
          <w:tcPr>
            <w:tcW w:w="675" w:type="dxa"/>
            <w:shd w:val="clear" w:color="auto" w:fill="E8E8E8"/>
            <w:tcMar>
              <w:left w:w="70" w:type="dxa"/>
              <w:right w:w="70" w:type="dxa"/>
            </w:tcMar>
            <w:vAlign w:val="bottom"/>
          </w:tcPr>
          <w:p w14:paraId="52D8FF09" w14:textId="4083141B" w:rsidR="726A3959" w:rsidRDefault="726A3959" w:rsidP="726A3959">
            <w:pPr>
              <w:spacing w:after="0"/>
              <w:jc w:val="center"/>
            </w:pPr>
            <w:r w:rsidRPr="726A3959">
              <w:rPr>
                <w:rFonts w:ascii="Aptos Narrow" w:eastAsia="Aptos Narrow" w:hAnsi="Aptos Narrow" w:cs="Aptos Narrow"/>
                <w:color w:val="000000" w:themeColor="text1"/>
                <w:sz w:val="16"/>
                <w:szCs w:val="16"/>
              </w:rPr>
              <w:t>10</w:t>
            </w:r>
          </w:p>
        </w:tc>
        <w:tc>
          <w:tcPr>
            <w:tcW w:w="675" w:type="dxa"/>
            <w:shd w:val="clear" w:color="auto" w:fill="E8E8E8"/>
            <w:tcMar>
              <w:left w:w="70" w:type="dxa"/>
              <w:right w:w="70" w:type="dxa"/>
            </w:tcMar>
            <w:vAlign w:val="bottom"/>
          </w:tcPr>
          <w:p w14:paraId="48730CB0" w14:textId="71686463" w:rsidR="726A3959" w:rsidRDefault="726A3959" w:rsidP="726A3959">
            <w:pPr>
              <w:spacing w:after="0"/>
              <w:jc w:val="center"/>
            </w:pPr>
            <w:r w:rsidRPr="726A3959">
              <w:rPr>
                <w:rFonts w:ascii="Aptos Narrow" w:eastAsia="Aptos Narrow" w:hAnsi="Aptos Narrow" w:cs="Aptos Narrow"/>
                <w:color w:val="000000" w:themeColor="text1"/>
                <w:sz w:val="16"/>
                <w:szCs w:val="16"/>
              </w:rPr>
              <w:t>11</w:t>
            </w:r>
          </w:p>
        </w:tc>
      </w:tr>
      <w:tr w:rsidR="726A3959" w14:paraId="68E7B777" w14:textId="77777777" w:rsidTr="07034E15">
        <w:trPr>
          <w:trHeight w:val="300"/>
        </w:trPr>
        <w:tc>
          <w:tcPr>
            <w:tcW w:w="4110" w:type="dxa"/>
            <w:tcMar>
              <w:left w:w="70" w:type="dxa"/>
              <w:right w:w="70" w:type="dxa"/>
            </w:tcMar>
            <w:vAlign w:val="bottom"/>
          </w:tcPr>
          <w:p w14:paraId="2180F9DC" w14:textId="391172B9" w:rsidR="726A3959" w:rsidRDefault="726A3959" w:rsidP="726A3959">
            <w:pPr>
              <w:spacing w:after="0"/>
            </w:pPr>
            <w:r w:rsidRPr="726A3959">
              <w:rPr>
                <w:rFonts w:ascii="Aptos Narrow" w:eastAsia="Aptos Narrow" w:hAnsi="Aptos Narrow" w:cs="Aptos Narrow"/>
                <w:color w:val="000000" w:themeColor="text1"/>
                <w:sz w:val="16"/>
                <w:szCs w:val="16"/>
              </w:rPr>
              <w:t>CAUCA</w:t>
            </w:r>
          </w:p>
        </w:tc>
        <w:tc>
          <w:tcPr>
            <w:tcW w:w="720" w:type="dxa"/>
            <w:tcMar>
              <w:left w:w="70" w:type="dxa"/>
              <w:right w:w="70" w:type="dxa"/>
            </w:tcMar>
            <w:vAlign w:val="bottom"/>
          </w:tcPr>
          <w:p w14:paraId="4311478F" w14:textId="1A3FD912" w:rsidR="726A3959" w:rsidRDefault="726A3959" w:rsidP="726A3959">
            <w:pPr>
              <w:spacing w:after="0"/>
              <w:jc w:val="center"/>
            </w:pPr>
            <w:r w:rsidRPr="726A3959">
              <w:rPr>
                <w:rFonts w:ascii="Aptos Narrow" w:eastAsia="Aptos Narrow" w:hAnsi="Aptos Narrow" w:cs="Aptos Narrow"/>
                <w:color w:val="000000" w:themeColor="text1"/>
                <w:sz w:val="16"/>
                <w:szCs w:val="16"/>
              </w:rPr>
              <w:t>268</w:t>
            </w:r>
          </w:p>
        </w:tc>
        <w:tc>
          <w:tcPr>
            <w:tcW w:w="720" w:type="dxa"/>
            <w:tcMar>
              <w:left w:w="70" w:type="dxa"/>
              <w:right w:w="70" w:type="dxa"/>
            </w:tcMar>
            <w:vAlign w:val="bottom"/>
          </w:tcPr>
          <w:p w14:paraId="103F93DD" w14:textId="75C8F865" w:rsidR="726A3959" w:rsidRDefault="726A3959" w:rsidP="726A3959">
            <w:pPr>
              <w:spacing w:after="0"/>
              <w:jc w:val="center"/>
            </w:pPr>
            <w:r w:rsidRPr="726A3959">
              <w:rPr>
                <w:rFonts w:ascii="Aptos Narrow" w:eastAsia="Aptos Narrow" w:hAnsi="Aptos Narrow" w:cs="Aptos Narrow"/>
                <w:color w:val="000000" w:themeColor="text1"/>
                <w:sz w:val="16"/>
                <w:szCs w:val="16"/>
              </w:rPr>
              <w:t>293</w:t>
            </w:r>
          </w:p>
        </w:tc>
        <w:tc>
          <w:tcPr>
            <w:tcW w:w="975" w:type="dxa"/>
            <w:tcMar>
              <w:left w:w="70" w:type="dxa"/>
              <w:right w:w="70" w:type="dxa"/>
            </w:tcMar>
            <w:vAlign w:val="bottom"/>
          </w:tcPr>
          <w:p w14:paraId="5E18CA95" w14:textId="4CA69B58" w:rsidR="726A3959" w:rsidRDefault="726A3959" w:rsidP="726A3959">
            <w:pPr>
              <w:spacing w:after="0"/>
              <w:jc w:val="center"/>
            </w:pPr>
            <w:r w:rsidRPr="726A3959">
              <w:rPr>
                <w:rFonts w:ascii="Aptos Narrow" w:eastAsia="Aptos Narrow" w:hAnsi="Aptos Narrow" w:cs="Aptos Narrow"/>
                <w:color w:val="000000" w:themeColor="text1"/>
                <w:sz w:val="16"/>
                <w:szCs w:val="16"/>
              </w:rPr>
              <w:t>1.583.095</w:t>
            </w:r>
          </w:p>
        </w:tc>
        <w:tc>
          <w:tcPr>
            <w:tcW w:w="975" w:type="dxa"/>
            <w:tcMar>
              <w:left w:w="70" w:type="dxa"/>
              <w:right w:w="70" w:type="dxa"/>
            </w:tcMar>
            <w:vAlign w:val="bottom"/>
          </w:tcPr>
          <w:p w14:paraId="592FCB62" w14:textId="2D4423B0" w:rsidR="726A3959" w:rsidRDefault="726A3959" w:rsidP="726A3959">
            <w:pPr>
              <w:spacing w:after="0"/>
              <w:jc w:val="center"/>
            </w:pPr>
            <w:r w:rsidRPr="726A3959">
              <w:rPr>
                <w:rFonts w:ascii="Aptos Narrow" w:eastAsia="Aptos Narrow" w:hAnsi="Aptos Narrow" w:cs="Aptos Narrow"/>
                <w:color w:val="000000" w:themeColor="text1"/>
                <w:sz w:val="16"/>
                <w:szCs w:val="16"/>
              </w:rPr>
              <w:t>1.599.148</w:t>
            </w:r>
          </w:p>
        </w:tc>
        <w:tc>
          <w:tcPr>
            <w:tcW w:w="675" w:type="dxa"/>
            <w:tcMar>
              <w:left w:w="70" w:type="dxa"/>
              <w:right w:w="70" w:type="dxa"/>
            </w:tcMar>
            <w:vAlign w:val="bottom"/>
          </w:tcPr>
          <w:p w14:paraId="7B6F15A3" w14:textId="3B233A17" w:rsidR="726A3959" w:rsidRDefault="726A3959" w:rsidP="726A3959">
            <w:pPr>
              <w:spacing w:after="0"/>
              <w:jc w:val="center"/>
            </w:pPr>
            <w:r w:rsidRPr="726A3959">
              <w:rPr>
                <w:rFonts w:ascii="Aptos Narrow" w:eastAsia="Aptos Narrow" w:hAnsi="Aptos Narrow" w:cs="Aptos Narrow"/>
                <w:color w:val="000000" w:themeColor="text1"/>
                <w:sz w:val="16"/>
                <w:szCs w:val="16"/>
              </w:rPr>
              <w:t>17</w:t>
            </w:r>
          </w:p>
        </w:tc>
        <w:tc>
          <w:tcPr>
            <w:tcW w:w="675" w:type="dxa"/>
            <w:tcMar>
              <w:left w:w="70" w:type="dxa"/>
              <w:right w:w="70" w:type="dxa"/>
            </w:tcMar>
            <w:vAlign w:val="bottom"/>
          </w:tcPr>
          <w:p w14:paraId="18EB526C" w14:textId="26230258" w:rsidR="726A3959" w:rsidRDefault="726A3959" w:rsidP="726A3959">
            <w:pPr>
              <w:spacing w:after="0"/>
              <w:jc w:val="center"/>
            </w:pPr>
            <w:r w:rsidRPr="726A3959">
              <w:rPr>
                <w:rFonts w:ascii="Aptos Narrow" w:eastAsia="Aptos Narrow" w:hAnsi="Aptos Narrow" w:cs="Aptos Narrow"/>
                <w:color w:val="000000" w:themeColor="text1"/>
                <w:sz w:val="16"/>
                <w:szCs w:val="16"/>
              </w:rPr>
              <w:t>18</w:t>
            </w:r>
          </w:p>
        </w:tc>
      </w:tr>
      <w:tr w:rsidR="726A3959" w14:paraId="1BB2CA0E" w14:textId="77777777" w:rsidTr="07034E15">
        <w:trPr>
          <w:trHeight w:val="300"/>
        </w:trPr>
        <w:tc>
          <w:tcPr>
            <w:tcW w:w="4110" w:type="dxa"/>
            <w:shd w:val="clear" w:color="auto" w:fill="E8E8E8"/>
            <w:tcMar>
              <w:left w:w="70" w:type="dxa"/>
              <w:right w:w="70" w:type="dxa"/>
            </w:tcMar>
            <w:vAlign w:val="bottom"/>
          </w:tcPr>
          <w:p w14:paraId="3515A43C" w14:textId="42041A0E" w:rsidR="726A3959" w:rsidRDefault="726A3959" w:rsidP="726A3959">
            <w:pPr>
              <w:spacing w:after="0"/>
            </w:pPr>
            <w:r w:rsidRPr="726A3959">
              <w:rPr>
                <w:rFonts w:ascii="Aptos Narrow" w:eastAsia="Aptos Narrow" w:hAnsi="Aptos Narrow" w:cs="Aptos Narrow"/>
                <w:color w:val="000000" w:themeColor="text1"/>
                <w:sz w:val="16"/>
                <w:szCs w:val="16"/>
              </w:rPr>
              <w:t>NARINO</w:t>
            </w:r>
          </w:p>
        </w:tc>
        <w:tc>
          <w:tcPr>
            <w:tcW w:w="720" w:type="dxa"/>
            <w:shd w:val="clear" w:color="auto" w:fill="E8E8E8"/>
            <w:tcMar>
              <w:left w:w="70" w:type="dxa"/>
              <w:right w:w="70" w:type="dxa"/>
            </w:tcMar>
            <w:vAlign w:val="bottom"/>
          </w:tcPr>
          <w:p w14:paraId="17E4FDC4" w14:textId="4C20F11B" w:rsidR="726A3959" w:rsidRDefault="726A3959" w:rsidP="726A3959">
            <w:pPr>
              <w:spacing w:after="0"/>
              <w:jc w:val="center"/>
            </w:pPr>
            <w:r w:rsidRPr="726A3959">
              <w:rPr>
                <w:rFonts w:ascii="Aptos Narrow" w:eastAsia="Aptos Narrow" w:hAnsi="Aptos Narrow" w:cs="Aptos Narrow"/>
                <w:color w:val="000000" w:themeColor="text1"/>
                <w:sz w:val="16"/>
                <w:szCs w:val="16"/>
              </w:rPr>
              <w:t>271</w:t>
            </w:r>
          </w:p>
        </w:tc>
        <w:tc>
          <w:tcPr>
            <w:tcW w:w="720" w:type="dxa"/>
            <w:shd w:val="clear" w:color="auto" w:fill="E8E8E8"/>
            <w:tcMar>
              <w:left w:w="70" w:type="dxa"/>
              <w:right w:w="70" w:type="dxa"/>
            </w:tcMar>
            <w:vAlign w:val="bottom"/>
          </w:tcPr>
          <w:p w14:paraId="7E181307" w14:textId="52BC2FEE" w:rsidR="726A3959" w:rsidRDefault="726A3959" w:rsidP="726A3959">
            <w:pPr>
              <w:spacing w:after="0"/>
              <w:jc w:val="center"/>
            </w:pPr>
            <w:r w:rsidRPr="726A3959">
              <w:rPr>
                <w:rFonts w:ascii="Aptos Narrow" w:eastAsia="Aptos Narrow" w:hAnsi="Aptos Narrow" w:cs="Aptos Narrow"/>
                <w:color w:val="000000" w:themeColor="text1"/>
                <w:sz w:val="16"/>
                <w:szCs w:val="16"/>
              </w:rPr>
              <w:t>282</w:t>
            </w:r>
          </w:p>
        </w:tc>
        <w:tc>
          <w:tcPr>
            <w:tcW w:w="975" w:type="dxa"/>
            <w:shd w:val="clear" w:color="auto" w:fill="E8E8E8"/>
            <w:tcMar>
              <w:left w:w="70" w:type="dxa"/>
              <w:right w:w="70" w:type="dxa"/>
            </w:tcMar>
            <w:vAlign w:val="bottom"/>
          </w:tcPr>
          <w:p w14:paraId="154EE45A" w14:textId="7AFC5614" w:rsidR="726A3959" w:rsidRDefault="726A3959" w:rsidP="726A3959">
            <w:pPr>
              <w:spacing w:after="0"/>
              <w:jc w:val="center"/>
            </w:pPr>
            <w:r w:rsidRPr="726A3959">
              <w:rPr>
                <w:rFonts w:ascii="Aptos Narrow" w:eastAsia="Aptos Narrow" w:hAnsi="Aptos Narrow" w:cs="Aptos Narrow"/>
                <w:color w:val="000000" w:themeColor="text1"/>
                <w:sz w:val="16"/>
                <w:szCs w:val="16"/>
              </w:rPr>
              <w:t>1.704.383</w:t>
            </w:r>
          </w:p>
        </w:tc>
        <w:tc>
          <w:tcPr>
            <w:tcW w:w="975" w:type="dxa"/>
            <w:shd w:val="clear" w:color="auto" w:fill="E8E8E8"/>
            <w:tcMar>
              <w:left w:w="70" w:type="dxa"/>
              <w:right w:w="70" w:type="dxa"/>
            </w:tcMar>
            <w:vAlign w:val="bottom"/>
          </w:tcPr>
          <w:p w14:paraId="127C5C12" w14:textId="2F41C880" w:rsidR="726A3959" w:rsidRDefault="726A3959" w:rsidP="726A3959">
            <w:pPr>
              <w:spacing w:after="0"/>
              <w:jc w:val="center"/>
            </w:pPr>
            <w:r w:rsidRPr="726A3959">
              <w:rPr>
                <w:rFonts w:ascii="Aptos Narrow" w:eastAsia="Aptos Narrow" w:hAnsi="Aptos Narrow" w:cs="Aptos Narrow"/>
                <w:color w:val="000000" w:themeColor="text1"/>
                <w:sz w:val="16"/>
                <w:szCs w:val="16"/>
              </w:rPr>
              <w:t>1.713.586</w:t>
            </w:r>
          </w:p>
        </w:tc>
        <w:tc>
          <w:tcPr>
            <w:tcW w:w="675" w:type="dxa"/>
            <w:shd w:val="clear" w:color="auto" w:fill="E8E8E8"/>
            <w:tcMar>
              <w:left w:w="70" w:type="dxa"/>
              <w:right w:w="70" w:type="dxa"/>
            </w:tcMar>
            <w:vAlign w:val="bottom"/>
          </w:tcPr>
          <w:p w14:paraId="21D7E2DA" w14:textId="7BE43CAE" w:rsidR="726A3959" w:rsidRDefault="726A3959" w:rsidP="726A3959">
            <w:pPr>
              <w:spacing w:after="0"/>
              <w:jc w:val="center"/>
            </w:pPr>
            <w:r w:rsidRPr="726A3959">
              <w:rPr>
                <w:rFonts w:ascii="Aptos Narrow" w:eastAsia="Aptos Narrow" w:hAnsi="Aptos Narrow" w:cs="Aptos Narrow"/>
                <w:color w:val="000000" w:themeColor="text1"/>
                <w:sz w:val="16"/>
                <w:szCs w:val="16"/>
              </w:rPr>
              <w:t>16</w:t>
            </w:r>
          </w:p>
        </w:tc>
        <w:tc>
          <w:tcPr>
            <w:tcW w:w="675" w:type="dxa"/>
            <w:shd w:val="clear" w:color="auto" w:fill="E8E8E8"/>
            <w:tcMar>
              <w:left w:w="70" w:type="dxa"/>
              <w:right w:w="70" w:type="dxa"/>
            </w:tcMar>
            <w:vAlign w:val="bottom"/>
          </w:tcPr>
          <w:p w14:paraId="55BCA51C" w14:textId="1B2CF85C" w:rsidR="726A3959" w:rsidRDefault="726A3959" w:rsidP="726A3959">
            <w:pPr>
              <w:spacing w:after="0"/>
              <w:jc w:val="center"/>
            </w:pPr>
            <w:r w:rsidRPr="726A3959">
              <w:rPr>
                <w:rFonts w:ascii="Aptos Narrow" w:eastAsia="Aptos Narrow" w:hAnsi="Aptos Narrow" w:cs="Aptos Narrow"/>
                <w:color w:val="000000" w:themeColor="text1"/>
                <w:sz w:val="16"/>
                <w:szCs w:val="16"/>
              </w:rPr>
              <w:t>16</w:t>
            </w:r>
          </w:p>
        </w:tc>
      </w:tr>
      <w:tr w:rsidR="726A3959" w14:paraId="6EB4654D" w14:textId="77777777" w:rsidTr="07034E15">
        <w:trPr>
          <w:trHeight w:val="300"/>
        </w:trPr>
        <w:tc>
          <w:tcPr>
            <w:tcW w:w="4110" w:type="dxa"/>
            <w:tcMar>
              <w:left w:w="70" w:type="dxa"/>
              <w:right w:w="70" w:type="dxa"/>
            </w:tcMar>
            <w:vAlign w:val="bottom"/>
          </w:tcPr>
          <w:p w14:paraId="0F5EAF4F" w14:textId="7EDCE8D7" w:rsidR="726A3959" w:rsidRDefault="726A3959" w:rsidP="726A3959">
            <w:pPr>
              <w:spacing w:after="0"/>
            </w:pPr>
            <w:r w:rsidRPr="726A3959">
              <w:rPr>
                <w:rFonts w:ascii="Aptos Narrow" w:eastAsia="Aptos Narrow" w:hAnsi="Aptos Narrow" w:cs="Aptos Narrow"/>
                <w:color w:val="000000" w:themeColor="text1"/>
                <w:sz w:val="16"/>
                <w:szCs w:val="16"/>
              </w:rPr>
              <w:t>NORTE SANTANDER</w:t>
            </w:r>
          </w:p>
        </w:tc>
        <w:tc>
          <w:tcPr>
            <w:tcW w:w="720" w:type="dxa"/>
            <w:tcMar>
              <w:left w:w="70" w:type="dxa"/>
              <w:right w:w="70" w:type="dxa"/>
            </w:tcMar>
            <w:vAlign w:val="bottom"/>
          </w:tcPr>
          <w:p w14:paraId="362812D4" w14:textId="4CB9FF19" w:rsidR="726A3959" w:rsidRDefault="726A3959" w:rsidP="726A3959">
            <w:pPr>
              <w:spacing w:after="0"/>
              <w:jc w:val="center"/>
            </w:pPr>
            <w:r w:rsidRPr="726A3959">
              <w:rPr>
                <w:rFonts w:ascii="Aptos Narrow" w:eastAsia="Aptos Narrow" w:hAnsi="Aptos Narrow" w:cs="Aptos Narrow"/>
                <w:color w:val="000000" w:themeColor="text1"/>
                <w:sz w:val="16"/>
                <w:szCs w:val="16"/>
              </w:rPr>
              <w:t>261</w:t>
            </w:r>
          </w:p>
        </w:tc>
        <w:tc>
          <w:tcPr>
            <w:tcW w:w="720" w:type="dxa"/>
            <w:tcMar>
              <w:left w:w="70" w:type="dxa"/>
              <w:right w:w="70" w:type="dxa"/>
            </w:tcMar>
            <w:vAlign w:val="bottom"/>
          </w:tcPr>
          <w:p w14:paraId="0BF426F6" w14:textId="33C27595" w:rsidR="726A3959" w:rsidRDefault="726A3959" w:rsidP="726A3959">
            <w:pPr>
              <w:spacing w:after="0"/>
              <w:jc w:val="center"/>
            </w:pPr>
            <w:r w:rsidRPr="726A3959">
              <w:rPr>
                <w:rFonts w:ascii="Aptos Narrow" w:eastAsia="Aptos Narrow" w:hAnsi="Aptos Narrow" w:cs="Aptos Narrow"/>
                <w:color w:val="000000" w:themeColor="text1"/>
                <w:sz w:val="16"/>
                <w:szCs w:val="16"/>
              </w:rPr>
              <w:t>275</w:t>
            </w:r>
          </w:p>
        </w:tc>
        <w:tc>
          <w:tcPr>
            <w:tcW w:w="975" w:type="dxa"/>
            <w:tcMar>
              <w:left w:w="70" w:type="dxa"/>
              <w:right w:w="70" w:type="dxa"/>
            </w:tcMar>
            <w:vAlign w:val="bottom"/>
          </w:tcPr>
          <w:p w14:paraId="100C2A23" w14:textId="1EA2D584" w:rsidR="726A3959" w:rsidRDefault="726A3959" w:rsidP="726A3959">
            <w:pPr>
              <w:spacing w:after="0"/>
              <w:jc w:val="center"/>
            </w:pPr>
            <w:r w:rsidRPr="726A3959">
              <w:rPr>
                <w:rFonts w:ascii="Aptos Narrow" w:eastAsia="Aptos Narrow" w:hAnsi="Aptos Narrow" w:cs="Aptos Narrow"/>
                <w:color w:val="000000" w:themeColor="text1"/>
                <w:sz w:val="16"/>
                <w:szCs w:val="16"/>
              </w:rPr>
              <w:t>1.694.970</w:t>
            </w:r>
          </w:p>
        </w:tc>
        <w:tc>
          <w:tcPr>
            <w:tcW w:w="975" w:type="dxa"/>
            <w:tcMar>
              <w:left w:w="70" w:type="dxa"/>
              <w:right w:w="70" w:type="dxa"/>
            </w:tcMar>
            <w:vAlign w:val="bottom"/>
          </w:tcPr>
          <w:p w14:paraId="6EFDC7F4" w14:textId="6B348414" w:rsidR="726A3959" w:rsidRDefault="726A3959" w:rsidP="726A3959">
            <w:pPr>
              <w:spacing w:after="0"/>
              <w:jc w:val="center"/>
            </w:pPr>
            <w:r w:rsidRPr="726A3959">
              <w:rPr>
                <w:rFonts w:ascii="Aptos Narrow" w:eastAsia="Aptos Narrow" w:hAnsi="Aptos Narrow" w:cs="Aptos Narrow"/>
                <w:color w:val="000000" w:themeColor="text1"/>
                <w:sz w:val="16"/>
                <w:szCs w:val="16"/>
              </w:rPr>
              <w:t>1.709.289</w:t>
            </w:r>
          </w:p>
        </w:tc>
        <w:tc>
          <w:tcPr>
            <w:tcW w:w="675" w:type="dxa"/>
            <w:tcMar>
              <w:left w:w="70" w:type="dxa"/>
              <w:right w:w="70" w:type="dxa"/>
            </w:tcMar>
            <w:vAlign w:val="bottom"/>
          </w:tcPr>
          <w:p w14:paraId="23F22B6A" w14:textId="6CA41FF5" w:rsidR="726A3959" w:rsidRDefault="726A3959" w:rsidP="726A3959">
            <w:pPr>
              <w:spacing w:after="0"/>
              <w:jc w:val="center"/>
            </w:pPr>
            <w:r w:rsidRPr="726A3959">
              <w:rPr>
                <w:rFonts w:ascii="Aptos Narrow" w:eastAsia="Aptos Narrow" w:hAnsi="Aptos Narrow" w:cs="Aptos Narrow"/>
                <w:color w:val="000000" w:themeColor="text1"/>
                <w:sz w:val="16"/>
                <w:szCs w:val="16"/>
              </w:rPr>
              <w:t>15</w:t>
            </w:r>
          </w:p>
        </w:tc>
        <w:tc>
          <w:tcPr>
            <w:tcW w:w="675" w:type="dxa"/>
            <w:tcMar>
              <w:left w:w="70" w:type="dxa"/>
              <w:right w:w="70" w:type="dxa"/>
            </w:tcMar>
            <w:vAlign w:val="bottom"/>
          </w:tcPr>
          <w:p w14:paraId="7ADF0A57" w14:textId="5FC71138" w:rsidR="726A3959" w:rsidRDefault="726A3959" w:rsidP="726A3959">
            <w:pPr>
              <w:spacing w:after="0"/>
              <w:jc w:val="center"/>
            </w:pPr>
            <w:r w:rsidRPr="726A3959">
              <w:rPr>
                <w:rFonts w:ascii="Aptos Narrow" w:eastAsia="Aptos Narrow" w:hAnsi="Aptos Narrow" w:cs="Aptos Narrow"/>
                <w:color w:val="000000" w:themeColor="text1"/>
                <w:sz w:val="16"/>
                <w:szCs w:val="16"/>
              </w:rPr>
              <w:t>16</w:t>
            </w:r>
          </w:p>
        </w:tc>
      </w:tr>
      <w:tr w:rsidR="726A3959" w14:paraId="4E0DAF46" w14:textId="77777777" w:rsidTr="07034E15">
        <w:trPr>
          <w:trHeight w:val="300"/>
        </w:trPr>
        <w:tc>
          <w:tcPr>
            <w:tcW w:w="4110" w:type="dxa"/>
            <w:shd w:val="clear" w:color="auto" w:fill="E8E8E8"/>
            <w:tcMar>
              <w:left w:w="70" w:type="dxa"/>
              <w:right w:w="70" w:type="dxa"/>
            </w:tcMar>
            <w:vAlign w:val="bottom"/>
          </w:tcPr>
          <w:p w14:paraId="0275665A" w14:textId="3D9D3D08" w:rsidR="726A3959" w:rsidRDefault="726A3959" w:rsidP="726A3959">
            <w:pPr>
              <w:spacing w:after="0"/>
            </w:pPr>
            <w:r w:rsidRPr="726A3959">
              <w:rPr>
                <w:rFonts w:ascii="Aptos Narrow" w:eastAsia="Aptos Narrow" w:hAnsi="Aptos Narrow" w:cs="Aptos Narrow"/>
                <w:color w:val="000000" w:themeColor="text1"/>
                <w:sz w:val="16"/>
                <w:szCs w:val="16"/>
              </w:rPr>
              <w:t>MAGDALENA</w:t>
            </w:r>
          </w:p>
        </w:tc>
        <w:tc>
          <w:tcPr>
            <w:tcW w:w="720" w:type="dxa"/>
            <w:shd w:val="clear" w:color="auto" w:fill="E8E8E8"/>
            <w:tcMar>
              <w:left w:w="70" w:type="dxa"/>
              <w:right w:w="70" w:type="dxa"/>
            </w:tcMar>
            <w:vAlign w:val="bottom"/>
          </w:tcPr>
          <w:p w14:paraId="0BA917B9" w14:textId="294D1D1C" w:rsidR="726A3959" w:rsidRDefault="726A3959" w:rsidP="726A3959">
            <w:pPr>
              <w:spacing w:after="0"/>
              <w:jc w:val="center"/>
            </w:pPr>
            <w:r w:rsidRPr="726A3959">
              <w:rPr>
                <w:rFonts w:ascii="Aptos Narrow" w:eastAsia="Aptos Narrow" w:hAnsi="Aptos Narrow" w:cs="Aptos Narrow"/>
                <w:color w:val="000000" w:themeColor="text1"/>
                <w:sz w:val="16"/>
                <w:szCs w:val="16"/>
              </w:rPr>
              <w:t>251</w:t>
            </w:r>
          </w:p>
        </w:tc>
        <w:tc>
          <w:tcPr>
            <w:tcW w:w="720" w:type="dxa"/>
            <w:shd w:val="clear" w:color="auto" w:fill="E8E8E8"/>
            <w:tcMar>
              <w:left w:w="70" w:type="dxa"/>
              <w:right w:w="70" w:type="dxa"/>
            </w:tcMar>
            <w:vAlign w:val="bottom"/>
          </w:tcPr>
          <w:p w14:paraId="745962AE" w14:textId="1D469D09" w:rsidR="726A3959" w:rsidRDefault="726A3959" w:rsidP="726A3959">
            <w:pPr>
              <w:spacing w:after="0"/>
              <w:jc w:val="center"/>
            </w:pPr>
            <w:r w:rsidRPr="726A3959">
              <w:rPr>
                <w:rFonts w:ascii="Aptos Narrow" w:eastAsia="Aptos Narrow" w:hAnsi="Aptos Narrow" w:cs="Aptos Narrow"/>
                <w:color w:val="000000" w:themeColor="text1"/>
                <w:sz w:val="16"/>
                <w:szCs w:val="16"/>
              </w:rPr>
              <w:t>244</w:t>
            </w:r>
          </w:p>
        </w:tc>
        <w:tc>
          <w:tcPr>
            <w:tcW w:w="975" w:type="dxa"/>
            <w:shd w:val="clear" w:color="auto" w:fill="E8E8E8"/>
            <w:tcMar>
              <w:left w:w="70" w:type="dxa"/>
              <w:right w:w="70" w:type="dxa"/>
            </w:tcMar>
            <w:vAlign w:val="bottom"/>
          </w:tcPr>
          <w:p w14:paraId="7B89558C" w14:textId="796E06D4" w:rsidR="726A3959" w:rsidRDefault="726A3959" w:rsidP="726A3959">
            <w:pPr>
              <w:spacing w:after="0"/>
              <w:jc w:val="center"/>
            </w:pPr>
            <w:r w:rsidRPr="726A3959">
              <w:rPr>
                <w:rFonts w:ascii="Aptos Narrow" w:eastAsia="Aptos Narrow" w:hAnsi="Aptos Narrow" w:cs="Aptos Narrow"/>
                <w:color w:val="000000" w:themeColor="text1"/>
                <w:sz w:val="16"/>
                <w:szCs w:val="16"/>
              </w:rPr>
              <w:t>1.526.269</w:t>
            </w:r>
          </w:p>
        </w:tc>
        <w:tc>
          <w:tcPr>
            <w:tcW w:w="975" w:type="dxa"/>
            <w:shd w:val="clear" w:color="auto" w:fill="E8E8E8"/>
            <w:tcMar>
              <w:left w:w="70" w:type="dxa"/>
              <w:right w:w="70" w:type="dxa"/>
            </w:tcMar>
            <w:vAlign w:val="bottom"/>
          </w:tcPr>
          <w:p w14:paraId="48F571EE" w14:textId="02915D90" w:rsidR="726A3959" w:rsidRDefault="726A3959" w:rsidP="726A3959">
            <w:pPr>
              <w:spacing w:after="0"/>
              <w:jc w:val="center"/>
            </w:pPr>
            <w:r w:rsidRPr="726A3959">
              <w:rPr>
                <w:rFonts w:ascii="Aptos Narrow" w:eastAsia="Aptos Narrow" w:hAnsi="Aptos Narrow" w:cs="Aptos Narrow"/>
                <w:color w:val="000000" w:themeColor="text1"/>
                <w:sz w:val="16"/>
                <w:szCs w:val="16"/>
              </w:rPr>
              <w:t>1.544.507</w:t>
            </w:r>
          </w:p>
        </w:tc>
        <w:tc>
          <w:tcPr>
            <w:tcW w:w="675" w:type="dxa"/>
            <w:shd w:val="clear" w:color="auto" w:fill="E8E8E8"/>
            <w:tcMar>
              <w:left w:w="70" w:type="dxa"/>
              <w:right w:w="70" w:type="dxa"/>
            </w:tcMar>
            <w:vAlign w:val="bottom"/>
          </w:tcPr>
          <w:p w14:paraId="3C9685C4" w14:textId="76DEA993" w:rsidR="726A3959" w:rsidRDefault="726A3959" w:rsidP="726A3959">
            <w:pPr>
              <w:spacing w:after="0"/>
              <w:jc w:val="center"/>
            </w:pPr>
            <w:r w:rsidRPr="726A3959">
              <w:rPr>
                <w:rFonts w:ascii="Aptos Narrow" w:eastAsia="Aptos Narrow" w:hAnsi="Aptos Narrow" w:cs="Aptos Narrow"/>
                <w:color w:val="000000" w:themeColor="text1"/>
                <w:sz w:val="16"/>
                <w:szCs w:val="16"/>
              </w:rPr>
              <w:t>16</w:t>
            </w:r>
          </w:p>
        </w:tc>
        <w:tc>
          <w:tcPr>
            <w:tcW w:w="675" w:type="dxa"/>
            <w:shd w:val="clear" w:color="auto" w:fill="E8E8E8"/>
            <w:tcMar>
              <w:left w:w="70" w:type="dxa"/>
              <w:right w:w="70" w:type="dxa"/>
            </w:tcMar>
            <w:vAlign w:val="bottom"/>
          </w:tcPr>
          <w:p w14:paraId="6CA01B4C" w14:textId="502A4EBC" w:rsidR="726A3959" w:rsidRDefault="726A3959" w:rsidP="726A3959">
            <w:pPr>
              <w:spacing w:after="0"/>
              <w:jc w:val="center"/>
            </w:pPr>
            <w:r w:rsidRPr="726A3959">
              <w:rPr>
                <w:rFonts w:ascii="Aptos Narrow" w:eastAsia="Aptos Narrow" w:hAnsi="Aptos Narrow" w:cs="Aptos Narrow"/>
                <w:color w:val="000000" w:themeColor="text1"/>
                <w:sz w:val="16"/>
                <w:szCs w:val="16"/>
              </w:rPr>
              <w:t>16</w:t>
            </w:r>
          </w:p>
        </w:tc>
      </w:tr>
      <w:tr w:rsidR="726A3959" w14:paraId="34A3DFD6" w14:textId="77777777" w:rsidTr="07034E15">
        <w:trPr>
          <w:trHeight w:val="300"/>
        </w:trPr>
        <w:tc>
          <w:tcPr>
            <w:tcW w:w="4110" w:type="dxa"/>
            <w:tcMar>
              <w:left w:w="70" w:type="dxa"/>
              <w:right w:w="70" w:type="dxa"/>
            </w:tcMar>
            <w:vAlign w:val="bottom"/>
          </w:tcPr>
          <w:p w14:paraId="06AB6121" w14:textId="7EABB4CA" w:rsidR="726A3959" w:rsidRDefault="726A3959" w:rsidP="726A3959">
            <w:pPr>
              <w:spacing w:after="0"/>
            </w:pPr>
            <w:r w:rsidRPr="726A3959">
              <w:rPr>
                <w:rFonts w:ascii="Aptos Narrow" w:eastAsia="Aptos Narrow" w:hAnsi="Aptos Narrow" w:cs="Aptos Narrow"/>
                <w:color w:val="000000" w:themeColor="text1"/>
                <w:sz w:val="16"/>
                <w:szCs w:val="16"/>
              </w:rPr>
              <w:t>BOYACA</w:t>
            </w:r>
          </w:p>
        </w:tc>
        <w:tc>
          <w:tcPr>
            <w:tcW w:w="720" w:type="dxa"/>
            <w:tcMar>
              <w:left w:w="70" w:type="dxa"/>
              <w:right w:w="70" w:type="dxa"/>
            </w:tcMar>
            <w:vAlign w:val="bottom"/>
          </w:tcPr>
          <w:p w14:paraId="403B0647" w14:textId="40762412" w:rsidR="726A3959" w:rsidRDefault="726A3959" w:rsidP="726A3959">
            <w:pPr>
              <w:spacing w:after="0"/>
              <w:jc w:val="center"/>
            </w:pPr>
            <w:r w:rsidRPr="726A3959">
              <w:rPr>
                <w:rFonts w:ascii="Aptos Narrow" w:eastAsia="Aptos Narrow" w:hAnsi="Aptos Narrow" w:cs="Aptos Narrow"/>
                <w:color w:val="000000" w:themeColor="text1"/>
                <w:sz w:val="16"/>
                <w:szCs w:val="16"/>
              </w:rPr>
              <w:t>229</w:t>
            </w:r>
          </w:p>
        </w:tc>
        <w:tc>
          <w:tcPr>
            <w:tcW w:w="720" w:type="dxa"/>
            <w:tcMar>
              <w:left w:w="70" w:type="dxa"/>
              <w:right w:w="70" w:type="dxa"/>
            </w:tcMar>
            <w:vAlign w:val="bottom"/>
          </w:tcPr>
          <w:p w14:paraId="204D8B5D" w14:textId="1C0D7D69" w:rsidR="726A3959" w:rsidRDefault="726A3959" w:rsidP="726A3959">
            <w:pPr>
              <w:spacing w:after="0"/>
              <w:jc w:val="center"/>
            </w:pPr>
            <w:r w:rsidRPr="726A3959">
              <w:rPr>
                <w:rFonts w:ascii="Aptos Narrow" w:eastAsia="Aptos Narrow" w:hAnsi="Aptos Narrow" w:cs="Aptos Narrow"/>
                <w:color w:val="000000" w:themeColor="text1"/>
                <w:sz w:val="16"/>
                <w:szCs w:val="16"/>
              </w:rPr>
              <w:t>231</w:t>
            </w:r>
          </w:p>
        </w:tc>
        <w:tc>
          <w:tcPr>
            <w:tcW w:w="975" w:type="dxa"/>
            <w:tcMar>
              <w:left w:w="70" w:type="dxa"/>
              <w:right w:w="70" w:type="dxa"/>
            </w:tcMar>
            <w:vAlign w:val="bottom"/>
          </w:tcPr>
          <w:p w14:paraId="44D42A16" w14:textId="22D222CB" w:rsidR="726A3959" w:rsidRDefault="726A3959" w:rsidP="726A3959">
            <w:pPr>
              <w:spacing w:after="0"/>
              <w:jc w:val="center"/>
            </w:pPr>
            <w:r w:rsidRPr="726A3959">
              <w:rPr>
                <w:rFonts w:ascii="Aptos Narrow" w:eastAsia="Aptos Narrow" w:hAnsi="Aptos Narrow" w:cs="Aptos Narrow"/>
                <w:color w:val="000000" w:themeColor="text1"/>
                <w:sz w:val="16"/>
                <w:szCs w:val="16"/>
              </w:rPr>
              <w:t>1.283.225</w:t>
            </w:r>
          </w:p>
        </w:tc>
        <w:tc>
          <w:tcPr>
            <w:tcW w:w="975" w:type="dxa"/>
            <w:tcMar>
              <w:left w:w="70" w:type="dxa"/>
              <w:right w:w="70" w:type="dxa"/>
            </w:tcMar>
            <w:vAlign w:val="bottom"/>
          </w:tcPr>
          <w:p w14:paraId="3089E875" w14:textId="3FC6140D" w:rsidR="726A3959" w:rsidRDefault="726A3959" w:rsidP="726A3959">
            <w:pPr>
              <w:spacing w:after="0"/>
              <w:jc w:val="center"/>
            </w:pPr>
            <w:r w:rsidRPr="726A3959">
              <w:rPr>
                <w:rFonts w:ascii="Aptos Narrow" w:eastAsia="Aptos Narrow" w:hAnsi="Aptos Narrow" w:cs="Aptos Narrow"/>
                <w:color w:val="000000" w:themeColor="text1"/>
                <w:sz w:val="16"/>
                <w:szCs w:val="16"/>
              </w:rPr>
              <w:t>1.290.393</w:t>
            </w:r>
          </w:p>
        </w:tc>
        <w:tc>
          <w:tcPr>
            <w:tcW w:w="675" w:type="dxa"/>
            <w:tcMar>
              <w:left w:w="70" w:type="dxa"/>
              <w:right w:w="70" w:type="dxa"/>
            </w:tcMar>
            <w:vAlign w:val="bottom"/>
          </w:tcPr>
          <w:p w14:paraId="37F1B800" w14:textId="36A7527F" w:rsidR="726A3959" w:rsidRDefault="726A3959" w:rsidP="726A3959">
            <w:pPr>
              <w:spacing w:after="0"/>
              <w:jc w:val="center"/>
            </w:pPr>
            <w:r w:rsidRPr="726A3959">
              <w:rPr>
                <w:rFonts w:ascii="Aptos Narrow" w:eastAsia="Aptos Narrow" w:hAnsi="Aptos Narrow" w:cs="Aptos Narrow"/>
                <w:color w:val="000000" w:themeColor="text1"/>
                <w:sz w:val="16"/>
                <w:szCs w:val="16"/>
              </w:rPr>
              <w:t>18</w:t>
            </w:r>
          </w:p>
        </w:tc>
        <w:tc>
          <w:tcPr>
            <w:tcW w:w="675" w:type="dxa"/>
            <w:tcMar>
              <w:left w:w="70" w:type="dxa"/>
              <w:right w:w="70" w:type="dxa"/>
            </w:tcMar>
            <w:vAlign w:val="bottom"/>
          </w:tcPr>
          <w:p w14:paraId="0B66165C" w14:textId="486511F3" w:rsidR="726A3959" w:rsidRDefault="726A3959" w:rsidP="726A3959">
            <w:pPr>
              <w:spacing w:after="0"/>
              <w:jc w:val="center"/>
            </w:pPr>
            <w:r w:rsidRPr="726A3959">
              <w:rPr>
                <w:rFonts w:ascii="Aptos Narrow" w:eastAsia="Aptos Narrow" w:hAnsi="Aptos Narrow" w:cs="Aptos Narrow"/>
                <w:color w:val="000000" w:themeColor="text1"/>
                <w:sz w:val="16"/>
                <w:szCs w:val="16"/>
              </w:rPr>
              <w:t>18</w:t>
            </w:r>
          </w:p>
        </w:tc>
      </w:tr>
      <w:tr w:rsidR="726A3959" w14:paraId="49E38ADC" w14:textId="77777777" w:rsidTr="07034E15">
        <w:trPr>
          <w:trHeight w:val="300"/>
        </w:trPr>
        <w:tc>
          <w:tcPr>
            <w:tcW w:w="4110" w:type="dxa"/>
            <w:shd w:val="clear" w:color="auto" w:fill="E8E8E8"/>
            <w:tcMar>
              <w:left w:w="70" w:type="dxa"/>
              <w:right w:w="70" w:type="dxa"/>
            </w:tcMar>
            <w:vAlign w:val="bottom"/>
          </w:tcPr>
          <w:p w14:paraId="1E67E076" w14:textId="4769692F" w:rsidR="726A3959" w:rsidRDefault="726A3959" w:rsidP="726A3959">
            <w:pPr>
              <w:spacing w:after="0"/>
            </w:pPr>
            <w:r w:rsidRPr="726A3959">
              <w:rPr>
                <w:rFonts w:ascii="Aptos Narrow" w:eastAsia="Aptos Narrow" w:hAnsi="Aptos Narrow" w:cs="Aptos Narrow"/>
                <w:color w:val="000000" w:themeColor="text1"/>
                <w:sz w:val="16"/>
                <w:szCs w:val="16"/>
              </w:rPr>
              <w:t>RISARALDA</w:t>
            </w:r>
          </w:p>
        </w:tc>
        <w:tc>
          <w:tcPr>
            <w:tcW w:w="720" w:type="dxa"/>
            <w:shd w:val="clear" w:color="auto" w:fill="E8E8E8"/>
            <w:tcMar>
              <w:left w:w="70" w:type="dxa"/>
              <w:right w:w="70" w:type="dxa"/>
            </w:tcMar>
            <w:vAlign w:val="bottom"/>
          </w:tcPr>
          <w:p w14:paraId="6414EF96" w14:textId="46896FA8" w:rsidR="726A3959" w:rsidRDefault="726A3959" w:rsidP="726A3959">
            <w:pPr>
              <w:spacing w:after="0"/>
              <w:jc w:val="center"/>
            </w:pPr>
            <w:r w:rsidRPr="726A3959">
              <w:rPr>
                <w:rFonts w:ascii="Aptos Narrow" w:eastAsia="Aptos Narrow" w:hAnsi="Aptos Narrow" w:cs="Aptos Narrow"/>
                <w:color w:val="000000" w:themeColor="text1"/>
                <w:sz w:val="16"/>
                <w:szCs w:val="16"/>
              </w:rPr>
              <w:t>179</w:t>
            </w:r>
          </w:p>
        </w:tc>
        <w:tc>
          <w:tcPr>
            <w:tcW w:w="720" w:type="dxa"/>
            <w:shd w:val="clear" w:color="auto" w:fill="E8E8E8"/>
            <w:tcMar>
              <w:left w:w="70" w:type="dxa"/>
              <w:right w:w="70" w:type="dxa"/>
            </w:tcMar>
            <w:vAlign w:val="bottom"/>
          </w:tcPr>
          <w:p w14:paraId="7BC0D0BF" w14:textId="3688BDCC" w:rsidR="726A3959" w:rsidRDefault="726A3959" w:rsidP="726A3959">
            <w:pPr>
              <w:spacing w:after="0"/>
              <w:jc w:val="center"/>
            </w:pPr>
            <w:r w:rsidRPr="726A3959">
              <w:rPr>
                <w:rFonts w:ascii="Aptos Narrow" w:eastAsia="Aptos Narrow" w:hAnsi="Aptos Narrow" w:cs="Aptos Narrow"/>
                <w:color w:val="000000" w:themeColor="text1"/>
                <w:sz w:val="16"/>
                <w:szCs w:val="16"/>
              </w:rPr>
              <w:t>172</w:t>
            </w:r>
          </w:p>
        </w:tc>
        <w:tc>
          <w:tcPr>
            <w:tcW w:w="975" w:type="dxa"/>
            <w:shd w:val="clear" w:color="auto" w:fill="E8E8E8"/>
            <w:tcMar>
              <w:left w:w="70" w:type="dxa"/>
              <w:right w:w="70" w:type="dxa"/>
            </w:tcMar>
            <w:vAlign w:val="bottom"/>
          </w:tcPr>
          <w:p w14:paraId="5D0398A8" w14:textId="5A1265F2" w:rsidR="726A3959" w:rsidRDefault="726A3959" w:rsidP="726A3959">
            <w:pPr>
              <w:spacing w:after="0"/>
              <w:jc w:val="center"/>
            </w:pPr>
            <w:r w:rsidRPr="726A3959">
              <w:rPr>
                <w:rFonts w:ascii="Aptos Narrow" w:eastAsia="Aptos Narrow" w:hAnsi="Aptos Narrow" w:cs="Aptos Narrow"/>
                <w:color w:val="000000" w:themeColor="text1"/>
                <w:sz w:val="16"/>
                <w:szCs w:val="16"/>
              </w:rPr>
              <w:t>997.930</w:t>
            </w:r>
          </w:p>
        </w:tc>
        <w:tc>
          <w:tcPr>
            <w:tcW w:w="975" w:type="dxa"/>
            <w:shd w:val="clear" w:color="auto" w:fill="E8E8E8"/>
            <w:tcMar>
              <w:left w:w="70" w:type="dxa"/>
              <w:right w:w="70" w:type="dxa"/>
            </w:tcMar>
            <w:vAlign w:val="bottom"/>
          </w:tcPr>
          <w:p w14:paraId="1A8A019D" w14:textId="41D64CD3" w:rsidR="726A3959" w:rsidRDefault="726A3959" w:rsidP="726A3959">
            <w:pPr>
              <w:spacing w:after="0"/>
              <w:jc w:val="center"/>
            </w:pPr>
            <w:r w:rsidRPr="726A3959">
              <w:rPr>
                <w:rFonts w:ascii="Aptos Narrow" w:eastAsia="Aptos Narrow" w:hAnsi="Aptos Narrow" w:cs="Aptos Narrow"/>
                <w:color w:val="000000" w:themeColor="text1"/>
                <w:sz w:val="16"/>
                <w:szCs w:val="16"/>
              </w:rPr>
              <w:t>1.003.225</w:t>
            </w:r>
          </w:p>
        </w:tc>
        <w:tc>
          <w:tcPr>
            <w:tcW w:w="675" w:type="dxa"/>
            <w:shd w:val="clear" w:color="auto" w:fill="E8E8E8"/>
            <w:tcMar>
              <w:left w:w="70" w:type="dxa"/>
              <w:right w:w="70" w:type="dxa"/>
            </w:tcMar>
            <w:vAlign w:val="bottom"/>
          </w:tcPr>
          <w:p w14:paraId="7E736565" w14:textId="5A5BBCAF" w:rsidR="726A3959" w:rsidRDefault="726A3959" w:rsidP="726A3959">
            <w:pPr>
              <w:spacing w:after="0"/>
              <w:jc w:val="center"/>
            </w:pPr>
            <w:r w:rsidRPr="726A3959">
              <w:rPr>
                <w:rFonts w:ascii="Aptos Narrow" w:eastAsia="Aptos Narrow" w:hAnsi="Aptos Narrow" w:cs="Aptos Narrow"/>
                <w:color w:val="000000" w:themeColor="text1"/>
                <w:sz w:val="16"/>
                <w:szCs w:val="16"/>
              </w:rPr>
              <w:t>18</w:t>
            </w:r>
          </w:p>
        </w:tc>
        <w:tc>
          <w:tcPr>
            <w:tcW w:w="675" w:type="dxa"/>
            <w:shd w:val="clear" w:color="auto" w:fill="E8E8E8"/>
            <w:tcMar>
              <w:left w:w="70" w:type="dxa"/>
              <w:right w:w="70" w:type="dxa"/>
            </w:tcMar>
            <w:vAlign w:val="bottom"/>
          </w:tcPr>
          <w:p w14:paraId="0193FF15" w14:textId="3A9C362D" w:rsidR="726A3959" w:rsidRDefault="726A3959" w:rsidP="726A3959">
            <w:pPr>
              <w:spacing w:after="0"/>
              <w:jc w:val="center"/>
            </w:pPr>
            <w:r w:rsidRPr="726A3959">
              <w:rPr>
                <w:rFonts w:ascii="Aptos Narrow" w:eastAsia="Aptos Narrow" w:hAnsi="Aptos Narrow" w:cs="Aptos Narrow"/>
                <w:color w:val="000000" w:themeColor="text1"/>
                <w:sz w:val="16"/>
                <w:szCs w:val="16"/>
              </w:rPr>
              <w:t>17</w:t>
            </w:r>
          </w:p>
        </w:tc>
      </w:tr>
      <w:tr w:rsidR="726A3959" w14:paraId="023D1911" w14:textId="77777777" w:rsidTr="07034E15">
        <w:trPr>
          <w:trHeight w:val="300"/>
        </w:trPr>
        <w:tc>
          <w:tcPr>
            <w:tcW w:w="4110" w:type="dxa"/>
            <w:tcMar>
              <w:left w:w="70" w:type="dxa"/>
              <w:right w:w="70" w:type="dxa"/>
            </w:tcMar>
            <w:vAlign w:val="bottom"/>
          </w:tcPr>
          <w:p w14:paraId="4D68A319" w14:textId="1B06F80A" w:rsidR="726A3959" w:rsidRDefault="726A3959" w:rsidP="726A3959">
            <w:pPr>
              <w:spacing w:after="0"/>
            </w:pPr>
            <w:r w:rsidRPr="726A3959">
              <w:rPr>
                <w:rFonts w:ascii="Aptos Narrow" w:eastAsia="Aptos Narrow" w:hAnsi="Aptos Narrow" w:cs="Aptos Narrow"/>
                <w:b/>
                <w:bCs/>
                <w:color w:val="000000" w:themeColor="text1"/>
                <w:sz w:val="16"/>
                <w:szCs w:val="16"/>
              </w:rPr>
              <w:t>CASANARE</w:t>
            </w:r>
          </w:p>
        </w:tc>
        <w:tc>
          <w:tcPr>
            <w:tcW w:w="720" w:type="dxa"/>
            <w:tcMar>
              <w:left w:w="70" w:type="dxa"/>
              <w:right w:w="70" w:type="dxa"/>
            </w:tcMar>
            <w:vAlign w:val="bottom"/>
          </w:tcPr>
          <w:p w14:paraId="75812DA3" w14:textId="0AECA6DD" w:rsidR="726A3959" w:rsidRDefault="726A3959" w:rsidP="726A3959">
            <w:pPr>
              <w:spacing w:after="0"/>
              <w:jc w:val="center"/>
            </w:pPr>
            <w:r w:rsidRPr="726A3959">
              <w:rPr>
                <w:rFonts w:ascii="Aptos Narrow" w:eastAsia="Aptos Narrow" w:hAnsi="Aptos Narrow" w:cs="Aptos Narrow"/>
                <w:b/>
                <w:bCs/>
                <w:color w:val="000000" w:themeColor="text1"/>
                <w:sz w:val="16"/>
                <w:szCs w:val="16"/>
              </w:rPr>
              <w:t>173</w:t>
            </w:r>
          </w:p>
        </w:tc>
        <w:tc>
          <w:tcPr>
            <w:tcW w:w="720" w:type="dxa"/>
            <w:tcMar>
              <w:left w:w="70" w:type="dxa"/>
              <w:right w:w="70" w:type="dxa"/>
            </w:tcMar>
            <w:vAlign w:val="bottom"/>
          </w:tcPr>
          <w:p w14:paraId="382030EE" w14:textId="44170CF8" w:rsidR="726A3959" w:rsidRDefault="726A3959" w:rsidP="726A3959">
            <w:pPr>
              <w:spacing w:after="0"/>
              <w:jc w:val="center"/>
            </w:pPr>
            <w:r w:rsidRPr="726A3959">
              <w:rPr>
                <w:rFonts w:ascii="Aptos Narrow" w:eastAsia="Aptos Narrow" w:hAnsi="Aptos Narrow" w:cs="Aptos Narrow"/>
                <w:b/>
                <w:bCs/>
                <w:color w:val="000000" w:themeColor="text1"/>
                <w:sz w:val="16"/>
                <w:szCs w:val="16"/>
              </w:rPr>
              <w:t>172</w:t>
            </w:r>
          </w:p>
        </w:tc>
        <w:tc>
          <w:tcPr>
            <w:tcW w:w="975" w:type="dxa"/>
            <w:tcMar>
              <w:left w:w="70" w:type="dxa"/>
              <w:right w:w="70" w:type="dxa"/>
            </w:tcMar>
            <w:vAlign w:val="bottom"/>
          </w:tcPr>
          <w:p w14:paraId="4292D539" w14:textId="162EBB8C" w:rsidR="726A3959" w:rsidRDefault="726A3959" w:rsidP="726A3959">
            <w:pPr>
              <w:spacing w:after="0"/>
              <w:jc w:val="center"/>
            </w:pPr>
            <w:r w:rsidRPr="726A3959">
              <w:rPr>
                <w:rFonts w:ascii="Aptos Narrow" w:eastAsia="Aptos Narrow" w:hAnsi="Aptos Narrow" w:cs="Aptos Narrow"/>
                <w:b/>
                <w:bCs/>
                <w:color w:val="000000" w:themeColor="text1"/>
                <w:sz w:val="16"/>
                <w:szCs w:val="16"/>
              </w:rPr>
              <w:t>467.565</w:t>
            </w:r>
          </w:p>
        </w:tc>
        <w:tc>
          <w:tcPr>
            <w:tcW w:w="975" w:type="dxa"/>
            <w:tcMar>
              <w:left w:w="70" w:type="dxa"/>
              <w:right w:w="70" w:type="dxa"/>
            </w:tcMar>
            <w:vAlign w:val="bottom"/>
          </w:tcPr>
          <w:p w14:paraId="51F883B8" w14:textId="4425B9E0" w:rsidR="726A3959" w:rsidRDefault="726A3959" w:rsidP="726A3959">
            <w:pPr>
              <w:spacing w:after="0"/>
              <w:jc w:val="center"/>
            </w:pPr>
            <w:r w:rsidRPr="726A3959">
              <w:rPr>
                <w:rFonts w:ascii="Aptos Narrow" w:eastAsia="Aptos Narrow" w:hAnsi="Aptos Narrow" w:cs="Aptos Narrow"/>
                <w:b/>
                <w:bCs/>
                <w:color w:val="000000" w:themeColor="text1"/>
                <w:sz w:val="16"/>
                <w:szCs w:val="16"/>
              </w:rPr>
              <w:t>473.165</w:t>
            </w:r>
          </w:p>
        </w:tc>
        <w:tc>
          <w:tcPr>
            <w:tcW w:w="675" w:type="dxa"/>
            <w:tcMar>
              <w:left w:w="70" w:type="dxa"/>
              <w:right w:w="70" w:type="dxa"/>
            </w:tcMar>
            <w:vAlign w:val="bottom"/>
          </w:tcPr>
          <w:p w14:paraId="2DDADA70" w14:textId="34F747F8" w:rsidR="726A3959" w:rsidRDefault="726A3959" w:rsidP="726A3959">
            <w:pPr>
              <w:spacing w:after="0"/>
              <w:jc w:val="center"/>
            </w:pPr>
            <w:r w:rsidRPr="726A3959">
              <w:rPr>
                <w:rFonts w:ascii="Aptos Narrow" w:eastAsia="Aptos Narrow" w:hAnsi="Aptos Narrow" w:cs="Aptos Narrow"/>
                <w:b/>
                <w:bCs/>
                <w:color w:val="000000" w:themeColor="text1"/>
                <w:sz w:val="16"/>
                <w:szCs w:val="16"/>
              </w:rPr>
              <w:t>37</w:t>
            </w:r>
          </w:p>
        </w:tc>
        <w:tc>
          <w:tcPr>
            <w:tcW w:w="675" w:type="dxa"/>
            <w:tcMar>
              <w:left w:w="70" w:type="dxa"/>
              <w:right w:w="70" w:type="dxa"/>
            </w:tcMar>
            <w:vAlign w:val="bottom"/>
          </w:tcPr>
          <w:p w14:paraId="6581613D" w14:textId="6F4F1787" w:rsidR="726A3959" w:rsidRDefault="726A3959" w:rsidP="726A3959">
            <w:pPr>
              <w:spacing w:after="0"/>
              <w:jc w:val="center"/>
            </w:pPr>
            <w:r w:rsidRPr="726A3959">
              <w:rPr>
                <w:rFonts w:ascii="Aptos Narrow" w:eastAsia="Aptos Narrow" w:hAnsi="Aptos Narrow" w:cs="Aptos Narrow"/>
                <w:b/>
                <w:bCs/>
                <w:color w:val="000000" w:themeColor="text1"/>
                <w:sz w:val="16"/>
                <w:szCs w:val="16"/>
              </w:rPr>
              <w:t>36</w:t>
            </w:r>
          </w:p>
        </w:tc>
      </w:tr>
      <w:tr w:rsidR="726A3959" w14:paraId="463E8B82" w14:textId="77777777" w:rsidTr="07034E15">
        <w:trPr>
          <w:trHeight w:val="300"/>
        </w:trPr>
        <w:tc>
          <w:tcPr>
            <w:tcW w:w="4110" w:type="dxa"/>
            <w:shd w:val="clear" w:color="auto" w:fill="E8E8E8"/>
            <w:tcMar>
              <w:left w:w="70" w:type="dxa"/>
              <w:right w:w="70" w:type="dxa"/>
            </w:tcMar>
            <w:vAlign w:val="bottom"/>
          </w:tcPr>
          <w:p w14:paraId="41D1B9ED" w14:textId="53A6B05D" w:rsidR="726A3959" w:rsidRDefault="726A3959" w:rsidP="726A3959">
            <w:pPr>
              <w:spacing w:after="0"/>
            </w:pPr>
            <w:r w:rsidRPr="726A3959">
              <w:rPr>
                <w:rFonts w:ascii="Aptos Narrow" w:eastAsia="Aptos Narrow" w:hAnsi="Aptos Narrow" w:cs="Aptos Narrow"/>
                <w:color w:val="000000" w:themeColor="text1"/>
                <w:sz w:val="16"/>
                <w:szCs w:val="16"/>
              </w:rPr>
              <w:t>CALDAS</w:t>
            </w:r>
          </w:p>
        </w:tc>
        <w:tc>
          <w:tcPr>
            <w:tcW w:w="720" w:type="dxa"/>
            <w:shd w:val="clear" w:color="auto" w:fill="E8E8E8"/>
            <w:tcMar>
              <w:left w:w="70" w:type="dxa"/>
              <w:right w:w="70" w:type="dxa"/>
            </w:tcMar>
            <w:vAlign w:val="bottom"/>
          </w:tcPr>
          <w:p w14:paraId="771E2922" w14:textId="1DC08177" w:rsidR="726A3959" w:rsidRDefault="726A3959" w:rsidP="726A3959">
            <w:pPr>
              <w:spacing w:after="0"/>
              <w:jc w:val="center"/>
            </w:pPr>
            <w:r w:rsidRPr="726A3959">
              <w:rPr>
                <w:rFonts w:ascii="Aptos Narrow" w:eastAsia="Aptos Narrow" w:hAnsi="Aptos Narrow" w:cs="Aptos Narrow"/>
                <w:color w:val="000000" w:themeColor="text1"/>
                <w:sz w:val="16"/>
                <w:szCs w:val="16"/>
              </w:rPr>
              <w:t>171</w:t>
            </w:r>
          </w:p>
        </w:tc>
        <w:tc>
          <w:tcPr>
            <w:tcW w:w="720" w:type="dxa"/>
            <w:shd w:val="clear" w:color="auto" w:fill="E8E8E8"/>
            <w:tcMar>
              <w:left w:w="70" w:type="dxa"/>
              <w:right w:w="70" w:type="dxa"/>
            </w:tcMar>
            <w:vAlign w:val="bottom"/>
          </w:tcPr>
          <w:p w14:paraId="63B20472" w14:textId="4B722CB4" w:rsidR="726A3959" w:rsidRDefault="726A3959" w:rsidP="726A3959">
            <w:pPr>
              <w:spacing w:after="0"/>
              <w:jc w:val="center"/>
            </w:pPr>
            <w:r w:rsidRPr="726A3959">
              <w:rPr>
                <w:rFonts w:ascii="Aptos Narrow" w:eastAsia="Aptos Narrow" w:hAnsi="Aptos Narrow" w:cs="Aptos Narrow"/>
                <w:color w:val="000000" w:themeColor="text1"/>
                <w:sz w:val="16"/>
                <w:szCs w:val="16"/>
              </w:rPr>
              <w:t>173</w:t>
            </w:r>
          </w:p>
        </w:tc>
        <w:tc>
          <w:tcPr>
            <w:tcW w:w="975" w:type="dxa"/>
            <w:shd w:val="clear" w:color="auto" w:fill="E8E8E8"/>
            <w:tcMar>
              <w:left w:w="70" w:type="dxa"/>
              <w:right w:w="70" w:type="dxa"/>
            </w:tcMar>
            <w:vAlign w:val="bottom"/>
          </w:tcPr>
          <w:p w14:paraId="7F9579F7" w14:textId="2AE67E66" w:rsidR="726A3959" w:rsidRDefault="726A3959" w:rsidP="726A3959">
            <w:pPr>
              <w:spacing w:after="0"/>
              <w:jc w:val="center"/>
            </w:pPr>
            <w:r w:rsidRPr="726A3959">
              <w:rPr>
                <w:rFonts w:ascii="Aptos Narrow" w:eastAsia="Aptos Narrow" w:hAnsi="Aptos Narrow" w:cs="Aptos Narrow"/>
                <w:color w:val="000000" w:themeColor="text1"/>
                <w:sz w:val="16"/>
                <w:szCs w:val="16"/>
              </w:rPr>
              <w:t>1.050.126</w:t>
            </w:r>
          </w:p>
        </w:tc>
        <w:tc>
          <w:tcPr>
            <w:tcW w:w="975" w:type="dxa"/>
            <w:shd w:val="clear" w:color="auto" w:fill="E8E8E8"/>
            <w:tcMar>
              <w:left w:w="70" w:type="dxa"/>
              <w:right w:w="70" w:type="dxa"/>
            </w:tcMar>
            <w:vAlign w:val="bottom"/>
          </w:tcPr>
          <w:p w14:paraId="6A6F1742" w14:textId="1F1E1B76" w:rsidR="726A3959" w:rsidRDefault="726A3959" w:rsidP="726A3959">
            <w:pPr>
              <w:spacing w:after="0"/>
              <w:jc w:val="center"/>
            </w:pPr>
            <w:r w:rsidRPr="726A3959">
              <w:rPr>
                <w:rFonts w:ascii="Aptos Narrow" w:eastAsia="Aptos Narrow" w:hAnsi="Aptos Narrow" w:cs="Aptos Narrow"/>
                <w:color w:val="000000" w:themeColor="text1"/>
                <w:sz w:val="16"/>
                <w:szCs w:val="16"/>
              </w:rPr>
              <w:t>1.054.450</w:t>
            </w:r>
          </w:p>
        </w:tc>
        <w:tc>
          <w:tcPr>
            <w:tcW w:w="675" w:type="dxa"/>
            <w:shd w:val="clear" w:color="auto" w:fill="E8E8E8"/>
            <w:tcMar>
              <w:left w:w="70" w:type="dxa"/>
              <w:right w:w="70" w:type="dxa"/>
            </w:tcMar>
            <w:vAlign w:val="bottom"/>
          </w:tcPr>
          <w:p w14:paraId="56282E87" w14:textId="06477ED2" w:rsidR="726A3959" w:rsidRDefault="726A3959" w:rsidP="726A3959">
            <w:pPr>
              <w:spacing w:after="0"/>
              <w:jc w:val="center"/>
            </w:pPr>
            <w:r w:rsidRPr="726A3959">
              <w:rPr>
                <w:rFonts w:ascii="Aptos Narrow" w:eastAsia="Aptos Narrow" w:hAnsi="Aptos Narrow" w:cs="Aptos Narrow"/>
                <w:color w:val="000000" w:themeColor="text1"/>
                <w:sz w:val="16"/>
                <w:szCs w:val="16"/>
              </w:rPr>
              <w:t>16</w:t>
            </w:r>
          </w:p>
        </w:tc>
        <w:tc>
          <w:tcPr>
            <w:tcW w:w="675" w:type="dxa"/>
            <w:shd w:val="clear" w:color="auto" w:fill="E8E8E8"/>
            <w:tcMar>
              <w:left w:w="70" w:type="dxa"/>
              <w:right w:w="70" w:type="dxa"/>
            </w:tcMar>
            <w:vAlign w:val="bottom"/>
          </w:tcPr>
          <w:p w14:paraId="01A51DAE" w14:textId="54E0DCA3" w:rsidR="726A3959" w:rsidRDefault="726A3959" w:rsidP="726A3959">
            <w:pPr>
              <w:spacing w:after="0"/>
              <w:jc w:val="center"/>
            </w:pPr>
            <w:r w:rsidRPr="726A3959">
              <w:rPr>
                <w:rFonts w:ascii="Aptos Narrow" w:eastAsia="Aptos Narrow" w:hAnsi="Aptos Narrow" w:cs="Aptos Narrow"/>
                <w:color w:val="000000" w:themeColor="text1"/>
                <w:sz w:val="16"/>
                <w:szCs w:val="16"/>
              </w:rPr>
              <w:t>16</w:t>
            </w:r>
          </w:p>
        </w:tc>
      </w:tr>
      <w:tr w:rsidR="726A3959" w14:paraId="4C842026" w14:textId="77777777" w:rsidTr="07034E15">
        <w:trPr>
          <w:trHeight w:val="300"/>
        </w:trPr>
        <w:tc>
          <w:tcPr>
            <w:tcW w:w="4110" w:type="dxa"/>
            <w:tcMar>
              <w:left w:w="70" w:type="dxa"/>
              <w:right w:w="70" w:type="dxa"/>
            </w:tcMar>
            <w:vAlign w:val="bottom"/>
          </w:tcPr>
          <w:p w14:paraId="7A532C31" w14:textId="333A1EF5" w:rsidR="726A3959" w:rsidRDefault="726A3959" w:rsidP="726A3959">
            <w:pPr>
              <w:spacing w:after="0"/>
            </w:pPr>
            <w:r w:rsidRPr="726A3959">
              <w:rPr>
                <w:rFonts w:ascii="Aptos Narrow" w:eastAsia="Aptos Narrow" w:hAnsi="Aptos Narrow" w:cs="Aptos Narrow"/>
                <w:color w:val="000000" w:themeColor="text1"/>
                <w:sz w:val="16"/>
                <w:szCs w:val="16"/>
              </w:rPr>
              <w:t>SUCRE</w:t>
            </w:r>
          </w:p>
        </w:tc>
        <w:tc>
          <w:tcPr>
            <w:tcW w:w="720" w:type="dxa"/>
            <w:tcMar>
              <w:left w:w="70" w:type="dxa"/>
              <w:right w:w="70" w:type="dxa"/>
            </w:tcMar>
            <w:vAlign w:val="bottom"/>
          </w:tcPr>
          <w:p w14:paraId="6473A319" w14:textId="3F78D358" w:rsidR="726A3959" w:rsidRDefault="726A3959" w:rsidP="726A3959">
            <w:pPr>
              <w:spacing w:after="0"/>
              <w:jc w:val="center"/>
            </w:pPr>
            <w:r w:rsidRPr="726A3959">
              <w:rPr>
                <w:rFonts w:ascii="Aptos Narrow" w:eastAsia="Aptos Narrow" w:hAnsi="Aptos Narrow" w:cs="Aptos Narrow"/>
                <w:color w:val="000000" w:themeColor="text1"/>
                <w:sz w:val="16"/>
                <w:szCs w:val="16"/>
              </w:rPr>
              <w:t>139</w:t>
            </w:r>
          </w:p>
        </w:tc>
        <w:tc>
          <w:tcPr>
            <w:tcW w:w="720" w:type="dxa"/>
            <w:tcMar>
              <w:left w:w="70" w:type="dxa"/>
              <w:right w:w="70" w:type="dxa"/>
            </w:tcMar>
            <w:vAlign w:val="bottom"/>
          </w:tcPr>
          <w:p w14:paraId="08E198EA" w14:textId="1EDD286D" w:rsidR="726A3959" w:rsidRDefault="726A3959" w:rsidP="726A3959">
            <w:pPr>
              <w:spacing w:after="0"/>
              <w:jc w:val="center"/>
            </w:pPr>
            <w:r w:rsidRPr="726A3959">
              <w:rPr>
                <w:rFonts w:ascii="Aptos Narrow" w:eastAsia="Aptos Narrow" w:hAnsi="Aptos Narrow" w:cs="Aptos Narrow"/>
                <w:color w:val="000000" w:themeColor="text1"/>
                <w:sz w:val="16"/>
                <w:szCs w:val="16"/>
              </w:rPr>
              <w:t>154</w:t>
            </w:r>
          </w:p>
        </w:tc>
        <w:tc>
          <w:tcPr>
            <w:tcW w:w="975" w:type="dxa"/>
            <w:tcMar>
              <w:left w:w="70" w:type="dxa"/>
              <w:right w:w="70" w:type="dxa"/>
            </w:tcMar>
            <w:vAlign w:val="bottom"/>
          </w:tcPr>
          <w:p w14:paraId="1A3F9FEC" w14:textId="51959091" w:rsidR="726A3959" w:rsidRDefault="726A3959" w:rsidP="726A3959">
            <w:pPr>
              <w:spacing w:after="0"/>
              <w:jc w:val="center"/>
            </w:pPr>
            <w:r w:rsidRPr="726A3959">
              <w:rPr>
                <w:rFonts w:ascii="Aptos Narrow" w:eastAsia="Aptos Narrow" w:hAnsi="Aptos Narrow" w:cs="Aptos Narrow"/>
                <w:color w:val="000000" w:themeColor="text1"/>
                <w:sz w:val="16"/>
                <w:szCs w:val="16"/>
              </w:rPr>
              <w:t>1.019.575</w:t>
            </w:r>
          </w:p>
        </w:tc>
        <w:tc>
          <w:tcPr>
            <w:tcW w:w="975" w:type="dxa"/>
            <w:tcMar>
              <w:left w:w="70" w:type="dxa"/>
              <w:right w:w="70" w:type="dxa"/>
            </w:tcMar>
            <w:vAlign w:val="bottom"/>
          </w:tcPr>
          <w:p w14:paraId="3EB1F904" w14:textId="1FE5EC3F" w:rsidR="726A3959" w:rsidRDefault="726A3959" w:rsidP="726A3959">
            <w:pPr>
              <w:spacing w:after="0"/>
              <w:jc w:val="center"/>
            </w:pPr>
            <w:r w:rsidRPr="726A3959">
              <w:rPr>
                <w:rFonts w:ascii="Aptos Narrow" w:eastAsia="Aptos Narrow" w:hAnsi="Aptos Narrow" w:cs="Aptos Narrow"/>
                <w:color w:val="000000" w:themeColor="text1"/>
                <w:sz w:val="16"/>
                <w:szCs w:val="16"/>
              </w:rPr>
              <w:t>1.034.102</w:t>
            </w:r>
          </w:p>
        </w:tc>
        <w:tc>
          <w:tcPr>
            <w:tcW w:w="675" w:type="dxa"/>
            <w:tcMar>
              <w:left w:w="70" w:type="dxa"/>
              <w:right w:w="70" w:type="dxa"/>
            </w:tcMar>
            <w:vAlign w:val="bottom"/>
          </w:tcPr>
          <w:p w14:paraId="4284459A" w14:textId="67521AF1" w:rsidR="726A3959" w:rsidRDefault="726A3959" w:rsidP="726A3959">
            <w:pPr>
              <w:spacing w:after="0"/>
              <w:jc w:val="center"/>
            </w:pPr>
            <w:r w:rsidRPr="726A3959">
              <w:rPr>
                <w:rFonts w:ascii="Aptos Narrow" w:eastAsia="Aptos Narrow" w:hAnsi="Aptos Narrow" w:cs="Aptos Narrow"/>
                <w:color w:val="000000" w:themeColor="text1"/>
                <w:sz w:val="16"/>
                <w:szCs w:val="16"/>
              </w:rPr>
              <w:t>14</w:t>
            </w:r>
          </w:p>
        </w:tc>
        <w:tc>
          <w:tcPr>
            <w:tcW w:w="675" w:type="dxa"/>
            <w:tcMar>
              <w:left w:w="70" w:type="dxa"/>
              <w:right w:w="70" w:type="dxa"/>
            </w:tcMar>
            <w:vAlign w:val="bottom"/>
          </w:tcPr>
          <w:p w14:paraId="06D9BF53" w14:textId="0C8896BE" w:rsidR="726A3959" w:rsidRDefault="726A3959" w:rsidP="726A3959">
            <w:pPr>
              <w:spacing w:after="0"/>
              <w:jc w:val="center"/>
            </w:pPr>
            <w:r w:rsidRPr="726A3959">
              <w:rPr>
                <w:rFonts w:ascii="Aptos Narrow" w:eastAsia="Aptos Narrow" w:hAnsi="Aptos Narrow" w:cs="Aptos Narrow"/>
                <w:color w:val="000000" w:themeColor="text1"/>
                <w:sz w:val="16"/>
                <w:szCs w:val="16"/>
              </w:rPr>
              <w:t>15</w:t>
            </w:r>
          </w:p>
        </w:tc>
      </w:tr>
      <w:tr w:rsidR="726A3959" w14:paraId="4666FA24" w14:textId="77777777" w:rsidTr="07034E15">
        <w:trPr>
          <w:trHeight w:val="300"/>
        </w:trPr>
        <w:tc>
          <w:tcPr>
            <w:tcW w:w="4110" w:type="dxa"/>
            <w:shd w:val="clear" w:color="auto" w:fill="E8E8E8"/>
            <w:tcMar>
              <w:left w:w="70" w:type="dxa"/>
              <w:right w:w="70" w:type="dxa"/>
            </w:tcMar>
            <w:vAlign w:val="bottom"/>
          </w:tcPr>
          <w:p w14:paraId="2E212A69" w14:textId="09E5488C" w:rsidR="726A3959" w:rsidRDefault="726A3959" w:rsidP="726A3959">
            <w:pPr>
              <w:spacing w:after="0"/>
            </w:pPr>
            <w:r w:rsidRPr="726A3959">
              <w:rPr>
                <w:rFonts w:ascii="Aptos Narrow" w:eastAsia="Aptos Narrow" w:hAnsi="Aptos Narrow" w:cs="Aptos Narrow"/>
                <w:b/>
                <w:bCs/>
                <w:color w:val="000000" w:themeColor="text1"/>
                <w:sz w:val="16"/>
                <w:szCs w:val="16"/>
              </w:rPr>
              <w:t>QUINDIO</w:t>
            </w:r>
          </w:p>
        </w:tc>
        <w:tc>
          <w:tcPr>
            <w:tcW w:w="720" w:type="dxa"/>
            <w:shd w:val="clear" w:color="auto" w:fill="E8E8E8"/>
            <w:tcMar>
              <w:left w:w="70" w:type="dxa"/>
              <w:right w:w="70" w:type="dxa"/>
            </w:tcMar>
            <w:vAlign w:val="bottom"/>
          </w:tcPr>
          <w:p w14:paraId="2696F72D" w14:textId="5AC284D9" w:rsidR="726A3959" w:rsidRDefault="726A3959" w:rsidP="726A3959">
            <w:pPr>
              <w:spacing w:after="0"/>
              <w:jc w:val="center"/>
            </w:pPr>
            <w:r w:rsidRPr="726A3959">
              <w:rPr>
                <w:rFonts w:ascii="Aptos Narrow" w:eastAsia="Aptos Narrow" w:hAnsi="Aptos Narrow" w:cs="Aptos Narrow"/>
                <w:b/>
                <w:bCs/>
                <w:color w:val="000000" w:themeColor="text1"/>
                <w:sz w:val="16"/>
                <w:szCs w:val="16"/>
              </w:rPr>
              <w:t>118</w:t>
            </w:r>
          </w:p>
        </w:tc>
        <w:tc>
          <w:tcPr>
            <w:tcW w:w="720" w:type="dxa"/>
            <w:shd w:val="clear" w:color="auto" w:fill="E8E8E8"/>
            <w:tcMar>
              <w:left w:w="70" w:type="dxa"/>
              <w:right w:w="70" w:type="dxa"/>
            </w:tcMar>
            <w:vAlign w:val="bottom"/>
          </w:tcPr>
          <w:p w14:paraId="041BC4FA" w14:textId="439D0CEB" w:rsidR="726A3959" w:rsidRDefault="726A3959" w:rsidP="726A3959">
            <w:pPr>
              <w:spacing w:after="0"/>
              <w:jc w:val="center"/>
            </w:pPr>
            <w:r w:rsidRPr="726A3959">
              <w:rPr>
                <w:rFonts w:ascii="Aptos Narrow" w:eastAsia="Aptos Narrow" w:hAnsi="Aptos Narrow" w:cs="Aptos Narrow"/>
                <w:b/>
                <w:bCs/>
                <w:color w:val="000000" w:themeColor="text1"/>
                <w:sz w:val="16"/>
                <w:szCs w:val="16"/>
              </w:rPr>
              <w:t>135</w:t>
            </w:r>
          </w:p>
        </w:tc>
        <w:tc>
          <w:tcPr>
            <w:tcW w:w="975" w:type="dxa"/>
            <w:shd w:val="clear" w:color="auto" w:fill="E8E8E8"/>
            <w:tcMar>
              <w:left w:w="70" w:type="dxa"/>
              <w:right w:w="70" w:type="dxa"/>
            </w:tcMar>
            <w:vAlign w:val="bottom"/>
          </w:tcPr>
          <w:p w14:paraId="23955AD3" w14:textId="69C1D853" w:rsidR="726A3959" w:rsidRDefault="726A3959" w:rsidP="726A3959">
            <w:pPr>
              <w:spacing w:after="0"/>
              <w:jc w:val="center"/>
            </w:pPr>
            <w:r w:rsidRPr="726A3959">
              <w:rPr>
                <w:rFonts w:ascii="Aptos Narrow" w:eastAsia="Aptos Narrow" w:hAnsi="Aptos Narrow" w:cs="Aptos Narrow"/>
                <w:b/>
                <w:bCs/>
                <w:color w:val="000000" w:themeColor="text1"/>
                <w:sz w:val="16"/>
                <w:szCs w:val="16"/>
              </w:rPr>
              <w:t>556.880</w:t>
            </w:r>
          </w:p>
        </w:tc>
        <w:tc>
          <w:tcPr>
            <w:tcW w:w="975" w:type="dxa"/>
            <w:shd w:val="clear" w:color="auto" w:fill="E8E8E8"/>
            <w:tcMar>
              <w:left w:w="70" w:type="dxa"/>
              <w:right w:w="70" w:type="dxa"/>
            </w:tcMar>
            <w:vAlign w:val="bottom"/>
          </w:tcPr>
          <w:p w14:paraId="0E28EF79" w14:textId="33DA9210" w:rsidR="726A3959" w:rsidRDefault="726A3959" w:rsidP="726A3959">
            <w:pPr>
              <w:spacing w:after="0"/>
              <w:jc w:val="center"/>
            </w:pPr>
            <w:r w:rsidRPr="726A3959">
              <w:rPr>
                <w:rFonts w:ascii="Aptos Narrow" w:eastAsia="Aptos Narrow" w:hAnsi="Aptos Narrow" w:cs="Aptos Narrow"/>
                <w:b/>
                <w:bCs/>
                <w:color w:val="000000" w:themeColor="text1"/>
                <w:sz w:val="16"/>
                <w:szCs w:val="16"/>
              </w:rPr>
              <w:t>557.884</w:t>
            </w:r>
          </w:p>
        </w:tc>
        <w:tc>
          <w:tcPr>
            <w:tcW w:w="675" w:type="dxa"/>
            <w:shd w:val="clear" w:color="auto" w:fill="E8E8E8"/>
            <w:tcMar>
              <w:left w:w="70" w:type="dxa"/>
              <w:right w:w="70" w:type="dxa"/>
            </w:tcMar>
            <w:vAlign w:val="bottom"/>
          </w:tcPr>
          <w:p w14:paraId="7F1756F1" w14:textId="4EA97D8E" w:rsidR="726A3959" w:rsidRDefault="726A3959" w:rsidP="726A3959">
            <w:pPr>
              <w:spacing w:after="0"/>
              <w:jc w:val="center"/>
            </w:pPr>
            <w:r w:rsidRPr="726A3959">
              <w:rPr>
                <w:rFonts w:ascii="Aptos Narrow" w:eastAsia="Aptos Narrow" w:hAnsi="Aptos Narrow" w:cs="Aptos Narrow"/>
                <w:b/>
                <w:bCs/>
                <w:color w:val="000000" w:themeColor="text1"/>
                <w:sz w:val="16"/>
                <w:szCs w:val="16"/>
              </w:rPr>
              <w:t>21</w:t>
            </w:r>
          </w:p>
        </w:tc>
        <w:tc>
          <w:tcPr>
            <w:tcW w:w="675" w:type="dxa"/>
            <w:shd w:val="clear" w:color="auto" w:fill="E8E8E8"/>
            <w:tcMar>
              <w:left w:w="70" w:type="dxa"/>
              <w:right w:w="70" w:type="dxa"/>
            </w:tcMar>
            <w:vAlign w:val="bottom"/>
          </w:tcPr>
          <w:p w14:paraId="5295A062" w14:textId="4C1B95D8" w:rsidR="726A3959" w:rsidRDefault="726A3959" w:rsidP="726A3959">
            <w:pPr>
              <w:spacing w:after="0"/>
              <w:jc w:val="center"/>
            </w:pPr>
            <w:r w:rsidRPr="726A3959">
              <w:rPr>
                <w:rFonts w:ascii="Aptos Narrow" w:eastAsia="Aptos Narrow" w:hAnsi="Aptos Narrow" w:cs="Aptos Narrow"/>
                <w:b/>
                <w:bCs/>
                <w:color w:val="000000" w:themeColor="text1"/>
                <w:sz w:val="16"/>
                <w:szCs w:val="16"/>
              </w:rPr>
              <w:t>24</w:t>
            </w:r>
          </w:p>
        </w:tc>
      </w:tr>
      <w:tr w:rsidR="726A3959" w14:paraId="6CE76DED" w14:textId="77777777" w:rsidTr="07034E15">
        <w:trPr>
          <w:trHeight w:val="300"/>
        </w:trPr>
        <w:tc>
          <w:tcPr>
            <w:tcW w:w="4110" w:type="dxa"/>
            <w:tcMar>
              <w:left w:w="70" w:type="dxa"/>
              <w:right w:w="70" w:type="dxa"/>
            </w:tcMar>
            <w:vAlign w:val="bottom"/>
          </w:tcPr>
          <w:p w14:paraId="64628C9A" w14:textId="1FD7CBD7" w:rsidR="726A3959" w:rsidRDefault="726A3959" w:rsidP="726A3959">
            <w:pPr>
              <w:spacing w:after="0"/>
            </w:pPr>
            <w:r w:rsidRPr="726A3959">
              <w:rPr>
                <w:rFonts w:ascii="Aptos Narrow" w:eastAsia="Aptos Narrow" w:hAnsi="Aptos Narrow" w:cs="Aptos Narrow"/>
                <w:color w:val="000000" w:themeColor="text1"/>
                <w:sz w:val="16"/>
                <w:szCs w:val="16"/>
              </w:rPr>
              <w:t>LA GUAJIRA</w:t>
            </w:r>
          </w:p>
        </w:tc>
        <w:tc>
          <w:tcPr>
            <w:tcW w:w="720" w:type="dxa"/>
            <w:tcMar>
              <w:left w:w="70" w:type="dxa"/>
              <w:right w:w="70" w:type="dxa"/>
            </w:tcMar>
            <w:vAlign w:val="bottom"/>
          </w:tcPr>
          <w:p w14:paraId="283B4674" w14:textId="52B50193" w:rsidR="726A3959" w:rsidRDefault="726A3959" w:rsidP="726A3959">
            <w:pPr>
              <w:spacing w:after="0"/>
              <w:jc w:val="center"/>
            </w:pPr>
            <w:r w:rsidRPr="726A3959">
              <w:rPr>
                <w:rFonts w:ascii="Aptos Narrow" w:eastAsia="Aptos Narrow" w:hAnsi="Aptos Narrow" w:cs="Aptos Narrow"/>
                <w:color w:val="000000" w:themeColor="text1"/>
                <w:sz w:val="16"/>
                <w:szCs w:val="16"/>
              </w:rPr>
              <w:t>107</w:t>
            </w:r>
          </w:p>
        </w:tc>
        <w:tc>
          <w:tcPr>
            <w:tcW w:w="720" w:type="dxa"/>
            <w:tcMar>
              <w:left w:w="70" w:type="dxa"/>
              <w:right w:w="70" w:type="dxa"/>
            </w:tcMar>
            <w:vAlign w:val="bottom"/>
          </w:tcPr>
          <w:p w14:paraId="69C3A4F8" w14:textId="418AD492" w:rsidR="726A3959" w:rsidRDefault="726A3959" w:rsidP="726A3959">
            <w:pPr>
              <w:spacing w:after="0"/>
              <w:jc w:val="center"/>
            </w:pPr>
            <w:r w:rsidRPr="726A3959">
              <w:rPr>
                <w:rFonts w:ascii="Aptos Narrow" w:eastAsia="Aptos Narrow" w:hAnsi="Aptos Narrow" w:cs="Aptos Narrow"/>
                <w:color w:val="000000" w:themeColor="text1"/>
                <w:sz w:val="16"/>
                <w:szCs w:val="16"/>
              </w:rPr>
              <w:t>138</w:t>
            </w:r>
          </w:p>
        </w:tc>
        <w:tc>
          <w:tcPr>
            <w:tcW w:w="975" w:type="dxa"/>
            <w:tcMar>
              <w:left w:w="70" w:type="dxa"/>
              <w:right w:w="70" w:type="dxa"/>
            </w:tcMar>
            <w:vAlign w:val="bottom"/>
          </w:tcPr>
          <w:p w14:paraId="7B8A3857" w14:textId="260AC57E" w:rsidR="726A3959" w:rsidRDefault="726A3959" w:rsidP="726A3959">
            <w:pPr>
              <w:spacing w:after="0"/>
              <w:jc w:val="center"/>
            </w:pPr>
            <w:r w:rsidRPr="726A3959">
              <w:rPr>
                <w:rFonts w:ascii="Aptos Narrow" w:eastAsia="Aptos Narrow" w:hAnsi="Aptos Narrow" w:cs="Aptos Narrow"/>
                <w:color w:val="000000" w:themeColor="text1"/>
                <w:sz w:val="16"/>
                <w:szCs w:val="16"/>
              </w:rPr>
              <w:t>1.047.859</w:t>
            </w:r>
          </w:p>
        </w:tc>
        <w:tc>
          <w:tcPr>
            <w:tcW w:w="975" w:type="dxa"/>
            <w:tcMar>
              <w:left w:w="70" w:type="dxa"/>
              <w:right w:w="70" w:type="dxa"/>
            </w:tcMar>
            <w:vAlign w:val="bottom"/>
          </w:tcPr>
          <w:p w14:paraId="6A68102C" w14:textId="4EEBEFF5" w:rsidR="726A3959" w:rsidRDefault="726A3959" w:rsidP="726A3959">
            <w:pPr>
              <w:spacing w:after="0"/>
              <w:jc w:val="center"/>
            </w:pPr>
            <w:r w:rsidRPr="726A3959">
              <w:rPr>
                <w:rFonts w:ascii="Aptos Narrow" w:eastAsia="Aptos Narrow" w:hAnsi="Aptos Narrow" w:cs="Aptos Narrow"/>
                <w:color w:val="000000" w:themeColor="text1"/>
                <w:sz w:val="16"/>
                <w:szCs w:val="16"/>
              </w:rPr>
              <w:t>1.066.679</w:t>
            </w:r>
          </w:p>
        </w:tc>
        <w:tc>
          <w:tcPr>
            <w:tcW w:w="675" w:type="dxa"/>
            <w:tcMar>
              <w:left w:w="70" w:type="dxa"/>
              <w:right w:w="70" w:type="dxa"/>
            </w:tcMar>
            <w:vAlign w:val="bottom"/>
          </w:tcPr>
          <w:p w14:paraId="5505C238" w14:textId="5B3194D6" w:rsidR="726A3959" w:rsidRDefault="726A3959" w:rsidP="726A3959">
            <w:pPr>
              <w:spacing w:after="0"/>
              <w:jc w:val="center"/>
            </w:pPr>
            <w:r w:rsidRPr="726A3959">
              <w:rPr>
                <w:rFonts w:ascii="Aptos Narrow" w:eastAsia="Aptos Narrow" w:hAnsi="Aptos Narrow" w:cs="Aptos Narrow"/>
                <w:color w:val="000000" w:themeColor="text1"/>
                <w:sz w:val="16"/>
                <w:szCs w:val="16"/>
              </w:rPr>
              <w:t>10</w:t>
            </w:r>
          </w:p>
        </w:tc>
        <w:tc>
          <w:tcPr>
            <w:tcW w:w="675" w:type="dxa"/>
            <w:tcMar>
              <w:left w:w="70" w:type="dxa"/>
              <w:right w:w="70" w:type="dxa"/>
            </w:tcMar>
            <w:vAlign w:val="bottom"/>
          </w:tcPr>
          <w:p w14:paraId="231D3A89" w14:textId="0F4FEE07" w:rsidR="726A3959" w:rsidRDefault="726A3959" w:rsidP="726A3959">
            <w:pPr>
              <w:spacing w:after="0"/>
              <w:jc w:val="center"/>
            </w:pPr>
            <w:r w:rsidRPr="726A3959">
              <w:rPr>
                <w:rFonts w:ascii="Aptos Narrow" w:eastAsia="Aptos Narrow" w:hAnsi="Aptos Narrow" w:cs="Aptos Narrow"/>
                <w:color w:val="000000" w:themeColor="text1"/>
                <w:sz w:val="16"/>
                <w:szCs w:val="16"/>
              </w:rPr>
              <w:t>13</w:t>
            </w:r>
          </w:p>
        </w:tc>
      </w:tr>
      <w:tr w:rsidR="726A3959" w14:paraId="3CA0FACE" w14:textId="77777777" w:rsidTr="07034E15">
        <w:trPr>
          <w:trHeight w:val="300"/>
        </w:trPr>
        <w:tc>
          <w:tcPr>
            <w:tcW w:w="4110" w:type="dxa"/>
            <w:shd w:val="clear" w:color="auto" w:fill="E8E8E8"/>
            <w:tcMar>
              <w:left w:w="70" w:type="dxa"/>
              <w:right w:w="70" w:type="dxa"/>
            </w:tcMar>
            <w:vAlign w:val="bottom"/>
          </w:tcPr>
          <w:p w14:paraId="4B4D22F9" w14:textId="588D4730" w:rsidR="726A3959" w:rsidRDefault="726A3959" w:rsidP="726A3959">
            <w:pPr>
              <w:spacing w:after="0"/>
            </w:pPr>
            <w:r w:rsidRPr="726A3959">
              <w:rPr>
                <w:rFonts w:ascii="Aptos Narrow" w:eastAsia="Aptos Narrow" w:hAnsi="Aptos Narrow" w:cs="Aptos Narrow"/>
                <w:b/>
                <w:bCs/>
                <w:color w:val="000000" w:themeColor="text1"/>
                <w:sz w:val="16"/>
                <w:szCs w:val="16"/>
              </w:rPr>
              <w:t>PUTUMAYO</w:t>
            </w:r>
          </w:p>
        </w:tc>
        <w:tc>
          <w:tcPr>
            <w:tcW w:w="720" w:type="dxa"/>
            <w:shd w:val="clear" w:color="auto" w:fill="E8E8E8"/>
            <w:tcMar>
              <w:left w:w="70" w:type="dxa"/>
              <w:right w:w="70" w:type="dxa"/>
            </w:tcMar>
            <w:vAlign w:val="bottom"/>
          </w:tcPr>
          <w:p w14:paraId="1CA412E9" w14:textId="2732A430" w:rsidR="726A3959" w:rsidRDefault="726A3959" w:rsidP="726A3959">
            <w:pPr>
              <w:spacing w:after="0"/>
              <w:jc w:val="center"/>
            </w:pPr>
            <w:r w:rsidRPr="726A3959">
              <w:rPr>
                <w:rFonts w:ascii="Aptos Narrow" w:eastAsia="Aptos Narrow" w:hAnsi="Aptos Narrow" w:cs="Aptos Narrow"/>
                <w:b/>
                <w:bCs/>
                <w:color w:val="000000" w:themeColor="text1"/>
                <w:sz w:val="16"/>
                <w:szCs w:val="16"/>
              </w:rPr>
              <w:t>122</w:t>
            </w:r>
          </w:p>
        </w:tc>
        <w:tc>
          <w:tcPr>
            <w:tcW w:w="720" w:type="dxa"/>
            <w:shd w:val="clear" w:color="auto" w:fill="E8E8E8"/>
            <w:tcMar>
              <w:left w:w="70" w:type="dxa"/>
              <w:right w:w="70" w:type="dxa"/>
            </w:tcMar>
            <w:vAlign w:val="bottom"/>
          </w:tcPr>
          <w:p w14:paraId="199FD24D" w14:textId="7EA406BE" w:rsidR="726A3959" w:rsidRDefault="726A3959" w:rsidP="726A3959">
            <w:pPr>
              <w:spacing w:after="0"/>
              <w:jc w:val="center"/>
            </w:pPr>
            <w:r w:rsidRPr="726A3959">
              <w:rPr>
                <w:rFonts w:ascii="Aptos Narrow" w:eastAsia="Aptos Narrow" w:hAnsi="Aptos Narrow" w:cs="Aptos Narrow"/>
                <w:b/>
                <w:bCs/>
                <w:color w:val="000000" w:themeColor="text1"/>
                <w:sz w:val="16"/>
                <w:szCs w:val="16"/>
              </w:rPr>
              <w:t>105</w:t>
            </w:r>
          </w:p>
        </w:tc>
        <w:tc>
          <w:tcPr>
            <w:tcW w:w="975" w:type="dxa"/>
            <w:shd w:val="clear" w:color="auto" w:fill="E8E8E8"/>
            <w:tcMar>
              <w:left w:w="70" w:type="dxa"/>
              <w:right w:w="70" w:type="dxa"/>
            </w:tcMar>
            <w:vAlign w:val="bottom"/>
          </w:tcPr>
          <w:p w14:paraId="67948737" w14:textId="36760CB9" w:rsidR="726A3959" w:rsidRDefault="726A3959" w:rsidP="726A3959">
            <w:pPr>
              <w:spacing w:after="0"/>
              <w:jc w:val="center"/>
            </w:pPr>
            <w:r w:rsidRPr="726A3959">
              <w:rPr>
                <w:rFonts w:ascii="Aptos Narrow" w:eastAsia="Aptos Narrow" w:hAnsi="Aptos Narrow" w:cs="Aptos Narrow"/>
                <w:b/>
                <w:bCs/>
                <w:color w:val="000000" w:themeColor="text1"/>
                <w:sz w:val="16"/>
                <w:szCs w:val="16"/>
              </w:rPr>
              <w:t>385.400</w:t>
            </w:r>
          </w:p>
        </w:tc>
        <w:tc>
          <w:tcPr>
            <w:tcW w:w="975" w:type="dxa"/>
            <w:shd w:val="clear" w:color="auto" w:fill="E8E8E8"/>
            <w:tcMar>
              <w:left w:w="70" w:type="dxa"/>
              <w:right w:w="70" w:type="dxa"/>
            </w:tcMar>
            <w:vAlign w:val="bottom"/>
          </w:tcPr>
          <w:p w14:paraId="5BF39E15" w14:textId="0E6949B1" w:rsidR="726A3959" w:rsidRDefault="726A3959" w:rsidP="726A3959">
            <w:pPr>
              <w:spacing w:after="0"/>
              <w:jc w:val="center"/>
            </w:pPr>
            <w:r w:rsidRPr="726A3959">
              <w:rPr>
                <w:rFonts w:ascii="Aptos Narrow" w:eastAsia="Aptos Narrow" w:hAnsi="Aptos Narrow" w:cs="Aptos Narrow"/>
                <w:b/>
                <w:bCs/>
                <w:color w:val="000000" w:themeColor="text1"/>
                <w:sz w:val="16"/>
                <w:szCs w:val="16"/>
              </w:rPr>
              <w:t>390.742</w:t>
            </w:r>
          </w:p>
        </w:tc>
        <w:tc>
          <w:tcPr>
            <w:tcW w:w="675" w:type="dxa"/>
            <w:shd w:val="clear" w:color="auto" w:fill="E8E8E8"/>
            <w:tcMar>
              <w:left w:w="70" w:type="dxa"/>
              <w:right w:w="70" w:type="dxa"/>
            </w:tcMar>
            <w:vAlign w:val="bottom"/>
          </w:tcPr>
          <w:p w14:paraId="775CA088" w14:textId="6DACEED9" w:rsidR="726A3959" w:rsidRDefault="726A3959" w:rsidP="726A3959">
            <w:pPr>
              <w:spacing w:after="0"/>
              <w:jc w:val="center"/>
            </w:pPr>
            <w:r w:rsidRPr="726A3959">
              <w:rPr>
                <w:rFonts w:ascii="Aptos Narrow" w:eastAsia="Aptos Narrow" w:hAnsi="Aptos Narrow" w:cs="Aptos Narrow"/>
                <w:b/>
                <w:bCs/>
                <w:color w:val="000000" w:themeColor="text1"/>
                <w:sz w:val="16"/>
                <w:szCs w:val="16"/>
              </w:rPr>
              <w:t>32</w:t>
            </w:r>
          </w:p>
        </w:tc>
        <w:tc>
          <w:tcPr>
            <w:tcW w:w="675" w:type="dxa"/>
            <w:shd w:val="clear" w:color="auto" w:fill="E8E8E8"/>
            <w:tcMar>
              <w:left w:w="70" w:type="dxa"/>
              <w:right w:w="70" w:type="dxa"/>
            </w:tcMar>
            <w:vAlign w:val="bottom"/>
          </w:tcPr>
          <w:p w14:paraId="5CA9EA60" w14:textId="2DBD34D2" w:rsidR="726A3959" w:rsidRDefault="726A3959" w:rsidP="726A3959">
            <w:pPr>
              <w:spacing w:after="0"/>
              <w:jc w:val="center"/>
            </w:pPr>
            <w:r w:rsidRPr="726A3959">
              <w:rPr>
                <w:rFonts w:ascii="Aptos Narrow" w:eastAsia="Aptos Narrow" w:hAnsi="Aptos Narrow" w:cs="Aptos Narrow"/>
                <w:b/>
                <w:bCs/>
                <w:color w:val="000000" w:themeColor="text1"/>
                <w:sz w:val="16"/>
                <w:szCs w:val="16"/>
              </w:rPr>
              <w:t>27</w:t>
            </w:r>
          </w:p>
        </w:tc>
      </w:tr>
      <w:tr w:rsidR="726A3959" w14:paraId="47BD248E" w14:textId="77777777" w:rsidTr="07034E15">
        <w:trPr>
          <w:trHeight w:val="300"/>
        </w:trPr>
        <w:tc>
          <w:tcPr>
            <w:tcW w:w="4110" w:type="dxa"/>
            <w:tcMar>
              <w:left w:w="70" w:type="dxa"/>
              <w:right w:w="70" w:type="dxa"/>
            </w:tcMar>
            <w:vAlign w:val="bottom"/>
          </w:tcPr>
          <w:p w14:paraId="54E6FD74" w14:textId="0D2E7FD1" w:rsidR="726A3959" w:rsidRDefault="726A3959" w:rsidP="726A3959">
            <w:pPr>
              <w:spacing w:after="0"/>
            </w:pPr>
            <w:r w:rsidRPr="726A3959">
              <w:rPr>
                <w:rFonts w:ascii="Aptos Narrow" w:eastAsia="Aptos Narrow" w:hAnsi="Aptos Narrow" w:cs="Aptos Narrow"/>
                <w:b/>
                <w:bCs/>
                <w:color w:val="000000" w:themeColor="text1"/>
                <w:sz w:val="16"/>
                <w:szCs w:val="16"/>
              </w:rPr>
              <w:t>ARAUCA</w:t>
            </w:r>
          </w:p>
        </w:tc>
        <w:tc>
          <w:tcPr>
            <w:tcW w:w="720" w:type="dxa"/>
            <w:tcMar>
              <w:left w:w="70" w:type="dxa"/>
              <w:right w:w="70" w:type="dxa"/>
            </w:tcMar>
            <w:vAlign w:val="bottom"/>
          </w:tcPr>
          <w:p w14:paraId="06D57F15" w14:textId="3BC9916B" w:rsidR="726A3959" w:rsidRDefault="726A3959" w:rsidP="726A3959">
            <w:pPr>
              <w:spacing w:after="0"/>
              <w:jc w:val="center"/>
            </w:pPr>
            <w:r w:rsidRPr="726A3959">
              <w:rPr>
                <w:rFonts w:ascii="Aptos Narrow" w:eastAsia="Aptos Narrow" w:hAnsi="Aptos Narrow" w:cs="Aptos Narrow"/>
                <w:b/>
                <w:bCs/>
                <w:color w:val="000000" w:themeColor="text1"/>
                <w:sz w:val="16"/>
                <w:szCs w:val="16"/>
              </w:rPr>
              <w:t>99</w:t>
            </w:r>
          </w:p>
        </w:tc>
        <w:tc>
          <w:tcPr>
            <w:tcW w:w="720" w:type="dxa"/>
            <w:tcMar>
              <w:left w:w="70" w:type="dxa"/>
              <w:right w:w="70" w:type="dxa"/>
            </w:tcMar>
            <w:vAlign w:val="bottom"/>
          </w:tcPr>
          <w:p w14:paraId="62C84C08" w14:textId="015F7877" w:rsidR="726A3959" w:rsidRDefault="726A3959" w:rsidP="726A3959">
            <w:pPr>
              <w:spacing w:after="0"/>
              <w:jc w:val="center"/>
            </w:pPr>
            <w:r w:rsidRPr="726A3959">
              <w:rPr>
                <w:rFonts w:ascii="Aptos Narrow" w:eastAsia="Aptos Narrow" w:hAnsi="Aptos Narrow" w:cs="Aptos Narrow"/>
                <w:b/>
                <w:bCs/>
                <w:color w:val="000000" w:themeColor="text1"/>
                <w:sz w:val="16"/>
                <w:szCs w:val="16"/>
              </w:rPr>
              <w:t>83</w:t>
            </w:r>
          </w:p>
        </w:tc>
        <w:tc>
          <w:tcPr>
            <w:tcW w:w="975" w:type="dxa"/>
            <w:tcMar>
              <w:left w:w="70" w:type="dxa"/>
              <w:right w:w="70" w:type="dxa"/>
            </w:tcMar>
            <w:vAlign w:val="bottom"/>
          </w:tcPr>
          <w:p w14:paraId="4E4839FF" w14:textId="36882B59" w:rsidR="726A3959" w:rsidRDefault="726A3959" w:rsidP="726A3959">
            <w:pPr>
              <w:spacing w:after="0"/>
              <w:jc w:val="center"/>
            </w:pPr>
            <w:r w:rsidRPr="726A3959">
              <w:rPr>
                <w:rFonts w:ascii="Aptos Narrow" w:eastAsia="Aptos Narrow" w:hAnsi="Aptos Narrow" w:cs="Aptos Narrow"/>
                <w:b/>
                <w:bCs/>
                <w:color w:val="000000" w:themeColor="text1"/>
                <w:sz w:val="16"/>
                <w:szCs w:val="16"/>
              </w:rPr>
              <w:t>277.883</w:t>
            </w:r>
          </w:p>
        </w:tc>
        <w:tc>
          <w:tcPr>
            <w:tcW w:w="975" w:type="dxa"/>
            <w:tcMar>
              <w:left w:w="70" w:type="dxa"/>
              <w:right w:w="70" w:type="dxa"/>
            </w:tcMar>
            <w:vAlign w:val="bottom"/>
          </w:tcPr>
          <w:p w14:paraId="3C550A74" w14:textId="74F6D77D" w:rsidR="726A3959" w:rsidRDefault="726A3959" w:rsidP="726A3959">
            <w:pPr>
              <w:spacing w:after="0"/>
              <w:jc w:val="center"/>
            </w:pPr>
            <w:r w:rsidRPr="726A3959">
              <w:rPr>
                <w:rFonts w:ascii="Aptos Narrow" w:eastAsia="Aptos Narrow" w:hAnsi="Aptos Narrow" w:cs="Aptos Narrow"/>
                <w:b/>
                <w:bCs/>
                <w:color w:val="000000" w:themeColor="text1"/>
                <w:sz w:val="16"/>
                <w:szCs w:val="16"/>
              </w:rPr>
              <w:t>279.191</w:t>
            </w:r>
          </w:p>
        </w:tc>
        <w:tc>
          <w:tcPr>
            <w:tcW w:w="675" w:type="dxa"/>
            <w:tcMar>
              <w:left w:w="70" w:type="dxa"/>
              <w:right w:w="70" w:type="dxa"/>
            </w:tcMar>
            <w:vAlign w:val="bottom"/>
          </w:tcPr>
          <w:p w14:paraId="1EDF7C07" w14:textId="0C43248A" w:rsidR="726A3959" w:rsidRDefault="726A3959" w:rsidP="726A3959">
            <w:pPr>
              <w:spacing w:after="0"/>
              <w:jc w:val="center"/>
            </w:pPr>
            <w:r w:rsidRPr="726A3959">
              <w:rPr>
                <w:rFonts w:ascii="Aptos Narrow" w:eastAsia="Aptos Narrow" w:hAnsi="Aptos Narrow" w:cs="Aptos Narrow"/>
                <w:b/>
                <w:bCs/>
                <w:color w:val="000000" w:themeColor="text1"/>
                <w:sz w:val="16"/>
                <w:szCs w:val="16"/>
              </w:rPr>
              <w:t>36</w:t>
            </w:r>
          </w:p>
        </w:tc>
        <w:tc>
          <w:tcPr>
            <w:tcW w:w="675" w:type="dxa"/>
            <w:tcMar>
              <w:left w:w="70" w:type="dxa"/>
              <w:right w:w="70" w:type="dxa"/>
            </w:tcMar>
            <w:vAlign w:val="bottom"/>
          </w:tcPr>
          <w:p w14:paraId="7BFC13ED" w14:textId="3970C373" w:rsidR="726A3959" w:rsidRDefault="726A3959" w:rsidP="726A3959">
            <w:pPr>
              <w:spacing w:after="0"/>
              <w:jc w:val="center"/>
            </w:pPr>
            <w:r w:rsidRPr="726A3959">
              <w:rPr>
                <w:rFonts w:ascii="Aptos Narrow" w:eastAsia="Aptos Narrow" w:hAnsi="Aptos Narrow" w:cs="Aptos Narrow"/>
                <w:b/>
                <w:bCs/>
                <w:color w:val="000000" w:themeColor="text1"/>
                <w:sz w:val="16"/>
                <w:szCs w:val="16"/>
              </w:rPr>
              <w:t>30</w:t>
            </w:r>
          </w:p>
        </w:tc>
      </w:tr>
      <w:tr w:rsidR="726A3959" w14:paraId="74386E45" w14:textId="77777777" w:rsidTr="07034E15">
        <w:trPr>
          <w:trHeight w:val="300"/>
        </w:trPr>
        <w:tc>
          <w:tcPr>
            <w:tcW w:w="4110" w:type="dxa"/>
            <w:shd w:val="clear" w:color="auto" w:fill="E8E8E8"/>
            <w:tcMar>
              <w:left w:w="70" w:type="dxa"/>
              <w:right w:w="70" w:type="dxa"/>
            </w:tcMar>
            <w:vAlign w:val="bottom"/>
          </w:tcPr>
          <w:p w14:paraId="243C54AD" w14:textId="510DBBA1" w:rsidR="726A3959" w:rsidRDefault="726A3959" w:rsidP="726A3959">
            <w:pPr>
              <w:spacing w:after="0"/>
            </w:pPr>
            <w:r w:rsidRPr="726A3959">
              <w:rPr>
                <w:rFonts w:ascii="Aptos Narrow" w:eastAsia="Aptos Narrow" w:hAnsi="Aptos Narrow" w:cs="Aptos Narrow"/>
                <w:color w:val="000000" w:themeColor="text1"/>
                <w:sz w:val="16"/>
                <w:szCs w:val="16"/>
              </w:rPr>
              <w:t>CAQUETA</w:t>
            </w:r>
          </w:p>
        </w:tc>
        <w:tc>
          <w:tcPr>
            <w:tcW w:w="720" w:type="dxa"/>
            <w:shd w:val="clear" w:color="auto" w:fill="E8E8E8"/>
            <w:tcMar>
              <w:left w:w="70" w:type="dxa"/>
              <w:right w:w="70" w:type="dxa"/>
            </w:tcMar>
            <w:vAlign w:val="bottom"/>
          </w:tcPr>
          <w:p w14:paraId="199847C5" w14:textId="3AA443C4" w:rsidR="726A3959" w:rsidRDefault="726A3959" w:rsidP="726A3959">
            <w:pPr>
              <w:spacing w:after="0"/>
              <w:jc w:val="center"/>
            </w:pPr>
            <w:r w:rsidRPr="726A3959">
              <w:rPr>
                <w:rFonts w:ascii="Aptos Narrow" w:eastAsia="Aptos Narrow" w:hAnsi="Aptos Narrow" w:cs="Aptos Narrow"/>
                <w:color w:val="000000" w:themeColor="text1"/>
                <w:sz w:val="16"/>
                <w:szCs w:val="16"/>
              </w:rPr>
              <w:t>69</w:t>
            </w:r>
          </w:p>
        </w:tc>
        <w:tc>
          <w:tcPr>
            <w:tcW w:w="720" w:type="dxa"/>
            <w:shd w:val="clear" w:color="auto" w:fill="E8E8E8"/>
            <w:tcMar>
              <w:left w:w="70" w:type="dxa"/>
              <w:right w:w="70" w:type="dxa"/>
            </w:tcMar>
            <w:vAlign w:val="bottom"/>
          </w:tcPr>
          <w:p w14:paraId="6DD2A35E" w14:textId="746D8715" w:rsidR="726A3959" w:rsidRDefault="726A3959" w:rsidP="726A3959">
            <w:pPr>
              <w:spacing w:after="0"/>
              <w:jc w:val="center"/>
            </w:pPr>
            <w:r w:rsidRPr="726A3959">
              <w:rPr>
                <w:rFonts w:ascii="Aptos Narrow" w:eastAsia="Aptos Narrow" w:hAnsi="Aptos Narrow" w:cs="Aptos Narrow"/>
                <w:color w:val="000000" w:themeColor="text1"/>
                <w:sz w:val="16"/>
                <w:szCs w:val="16"/>
              </w:rPr>
              <w:t>72</w:t>
            </w:r>
          </w:p>
        </w:tc>
        <w:tc>
          <w:tcPr>
            <w:tcW w:w="975" w:type="dxa"/>
            <w:shd w:val="clear" w:color="auto" w:fill="E8E8E8"/>
            <w:tcMar>
              <w:left w:w="70" w:type="dxa"/>
              <w:right w:w="70" w:type="dxa"/>
            </w:tcMar>
            <w:vAlign w:val="bottom"/>
          </w:tcPr>
          <w:p w14:paraId="4823C201" w14:textId="09847CEA" w:rsidR="726A3959" w:rsidRDefault="726A3959" w:rsidP="726A3959">
            <w:pPr>
              <w:spacing w:after="0"/>
              <w:jc w:val="center"/>
            </w:pPr>
            <w:r w:rsidRPr="726A3959">
              <w:rPr>
                <w:rFonts w:ascii="Aptos Narrow" w:eastAsia="Aptos Narrow" w:hAnsi="Aptos Narrow" w:cs="Aptos Narrow"/>
                <w:color w:val="000000" w:themeColor="text1"/>
                <w:sz w:val="16"/>
                <w:szCs w:val="16"/>
              </w:rPr>
              <w:t>425.827</w:t>
            </w:r>
          </w:p>
        </w:tc>
        <w:tc>
          <w:tcPr>
            <w:tcW w:w="975" w:type="dxa"/>
            <w:shd w:val="clear" w:color="auto" w:fill="E8E8E8"/>
            <w:tcMar>
              <w:left w:w="70" w:type="dxa"/>
              <w:right w:w="70" w:type="dxa"/>
            </w:tcMar>
            <w:vAlign w:val="bottom"/>
          </w:tcPr>
          <w:p w14:paraId="77A41AC4" w14:textId="545D8785" w:rsidR="726A3959" w:rsidRDefault="726A3959" w:rsidP="726A3959">
            <w:pPr>
              <w:spacing w:after="0"/>
              <w:jc w:val="center"/>
            </w:pPr>
            <w:r w:rsidRPr="726A3959">
              <w:rPr>
                <w:rFonts w:ascii="Aptos Narrow" w:eastAsia="Aptos Narrow" w:hAnsi="Aptos Narrow" w:cs="Aptos Narrow"/>
                <w:color w:val="000000" w:themeColor="text1"/>
                <w:sz w:val="16"/>
                <w:szCs w:val="16"/>
              </w:rPr>
              <w:t>429.041</w:t>
            </w:r>
          </w:p>
        </w:tc>
        <w:tc>
          <w:tcPr>
            <w:tcW w:w="675" w:type="dxa"/>
            <w:shd w:val="clear" w:color="auto" w:fill="E8E8E8"/>
            <w:tcMar>
              <w:left w:w="70" w:type="dxa"/>
              <w:right w:w="70" w:type="dxa"/>
            </w:tcMar>
            <w:vAlign w:val="bottom"/>
          </w:tcPr>
          <w:p w14:paraId="6265CBB5" w14:textId="4659667B" w:rsidR="726A3959" w:rsidRDefault="726A3959" w:rsidP="726A3959">
            <w:pPr>
              <w:spacing w:after="0"/>
              <w:jc w:val="center"/>
            </w:pPr>
            <w:r w:rsidRPr="726A3959">
              <w:rPr>
                <w:rFonts w:ascii="Aptos Narrow" w:eastAsia="Aptos Narrow" w:hAnsi="Aptos Narrow" w:cs="Aptos Narrow"/>
                <w:color w:val="000000" w:themeColor="text1"/>
                <w:sz w:val="16"/>
                <w:szCs w:val="16"/>
              </w:rPr>
              <w:t>16</w:t>
            </w:r>
          </w:p>
        </w:tc>
        <w:tc>
          <w:tcPr>
            <w:tcW w:w="675" w:type="dxa"/>
            <w:shd w:val="clear" w:color="auto" w:fill="E8E8E8"/>
            <w:tcMar>
              <w:left w:w="70" w:type="dxa"/>
              <w:right w:w="70" w:type="dxa"/>
            </w:tcMar>
            <w:vAlign w:val="bottom"/>
          </w:tcPr>
          <w:p w14:paraId="2405D90F" w14:textId="2D41383F" w:rsidR="726A3959" w:rsidRDefault="726A3959" w:rsidP="726A3959">
            <w:pPr>
              <w:spacing w:after="0"/>
              <w:jc w:val="center"/>
            </w:pPr>
            <w:r w:rsidRPr="726A3959">
              <w:rPr>
                <w:rFonts w:ascii="Aptos Narrow" w:eastAsia="Aptos Narrow" w:hAnsi="Aptos Narrow" w:cs="Aptos Narrow"/>
                <w:color w:val="000000" w:themeColor="text1"/>
                <w:sz w:val="16"/>
                <w:szCs w:val="16"/>
              </w:rPr>
              <w:t>17</w:t>
            </w:r>
          </w:p>
        </w:tc>
      </w:tr>
      <w:tr w:rsidR="726A3959" w14:paraId="539E61EB" w14:textId="77777777" w:rsidTr="07034E15">
        <w:trPr>
          <w:trHeight w:val="300"/>
        </w:trPr>
        <w:tc>
          <w:tcPr>
            <w:tcW w:w="4110" w:type="dxa"/>
            <w:tcMar>
              <w:left w:w="70" w:type="dxa"/>
              <w:right w:w="70" w:type="dxa"/>
            </w:tcMar>
            <w:vAlign w:val="bottom"/>
          </w:tcPr>
          <w:p w14:paraId="3226C272" w14:textId="0C3AE568" w:rsidR="726A3959" w:rsidRDefault="726A3959" w:rsidP="726A3959">
            <w:pPr>
              <w:spacing w:after="0"/>
            </w:pPr>
            <w:r w:rsidRPr="726A3959">
              <w:rPr>
                <w:rFonts w:ascii="Aptos Narrow" w:eastAsia="Aptos Narrow" w:hAnsi="Aptos Narrow" w:cs="Aptos Narrow"/>
                <w:color w:val="000000" w:themeColor="text1"/>
                <w:sz w:val="16"/>
                <w:szCs w:val="16"/>
              </w:rPr>
              <w:t>CHOCO</w:t>
            </w:r>
          </w:p>
        </w:tc>
        <w:tc>
          <w:tcPr>
            <w:tcW w:w="720" w:type="dxa"/>
            <w:tcMar>
              <w:left w:w="70" w:type="dxa"/>
              <w:right w:w="70" w:type="dxa"/>
            </w:tcMar>
            <w:vAlign w:val="bottom"/>
          </w:tcPr>
          <w:p w14:paraId="77E83969" w14:textId="0D9FA0C1" w:rsidR="726A3959" w:rsidRDefault="726A3959" w:rsidP="726A3959">
            <w:pPr>
              <w:spacing w:after="0"/>
              <w:jc w:val="center"/>
            </w:pPr>
            <w:r w:rsidRPr="726A3959">
              <w:rPr>
                <w:rFonts w:ascii="Aptos Narrow" w:eastAsia="Aptos Narrow" w:hAnsi="Aptos Narrow" w:cs="Aptos Narrow"/>
                <w:color w:val="000000" w:themeColor="text1"/>
                <w:sz w:val="16"/>
                <w:szCs w:val="16"/>
              </w:rPr>
              <w:t>30</w:t>
            </w:r>
          </w:p>
        </w:tc>
        <w:tc>
          <w:tcPr>
            <w:tcW w:w="720" w:type="dxa"/>
            <w:tcMar>
              <w:left w:w="70" w:type="dxa"/>
              <w:right w:w="70" w:type="dxa"/>
            </w:tcMar>
            <w:vAlign w:val="bottom"/>
          </w:tcPr>
          <w:p w14:paraId="39E72AF0" w14:textId="45E00D86" w:rsidR="726A3959" w:rsidRDefault="726A3959" w:rsidP="726A3959">
            <w:pPr>
              <w:spacing w:after="0"/>
              <w:jc w:val="center"/>
            </w:pPr>
            <w:r w:rsidRPr="726A3959">
              <w:rPr>
                <w:rFonts w:ascii="Aptos Narrow" w:eastAsia="Aptos Narrow" w:hAnsi="Aptos Narrow" w:cs="Aptos Narrow"/>
                <w:color w:val="000000" w:themeColor="text1"/>
                <w:sz w:val="16"/>
                <w:szCs w:val="16"/>
              </w:rPr>
              <w:t>32</w:t>
            </w:r>
          </w:p>
        </w:tc>
        <w:tc>
          <w:tcPr>
            <w:tcW w:w="975" w:type="dxa"/>
            <w:tcMar>
              <w:left w:w="70" w:type="dxa"/>
              <w:right w:w="70" w:type="dxa"/>
            </w:tcMar>
            <w:vAlign w:val="bottom"/>
          </w:tcPr>
          <w:p w14:paraId="3439FF97" w14:textId="4EFBE435" w:rsidR="726A3959" w:rsidRDefault="726A3959" w:rsidP="726A3959">
            <w:pPr>
              <w:spacing w:after="0"/>
              <w:jc w:val="center"/>
            </w:pPr>
            <w:r w:rsidRPr="726A3959">
              <w:rPr>
                <w:rFonts w:ascii="Aptos Narrow" w:eastAsia="Aptos Narrow" w:hAnsi="Aptos Narrow" w:cs="Aptos Narrow"/>
                <w:color w:val="000000" w:themeColor="text1"/>
                <w:sz w:val="16"/>
                <w:szCs w:val="16"/>
              </w:rPr>
              <w:t>586.128</w:t>
            </w:r>
          </w:p>
        </w:tc>
        <w:tc>
          <w:tcPr>
            <w:tcW w:w="975" w:type="dxa"/>
            <w:tcMar>
              <w:left w:w="70" w:type="dxa"/>
              <w:right w:w="70" w:type="dxa"/>
            </w:tcMar>
            <w:vAlign w:val="bottom"/>
          </w:tcPr>
          <w:p w14:paraId="5E6AE0BC" w14:textId="5CE0ABA9" w:rsidR="726A3959" w:rsidRDefault="726A3959" w:rsidP="726A3959">
            <w:pPr>
              <w:spacing w:after="0"/>
              <w:jc w:val="center"/>
            </w:pPr>
            <w:r w:rsidRPr="726A3959">
              <w:rPr>
                <w:rFonts w:ascii="Aptos Narrow" w:eastAsia="Aptos Narrow" w:hAnsi="Aptos Narrow" w:cs="Aptos Narrow"/>
                <w:color w:val="000000" w:themeColor="text1"/>
                <w:sz w:val="16"/>
                <w:szCs w:val="16"/>
              </w:rPr>
              <w:t>593.106</w:t>
            </w:r>
          </w:p>
        </w:tc>
        <w:tc>
          <w:tcPr>
            <w:tcW w:w="675" w:type="dxa"/>
            <w:tcMar>
              <w:left w:w="70" w:type="dxa"/>
              <w:right w:w="70" w:type="dxa"/>
            </w:tcMar>
            <w:vAlign w:val="bottom"/>
          </w:tcPr>
          <w:p w14:paraId="314C5754" w14:textId="00A215C4" w:rsidR="726A3959" w:rsidRDefault="726A3959" w:rsidP="726A3959">
            <w:pPr>
              <w:spacing w:after="0"/>
              <w:jc w:val="center"/>
            </w:pPr>
            <w:r w:rsidRPr="726A3959">
              <w:rPr>
                <w:rFonts w:ascii="Aptos Narrow" w:eastAsia="Aptos Narrow" w:hAnsi="Aptos Narrow" w:cs="Aptos Narrow"/>
                <w:color w:val="000000" w:themeColor="text1"/>
                <w:sz w:val="16"/>
                <w:szCs w:val="16"/>
              </w:rPr>
              <w:t>5</w:t>
            </w:r>
          </w:p>
        </w:tc>
        <w:tc>
          <w:tcPr>
            <w:tcW w:w="675" w:type="dxa"/>
            <w:tcMar>
              <w:left w:w="70" w:type="dxa"/>
              <w:right w:w="70" w:type="dxa"/>
            </w:tcMar>
            <w:vAlign w:val="bottom"/>
          </w:tcPr>
          <w:p w14:paraId="2FA0EEB0" w14:textId="3B1F5547" w:rsidR="726A3959" w:rsidRDefault="726A3959" w:rsidP="726A3959">
            <w:pPr>
              <w:spacing w:after="0"/>
              <w:jc w:val="center"/>
            </w:pPr>
            <w:r w:rsidRPr="726A3959">
              <w:rPr>
                <w:rFonts w:ascii="Aptos Narrow" w:eastAsia="Aptos Narrow" w:hAnsi="Aptos Narrow" w:cs="Aptos Narrow"/>
                <w:color w:val="000000" w:themeColor="text1"/>
                <w:sz w:val="16"/>
                <w:szCs w:val="16"/>
              </w:rPr>
              <w:t>5</w:t>
            </w:r>
          </w:p>
        </w:tc>
      </w:tr>
      <w:tr w:rsidR="726A3959" w14:paraId="23D4D983" w14:textId="77777777" w:rsidTr="07034E15">
        <w:trPr>
          <w:trHeight w:val="300"/>
        </w:trPr>
        <w:tc>
          <w:tcPr>
            <w:tcW w:w="4110" w:type="dxa"/>
            <w:shd w:val="clear" w:color="auto" w:fill="E8E8E8"/>
            <w:tcMar>
              <w:left w:w="70" w:type="dxa"/>
              <w:right w:w="70" w:type="dxa"/>
            </w:tcMar>
            <w:vAlign w:val="bottom"/>
          </w:tcPr>
          <w:p w14:paraId="4A1216C5" w14:textId="1DC7EAEE" w:rsidR="726A3959" w:rsidRDefault="726A3959" w:rsidP="726A3959">
            <w:pPr>
              <w:spacing w:after="0"/>
            </w:pPr>
            <w:r w:rsidRPr="726A3959">
              <w:rPr>
                <w:rFonts w:ascii="Aptos Narrow" w:eastAsia="Aptos Narrow" w:hAnsi="Aptos Narrow" w:cs="Aptos Narrow"/>
                <w:color w:val="000000" w:themeColor="text1"/>
                <w:sz w:val="16"/>
                <w:szCs w:val="16"/>
              </w:rPr>
              <w:t>GUAVIARE</w:t>
            </w:r>
          </w:p>
        </w:tc>
        <w:tc>
          <w:tcPr>
            <w:tcW w:w="720" w:type="dxa"/>
            <w:shd w:val="clear" w:color="auto" w:fill="E8E8E8"/>
            <w:tcMar>
              <w:left w:w="70" w:type="dxa"/>
              <w:right w:w="70" w:type="dxa"/>
            </w:tcMar>
            <w:vAlign w:val="bottom"/>
          </w:tcPr>
          <w:p w14:paraId="66A6350F" w14:textId="3B874374" w:rsidR="726A3959" w:rsidRDefault="726A3959" w:rsidP="726A3959">
            <w:pPr>
              <w:spacing w:after="0"/>
              <w:jc w:val="center"/>
            </w:pPr>
            <w:r w:rsidRPr="726A3959">
              <w:rPr>
                <w:rFonts w:ascii="Aptos Narrow" w:eastAsia="Aptos Narrow" w:hAnsi="Aptos Narrow" w:cs="Aptos Narrow"/>
                <w:color w:val="000000" w:themeColor="text1"/>
                <w:sz w:val="16"/>
                <w:szCs w:val="16"/>
              </w:rPr>
              <w:t>16</w:t>
            </w:r>
          </w:p>
        </w:tc>
        <w:tc>
          <w:tcPr>
            <w:tcW w:w="720" w:type="dxa"/>
            <w:shd w:val="clear" w:color="auto" w:fill="E8E8E8"/>
            <w:tcMar>
              <w:left w:w="70" w:type="dxa"/>
              <w:right w:w="70" w:type="dxa"/>
            </w:tcMar>
            <w:vAlign w:val="bottom"/>
          </w:tcPr>
          <w:p w14:paraId="69BCDE72" w14:textId="0FFE7DDB" w:rsidR="726A3959" w:rsidRDefault="726A3959" w:rsidP="726A3959">
            <w:pPr>
              <w:spacing w:after="0"/>
              <w:jc w:val="center"/>
            </w:pPr>
            <w:r w:rsidRPr="726A3959">
              <w:rPr>
                <w:rFonts w:ascii="Aptos Narrow" w:eastAsia="Aptos Narrow" w:hAnsi="Aptos Narrow" w:cs="Aptos Narrow"/>
                <w:color w:val="000000" w:themeColor="text1"/>
                <w:sz w:val="16"/>
                <w:szCs w:val="16"/>
              </w:rPr>
              <w:t>23</w:t>
            </w:r>
          </w:p>
        </w:tc>
        <w:tc>
          <w:tcPr>
            <w:tcW w:w="975" w:type="dxa"/>
            <w:shd w:val="clear" w:color="auto" w:fill="E8E8E8"/>
            <w:tcMar>
              <w:left w:w="70" w:type="dxa"/>
              <w:right w:w="70" w:type="dxa"/>
            </w:tcMar>
            <w:vAlign w:val="bottom"/>
          </w:tcPr>
          <w:p w14:paraId="2293893C" w14:textId="461AE2F1" w:rsidR="726A3959" w:rsidRDefault="726A3959" w:rsidP="726A3959">
            <w:pPr>
              <w:spacing w:after="0"/>
              <w:jc w:val="center"/>
            </w:pPr>
            <w:r w:rsidRPr="726A3959">
              <w:rPr>
                <w:rFonts w:ascii="Aptos Narrow" w:eastAsia="Aptos Narrow" w:hAnsi="Aptos Narrow" w:cs="Aptos Narrow"/>
                <w:color w:val="000000" w:themeColor="text1"/>
                <w:sz w:val="16"/>
                <w:szCs w:val="16"/>
              </w:rPr>
              <w:t>84.550</w:t>
            </w:r>
          </w:p>
        </w:tc>
        <w:tc>
          <w:tcPr>
            <w:tcW w:w="975" w:type="dxa"/>
            <w:shd w:val="clear" w:color="auto" w:fill="E8E8E8"/>
            <w:tcMar>
              <w:left w:w="70" w:type="dxa"/>
              <w:right w:w="70" w:type="dxa"/>
            </w:tcMar>
            <w:vAlign w:val="bottom"/>
          </w:tcPr>
          <w:p w14:paraId="424988B4" w14:textId="7EC74B54" w:rsidR="726A3959" w:rsidRDefault="726A3959" w:rsidP="726A3959">
            <w:pPr>
              <w:spacing w:after="0"/>
              <w:jc w:val="center"/>
            </w:pPr>
            <w:r w:rsidRPr="726A3959">
              <w:rPr>
                <w:rFonts w:ascii="Aptos Narrow" w:eastAsia="Aptos Narrow" w:hAnsi="Aptos Narrow" w:cs="Aptos Narrow"/>
                <w:color w:val="000000" w:themeColor="text1"/>
                <w:sz w:val="16"/>
                <w:szCs w:val="16"/>
              </w:rPr>
              <w:t>84.696</w:t>
            </w:r>
          </w:p>
        </w:tc>
        <w:tc>
          <w:tcPr>
            <w:tcW w:w="675" w:type="dxa"/>
            <w:shd w:val="clear" w:color="auto" w:fill="E8E8E8"/>
            <w:tcMar>
              <w:left w:w="70" w:type="dxa"/>
              <w:right w:w="70" w:type="dxa"/>
            </w:tcMar>
            <w:vAlign w:val="bottom"/>
          </w:tcPr>
          <w:p w14:paraId="7447F6B3" w14:textId="3DBD9D1F" w:rsidR="726A3959" w:rsidRDefault="726A3959" w:rsidP="726A3959">
            <w:pPr>
              <w:spacing w:after="0"/>
              <w:jc w:val="center"/>
            </w:pPr>
            <w:r w:rsidRPr="726A3959">
              <w:rPr>
                <w:rFonts w:ascii="Aptos Narrow" w:eastAsia="Aptos Narrow" w:hAnsi="Aptos Narrow" w:cs="Aptos Narrow"/>
                <w:color w:val="000000" w:themeColor="text1"/>
                <w:sz w:val="16"/>
                <w:szCs w:val="16"/>
              </w:rPr>
              <w:t>19</w:t>
            </w:r>
          </w:p>
        </w:tc>
        <w:tc>
          <w:tcPr>
            <w:tcW w:w="675" w:type="dxa"/>
            <w:shd w:val="clear" w:color="auto" w:fill="E8E8E8"/>
            <w:tcMar>
              <w:left w:w="70" w:type="dxa"/>
              <w:right w:w="70" w:type="dxa"/>
            </w:tcMar>
            <w:vAlign w:val="bottom"/>
          </w:tcPr>
          <w:p w14:paraId="27CA7865" w14:textId="3AECBE28" w:rsidR="726A3959" w:rsidRDefault="726A3959" w:rsidP="726A3959">
            <w:pPr>
              <w:spacing w:after="0"/>
              <w:jc w:val="center"/>
            </w:pPr>
            <w:r w:rsidRPr="726A3959">
              <w:rPr>
                <w:rFonts w:ascii="Aptos Narrow" w:eastAsia="Aptos Narrow" w:hAnsi="Aptos Narrow" w:cs="Aptos Narrow"/>
                <w:color w:val="000000" w:themeColor="text1"/>
                <w:sz w:val="16"/>
                <w:szCs w:val="16"/>
              </w:rPr>
              <w:t>27</w:t>
            </w:r>
          </w:p>
        </w:tc>
      </w:tr>
      <w:tr w:rsidR="726A3959" w14:paraId="49C7694A" w14:textId="77777777" w:rsidTr="07034E15">
        <w:trPr>
          <w:trHeight w:val="300"/>
        </w:trPr>
        <w:tc>
          <w:tcPr>
            <w:tcW w:w="4110" w:type="dxa"/>
            <w:tcMar>
              <w:left w:w="70" w:type="dxa"/>
              <w:right w:w="70" w:type="dxa"/>
            </w:tcMar>
            <w:vAlign w:val="bottom"/>
          </w:tcPr>
          <w:p w14:paraId="3F7CC5CF" w14:textId="626E1E4D" w:rsidR="726A3959" w:rsidRDefault="726A3959" w:rsidP="726A3959">
            <w:pPr>
              <w:spacing w:after="0"/>
            </w:pPr>
            <w:r w:rsidRPr="726A3959">
              <w:rPr>
                <w:rFonts w:ascii="Aptos Narrow" w:eastAsia="Aptos Narrow" w:hAnsi="Aptos Narrow" w:cs="Aptos Narrow"/>
                <w:color w:val="000000" w:themeColor="text1"/>
                <w:sz w:val="16"/>
                <w:szCs w:val="16"/>
              </w:rPr>
              <w:t>DEPARTAMENTO SIN ASIGNAR</w:t>
            </w:r>
          </w:p>
        </w:tc>
        <w:tc>
          <w:tcPr>
            <w:tcW w:w="720" w:type="dxa"/>
            <w:tcMar>
              <w:left w:w="70" w:type="dxa"/>
              <w:right w:w="70" w:type="dxa"/>
            </w:tcMar>
            <w:vAlign w:val="bottom"/>
          </w:tcPr>
          <w:p w14:paraId="18196366" w14:textId="587B5950" w:rsidR="726A3959" w:rsidRDefault="726A3959" w:rsidP="726A3959">
            <w:pPr>
              <w:spacing w:after="0"/>
              <w:jc w:val="center"/>
            </w:pPr>
            <w:r w:rsidRPr="726A3959">
              <w:rPr>
                <w:rFonts w:ascii="Aptos Narrow" w:eastAsia="Aptos Narrow" w:hAnsi="Aptos Narrow" w:cs="Aptos Narrow"/>
                <w:color w:val="000000" w:themeColor="text1"/>
                <w:sz w:val="16"/>
                <w:szCs w:val="16"/>
              </w:rPr>
              <w:t>14</w:t>
            </w:r>
          </w:p>
        </w:tc>
        <w:tc>
          <w:tcPr>
            <w:tcW w:w="720" w:type="dxa"/>
            <w:tcMar>
              <w:left w:w="70" w:type="dxa"/>
              <w:right w:w="70" w:type="dxa"/>
            </w:tcMar>
            <w:vAlign w:val="bottom"/>
          </w:tcPr>
          <w:p w14:paraId="252FC18E" w14:textId="0DD148F3" w:rsidR="726A3959" w:rsidRDefault="726A3959" w:rsidP="726A3959">
            <w:pPr>
              <w:spacing w:after="0"/>
              <w:jc w:val="center"/>
            </w:pPr>
            <w:r w:rsidRPr="726A3959">
              <w:rPr>
                <w:rFonts w:ascii="Aptos Narrow" w:eastAsia="Aptos Narrow" w:hAnsi="Aptos Narrow" w:cs="Aptos Narrow"/>
                <w:color w:val="000000" w:themeColor="text1"/>
                <w:sz w:val="16"/>
                <w:szCs w:val="16"/>
              </w:rPr>
              <w:t>21</w:t>
            </w:r>
          </w:p>
        </w:tc>
        <w:tc>
          <w:tcPr>
            <w:tcW w:w="975" w:type="dxa"/>
            <w:tcMar>
              <w:left w:w="70" w:type="dxa"/>
              <w:right w:w="70" w:type="dxa"/>
            </w:tcMar>
            <w:vAlign w:val="bottom"/>
          </w:tcPr>
          <w:p w14:paraId="3BEAC4FD" w14:textId="61E679D4" w:rsidR="726A3959" w:rsidRDefault="726A3959" w:rsidP="726A3959">
            <w:pPr>
              <w:spacing w:after="0"/>
              <w:jc w:val="center"/>
            </w:pPr>
            <w:r w:rsidRPr="726A3959">
              <w:rPr>
                <w:rFonts w:ascii="Aptos Narrow" w:eastAsia="Aptos Narrow" w:hAnsi="Aptos Narrow" w:cs="Aptos Narrow"/>
                <w:color w:val="000000" w:themeColor="text1"/>
                <w:sz w:val="16"/>
                <w:szCs w:val="16"/>
              </w:rPr>
              <w:t>N/A</w:t>
            </w:r>
          </w:p>
        </w:tc>
        <w:tc>
          <w:tcPr>
            <w:tcW w:w="975" w:type="dxa"/>
            <w:tcMar>
              <w:left w:w="70" w:type="dxa"/>
              <w:right w:w="70" w:type="dxa"/>
            </w:tcMar>
            <w:vAlign w:val="bottom"/>
          </w:tcPr>
          <w:p w14:paraId="70D67832" w14:textId="70C03624" w:rsidR="726A3959" w:rsidRDefault="726A3959" w:rsidP="726A3959">
            <w:pPr>
              <w:spacing w:after="0"/>
              <w:jc w:val="center"/>
            </w:pPr>
            <w:r w:rsidRPr="726A3959">
              <w:rPr>
                <w:rFonts w:ascii="Aptos Narrow" w:eastAsia="Aptos Narrow" w:hAnsi="Aptos Narrow" w:cs="Aptos Narrow"/>
                <w:color w:val="000000" w:themeColor="text1"/>
                <w:sz w:val="16"/>
                <w:szCs w:val="16"/>
              </w:rPr>
              <w:t>N/A</w:t>
            </w:r>
          </w:p>
        </w:tc>
        <w:tc>
          <w:tcPr>
            <w:tcW w:w="675" w:type="dxa"/>
            <w:tcMar>
              <w:left w:w="70" w:type="dxa"/>
              <w:right w:w="70" w:type="dxa"/>
            </w:tcMar>
            <w:vAlign w:val="bottom"/>
          </w:tcPr>
          <w:p w14:paraId="16F9A083" w14:textId="786E6863" w:rsidR="726A3959" w:rsidRDefault="726A3959" w:rsidP="726A3959">
            <w:pPr>
              <w:spacing w:after="0"/>
              <w:jc w:val="center"/>
            </w:pPr>
            <w:r w:rsidRPr="726A3959">
              <w:rPr>
                <w:rFonts w:ascii="Aptos Narrow" w:eastAsia="Aptos Narrow" w:hAnsi="Aptos Narrow" w:cs="Aptos Narrow"/>
                <w:color w:val="000000" w:themeColor="text1"/>
                <w:sz w:val="16"/>
                <w:szCs w:val="16"/>
              </w:rPr>
              <w:t>N/A</w:t>
            </w:r>
          </w:p>
        </w:tc>
        <w:tc>
          <w:tcPr>
            <w:tcW w:w="675" w:type="dxa"/>
            <w:tcMar>
              <w:left w:w="70" w:type="dxa"/>
              <w:right w:w="70" w:type="dxa"/>
            </w:tcMar>
            <w:vAlign w:val="bottom"/>
          </w:tcPr>
          <w:p w14:paraId="33FC262D" w14:textId="3B569209" w:rsidR="726A3959" w:rsidRDefault="726A3959" w:rsidP="726A3959">
            <w:pPr>
              <w:spacing w:after="0"/>
              <w:jc w:val="center"/>
            </w:pPr>
            <w:r w:rsidRPr="726A3959">
              <w:rPr>
                <w:rFonts w:ascii="Aptos Narrow" w:eastAsia="Aptos Narrow" w:hAnsi="Aptos Narrow" w:cs="Aptos Narrow"/>
                <w:color w:val="000000" w:themeColor="text1"/>
                <w:sz w:val="16"/>
                <w:szCs w:val="16"/>
              </w:rPr>
              <w:t>N/A</w:t>
            </w:r>
          </w:p>
        </w:tc>
      </w:tr>
      <w:tr w:rsidR="726A3959" w14:paraId="653400FC" w14:textId="77777777" w:rsidTr="07034E15">
        <w:trPr>
          <w:trHeight w:val="300"/>
        </w:trPr>
        <w:tc>
          <w:tcPr>
            <w:tcW w:w="4110" w:type="dxa"/>
            <w:shd w:val="clear" w:color="auto" w:fill="E8E8E8"/>
            <w:tcMar>
              <w:left w:w="70" w:type="dxa"/>
              <w:right w:w="70" w:type="dxa"/>
            </w:tcMar>
            <w:vAlign w:val="bottom"/>
          </w:tcPr>
          <w:p w14:paraId="158F19EE" w14:textId="5B3BD298" w:rsidR="726A3959" w:rsidRDefault="726A3959" w:rsidP="726A3959">
            <w:pPr>
              <w:spacing w:after="0"/>
            </w:pPr>
            <w:r w:rsidRPr="726A3959">
              <w:rPr>
                <w:rFonts w:ascii="Aptos Narrow" w:eastAsia="Aptos Narrow" w:hAnsi="Aptos Narrow" w:cs="Aptos Narrow"/>
                <w:color w:val="000000" w:themeColor="text1"/>
                <w:sz w:val="16"/>
                <w:szCs w:val="16"/>
              </w:rPr>
              <w:t>ARCHIPIELAGO SAN ANDRES, PROVIDENCIA Y SANTA CATALINA</w:t>
            </w:r>
          </w:p>
        </w:tc>
        <w:tc>
          <w:tcPr>
            <w:tcW w:w="720" w:type="dxa"/>
            <w:shd w:val="clear" w:color="auto" w:fill="E8E8E8"/>
            <w:tcMar>
              <w:left w:w="70" w:type="dxa"/>
              <w:right w:w="70" w:type="dxa"/>
            </w:tcMar>
            <w:vAlign w:val="bottom"/>
          </w:tcPr>
          <w:p w14:paraId="41A6BCCC" w14:textId="2414F36E" w:rsidR="726A3959" w:rsidRDefault="726A3959" w:rsidP="726A3959">
            <w:pPr>
              <w:spacing w:after="0"/>
              <w:jc w:val="center"/>
            </w:pPr>
            <w:r w:rsidRPr="726A3959">
              <w:rPr>
                <w:rFonts w:ascii="Aptos Narrow" w:eastAsia="Aptos Narrow" w:hAnsi="Aptos Narrow" w:cs="Aptos Narrow"/>
                <w:color w:val="000000" w:themeColor="text1"/>
                <w:sz w:val="16"/>
                <w:szCs w:val="16"/>
              </w:rPr>
              <w:t>12</w:t>
            </w:r>
          </w:p>
        </w:tc>
        <w:tc>
          <w:tcPr>
            <w:tcW w:w="720" w:type="dxa"/>
            <w:shd w:val="clear" w:color="auto" w:fill="E8E8E8"/>
            <w:tcMar>
              <w:left w:w="70" w:type="dxa"/>
              <w:right w:w="70" w:type="dxa"/>
            </w:tcMar>
            <w:vAlign w:val="bottom"/>
          </w:tcPr>
          <w:p w14:paraId="4A6588E4" w14:textId="551AC85F" w:rsidR="726A3959" w:rsidRDefault="726A3959" w:rsidP="726A3959">
            <w:pPr>
              <w:spacing w:after="0"/>
              <w:jc w:val="center"/>
            </w:pPr>
            <w:r w:rsidRPr="726A3959">
              <w:rPr>
                <w:rFonts w:ascii="Aptos Narrow" w:eastAsia="Aptos Narrow" w:hAnsi="Aptos Narrow" w:cs="Aptos Narrow"/>
                <w:color w:val="000000" w:themeColor="text1"/>
                <w:sz w:val="16"/>
                <w:szCs w:val="16"/>
              </w:rPr>
              <w:t>14</w:t>
            </w:r>
          </w:p>
        </w:tc>
        <w:tc>
          <w:tcPr>
            <w:tcW w:w="975" w:type="dxa"/>
            <w:shd w:val="clear" w:color="auto" w:fill="E8E8E8"/>
            <w:tcMar>
              <w:left w:w="70" w:type="dxa"/>
              <w:right w:w="70" w:type="dxa"/>
            </w:tcMar>
            <w:vAlign w:val="bottom"/>
          </w:tcPr>
          <w:p w14:paraId="7EB64721" w14:textId="64B528FD" w:rsidR="726A3959" w:rsidRDefault="726A3959" w:rsidP="726A3959">
            <w:pPr>
              <w:spacing w:after="0"/>
              <w:jc w:val="center"/>
            </w:pPr>
            <w:r w:rsidRPr="726A3959">
              <w:rPr>
                <w:rFonts w:ascii="Aptos Narrow" w:eastAsia="Aptos Narrow" w:hAnsi="Aptos Narrow" w:cs="Aptos Narrow"/>
                <w:color w:val="000000" w:themeColor="text1"/>
                <w:sz w:val="16"/>
                <w:szCs w:val="16"/>
              </w:rPr>
              <w:t>63.250</w:t>
            </w:r>
          </w:p>
        </w:tc>
        <w:tc>
          <w:tcPr>
            <w:tcW w:w="975" w:type="dxa"/>
            <w:shd w:val="clear" w:color="auto" w:fill="E8E8E8"/>
            <w:tcMar>
              <w:left w:w="70" w:type="dxa"/>
              <w:right w:w="70" w:type="dxa"/>
            </w:tcMar>
            <w:vAlign w:val="bottom"/>
          </w:tcPr>
          <w:p w14:paraId="4115C468" w14:textId="29C552ED" w:rsidR="726A3959" w:rsidRDefault="726A3959" w:rsidP="726A3959">
            <w:pPr>
              <w:spacing w:after="0"/>
              <w:jc w:val="center"/>
            </w:pPr>
            <w:r w:rsidRPr="726A3959">
              <w:rPr>
                <w:rFonts w:ascii="Aptos Narrow" w:eastAsia="Aptos Narrow" w:hAnsi="Aptos Narrow" w:cs="Aptos Narrow"/>
                <w:color w:val="000000" w:themeColor="text1"/>
                <w:sz w:val="16"/>
                <w:szCs w:val="16"/>
              </w:rPr>
              <w:t>63.438</w:t>
            </w:r>
          </w:p>
        </w:tc>
        <w:tc>
          <w:tcPr>
            <w:tcW w:w="675" w:type="dxa"/>
            <w:shd w:val="clear" w:color="auto" w:fill="E8E8E8"/>
            <w:tcMar>
              <w:left w:w="70" w:type="dxa"/>
              <w:right w:w="70" w:type="dxa"/>
            </w:tcMar>
            <w:vAlign w:val="bottom"/>
          </w:tcPr>
          <w:p w14:paraId="2A373C97" w14:textId="6EFE9972" w:rsidR="726A3959" w:rsidRDefault="726A3959" w:rsidP="726A3959">
            <w:pPr>
              <w:spacing w:after="0"/>
              <w:jc w:val="center"/>
            </w:pPr>
            <w:r w:rsidRPr="726A3959">
              <w:rPr>
                <w:rFonts w:ascii="Aptos Narrow" w:eastAsia="Aptos Narrow" w:hAnsi="Aptos Narrow" w:cs="Aptos Narrow"/>
                <w:color w:val="000000" w:themeColor="text1"/>
                <w:sz w:val="16"/>
                <w:szCs w:val="16"/>
              </w:rPr>
              <w:t>19</w:t>
            </w:r>
          </w:p>
        </w:tc>
        <w:tc>
          <w:tcPr>
            <w:tcW w:w="675" w:type="dxa"/>
            <w:shd w:val="clear" w:color="auto" w:fill="E8E8E8"/>
            <w:tcMar>
              <w:left w:w="70" w:type="dxa"/>
              <w:right w:w="70" w:type="dxa"/>
            </w:tcMar>
            <w:vAlign w:val="bottom"/>
          </w:tcPr>
          <w:p w14:paraId="1A1F9A4F" w14:textId="56CCDFBA" w:rsidR="726A3959" w:rsidRDefault="726A3959" w:rsidP="726A3959">
            <w:pPr>
              <w:spacing w:after="0"/>
              <w:jc w:val="center"/>
            </w:pPr>
            <w:r w:rsidRPr="726A3959">
              <w:rPr>
                <w:rFonts w:ascii="Aptos Narrow" w:eastAsia="Aptos Narrow" w:hAnsi="Aptos Narrow" w:cs="Aptos Narrow"/>
                <w:color w:val="000000" w:themeColor="text1"/>
                <w:sz w:val="16"/>
                <w:szCs w:val="16"/>
              </w:rPr>
              <w:t>22</w:t>
            </w:r>
          </w:p>
        </w:tc>
      </w:tr>
      <w:tr w:rsidR="726A3959" w14:paraId="30789610" w14:textId="77777777" w:rsidTr="07034E15">
        <w:trPr>
          <w:trHeight w:val="300"/>
        </w:trPr>
        <w:tc>
          <w:tcPr>
            <w:tcW w:w="4110" w:type="dxa"/>
            <w:tcMar>
              <w:left w:w="70" w:type="dxa"/>
              <w:right w:w="70" w:type="dxa"/>
            </w:tcMar>
            <w:vAlign w:val="bottom"/>
          </w:tcPr>
          <w:p w14:paraId="021D864E" w14:textId="175AF38B" w:rsidR="726A3959" w:rsidRDefault="726A3959" w:rsidP="726A3959">
            <w:pPr>
              <w:spacing w:after="0"/>
            </w:pPr>
            <w:r w:rsidRPr="726A3959">
              <w:rPr>
                <w:rFonts w:ascii="Aptos Narrow" w:eastAsia="Aptos Narrow" w:hAnsi="Aptos Narrow" w:cs="Aptos Narrow"/>
                <w:color w:val="000000" w:themeColor="text1"/>
                <w:sz w:val="16"/>
                <w:szCs w:val="16"/>
              </w:rPr>
              <w:t>VICHADA</w:t>
            </w:r>
          </w:p>
        </w:tc>
        <w:tc>
          <w:tcPr>
            <w:tcW w:w="720" w:type="dxa"/>
            <w:tcMar>
              <w:left w:w="70" w:type="dxa"/>
              <w:right w:w="70" w:type="dxa"/>
            </w:tcMar>
            <w:vAlign w:val="bottom"/>
          </w:tcPr>
          <w:p w14:paraId="5230F3E4" w14:textId="2E2D0A9B" w:rsidR="726A3959" w:rsidRDefault="726A3959" w:rsidP="726A3959">
            <w:pPr>
              <w:spacing w:after="0"/>
              <w:jc w:val="center"/>
            </w:pPr>
            <w:r w:rsidRPr="726A3959">
              <w:rPr>
                <w:rFonts w:ascii="Aptos Narrow" w:eastAsia="Aptos Narrow" w:hAnsi="Aptos Narrow" w:cs="Aptos Narrow"/>
                <w:color w:val="000000" w:themeColor="text1"/>
                <w:sz w:val="16"/>
                <w:szCs w:val="16"/>
              </w:rPr>
              <w:t>9</w:t>
            </w:r>
          </w:p>
        </w:tc>
        <w:tc>
          <w:tcPr>
            <w:tcW w:w="720" w:type="dxa"/>
            <w:tcMar>
              <w:left w:w="70" w:type="dxa"/>
              <w:right w:w="70" w:type="dxa"/>
            </w:tcMar>
            <w:vAlign w:val="bottom"/>
          </w:tcPr>
          <w:p w14:paraId="281974E5" w14:textId="2DC2E14B" w:rsidR="726A3959" w:rsidRDefault="726A3959" w:rsidP="726A3959">
            <w:pPr>
              <w:spacing w:after="0"/>
              <w:jc w:val="center"/>
            </w:pPr>
            <w:r w:rsidRPr="726A3959">
              <w:rPr>
                <w:rFonts w:ascii="Aptos Narrow" w:eastAsia="Aptos Narrow" w:hAnsi="Aptos Narrow" w:cs="Aptos Narrow"/>
                <w:color w:val="000000" w:themeColor="text1"/>
                <w:sz w:val="16"/>
                <w:szCs w:val="16"/>
              </w:rPr>
              <w:t>9</w:t>
            </w:r>
          </w:p>
        </w:tc>
        <w:tc>
          <w:tcPr>
            <w:tcW w:w="975" w:type="dxa"/>
            <w:tcMar>
              <w:left w:w="70" w:type="dxa"/>
              <w:right w:w="70" w:type="dxa"/>
            </w:tcMar>
            <w:vAlign w:val="bottom"/>
          </w:tcPr>
          <w:p w14:paraId="4F6226EF" w14:textId="0DC3BF26" w:rsidR="726A3959" w:rsidRDefault="726A3959" w:rsidP="726A3959">
            <w:pPr>
              <w:spacing w:after="0"/>
              <w:jc w:val="center"/>
            </w:pPr>
            <w:r w:rsidRPr="726A3959">
              <w:rPr>
                <w:rFonts w:ascii="Aptos Narrow" w:eastAsia="Aptos Narrow" w:hAnsi="Aptos Narrow" w:cs="Aptos Narrow"/>
                <w:color w:val="000000" w:themeColor="text1"/>
                <w:sz w:val="16"/>
                <w:szCs w:val="16"/>
              </w:rPr>
              <w:t>143.117</w:t>
            </w:r>
          </w:p>
        </w:tc>
        <w:tc>
          <w:tcPr>
            <w:tcW w:w="975" w:type="dxa"/>
            <w:tcMar>
              <w:left w:w="70" w:type="dxa"/>
              <w:right w:w="70" w:type="dxa"/>
            </w:tcMar>
            <w:vAlign w:val="bottom"/>
          </w:tcPr>
          <w:p w14:paraId="37EF4C1B" w14:textId="558EBBED" w:rsidR="726A3959" w:rsidRDefault="726A3959" w:rsidP="726A3959">
            <w:pPr>
              <w:spacing w:after="0"/>
              <w:jc w:val="center"/>
            </w:pPr>
            <w:r w:rsidRPr="726A3959">
              <w:rPr>
                <w:rFonts w:ascii="Aptos Narrow" w:eastAsia="Aptos Narrow" w:hAnsi="Aptos Narrow" w:cs="Aptos Narrow"/>
                <w:color w:val="000000" w:themeColor="text1"/>
                <w:sz w:val="16"/>
                <w:szCs w:val="16"/>
              </w:rPr>
              <w:t>148.738</w:t>
            </w:r>
          </w:p>
        </w:tc>
        <w:tc>
          <w:tcPr>
            <w:tcW w:w="675" w:type="dxa"/>
            <w:tcMar>
              <w:left w:w="70" w:type="dxa"/>
              <w:right w:w="70" w:type="dxa"/>
            </w:tcMar>
            <w:vAlign w:val="bottom"/>
          </w:tcPr>
          <w:p w14:paraId="78A5033B" w14:textId="2B92CAF2" w:rsidR="726A3959" w:rsidRDefault="726A3959" w:rsidP="726A3959">
            <w:pPr>
              <w:spacing w:after="0"/>
              <w:jc w:val="center"/>
            </w:pPr>
            <w:r w:rsidRPr="726A3959">
              <w:rPr>
                <w:rFonts w:ascii="Aptos Narrow" w:eastAsia="Aptos Narrow" w:hAnsi="Aptos Narrow" w:cs="Aptos Narrow"/>
                <w:color w:val="000000" w:themeColor="text1"/>
                <w:sz w:val="16"/>
                <w:szCs w:val="16"/>
              </w:rPr>
              <w:t>6</w:t>
            </w:r>
          </w:p>
        </w:tc>
        <w:tc>
          <w:tcPr>
            <w:tcW w:w="675" w:type="dxa"/>
            <w:tcMar>
              <w:left w:w="70" w:type="dxa"/>
              <w:right w:w="70" w:type="dxa"/>
            </w:tcMar>
            <w:vAlign w:val="bottom"/>
          </w:tcPr>
          <w:p w14:paraId="7AEE62DA" w14:textId="37F69391" w:rsidR="726A3959" w:rsidRDefault="726A3959" w:rsidP="726A3959">
            <w:pPr>
              <w:spacing w:after="0"/>
              <w:jc w:val="center"/>
            </w:pPr>
            <w:r w:rsidRPr="726A3959">
              <w:rPr>
                <w:rFonts w:ascii="Aptos Narrow" w:eastAsia="Aptos Narrow" w:hAnsi="Aptos Narrow" w:cs="Aptos Narrow"/>
                <w:color w:val="000000" w:themeColor="text1"/>
                <w:sz w:val="16"/>
                <w:szCs w:val="16"/>
              </w:rPr>
              <w:t>6</w:t>
            </w:r>
          </w:p>
        </w:tc>
      </w:tr>
      <w:tr w:rsidR="726A3959" w14:paraId="4C00A70D" w14:textId="77777777" w:rsidTr="07034E15">
        <w:trPr>
          <w:trHeight w:val="300"/>
        </w:trPr>
        <w:tc>
          <w:tcPr>
            <w:tcW w:w="4110" w:type="dxa"/>
            <w:shd w:val="clear" w:color="auto" w:fill="E8E8E8"/>
            <w:tcMar>
              <w:left w:w="70" w:type="dxa"/>
              <w:right w:w="70" w:type="dxa"/>
            </w:tcMar>
            <w:vAlign w:val="bottom"/>
          </w:tcPr>
          <w:p w14:paraId="5FF18FEE" w14:textId="67A51A3D" w:rsidR="726A3959" w:rsidRDefault="726A3959" w:rsidP="726A3959">
            <w:pPr>
              <w:spacing w:after="0"/>
            </w:pPr>
            <w:r w:rsidRPr="726A3959">
              <w:rPr>
                <w:rFonts w:ascii="Aptos Narrow" w:eastAsia="Aptos Narrow" w:hAnsi="Aptos Narrow" w:cs="Aptos Narrow"/>
                <w:color w:val="000000" w:themeColor="text1"/>
                <w:sz w:val="16"/>
                <w:szCs w:val="16"/>
              </w:rPr>
              <w:t>GUAINIA</w:t>
            </w:r>
          </w:p>
        </w:tc>
        <w:tc>
          <w:tcPr>
            <w:tcW w:w="720" w:type="dxa"/>
            <w:shd w:val="clear" w:color="auto" w:fill="E8E8E8"/>
            <w:tcMar>
              <w:left w:w="70" w:type="dxa"/>
              <w:right w:w="70" w:type="dxa"/>
            </w:tcMar>
            <w:vAlign w:val="bottom"/>
          </w:tcPr>
          <w:p w14:paraId="06F42B1E" w14:textId="7FC02559" w:rsidR="726A3959" w:rsidRDefault="726A3959" w:rsidP="726A3959">
            <w:pPr>
              <w:spacing w:after="0"/>
              <w:jc w:val="center"/>
            </w:pPr>
            <w:r w:rsidRPr="726A3959">
              <w:rPr>
                <w:rFonts w:ascii="Aptos Narrow" w:eastAsia="Aptos Narrow" w:hAnsi="Aptos Narrow" w:cs="Aptos Narrow"/>
                <w:color w:val="000000" w:themeColor="text1"/>
                <w:sz w:val="16"/>
                <w:szCs w:val="16"/>
              </w:rPr>
              <w:t>3</w:t>
            </w:r>
          </w:p>
        </w:tc>
        <w:tc>
          <w:tcPr>
            <w:tcW w:w="720" w:type="dxa"/>
            <w:shd w:val="clear" w:color="auto" w:fill="E8E8E8"/>
            <w:tcMar>
              <w:left w:w="70" w:type="dxa"/>
              <w:right w:w="70" w:type="dxa"/>
            </w:tcMar>
            <w:vAlign w:val="bottom"/>
          </w:tcPr>
          <w:p w14:paraId="000159AE" w14:textId="4F0CBC63" w:rsidR="726A3959" w:rsidRDefault="726A3959" w:rsidP="726A3959">
            <w:pPr>
              <w:spacing w:after="0"/>
              <w:jc w:val="center"/>
            </w:pPr>
            <w:r w:rsidRPr="726A3959">
              <w:rPr>
                <w:rFonts w:ascii="Aptos Narrow" w:eastAsia="Aptos Narrow" w:hAnsi="Aptos Narrow" w:cs="Aptos Narrow"/>
                <w:color w:val="000000" w:themeColor="text1"/>
                <w:sz w:val="16"/>
                <w:szCs w:val="16"/>
              </w:rPr>
              <w:t>5</w:t>
            </w:r>
          </w:p>
        </w:tc>
        <w:tc>
          <w:tcPr>
            <w:tcW w:w="975" w:type="dxa"/>
            <w:shd w:val="clear" w:color="auto" w:fill="E8E8E8"/>
            <w:tcMar>
              <w:left w:w="70" w:type="dxa"/>
              <w:right w:w="70" w:type="dxa"/>
            </w:tcMar>
            <w:vAlign w:val="bottom"/>
          </w:tcPr>
          <w:p w14:paraId="1A714426" w14:textId="4C5ED4D8" w:rsidR="726A3959" w:rsidRDefault="726A3959" w:rsidP="726A3959">
            <w:pPr>
              <w:spacing w:after="0"/>
              <w:jc w:val="center"/>
            </w:pPr>
            <w:r w:rsidRPr="726A3959">
              <w:rPr>
                <w:rFonts w:ascii="Aptos Narrow" w:eastAsia="Aptos Narrow" w:hAnsi="Aptos Narrow" w:cs="Aptos Narrow"/>
                <w:color w:val="000000" w:themeColor="text1"/>
                <w:sz w:val="16"/>
                <w:szCs w:val="16"/>
              </w:rPr>
              <w:t>58.240</w:t>
            </w:r>
          </w:p>
        </w:tc>
        <w:tc>
          <w:tcPr>
            <w:tcW w:w="975" w:type="dxa"/>
            <w:shd w:val="clear" w:color="auto" w:fill="E8E8E8"/>
            <w:tcMar>
              <w:left w:w="70" w:type="dxa"/>
              <w:right w:w="70" w:type="dxa"/>
            </w:tcMar>
            <w:vAlign w:val="bottom"/>
          </w:tcPr>
          <w:p w14:paraId="20048836" w14:textId="4C23C318" w:rsidR="726A3959" w:rsidRDefault="726A3959" w:rsidP="726A3959">
            <w:pPr>
              <w:spacing w:after="0"/>
              <w:jc w:val="center"/>
            </w:pPr>
            <w:r w:rsidRPr="726A3959">
              <w:rPr>
                <w:rFonts w:ascii="Aptos Narrow" w:eastAsia="Aptos Narrow" w:hAnsi="Aptos Narrow" w:cs="Aptos Narrow"/>
                <w:color w:val="000000" w:themeColor="text1"/>
                <w:sz w:val="16"/>
                <w:szCs w:val="16"/>
              </w:rPr>
              <w:t>59.706</w:t>
            </w:r>
          </w:p>
        </w:tc>
        <w:tc>
          <w:tcPr>
            <w:tcW w:w="675" w:type="dxa"/>
            <w:shd w:val="clear" w:color="auto" w:fill="E8E8E8"/>
            <w:tcMar>
              <w:left w:w="70" w:type="dxa"/>
              <w:right w:w="70" w:type="dxa"/>
            </w:tcMar>
            <w:vAlign w:val="bottom"/>
          </w:tcPr>
          <w:p w14:paraId="34CBA326" w14:textId="0CD25B78" w:rsidR="726A3959" w:rsidRDefault="726A3959" w:rsidP="726A3959">
            <w:pPr>
              <w:spacing w:after="0"/>
              <w:jc w:val="center"/>
            </w:pPr>
            <w:r w:rsidRPr="726A3959">
              <w:rPr>
                <w:rFonts w:ascii="Aptos Narrow" w:eastAsia="Aptos Narrow" w:hAnsi="Aptos Narrow" w:cs="Aptos Narrow"/>
                <w:color w:val="000000" w:themeColor="text1"/>
                <w:sz w:val="16"/>
                <w:szCs w:val="16"/>
              </w:rPr>
              <w:t>5</w:t>
            </w:r>
          </w:p>
        </w:tc>
        <w:tc>
          <w:tcPr>
            <w:tcW w:w="675" w:type="dxa"/>
            <w:shd w:val="clear" w:color="auto" w:fill="E8E8E8"/>
            <w:tcMar>
              <w:left w:w="70" w:type="dxa"/>
              <w:right w:w="70" w:type="dxa"/>
            </w:tcMar>
            <w:vAlign w:val="bottom"/>
          </w:tcPr>
          <w:p w14:paraId="7B057424" w14:textId="01037B0B" w:rsidR="726A3959" w:rsidRDefault="726A3959" w:rsidP="726A3959">
            <w:pPr>
              <w:spacing w:after="0"/>
              <w:jc w:val="center"/>
            </w:pPr>
            <w:r w:rsidRPr="726A3959">
              <w:rPr>
                <w:rFonts w:ascii="Aptos Narrow" w:eastAsia="Aptos Narrow" w:hAnsi="Aptos Narrow" w:cs="Aptos Narrow"/>
                <w:color w:val="000000" w:themeColor="text1"/>
                <w:sz w:val="16"/>
                <w:szCs w:val="16"/>
              </w:rPr>
              <w:t>8</w:t>
            </w:r>
          </w:p>
        </w:tc>
      </w:tr>
      <w:tr w:rsidR="726A3959" w14:paraId="33BBEF59" w14:textId="77777777" w:rsidTr="07034E15">
        <w:trPr>
          <w:trHeight w:val="300"/>
        </w:trPr>
        <w:tc>
          <w:tcPr>
            <w:tcW w:w="4110" w:type="dxa"/>
            <w:tcMar>
              <w:left w:w="70" w:type="dxa"/>
              <w:right w:w="70" w:type="dxa"/>
            </w:tcMar>
            <w:vAlign w:val="bottom"/>
          </w:tcPr>
          <w:p w14:paraId="3F82A25D" w14:textId="40E7E82C" w:rsidR="726A3959" w:rsidRDefault="726A3959" w:rsidP="726A3959">
            <w:pPr>
              <w:spacing w:after="0"/>
            </w:pPr>
            <w:r w:rsidRPr="726A3959">
              <w:rPr>
                <w:rFonts w:ascii="Aptos Narrow" w:eastAsia="Aptos Narrow" w:hAnsi="Aptos Narrow" w:cs="Aptos Narrow"/>
                <w:color w:val="000000" w:themeColor="text1"/>
                <w:sz w:val="16"/>
                <w:szCs w:val="16"/>
              </w:rPr>
              <w:t>AMAZONAS</w:t>
            </w:r>
          </w:p>
        </w:tc>
        <w:tc>
          <w:tcPr>
            <w:tcW w:w="720" w:type="dxa"/>
            <w:tcMar>
              <w:left w:w="70" w:type="dxa"/>
              <w:right w:w="70" w:type="dxa"/>
            </w:tcMar>
            <w:vAlign w:val="bottom"/>
          </w:tcPr>
          <w:p w14:paraId="7A0CDF0C" w14:textId="022E1563" w:rsidR="726A3959" w:rsidRDefault="726A3959" w:rsidP="726A3959">
            <w:pPr>
              <w:spacing w:after="0"/>
              <w:jc w:val="center"/>
            </w:pPr>
            <w:r w:rsidRPr="726A3959">
              <w:rPr>
                <w:rFonts w:ascii="Aptos Narrow" w:eastAsia="Aptos Narrow" w:hAnsi="Aptos Narrow" w:cs="Aptos Narrow"/>
                <w:color w:val="000000" w:themeColor="text1"/>
                <w:sz w:val="16"/>
                <w:szCs w:val="16"/>
              </w:rPr>
              <w:t>1</w:t>
            </w:r>
          </w:p>
        </w:tc>
        <w:tc>
          <w:tcPr>
            <w:tcW w:w="720" w:type="dxa"/>
            <w:tcMar>
              <w:left w:w="70" w:type="dxa"/>
              <w:right w:w="70" w:type="dxa"/>
            </w:tcMar>
            <w:vAlign w:val="bottom"/>
          </w:tcPr>
          <w:p w14:paraId="226196A5" w14:textId="2CFDDA3F" w:rsidR="726A3959" w:rsidRDefault="726A3959" w:rsidP="726A3959">
            <w:pPr>
              <w:spacing w:after="0"/>
              <w:jc w:val="center"/>
            </w:pPr>
            <w:r w:rsidRPr="726A3959">
              <w:rPr>
                <w:rFonts w:ascii="Aptos Narrow" w:eastAsia="Aptos Narrow" w:hAnsi="Aptos Narrow" w:cs="Aptos Narrow"/>
                <w:color w:val="000000" w:themeColor="text1"/>
                <w:sz w:val="16"/>
                <w:szCs w:val="16"/>
              </w:rPr>
              <w:t>6</w:t>
            </w:r>
          </w:p>
        </w:tc>
        <w:tc>
          <w:tcPr>
            <w:tcW w:w="975" w:type="dxa"/>
            <w:tcMar>
              <w:left w:w="70" w:type="dxa"/>
              <w:right w:w="70" w:type="dxa"/>
            </w:tcMar>
            <w:vAlign w:val="bottom"/>
          </w:tcPr>
          <w:p w14:paraId="4DB78762" w14:textId="633D3B3C" w:rsidR="726A3959" w:rsidRDefault="726A3959" w:rsidP="726A3959">
            <w:pPr>
              <w:spacing w:after="0"/>
              <w:jc w:val="center"/>
            </w:pPr>
            <w:r w:rsidRPr="726A3959">
              <w:rPr>
                <w:rFonts w:ascii="Aptos Narrow" w:eastAsia="Aptos Narrow" w:hAnsi="Aptos Narrow" w:cs="Aptos Narrow"/>
                <w:color w:val="000000" w:themeColor="text1"/>
                <w:sz w:val="16"/>
                <w:szCs w:val="16"/>
              </w:rPr>
              <w:t>84.109</w:t>
            </w:r>
          </w:p>
        </w:tc>
        <w:tc>
          <w:tcPr>
            <w:tcW w:w="975" w:type="dxa"/>
            <w:tcMar>
              <w:left w:w="70" w:type="dxa"/>
              <w:right w:w="70" w:type="dxa"/>
            </w:tcMar>
            <w:vAlign w:val="bottom"/>
          </w:tcPr>
          <w:p w14:paraId="2B7AAEA3" w14:textId="76D86DD2" w:rsidR="726A3959" w:rsidRDefault="726A3959" w:rsidP="726A3959">
            <w:pPr>
              <w:spacing w:after="0"/>
              <w:jc w:val="center"/>
            </w:pPr>
            <w:r w:rsidRPr="726A3959">
              <w:rPr>
                <w:rFonts w:ascii="Aptos Narrow" w:eastAsia="Aptos Narrow" w:hAnsi="Aptos Narrow" w:cs="Aptos Narrow"/>
                <w:color w:val="000000" w:themeColor="text1"/>
                <w:sz w:val="16"/>
                <w:szCs w:val="16"/>
              </w:rPr>
              <w:t>85.057</w:t>
            </w:r>
          </w:p>
        </w:tc>
        <w:tc>
          <w:tcPr>
            <w:tcW w:w="675" w:type="dxa"/>
            <w:tcMar>
              <w:left w:w="70" w:type="dxa"/>
              <w:right w:w="70" w:type="dxa"/>
            </w:tcMar>
            <w:vAlign w:val="bottom"/>
          </w:tcPr>
          <w:p w14:paraId="2558957E" w14:textId="78BA7C9A" w:rsidR="726A3959" w:rsidRDefault="726A3959" w:rsidP="726A3959">
            <w:pPr>
              <w:spacing w:after="0"/>
              <w:jc w:val="center"/>
            </w:pPr>
            <w:r w:rsidRPr="726A3959">
              <w:rPr>
                <w:rFonts w:ascii="Aptos Narrow" w:eastAsia="Aptos Narrow" w:hAnsi="Aptos Narrow" w:cs="Aptos Narrow"/>
                <w:color w:val="000000" w:themeColor="text1"/>
                <w:sz w:val="16"/>
                <w:szCs w:val="16"/>
              </w:rPr>
              <w:t>1</w:t>
            </w:r>
          </w:p>
        </w:tc>
        <w:tc>
          <w:tcPr>
            <w:tcW w:w="675" w:type="dxa"/>
            <w:tcMar>
              <w:left w:w="70" w:type="dxa"/>
              <w:right w:w="70" w:type="dxa"/>
            </w:tcMar>
            <w:vAlign w:val="bottom"/>
          </w:tcPr>
          <w:p w14:paraId="5E1A68F7" w14:textId="62292E84" w:rsidR="726A3959" w:rsidRDefault="726A3959" w:rsidP="726A3959">
            <w:pPr>
              <w:spacing w:after="0"/>
              <w:jc w:val="center"/>
            </w:pPr>
            <w:r w:rsidRPr="726A3959">
              <w:rPr>
                <w:rFonts w:ascii="Aptos Narrow" w:eastAsia="Aptos Narrow" w:hAnsi="Aptos Narrow" w:cs="Aptos Narrow"/>
                <w:color w:val="000000" w:themeColor="text1"/>
                <w:sz w:val="16"/>
                <w:szCs w:val="16"/>
              </w:rPr>
              <w:t>7</w:t>
            </w:r>
          </w:p>
        </w:tc>
      </w:tr>
      <w:tr w:rsidR="726A3959" w14:paraId="2A3B224B" w14:textId="77777777" w:rsidTr="07034E15">
        <w:trPr>
          <w:trHeight w:val="300"/>
        </w:trPr>
        <w:tc>
          <w:tcPr>
            <w:tcW w:w="4110" w:type="dxa"/>
            <w:shd w:val="clear" w:color="auto" w:fill="E8E8E8"/>
            <w:tcMar>
              <w:left w:w="70" w:type="dxa"/>
              <w:right w:w="70" w:type="dxa"/>
            </w:tcMar>
            <w:vAlign w:val="bottom"/>
          </w:tcPr>
          <w:p w14:paraId="752C83E1" w14:textId="2ED3E66A" w:rsidR="726A3959" w:rsidRDefault="726A3959" w:rsidP="726A3959">
            <w:pPr>
              <w:spacing w:after="0"/>
            </w:pPr>
            <w:r w:rsidRPr="726A3959">
              <w:rPr>
                <w:rFonts w:ascii="Aptos Narrow" w:eastAsia="Aptos Narrow" w:hAnsi="Aptos Narrow" w:cs="Aptos Narrow"/>
                <w:color w:val="000000" w:themeColor="text1"/>
                <w:sz w:val="16"/>
                <w:szCs w:val="16"/>
              </w:rPr>
              <w:t>VAUPES</w:t>
            </w:r>
          </w:p>
        </w:tc>
        <w:tc>
          <w:tcPr>
            <w:tcW w:w="720" w:type="dxa"/>
            <w:shd w:val="clear" w:color="auto" w:fill="E8E8E8"/>
            <w:tcMar>
              <w:left w:w="70" w:type="dxa"/>
              <w:right w:w="70" w:type="dxa"/>
            </w:tcMar>
            <w:vAlign w:val="bottom"/>
          </w:tcPr>
          <w:p w14:paraId="576F1319" w14:textId="74ED67D7" w:rsidR="726A3959" w:rsidRDefault="726A3959" w:rsidP="726A3959">
            <w:pPr>
              <w:spacing w:after="0"/>
              <w:jc w:val="center"/>
            </w:pPr>
            <w:r w:rsidRPr="726A3959">
              <w:rPr>
                <w:rFonts w:ascii="Aptos Narrow" w:eastAsia="Aptos Narrow" w:hAnsi="Aptos Narrow" w:cs="Aptos Narrow"/>
                <w:color w:val="000000" w:themeColor="text1"/>
                <w:sz w:val="16"/>
                <w:szCs w:val="16"/>
              </w:rPr>
              <w:t>1</w:t>
            </w:r>
          </w:p>
        </w:tc>
        <w:tc>
          <w:tcPr>
            <w:tcW w:w="720" w:type="dxa"/>
            <w:shd w:val="clear" w:color="auto" w:fill="E8E8E8"/>
            <w:tcMar>
              <w:left w:w="70" w:type="dxa"/>
              <w:right w:w="70" w:type="dxa"/>
            </w:tcMar>
            <w:vAlign w:val="bottom"/>
          </w:tcPr>
          <w:p w14:paraId="7F39A02C" w14:textId="11A9DE4C" w:rsidR="726A3959" w:rsidRDefault="726A3959" w:rsidP="726A3959">
            <w:pPr>
              <w:spacing w:after="0"/>
              <w:jc w:val="center"/>
            </w:pPr>
            <w:r w:rsidRPr="726A3959">
              <w:rPr>
                <w:rFonts w:ascii="Aptos Narrow" w:eastAsia="Aptos Narrow" w:hAnsi="Aptos Narrow" w:cs="Aptos Narrow"/>
                <w:color w:val="000000" w:themeColor="text1"/>
                <w:sz w:val="16"/>
                <w:szCs w:val="16"/>
              </w:rPr>
              <w:t>1</w:t>
            </w:r>
          </w:p>
        </w:tc>
        <w:tc>
          <w:tcPr>
            <w:tcW w:w="975" w:type="dxa"/>
            <w:shd w:val="clear" w:color="auto" w:fill="E8E8E8"/>
            <w:tcMar>
              <w:left w:w="70" w:type="dxa"/>
              <w:right w:w="70" w:type="dxa"/>
            </w:tcMar>
            <w:vAlign w:val="bottom"/>
          </w:tcPr>
          <w:p w14:paraId="4F9B98CE" w14:textId="6DD139D8" w:rsidR="726A3959" w:rsidRDefault="726A3959" w:rsidP="726A3959">
            <w:pPr>
              <w:spacing w:after="0"/>
              <w:jc w:val="center"/>
            </w:pPr>
            <w:r w:rsidRPr="726A3959">
              <w:rPr>
                <w:rFonts w:ascii="Aptos Narrow" w:eastAsia="Aptos Narrow" w:hAnsi="Aptos Narrow" w:cs="Aptos Narrow"/>
                <w:color w:val="000000" w:themeColor="text1"/>
                <w:sz w:val="16"/>
                <w:szCs w:val="16"/>
              </w:rPr>
              <w:t>43.775</w:t>
            </w:r>
          </w:p>
        </w:tc>
        <w:tc>
          <w:tcPr>
            <w:tcW w:w="975" w:type="dxa"/>
            <w:shd w:val="clear" w:color="auto" w:fill="E8E8E8"/>
            <w:tcMar>
              <w:left w:w="70" w:type="dxa"/>
              <w:right w:w="70" w:type="dxa"/>
            </w:tcMar>
            <w:vAlign w:val="bottom"/>
          </w:tcPr>
          <w:p w14:paraId="23B8B67A" w14:textId="34D864BE" w:rsidR="726A3959" w:rsidRDefault="726A3959" w:rsidP="726A3959">
            <w:pPr>
              <w:spacing w:after="0"/>
              <w:jc w:val="center"/>
            </w:pPr>
            <w:r w:rsidRPr="726A3959">
              <w:rPr>
                <w:rFonts w:ascii="Aptos Narrow" w:eastAsia="Aptos Narrow" w:hAnsi="Aptos Narrow" w:cs="Aptos Narrow"/>
                <w:color w:val="000000" w:themeColor="text1"/>
                <w:sz w:val="16"/>
                <w:szCs w:val="16"/>
              </w:rPr>
              <w:t>44.142</w:t>
            </w:r>
          </w:p>
        </w:tc>
        <w:tc>
          <w:tcPr>
            <w:tcW w:w="675" w:type="dxa"/>
            <w:shd w:val="clear" w:color="auto" w:fill="E8E8E8"/>
            <w:tcMar>
              <w:left w:w="70" w:type="dxa"/>
              <w:right w:w="70" w:type="dxa"/>
            </w:tcMar>
            <w:vAlign w:val="bottom"/>
          </w:tcPr>
          <w:p w14:paraId="4C43190F" w14:textId="33AE5D94" w:rsidR="726A3959" w:rsidRDefault="726A3959" w:rsidP="726A3959">
            <w:pPr>
              <w:spacing w:after="0"/>
              <w:jc w:val="center"/>
            </w:pPr>
            <w:r w:rsidRPr="726A3959">
              <w:rPr>
                <w:rFonts w:ascii="Aptos Narrow" w:eastAsia="Aptos Narrow" w:hAnsi="Aptos Narrow" w:cs="Aptos Narrow"/>
                <w:color w:val="000000" w:themeColor="text1"/>
                <w:sz w:val="16"/>
                <w:szCs w:val="16"/>
              </w:rPr>
              <w:t>2</w:t>
            </w:r>
          </w:p>
        </w:tc>
        <w:tc>
          <w:tcPr>
            <w:tcW w:w="675" w:type="dxa"/>
            <w:shd w:val="clear" w:color="auto" w:fill="E8E8E8"/>
            <w:tcMar>
              <w:left w:w="70" w:type="dxa"/>
              <w:right w:w="70" w:type="dxa"/>
            </w:tcMar>
            <w:vAlign w:val="bottom"/>
          </w:tcPr>
          <w:p w14:paraId="0A660B23" w14:textId="7370AF0C" w:rsidR="726A3959" w:rsidRDefault="726A3959" w:rsidP="726A3959">
            <w:pPr>
              <w:spacing w:after="0"/>
              <w:jc w:val="center"/>
            </w:pPr>
            <w:r w:rsidRPr="726A3959">
              <w:rPr>
                <w:rFonts w:ascii="Aptos Narrow" w:eastAsia="Aptos Narrow" w:hAnsi="Aptos Narrow" w:cs="Aptos Narrow"/>
                <w:color w:val="000000" w:themeColor="text1"/>
                <w:sz w:val="16"/>
                <w:szCs w:val="16"/>
              </w:rPr>
              <w:t>2</w:t>
            </w:r>
          </w:p>
        </w:tc>
      </w:tr>
      <w:tr w:rsidR="726A3959" w14:paraId="22B8C0EA" w14:textId="77777777" w:rsidTr="07034E15">
        <w:trPr>
          <w:trHeight w:val="300"/>
        </w:trPr>
        <w:tc>
          <w:tcPr>
            <w:tcW w:w="4110" w:type="dxa"/>
            <w:tcBorders>
              <w:top w:val="single" w:sz="8" w:space="0" w:color="44B3E1"/>
              <w:left w:val="nil"/>
              <w:bottom w:val="nil"/>
              <w:right w:val="nil"/>
            </w:tcBorders>
            <w:shd w:val="clear" w:color="auto" w:fill="002060"/>
            <w:tcMar>
              <w:left w:w="70" w:type="dxa"/>
              <w:right w:w="70" w:type="dxa"/>
            </w:tcMar>
            <w:vAlign w:val="bottom"/>
          </w:tcPr>
          <w:p w14:paraId="4A4FD233" w14:textId="455965F4" w:rsidR="726A3959" w:rsidRDefault="726A3959" w:rsidP="726A3959">
            <w:pPr>
              <w:spacing w:after="0"/>
            </w:pPr>
            <w:r w:rsidRPr="726A3959">
              <w:rPr>
                <w:rFonts w:ascii="Aptos Narrow" w:eastAsia="Aptos Narrow" w:hAnsi="Aptos Narrow" w:cs="Aptos Narrow"/>
                <w:b/>
                <w:bCs/>
                <w:color w:val="FFFFFF" w:themeColor="background1"/>
                <w:sz w:val="16"/>
                <w:szCs w:val="16"/>
              </w:rPr>
              <w:t>Total general</w:t>
            </w:r>
          </w:p>
        </w:tc>
        <w:tc>
          <w:tcPr>
            <w:tcW w:w="720" w:type="dxa"/>
            <w:tcBorders>
              <w:top w:val="single" w:sz="8" w:space="0" w:color="44B3E1"/>
              <w:left w:val="nil"/>
              <w:bottom w:val="nil"/>
              <w:right w:val="nil"/>
            </w:tcBorders>
            <w:shd w:val="clear" w:color="auto" w:fill="002060"/>
            <w:tcMar>
              <w:left w:w="70" w:type="dxa"/>
              <w:right w:w="70" w:type="dxa"/>
            </w:tcMar>
            <w:vAlign w:val="bottom"/>
          </w:tcPr>
          <w:p w14:paraId="6D092474" w14:textId="2036A999" w:rsidR="726A3959" w:rsidRDefault="726A3959" w:rsidP="726A3959">
            <w:pPr>
              <w:spacing w:after="0"/>
              <w:jc w:val="center"/>
            </w:pPr>
            <w:r w:rsidRPr="726A3959">
              <w:rPr>
                <w:rFonts w:ascii="Aptos Narrow" w:eastAsia="Aptos Narrow" w:hAnsi="Aptos Narrow" w:cs="Aptos Narrow"/>
                <w:b/>
                <w:bCs/>
                <w:color w:val="FFFFFF" w:themeColor="background1"/>
                <w:sz w:val="16"/>
                <w:szCs w:val="16"/>
              </w:rPr>
              <w:t>8.433</w:t>
            </w:r>
          </w:p>
        </w:tc>
        <w:tc>
          <w:tcPr>
            <w:tcW w:w="720" w:type="dxa"/>
            <w:tcBorders>
              <w:top w:val="single" w:sz="8" w:space="0" w:color="44B3E1"/>
              <w:left w:val="nil"/>
              <w:bottom w:val="nil"/>
              <w:right w:val="nil"/>
            </w:tcBorders>
            <w:shd w:val="clear" w:color="auto" w:fill="002060"/>
            <w:tcMar>
              <w:left w:w="70" w:type="dxa"/>
              <w:right w:w="70" w:type="dxa"/>
            </w:tcMar>
            <w:vAlign w:val="bottom"/>
          </w:tcPr>
          <w:p w14:paraId="526E22DF" w14:textId="7BCD3FE4" w:rsidR="726A3959" w:rsidRDefault="726A3959" w:rsidP="726A3959">
            <w:pPr>
              <w:spacing w:after="0"/>
              <w:jc w:val="center"/>
            </w:pPr>
            <w:r w:rsidRPr="726A3959">
              <w:rPr>
                <w:rFonts w:ascii="Aptos Narrow" w:eastAsia="Aptos Narrow" w:hAnsi="Aptos Narrow" w:cs="Aptos Narrow"/>
                <w:b/>
                <w:bCs/>
                <w:color w:val="FFFFFF" w:themeColor="background1"/>
                <w:sz w:val="16"/>
                <w:szCs w:val="16"/>
              </w:rPr>
              <w:t>8.697</w:t>
            </w:r>
          </w:p>
        </w:tc>
        <w:tc>
          <w:tcPr>
            <w:tcW w:w="975" w:type="dxa"/>
            <w:shd w:val="clear" w:color="auto" w:fill="002060"/>
            <w:tcMar>
              <w:left w:w="70" w:type="dxa"/>
              <w:right w:w="70" w:type="dxa"/>
            </w:tcMar>
            <w:vAlign w:val="bottom"/>
          </w:tcPr>
          <w:p w14:paraId="775747FF" w14:textId="750B425F" w:rsidR="726A3959" w:rsidRDefault="726A3959" w:rsidP="726A3959">
            <w:pPr>
              <w:spacing w:after="0"/>
              <w:jc w:val="center"/>
            </w:pPr>
            <w:r w:rsidRPr="726A3959">
              <w:rPr>
                <w:rFonts w:ascii="Aptos Narrow" w:eastAsia="Aptos Narrow" w:hAnsi="Aptos Narrow" w:cs="Aptos Narrow"/>
                <w:b/>
                <w:bCs/>
                <w:color w:val="FFFFFF" w:themeColor="background1"/>
                <w:sz w:val="16"/>
                <w:szCs w:val="16"/>
              </w:rPr>
              <w:t xml:space="preserve"> </w:t>
            </w:r>
          </w:p>
        </w:tc>
        <w:tc>
          <w:tcPr>
            <w:tcW w:w="975" w:type="dxa"/>
            <w:shd w:val="clear" w:color="auto" w:fill="002060"/>
            <w:tcMar>
              <w:left w:w="70" w:type="dxa"/>
              <w:right w:w="70" w:type="dxa"/>
            </w:tcMar>
            <w:vAlign w:val="bottom"/>
          </w:tcPr>
          <w:p w14:paraId="5BE28EE0" w14:textId="420A6A34" w:rsidR="726A3959" w:rsidRDefault="726A3959" w:rsidP="726A3959">
            <w:pPr>
              <w:spacing w:after="0"/>
              <w:jc w:val="center"/>
            </w:pPr>
            <w:r w:rsidRPr="726A3959">
              <w:rPr>
                <w:rFonts w:ascii="Aptos Narrow" w:eastAsia="Aptos Narrow" w:hAnsi="Aptos Narrow" w:cs="Aptos Narrow"/>
                <w:b/>
                <w:bCs/>
                <w:color w:val="FFFFFF" w:themeColor="background1"/>
                <w:sz w:val="16"/>
                <w:szCs w:val="16"/>
              </w:rPr>
              <w:t xml:space="preserve"> </w:t>
            </w:r>
          </w:p>
        </w:tc>
        <w:tc>
          <w:tcPr>
            <w:tcW w:w="675" w:type="dxa"/>
            <w:shd w:val="clear" w:color="auto" w:fill="002060"/>
            <w:tcMar>
              <w:left w:w="70" w:type="dxa"/>
              <w:right w:w="70" w:type="dxa"/>
            </w:tcMar>
            <w:vAlign w:val="bottom"/>
          </w:tcPr>
          <w:p w14:paraId="7A060220" w14:textId="602F5DBD" w:rsidR="726A3959" w:rsidRDefault="726A3959" w:rsidP="726A3959">
            <w:pPr>
              <w:spacing w:after="0"/>
              <w:jc w:val="center"/>
            </w:pPr>
            <w:r w:rsidRPr="726A3959">
              <w:rPr>
                <w:rFonts w:ascii="Aptos Narrow" w:eastAsia="Aptos Narrow" w:hAnsi="Aptos Narrow" w:cs="Aptos Narrow"/>
                <w:b/>
                <w:bCs/>
                <w:color w:val="FFFFFF" w:themeColor="background1"/>
                <w:sz w:val="16"/>
                <w:szCs w:val="16"/>
              </w:rPr>
              <w:t xml:space="preserve"> </w:t>
            </w:r>
          </w:p>
        </w:tc>
        <w:tc>
          <w:tcPr>
            <w:tcW w:w="675" w:type="dxa"/>
            <w:shd w:val="clear" w:color="auto" w:fill="002060"/>
            <w:tcMar>
              <w:left w:w="70" w:type="dxa"/>
              <w:right w:w="70" w:type="dxa"/>
            </w:tcMar>
            <w:vAlign w:val="bottom"/>
          </w:tcPr>
          <w:p w14:paraId="574880DA" w14:textId="36E19215" w:rsidR="726A3959" w:rsidRDefault="726A3959" w:rsidP="726A3959">
            <w:pPr>
              <w:spacing w:after="0"/>
              <w:jc w:val="center"/>
            </w:pPr>
            <w:r w:rsidRPr="726A3959">
              <w:rPr>
                <w:rFonts w:ascii="Aptos Narrow" w:eastAsia="Aptos Narrow" w:hAnsi="Aptos Narrow" w:cs="Aptos Narrow"/>
                <w:b/>
                <w:bCs/>
                <w:color w:val="FFFFFF" w:themeColor="background1"/>
                <w:sz w:val="16"/>
                <w:szCs w:val="16"/>
              </w:rPr>
              <w:t xml:space="preserve"> </w:t>
            </w:r>
          </w:p>
        </w:tc>
      </w:tr>
    </w:tbl>
    <w:p w14:paraId="3A86AB54" w14:textId="08A56275" w:rsidR="7241FE10" w:rsidRDefault="7241FE10" w:rsidP="726A3959">
      <w:pPr>
        <w:jc w:val="center"/>
      </w:pPr>
      <w:r w:rsidRPr="726A3959">
        <w:rPr>
          <w:rFonts w:ascii="Verdana" w:eastAsia="Verdana" w:hAnsi="Verdana" w:cs="Verdana"/>
          <w:color w:val="000000" w:themeColor="text1"/>
          <w:sz w:val="18"/>
          <w:szCs w:val="18"/>
          <w:lang w:val="es-ES"/>
        </w:rPr>
        <w:t>Fuente: Base SIRDEC del INMLCF</w:t>
      </w:r>
    </w:p>
    <w:p w14:paraId="32F0EC7A" w14:textId="33EB3C4E" w:rsidR="7241FE10" w:rsidRDefault="7241FE10" w:rsidP="726A3959">
      <w:pPr>
        <w:jc w:val="both"/>
      </w:pPr>
      <w:r w:rsidRPr="726A3959">
        <w:rPr>
          <w:rFonts w:ascii="Verdana" w:eastAsia="Verdana" w:hAnsi="Verdana" w:cs="Verdana"/>
          <w:color w:val="000000" w:themeColor="text1"/>
          <w:lang w:val="es-ES"/>
        </w:rPr>
        <w:t xml:space="preserve"> </w:t>
      </w:r>
    </w:p>
    <w:p w14:paraId="09930A73" w14:textId="5EC8B42C" w:rsidR="7241FE10" w:rsidRDefault="7241FE10" w:rsidP="726A3959">
      <w:pPr>
        <w:jc w:val="both"/>
      </w:pPr>
      <w:r w:rsidRPr="726A3959">
        <w:rPr>
          <w:rFonts w:ascii="Verdana" w:eastAsia="Verdana" w:hAnsi="Verdana" w:cs="Verdana"/>
          <w:color w:val="000000" w:themeColor="text1"/>
          <w:lang w:val="es-ES"/>
        </w:rPr>
        <w:t>Tabla 6. Tasa de Lesionados por Departamento</w:t>
      </w:r>
    </w:p>
    <w:tbl>
      <w:tblPr>
        <w:tblW w:w="0" w:type="auto"/>
        <w:tblCellMar>
          <w:left w:w="10" w:type="dxa"/>
          <w:right w:w="10" w:type="dxa"/>
        </w:tblCellMar>
        <w:tblLook w:val="04A0" w:firstRow="1" w:lastRow="0" w:firstColumn="1" w:lastColumn="0" w:noHBand="0" w:noVBand="1"/>
      </w:tblPr>
      <w:tblGrid>
        <w:gridCol w:w="4102"/>
        <w:gridCol w:w="720"/>
        <w:gridCol w:w="720"/>
        <w:gridCol w:w="974"/>
        <w:gridCol w:w="974"/>
        <w:gridCol w:w="675"/>
        <w:gridCol w:w="675"/>
      </w:tblGrid>
      <w:tr w:rsidR="726A3959" w14:paraId="5FB3A66C" w14:textId="77777777" w:rsidTr="726A3959">
        <w:trPr>
          <w:trHeight w:val="300"/>
        </w:trPr>
        <w:tc>
          <w:tcPr>
            <w:tcW w:w="4110" w:type="dxa"/>
            <w:shd w:val="clear" w:color="auto" w:fill="002060"/>
            <w:tcMar>
              <w:left w:w="70" w:type="dxa"/>
              <w:right w:w="70" w:type="dxa"/>
            </w:tcMar>
            <w:vAlign w:val="bottom"/>
          </w:tcPr>
          <w:p w14:paraId="53750B33" w14:textId="4A6BA291" w:rsidR="726A3959" w:rsidRDefault="726A3959" w:rsidP="726A3959">
            <w:pPr>
              <w:spacing w:after="0"/>
              <w:jc w:val="center"/>
            </w:pPr>
            <w:r w:rsidRPr="726A3959">
              <w:rPr>
                <w:rFonts w:ascii="Aptos Narrow" w:eastAsia="Aptos Narrow" w:hAnsi="Aptos Narrow" w:cs="Aptos Narrow"/>
                <w:b/>
                <w:bCs/>
                <w:color w:val="FFFFFF" w:themeColor="background1"/>
              </w:rPr>
              <w:t xml:space="preserve"> </w:t>
            </w:r>
          </w:p>
        </w:tc>
        <w:tc>
          <w:tcPr>
            <w:tcW w:w="1440" w:type="dxa"/>
            <w:gridSpan w:val="2"/>
            <w:shd w:val="clear" w:color="auto" w:fill="002060"/>
            <w:tcMar>
              <w:left w:w="70" w:type="dxa"/>
              <w:right w:w="70" w:type="dxa"/>
            </w:tcMar>
            <w:vAlign w:val="bottom"/>
          </w:tcPr>
          <w:p w14:paraId="3E92CED4" w14:textId="4354C59B" w:rsidR="726A3959" w:rsidRDefault="726A3959" w:rsidP="726A3959">
            <w:pPr>
              <w:spacing w:after="0"/>
              <w:jc w:val="center"/>
            </w:pPr>
            <w:r w:rsidRPr="726A3959">
              <w:rPr>
                <w:rFonts w:ascii="Aptos Narrow" w:eastAsia="Aptos Narrow" w:hAnsi="Aptos Narrow" w:cs="Aptos Narrow"/>
                <w:b/>
                <w:bCs/>
                <w:color w:val="FFFFFF" w:themeColor="background1"/>
              </w:rPr>
              <w:t>Lesionados</w:t>
            </w:r>
          </w:p>
        </w:tc>
        <w:tc>
          <w:tcPr>
            <w:tcW w:w="1950" w:type="dxa"/>
            <w:gridSpan w:val="2"/>
            <w:shd w:val="clear" w:color="auto" w:fill="002060"/>
            <w:tcMar>
              <w:left w:w="70" w:type="dxa"/>
              <w:right w:w="70" w:type="dxa"/>
            </w:tcMar>
            <w:vAlign w:val="bottom"/>
          </w:tcPr>
          <w:p w14:paraId="15419A55" w14:textId="4838DFC7" w:rsidR="726A3959" w:rsidRDefault="726A3959" w:rsidP="726A3959">
            <w:pPr>
              <w:spacing w:after="0"/>
              <w:jc w:val="center"/>
            </w:pPr>
            <w:r w:rsidRPr="726A3959">
              <w:rPr>
                <w:rFonts w:ascii="Aptos Narrow" w:eastAsia="Aptos Narrow" w:hAnsi="Aptos Narrow" w:cs="Aptos Narrow"/>
                <w:b/>
                <w:bCs/>
                <w:color w:val="FFFFFF" w:themeColor="background1"/>
              </w:rPr>
              <w:t>Población DANE</w:t>
            </w:r>
          </w:p>
        </w:tc>
        <w:tc>
          <w:tcPr>
            <w:tcW w:w="1350" w:type="dxa"/>
            <w:gridSpan w:val="2"/>
            <w:shd w:val="clear" w:color="auto" w:fill="002060"/>
            <w:tcMar>
              <w:left w:w="70" w:type="dxa"/>
              <w:right w:w="70" w:type="dxa"/>
            </w:tcMar>
            <w:vAlign w:val="bottom"/>
          </w:tcPr>
          <w:p w14:paraId="30762F7A" w14:textId="7EBD0B44" w:rsidR="726A3959" w:rsidRDefault="726A3959" w:rsidP="726A3959">
            <w:pPr>
              <w:spacing w:after="0"/>
              <w:jc w:val="center"/>
            </w:pPr>
            <w:r w:rsidRPr="726A3959">
              <w:rPr>
                <w:rFonts w:ascii="Aptos Narrow" w:eastAsia="Aptos Narrow" w:hAnsi="Aptos Narrow" w:cs="Aptos Narrow"/>
                <w:b/>
                <w:bCs/>
                <w:color w:val="FFFFFF" w:themeColor="background1"/>
              </w:rPr>
              <w:t>Tasa *100,000 hab</w:t>
            </w:r>
          </w:p>
        </w:tc>
      </w:tr>
      <w:tr w:rsidR="726A3959" w14:paraId="2B273084" w14:textId="77777777" w:rsidTr="726A3959">
        <w:trPr>
          <w:trHeight w:val="300"/>
        </w:trPr>
        <w:tc>
          <w:tcPr>
            <w:tcW w:w="4110" w:type="dxa"/>
            <w:tcBorders>
              <w:left w:val="nil"/>
              <w:bottom w:val="single" w:sz="8" w:space="0" w:color="44B3E1"/>
              <w:right w:val="nil"/>
            </w:tcBorders>
            <w:shd w:val="clear" w:color="auto" w:fill="002060"/>
            <w:tcMar>
              <w:left w:w="70" w:type="dxa"/>
              <w:right w:w="70" w:type="dxa"/>
            </w:tcMar>
            <w:vAlign w:val="bottom"/>
          </w:tcPr>
          <w:p w14:paraId="0D3011E1" w14:textId="01CA1BBF" w:rsidR="726A3959" w:rsidRDefault="726A3959" w:rsidP="726A3959">
            <w:pPr>
              <w:spacing w:after="0"/>
              <w:jc w:val="center"/>
            </w:pPr>
            <w:r w:rsidRPr="726A3959">
              <w:rPr>
                <w:rFonts w:ascii="Aptos Narrow" w:eastAsia="Aptos Narrow" w:hAnsi="Aptos Narrow" w:cs="Aptos Narrow"/>
                <w:b/>
                <w:bCs/>
                <w:color w:val="FFFFFF" w:themeColor="background1"/>
              </w:rPr>
              <w:t>Departamento</w:t>
            </w:r>
          </w:p>
        </w:tc>
        <w:tc>
          <w:tcPr>
            <w:tcW w:w="720" w:type="dxa"/>
            <w:tcBorders>
              <w:left w:val="nil"/>
              <w:bottom w:val="single" w:sz="8" w:space="0" w:color="44B3E1"/>
              <w:right w:val="nil"/>
            </w:tcBorders>
            <w:shd w:val="clear" w:color="auto" w:fill="002060"/>
            <w:tcMar>
              <w:left w:w="70" w:type="dxa"/>
              <w:right w:w="70" w:type="dxa"/>
            </w:tcMar>
            <w:vAlign w:val="bottom"/>
          </w:tcPr>
          <w:p w14:paraId="7DA53FC0" w14:textId="6260D16E" w:rsidR="726A3959" w:rsidRDefault="726A3959" w:rsidP="726A3959">
            <w:pPr>
              <w:spacing w:after="0"/>
              <w:jc w:val="center"/>
            </w:pPr>
            <w:r w:rsidRPr="726A3959">
              <w:rPr>
                <w:rFonts w:ascii="Aptos Narrow" w:eastAsia="Aptos Narrow" w:hAnsi="Aptos Narrow" w:cs="Aptos Narrow"/>
                <w:b/>
                <w:bCs/>
                <w:color w:val="FFFFFF" w:themeColor="background1"/>
              </w:rPr>
              <w:t>2024</w:t>
            </w:r>
          </w:p>
        </w:tc>
        <w:tc>
          <w:tcPr>
            <w:tcW w:w="720" w:type="dxa"/>
            <w:tcBorders>
              <w:top w:val="nil"/>
              <w:left w:val="nil"/>
              <w:bottom w:val="single" w:sz="8" w:space="0" w:color="44B3E1"/>
              <w:right w:val="nil"/>
            </w:tcBorders>
            <w:shd w:val="clear" w:color="auto" w:fill="002060"/>
            <w:tcMar>
              <w:left w:w="70" w:type="dxa"/>
              <w:right w:w="70" w:type="dxa"/>
            </w:tcMar>
            <w:vAlign w:val="bottom"/>
          </w:tcPr>
          <w:p w14:paraId="59D3E4C9" w14:textId="0D01A265" w:rsidR="726A3959" w:rsidRDefault="726A3959" w:rsidP="726A3959">
            <w:pPr>
              <w:spacing w:after="0"/>
              <w:jc w:val="center"/>
            </w:pPr>
            <w:r w:rsidRPr="726A3959">
              <w:rPr>
                <w:rFonts w:ascii="Aptos Narrow" w:eastAsia="Aptos Narrow" w:hAnsi="Aptos Narrow" w:cs="Aptos Narrow"/>
                <w:b/>
                <w:bCs/>
                <w:color w:val="FFFFFF" w:themeColor="background1"/>
              </w:rPr>
              <w:t>2025</w:t>
            </w:r>
          </w:p>
        </w:tc>
        <w:tc>
          <w:tcPr>
            <w:tcW w:w="975" w:type="dxa"/>
            <w:shd w:val="clear" w:color="auto" w:fill="002060"/>
            <w:tcMar>
              <w:left w:w="70" w:type="dxa"/>
              <w:right w:w="70" w:type="dxa"/>
            </w:tcMar>
            <w:vAlign w:val="bottom"/>
          </w:tcPr>
          <w:p w14:paraId="12463B7D" w14:textId="3FD5F3D6" w:rsidR="726A3959" w:rsidRDefault="726A3959" w:rsidP="726A3959">
            <w:pPr>
              <w:spacing w:after="0"/>
              <w:jc w:val="center"/>
            </w:pPr>
            <w:r w:rsidRPr="726A3959">
              <w:rPr>
                <w:rFonts w:ascii="Aptos Narrow" w:eastAsia="Aptos Narrow" w:hAnsi="Aptos Narrow" w:cs="Aptos Narrow"/>
                <w:b/>
                <w:bCs/>
                <w:color w:val="FFFFFF" w:themeColor="background1"/>
              </w:rPr>
              <w:t>2024</w:t>
            </w:r>
          </w:p>
        </w:tc>
        <w:tc>
          <w:tcPr>
            <w:tcW w:w="975" w:type="dxa"/>
            <w:shd w:val="clear" w:color="auto" w:fill="002060"/>
            <w:tcMar>
              <w:left w:w="70" w:type="dxa"/>
              <w:right w:w="70" w:type="dxa"/>
            </w:tcMar>
            <w:vAlign w:val="bottom"/>
          </w:tcPr>
          <w:p w14:paraId="6ABC6C6E" w14:textId="7838043E" w:rsidR="726A3959" w:rsidRDefault="726A3959" w:rsidP="726A3959">
            <w:pPr>
              <w:spacing w:after="0"/>
              <w:jc w:val="center"/>
            </w:pPr>
            <w:r w:rsidRPr="726A3959">
              <w:rPr>
                <w:rFonts w:ascii="Aptos Narrow" w:eastAsia="Aptos Narrow" w:hAnsi="Aptos Narrow" w:cs="Aptos Narrow"/>
                <w:b/>
                <w:bCs/>
                <w:color w:val="FFFFFF" w:themeColor="background1"/>
              </w:rPr>
              <w:t>2025</w:t>
            </w:r>
          </w:p>
        </w:tc>
        <w:tc>
          <w:tcPr>
            <w:tcW w:w="675" w:type="dxa"/>
            <w:shd w:val="clear" w:color="auto" w:fill="002060"/>
            <w:tcMar>
              <w:left w:w="70" w:type="dxa"/>
              <w:right w:w="70" w:type="dxa"/>
            </w:tcMar>
            <w:vAlign w:val="bottom"/>
          </w:tcPr>
          <w:p w14:paraId="39EB9630" w14:textId="6BABC865" w:rsidR="726A3959" w:rsidRDefault="726A3959" w:rsidP="726A3959">
            <w:pPr>
              <w:spacing w:after="0"/>
              <w:jc w:val="center"/>
            </w:pPr>
            <w:r w:rsidRPr="726A3959">
              <w:rPr>
                <w:rFonts w:ascii="Aptos Narrow" w:eastAsia="Aptos Narrow" w:hAnsi="Aptos Narrow" w:cs="Aptos Narrow"/>
                <w:b/>
                <w:bCs/>
                <w:color w:val="FFFFFF" w:themeColor="background1"/>
              </w:rPr>
              <w:t>2024</w:t>
            </w:r>
          </w:p>
        </w:tc>
        <w:tc>
          <w:tcPr>
            <w:tcW w:w="675" w:type="dxa"/>
            <w:shd w:val="clear" w:color="auto" w:fill="002060"/>
            <w:tcMar>
              <w:left w:w="70" w:type="dxa"/>
              <w:right w:w="70" w:type="dxa"/>
            </w:tcMar>
            <w:vAlign w:val="bottom"/>
          </w:tcPr>
          <w:p w14:paraId="3255902D" w14:textId="61E29279" w:rsidR="726A3959" w:rsidRDefault="726A3959" w:rsidP="726A3959">
            <w:pPr>
              <w:spacing w:after="0"/>
              <w:jc w:val="center"/>
            </w:pPr>
            <w:r w:rsidRPr="726A3959">
              <w:rPr>
                <w:rFonts w:ascii="Aptos Narrow" w:eastAsia="Aptos Narrow" w:hAnsi="Aptos Narrow" w:cs="Aptos Narrow"/>
                <w:b/>
                <w:bCs/>
                <w:color w:val="FFFFFF" w:themeColor="background1"/>
              </w:rPr>
              <w:t>2025</w:t>
            </w:r>
          </w:p>
        </w:tc>
      </w:tr>
      <w:tr w:rsidR="726A3959" w14:paraId="02CB0DF7" w14:textId="77777777" w:rsidTr="726A3959">
        <w:trPr>
          <w:trHeight w:val="300"/>
        </w:trPr>
        <w:tc>
          <w:tcPr>
            <w:tcW w:w="4110" w:type="dxa"/>
            <w:tcMar>
              <w:left w:w="70" w:type="dxa"/>
              <w:right w:w="70" w:type="dxa"/>
            </w:tcMar>
            <w:vAlign w:val="bottom"/>
          </w:tcPr>
          <w:p w14:paraId="382C8CC2" w14:textId="07F1AE8B" w:rsidR="726A3959" w:rsidRDefault="726A3959" w:rsidP="726A3959">
            <w:pPr>
              <w:spacing w:after="0"/>
            </w:pPr>
            <w:r w:rsidRPr="726A3959">
              <w:rPr>
                <w:rFonts w:ascii="Aptos Narrow" w:eastAsia="Aptos Narrow" w:hAnsi="Aptos Narrow" w:cs="Aptos Narrow"/>
                <w:color w:val="000000" w:themeColor="text1"/>
                <w:sz w:val="16"/>
                <w:szCs w:val="16"/>
              </w:rPr>
              <w:t>BOGOTA DC</w:t>
            </w:r>
          </w:p>
        </w:tc>
        <w:tc>
          <w:tcPr>
            <w:tcW w:w="720" w:type="dxa"/>
            <w:tcMar>
              <w:left w:w="70" w:type="dxa"/>
              <w:right w:w="70" w:type="dxa"/>
            </w:tcMar>
            <w:vAlign w:val="bottom"/>
          </w:tcPr>
          <w:p w14:paraId="2AA26CD5" w14:textId="2E6ECA07" w:rsidR="726A3959" w:rsidRDefault="726A3959" w:rsidP="726A3959">
            <w:pPr>
              <w:spacing w:after="0"/>
              <w:jc w:val="center"/>
            </w:pPr>
            <w:r w:rsidRPr="726A3959">
              <w:rPr>
                <w:rFonts w:ascii="Aptos Narrow" w:eastAsia="Aptos Narrow" w:hAnsi="Aptos Narrow" w:cs="Aptos Narrow"/>
                <w:color w:val="000000" w:themeColor="text1"/>
                <w:sz w:val="16"/>
                <w:szCs w:val="16"/>
              </w:rPr>
              <w:t>5.439</w:t>
            </w:r>
          </w:p>
        </w:tc>
        <w:tc>
          <w:tcPr>
            <w:tcW w:w="720" w:type="dxa"/>
            <w:tcMar>
              <w:left w:w="70" w:type="dxa"/>
              <w:right w:w="70" w:type="dxa"/>
            </w:tcMar>
            <w:vAlign w:val="bottom"/>
          </w:tcPr>
          <w:p w14:paraId="5A488BF6" w14:textId="0B877FE2" w:rsidR="726A3959" w:rsidRDefault="726A3959" w:rsidP="726A3959">
            <w:pPr>
              <w:spacing w:after="0"/>
              <w:jc w:val="center"/>
            </w:pPr>
            <w:r w:rsidRPr="726A3959">
              <w:rPr>
                <w:rFonts w:ascii="Aptos Narrow" w:eastAsia="Aptos Narrow" w:hAnsi="Aptos Narrow" w:cs="Aptos Narrow"/>
                <w:color w:val="000000" w:themeColor="text1"/>
                <w:sz w:val="16"/>
                <w:szCs w:val="16"/>
              </w:rPr>
              <w:t>4.098</w:t>
            </w:r>
          </w:p>
        </w:tc>
        <w:tc>
          <w:tcPr>
            <w:tcW w:w="975" w:type="dxa"/>
            <w:tcMar>
              <w:left w:w="70" w:type="dxa"/>
              <w:right w:w="70" w:type="dxa"/>
            </w:tcMar>
            <w:vAlign w:val="bottom"/>
          </w:tcPr>
          <w:p w14:paraId="5EAA2EB3" w14:textId="3F5A34B2" w:rsidR="726A3959" w:rsidRDefault="726A3959" w:rsidP="726A3959">
            <w:pPr>
              <w:spacing w:after="0"/>
              <w:jc w:val="center"/>
            </w:pPr>
            <w:r w:rsidRPr="726A3959">
              <w:rPr>
                <w:rFonts w:ascii="Aptos Narrow" w:eastAsia="Aptos Narrow" w:hAnsi="Aptos Narrow" w:cs="Aptos Narrow"/>
                <w:color w:val="000000" w:themeColor="text1"/>
                <w:sz w:val="16"/>
                <w:szCs w:val="16"/>
              </w:rPr>
              <w:t>7.918.660</w:t>
            </w:r>
          </w:p>
        </w:tc>
        <w:tc>
          <w:tcPr>
            <w:tcW w:w="975" w:type="dxa"/>
            <w:tcMar>
              <w:left w:w="70" w:type="dxa"/>
              <w:right w:w="70" w:type="dxa"/>
            </w:tcMar>
            <w:vAlign w:val="bottom"/>
          </w:tcPr>
          <w:p w14:paraId="20D3352F" w14:textId="5094D23C" w:rsidR="726A3959" w:rsidRDefault="726A3959" w:rsidP="726A3959">
            <w:pPr>
              <w:spacing w:after="0"/>
              <w:jc w:val="center"/>
            </w:pPr>
            <w:r w:rsidRPr="726A3959">
              <w:rPr>
                <w:rFonts w:ascii="Aptos Narrow" w:eastAsia="Aptos Narrow" w:hAnsi="Aptos Narrow" w:cs="Aptos Narrow"/>
                <w:color w:val="000000" w:themeColor="text1"/>
                <w:sz w:val="16"/>
                <w:szCs w:val="16"/>
              </w:rPr>
              <w:t>7.942.867</w:t>
            </w:r>
          </w:p>
        </w:tc>
        <w:tc>
          <w:tcPr>
            <w:tcW w:w="675" w:type="dxa"/>
            <w:tcMar>
              <w:left w:w="70" w:type="dxa"/>
              <w:right w:w="70" w:type="dxa"/>
            </w:tcMar>
            <w:vAlign w:val="bottom"/>
          </w:tcPr>
          <w:p w14:paraId="2E0D77BD" w14:textId="414A971B" w:rsidR="726A3959" w:rsidRDefault="726A3959" w:rsidP="726A3959">
            <w:pPr>
              <w:spacing w:after="0"/>
              <w:jc w:val="center"/>
            </w:pPr>
            <w:r w:rsidRPr="726A3959">
              <w:rPr>
                <w:rFonts w:ascii="Aptos Narrow" w:eastAsia="Aptos Narrow" w:hAnsi="Aptos Narrow" w:cs="Aptos Narrow"/>
                <w:color w:val="000000" w:themeColor="text1"/>
                <w:sz w:val="16"/>
                <w:szCs w:val="16"/>
              </w:rPr>
              <w:t>69</w:t>
            </w:r>
          </w:p>
        </w:tc>
        <w:tc>
          <w:tcPr>
            <w:tcW w:w="675" w:type="dxa"/>
            <w:tcMar>
              <w:left w:w="70" w:type="dxa"/>
              <w:right w:w="70" w:type="dxa"/>
            </w:tcMar>
            <w:vAlign w:val="bottom"/>
          </w:tcPr>
          <w:p w14:paraId="07C5955C" w14:textId="6A285273" w:rsidR="726A3959" w:rsidRDefault="726A3959" w:rsidP="726A3959">
            <w:pPr>
              <w:spacing w:after="0"/>
              <w:jc w:val="center"/>
            </w:pPr>
            <w:r w:rsidRPr="726A3959">
              <w:rPr>
                <w:rFonts w:ascii="Aptos Narrow" w:eastAsia="Aptos Narrow" w:hAnsi="Aptos Narrow" w:cs="Aptos Narrow"/>
                <w:color w:val="000000" w:themeColor="text1"/>
                <w:sz w:val="16"/>
                <w:szCs w:val="16"/>
              </w:rPr>
              <w:t>52</w:t>
            </w:r>
          </w:p>
        </w:tc>
      </w:tr>
      <w:tr w:rsidR="726A3959" w14:paraId="19B92321" w14:textId="77777777" w:rsidTr="726A3959">
        <w:trPr>
          <w:trHeight w:val="300"/>
        </w:trPr>
        <w:tc>
          <w:tcPr>
            <w:tcW w:w="4110" w:type="dxa"/>
            <w:shd w:val="clear" w:color="auto" w:fill="E8E8E8"/>
            <w:tcMar>
              <w:left w:w="70" w:type="dxa"/>
              <w:right w:w="70" w:type="dxa"/>
            </w:tcMar>
            <w:vAlign w:val="bottom"/>
          </w:tcPr>
          <w:p w14:paraId="50021470" w14:textId="1ABA037C" w:rsidR="726A3959" w:rsidRDefault="726A3959" w:rsidP="726A3959">
            <w:pPr>
              <w:spacing w:after="0"/>
            </w:pPr>
            <w:r w:rsidRPr="726A3959">
              <w:rPr>
                <w:rFonts w:ascii="Aptos Narrow" w:eastAsia="Aptos Narrow" w:hAnsi="Aptos Narrow" w:cs="Aptos Narrow"/>
                <w:color w:val="000000" w:themeColor="text1"/>
                <w:sz w:val="16"/>
                <w:szCs w:val="16"/>
              </w:rPr>
              <w:t>VALLE DEL CAUCA</w:t>
            </w:r>
          </w:p>
        </w:tc>
        <w:tc>
          <w:tcPr>
            <w:tcW w:w="720" w:type="dxa"/>
            <w:shd w:val="clear" w:color="auto" w:fill="E8E8E8"/>
            <w:tcMar>
              <w:left w:w="70" w:type="dxa"/>
              <w:right w:w="70" w:type="dxa"/>
            </w:tcMar>
            <w:vAlign w:val="bottom"/>
          </w:tcPr>
          <w:p w14:paraId="5C8DC18B" w14:textId="56EF2669" w:rsidR="726A3959" w:rsidRDefault="726A3959" w:rsidP="726A3959">
            <w:pPr>
              <w:spacing w:after="0"/>
              <w:jc w:val="center"/>
            </w:pPr>
            <w:r w:rsidRPr="726A3959">
              <w:rPr>
                <w:rFonts w:ascii="Aptos Narrow" w:eastAsia="Aptos Narrow" w:hAnsi="Aptos Narrow" w:cs="Aptos Narrow"/>
                <w:color w:val="000000" w:themeColor="text1"/>
                <w:sz w:val="16"/>
                <w:szCs w:val="16"/>
              </w:rPr>
              <w:t>3.810</w:t>
            </w:r>
          </w:p>
        </w:tc>
        <w:tc>
          <w:tcPr>
            <w:tcW w:w="720" w:type="dxa"/>
            <w:shd w:val="clear" w:color="auto" w:fill="E8E8E8"/>
            <w:tcMar>
              <w:left w:w="70" w:type="dxa"/>
              <w:right w:w="70" w:type="dxa"/>
            </w:tcMar>
            <w:vAlign w:val="bottom"/>
          </w:tcPr>
          <w:p w14:paraId="0ABAA5CE" w14:textId="69B2CBF6" w:rsidR="726A3959" w:rsidRDefault="726A3959" w:rsidP="726A3959">
            <w:pPr>
              <w:spacing w:after="0"/>
              <w:jc w:val="center"/>
            </w:pPr>
            <w:r w:rsidRPr="726A3959">
              <w:rPr>
                <w:rFonts w:ascii="Aptos Narrow" w:eastAsia="Aptos Narrow" w:hAnsi="Aptos Narrow" w:cs="Aptos Narrow"/>
                <w:color w:val="000000" w:themeColor="text1"/>
                <w:sz w:val="16"/>
                <w:szCs w:val="16"/>
              </w:rPr>
              <w:t>3.326</w:t>
            </w:r>
          </w:p>
        </w:tc>
        <w:tc>
          <w:tcPr>
            <w:tcW w:w="975" w:type="dxa"/>
            <w:shd w:val="clear" w:color="auto" w:fill="E8E8E8"/>
            <w:tcMar>
              <w:left w:w="70" w:type="dxa"/>
              <w:right w:w="70" w:type="dxa"/>
            </w:tcMar>
            <w:vAlign w:val="bottom"/>
          </w:tcPr>
          <w:p w14:paraId="1F11B7C9" w14:textId="644AE3B6" w:rsidR="726A3959" w:rsidRDefault="726A3959" w:rsidP="726A3959">
            <w:pPr>
              <w:spacing w:after="0"/>
              <w:jc w:val="center"/>
            </w:pPr>
            <w:r w:rsidRPr="726A3959">
              <w:rPr>
                <w:rFonts w:ascii="Aptos Narrow" w:eastAsia="Aptos Narrow" w:hAnsi="Aptos Narrow" w:cs="Aptos Narrow"/>
                <w:color w:val="000000" w:themeColor="text1"/>
                <w:sz w:val="16"/>
                <w:szCs w:val="16"/>
              </w:rPr>
              <w:t>4.693.432</w:t>
            </w:r>
          </w:p>
        </w:tc>
        <w:tc>
          <w:tcPr>
            <w:tcW w:w="975" w:type="dxa"/>
            <w:shd w:val="clear" w:color="auto" w:fill="E8E8E8"/>
            <w:tcMar>
              <w:left w:w="70" w:type="dxa"/>
              <w:right w:w="70" w:type="dxa"/>
            </w:tcMar>
            <w:vAlign w:val="bottom"/>
          </w:tcPr>
          <w:p w14:paraId="2A8F72F4" w14:textId="24D1DDA4" w:rsidR="726A3959" w:rsidRDefault="726A3959" w:rsidP="726A3959">
            <w:pPr>
              <w:spacing w:after="0"/>
              <w:jc w:val="center"/>
            </w:pPr>
            <w:r w:rsidRPr="726A3959">
              <w:rPr>
                <w:rFonts w:ascii="Aptos Narrow" w:eastAsia="Aptos Narrow" w:hAnsi="Aptos Narrow" w:cs="Aptos Narrow"/>
                <w:color w:val="000000" w:themeColor="text1"/>
                <w:sz w:val="16"/>
                <w:szCs w:val="16"/>
              </w:rPr>
              <w:t>4.708.393</w:t>
            </w:r>
          </w:p>
        </w:tc>
        <w:tc>
          <w:tcPr>
            <w:tcW w:w="675" w:type="dxa"/>
            <w:shd w:val="clear" w:color="auto" w:fill="E8E8E8"/>
            <w:tcMar>
              <w:left w:w="70" w:type="dxa"/>
              <w:right w:w="70" w:type="dxa"/>
            </w:tcMar>
            <w:vAlign w:val="bottom"/>
          </w:tcPr>
          <w:p w14:paraId="6307F424" w14:textId="1F92FF63" w:rsidR="726A3959" w:rsidRDefault="726A3959" w:rsidP="726A3959">
            <w:pPr>
              <w:spacing w:after="0"/>
              <w:jc w:val="center"/>
            </w:pPr>
            <w:r w:rsidRPr="726A3959">
              <w:rPr>
                <w:rFonts w:ascii="Aptos Narrow" w:eastAsia="Aptos Narrow" w:hAnsi="Aptos Narrow" w:cs="Aptos Narrow"/>
                <w:color w:val="000000" w:themeColor="text1"/>
                <w:sz w:val="16"/>
                <w:szCs w:val="16"/>
              </w:rPr>
              <w:t>81</w:t>
            </w:r>
          </w:p>
        </w:tc>
        <w:tc>
          <w:tcPr>
            <w:tcW w:w="675" w:type="dxa"/>
            <w:shd w:val="clear" w:color="auto" w:fill="E8E8E8"/>
            <w:tcMar>
              <w:left w:w="70" w:type="dxa"/>
              <w:right w:w="70" w:type="dxa"/>
            </w:tcMar>
            <w:vAlign w:val="bottom"/>
          </w:tcPr>
          <w:p w14:paraId="36AD7148" w14:textId="00CFB775" w:rsidR="726A3959" w:rsidRDefault="726A3959" w:rsidP="726A3959">
            <w:pPr>
              <w:spacing w:after="0"/>
              <w:jc w:val="center"/>
            </w:pPr>
            <w:r w:rsidRPr="726A3959">
              <w:rPr>
                <w:rFonts w:ascii="Aptos Narrow" w:eastAsia="Aptos Narrow" w:hAnsi="Aptos Narrow" w:cs="Aptos Narrow"/>
                <w:color w:val="000000" w:themeColor="text1"/>
                <w:sz w:val="16"/>
                <w:szCs w:val="16"/>
              </w:rPr>
              <w:t>71</w:t>
            </w:r>
          </w:p>
        </w:tc>
      </w:tr>
      <w:tr w:rsidR="726A3959" w14:paraId="3246AF36" w14:textId="77777777" w:rsidTr="726A3959">
        <w:trPr>
          <w:trHeight w:val="300"/>
        </w:trPr>
        <w:tc>
          <w:tcPr>
            <w:tcW w:w="4110" w:type="dxa"/>
            <w:tcMar>
              <w:left w:w="70" w:type="dxa"/>
              <w:right w:w="70" w:type="dxa"/>
            </w:tcMar>
            <w:vAlign w:val="bottom"/>
          </w:tcPr>
          <w:p w14:paraId="072A8002" w14:textId="3BBFD4F5" w:rsidR="726A3959" w:rsidRDefault="726A3959" w:rsidP="726A3959">
            <w:pPr>
              <w:spacing w:after="0"/>
            </w:pPr>
            <w:r w:rsidRPr="726A3959">
              <w:rPr>
                <w:rFonts w:ascii="Aptos Narrow" w:eastAsia="Aptos Narrow" w:hAnsi="Aptos Narrow" w:cs="Aptos Narrow"/>
                <w:color w:val="000000" w:themeColor="text1"/>
                <w:sz w:val="16"/>
                <w:szCs w:val="16"/>
              </w:rPr>
              <w:t>ANTIOQUIA</w:t>
            </w:r>
          </w:p>
        </w:tc>
        <w:tc>
          <w:tcPr>
            <w:tcW w:w="720" w:type="dxa"/>
            <w:tcMar>
              <w:left w:w="70" w:type="dxa"/>
              <w:right w:w="70" w:type="dxa"/>
            </w:tcMar>
            <w:vAlign w:val="bottom"/>
          </w:tcPr>
          <w:p w14:paraId="3477AA30" w14:textId="3413C768" w:rsidR="726A3959" w:rsidRDefault="726A3959" w:rsidP="726A3959">
            <w:pPr>
              <w:spacing w:after="0"/>
              <w:jc w:val="center"/>
            </w:pPr>
            <w:r w:rsidRPr="726A3959">
              <w:rPr>
                <w:rFonts w:ascii="Aptos Narrow" w:eastAsia="Aptos Narrow" w:hAnsi="Aptos Narrow" w:cs="Aptos Narrow"/>
                <w:color w:val="000000" w:themeColor="text1"/>
                <w:sz w:val="16"/>
                <w:szCs w:val="16"/>
              </w:rPr>
              <w:t>2.932</w:t>
            </w:r>
          </w:p>
        </w:tc>
        <w:tc>
          <w:tcPr>
            <w:tcW w:w="720" w:type="dxa"/>
            <w:tcMar>
              <w:left w:w="70" w:type="dxa"/>
              <w:right w:w="70" w:type="dxa"/>
            </w:tcMar>
            <w:vAlign w:val="bottom"/>
          </w:tcPr>
          <w:p w14:paraId="745F95C8" w14:textId="69586FB8" w:rsidR="726A3959" w:rsidRDefault="726A3959" w:rsidP="726A3959">
            <w:pPr>
              <w:spacing w:after="0"/>
              <w:jc w:val="center"/>
            </w:pPr>
            <w:r w:rsidRPr="726A3959">
              <w:rPr>
                <w:rFonts w:ascii="Aptos Narrow" w:eastAsia="Aptos Narrow" w:hAnsi="Aptos Narrow" w:cs="Aptos Narrow"/>
                <w:color w:val="000000" w:themeColor="text1"/>
                <w:sz w:val="16"/>
                <w:szCs w:val="16"/>
              </w:rPr>
              <w:t>2.428</w:t>
            </w:r>
          </w:p>
        </w:tc>
        <w:tc>
          <w:tcPr>
            <w:tcW w:w="975" w:type="dxa"/>
            <w:tcMar>
              <w:left w:w="70" w:type="dxa"/>
              <w:right w:w="70" w:type="dxa"/>
            </w:tcMar>
            <w:vAlign w:val="bottom"/>
          </w:tcPr>
          <w:p w14:paraId="5D3BD6AD" w14:textId="7453EEAC" w:rsidR="726A3959" w:rsidRDefault="726A3959" w:rsidP="726A3959">
            <w:pPr>
              <w:spacing w:after="0"/>
              <w:jc w:val="center"/>
            </w:pPr>
            <w:r w:rsidRPr="726A3959">
              <w:rPr>
                <w:rFonts w:ascii="Aptos Narrow" w:eastAsia="Aptos Narrow" w:hAnsi="Aptos Narrow" w:cs="Aptos Narrow"/>
                <w:color w:val="000000" w:themeColor="text1"/>
                <w:sz w:val="16"/>
                <w:szCs w:val="16"/>
              </w:rPr>
              <w:t>6.880.799</w:t>
            </w:r>
          </w:p>
        </w:tc>
        <w:tc>
          <w:tcPr>
            <w:tcW w:w="975" w:type="dxa"/>
            <w:tcMar>
              <w:left w:w="70" w:type="dxa"/>
              <w:right w:w="70" w:type="dxa"/>
            </w:tcMar>
            <w:vAlign w:val="bottom"/>
          </w:tcPr>
          <w:p w14:paraId="0DD54461" w14:textId="75334742" w:rsidR="726A3959" w:rsidRDefault="726A3959" w:rsidP="726A3959">
            <w:pPr>
              <w:spacing w:after="0"/>
              <w:jc w:val="center"/>
            </w:pPr>
            <w:r w:rsidRPr="726A3959">
              <w:rPr>
                <w:rFonts w:ascii="Aptos Narrow" w:eastAsia="Aptos Narrow" w:hAnsi="Aptos Narrow" w:cs="Aptos Narrow"/>
                <w:color w:val="000000" w:themeColor="text1"/>
                <w:sz w:val="16"/>
                <w:szCs w:val="16"/>
              </w:rPr>
              <w:t>6.928.372</w:t>
            </w:r>
          </w:p>
        </w:tc>
        <w:tc>
          <w:tcPr>
            <w:tcW w:w="675" w:type="dxa"/>
            <w:tcMar>
              <w:left w:w="70" w:type="dxa"/>
              <w:right w:w="70" w:type="dxa"/>
            </w:tcMar>
            <w:vAlign w:val="bottom"/>
          </w:tcPr>
          <w:p w14:paraId="4775D0F9" w14:textId="00803962" w:rsidR="726A3959" w:rsidRDefault="726A3959" w:rsidP="726A3959">
            <w:pPr>
              <w:spacing w:after="0"/>
              <w:jc w:val="center"/>
            </w:pPr>
            <w:r w:rsidRPr="726A3959">
              <w:rPr>
                <w:rFonts w:ascii="Aptos Narrow" w:eastAsia="Aptos Narrow" w:hAnsi="Aptos Narrow" w:cs="Aptos Narrow"/>
                <w:color w:val="000000" w:themeColor="text1"/>
                <w:sz w:val="16"/>
                <w:szCs w:val="16"/>
              </w:rPr>
              <w:t>43</w:t>
            </w:r>
          </w:p>
        </w:tc>
        <w:tc>
          <w:tcPr>
            <w:tcW w:w="675" w:type="dxa"/>
            <w:tcMar>
              <w:left w:w="70" w:type="dxa"/>
              <w:right w:w="70" w:type="dxa"/>
            </w:tcMar>
            <w:vAlign w:val="bottom"/>
          </w:tcPr>
          <w:p w14:paraId="4F60381F" w14:textId="09602B5B" w:rsidR="726A3959" w:rsidRDefault="726A3959" w:rsidP="726A3959">
            <w:pPr>
              <w:spacing w:after="0"/>
              <w:jc w:val="center"/>
            </w:pPr>
            <w:r w:rsidRPr="726A3959">
              <w:rPr>
                <w:rFonts w:ascii="Aptos Narrow" w:eastAsia="Aptos Narrow" w:hAnsi="Aptos Narrow" w:cs="Aptos Narrow"/>
                <w:color w:val="000000" w:themeColor="text1"/>
                <w:sz w:val="16"/>
                <w:szCs w:val="16"/>
              </w:rPr>
              <w:t>35</w:t>
            </w:r>
          </w:p>
        </w:tc>
      </w:tr>
      <w:tr w:rsidR="726A3959" w14:paraId="285E90A3" w14:textId="77777777" w:rsidTr="726A3959">
        <w:trPr>
          <w:trHeight w:val="300"/>
        </w:trPr>
        <w:tc>
          <w:tcPr>
            <w:tcW w:w="4110" w:type="dxa"/>
            <w:shd w:val="clear" w:color="auto" w:fill="E8E8E8"/>
            <w:tcMar>
              <w:left w:w="70" w:type="dxa"/>
              <w:right w:w="70" w:type="dxa"/>
            </w:tcMar>
            <w:vAlign w:val="bottom"/>
          </w:tcPr>
          <w:p w14:paraId="4521E4B0" w14:textId="3F38845B" w:rsidR="726A3959" w:rsidRDefault="726A3959" w:rsidP="726A3959">
            <w:pPr>
              <w:spacing w:after="0"/>
            </w:pPr>
            <w:r w:rsidRPr="726A3959">
              <w:rPr>
                <w:rFonts w:ascii="Aptos Narrow" w:eastAsia="Aptos Narrow" w:hAnsi="Aptos Narrow" w:cs="Aptos Narrow"/>
                <w:color w:val="000000" w:themeColor="text1"/>
                <w:sz w:val="16"/>
                <w:szCs w:val="16"/>
              </w:rPr>
              <w:t>CUNDINAMARCA</w:t>
            </w:r>
          </w:p>
        </w:tc>
        <w:tc>
          <w:tcPr>
            <w:tcW w:w="720" w:type="dxa"/>
            <w:shd w:val="clear" w:color="auto" w:fill="E8E8E8"/>
            <w:tcMar>
              <w:left w:w="70" w:type="dxa"/>
              <w:right w:w="70" w:type="dxa"/>
            </w:tcMar>
            <w:vAlign w:val="bottom"/>
          </w:tcPr>
          <w:p w14:paraId="152F3A3E" w14:textId="0F81B1F3" w:rsidR="726A3959" w:rsidRDefault="726A3959" w:rsidP="726A3959">
            <w:pPr>
              <w:spacing w:after="0"/>
              <w:jc w:val="center"/>
            </w:pPr>
            <w:r w:rsidRPr="726A3959">
              <w:rPr>
                <w:rFonts w:ascii="Aptos Narrow" w:eastAsia="Aptos Narrow" w:hAnsi="Aptos Narrow" w:cs="Aptos Narrow"/>
                <w:color w:val="000000" w:themeColor="text1"/>
                <w:sz w:val="16"/>
                <w:szCs w:val="16"/>
              </w:rPr>
              <w:t>2.581</w:t>
            </w:r>
          </w:p>
        </w:tc>
        <w:tc>
          <w:tcPr>
            <w:tcW w:w="720" w:type="dxa"/>
            <w:shd w:val="clear" w:color="auto" w:fill="E8E8E8"/>
            <w:tcMar>
              <w:left w:w="70" w:type="dxa"/>
              <w:right w:w="70" w:type="dxa"/>
            </w:tcMar>
            <w:vAlign w:val="bottom"/>
          </w:tcPr>
          <w:p w14:paraId="0BB2D939" w14:textId="50FC31E7" w:rsidR="726A3959" w:rsidRDefault="726A3959" w:rsidP="726A3959">
            <w:pPr>
              <w:spacing w:after="0"/>
              <w:jc w:val="center"/>
            </w:pPr>
            <w:r w:rsidRPr="726A3959">
              <w:rPr>
                <w:rFonts w:ascii="Aptos Narrow" w:eastAsia="Aptos Narrow" w:hAnsi="Aptos Narrow" w:cs="Aptos Narrow"/>
                <w:color w:val="000000" w:themeColor="text1"/>
                <w:sz w:val="16"/>
                <w:szCs w:val="16"/>
              </w:rPr>
              <w:t>2.741</w:t>
            </w:r>
          </w:p>
        </w:tc>
        <w:tc>
          <w:tcPr>
            <w:tcW w:w="975" w:type="dxa"/>
            <w:shd w:val="clear" w:color="auto" w:fill="E8E8E8"/>
            <w:tcMar>
              <w:left w:w="70" w:type="dxa"/>
              <w:right w:w="70" w:type="dxa"/>
            </w:tcMar>
            <w:vAlign w:val="bottom"/>
          </w:tcPr>
          <w:p w14:paraId="22CB855C" w14:textId="6F1AE5E9" w:rsidR="726A3959" w:rsidRDefault="726A3959" w:rsidP="726A3959">
            <w:pPr>
              <w:spacing w:after="0"/>
              <w:jc w:val="center"/>
            </w:pPr>
            <w:r w:rsidRPr="726A3959">
              <w:rPr>
                <w:rFonts w:ascii="Aptos Narrow" w:eastAsia="Aptos Narrow" w:hAnsi="Aptos Narrow" w:cs="Aptos Narrow"/>
                <w:color w:val="000000" w:themeColor="text1"/>
                <w:sz w:val="16"/>
                <w:szCs w:val="16"/>
              </w:rPr>
              <w:t>3.463.004</w:t>
            </w:r>
          </w:p>
        </w:tc>
        <w:tc>
          <w:tcPr>
            <w:tcW w:w="975" w:type="dxa"/>
            <w:shd w:val="clear" w:color="auto" w:fill="E8E8E8"/>
            <w:tcMar>
              <w:left w:w="70" w:type="dxa"/>
              <w:right w:w="70" w:type="dxa"/>
            </w:tcMar>
            <w:vAlign w:val="bottom"/>
          </w:tcPr>
          <w:p w14:paraId="4DC742B5" w14:textId="1D4BE55E" w:rsidR="726A3959" w:rsidRDefault="726A3959" w:rsidP="726A3959">
            <w:pPr>
              <w:spacing w:after="0"/>
              <w:jc w:val="center"/>
            </w:pPr>
            <w:r w:rsidRPr="726A3959">
              <w:rPr>
                <w:rFonts w:ascii="Aptos Narrow" w:eastAsia="Aptos Narrow" w:hAnsi="Aptos Narrow" w:cs="Aptos Narrow"/>
                <w:color w:val="000000" w:themeColor="text1"/>
                <w:sz w:val="16"/>
                <w:szCs w:val="16"/>
              </w:rPr>
              <w:t>3.535.067</w:t>
            </w:r>
          </w:p>
        </w:tc>
        <w:tc>
          <w:tcPr>
            <w:tcW w:w="675" w:type="dxa"/>
            <w:shd w:val="clear" w:color="auto" w:fill="E8E8E8"/>
            <w:tcMar>
              <w:left w:w="70" w:type="dxa"/>
              <w:right w:w="70" w:type="dxa"/>
            </w:tcMar>
            <w:vAlign w:val="bottom"/>
          </w:tcPr>
          <w:p w14:paraId="398E64DF" w14:textId="381D5E18" w:rsidR="726A3959" w:rsidRDefault="726A3959" w:rsidP="726A3959">
            <w:pPr>
              <w:spacing w:after="0"/>
              <w:jc w:val="center"/>
            </w:pPr>
            <w:r w:rsidRPr="726A3959">
              <w:rPr>
                <w:rFonts w:ascii="Aptos Narrow" w:eastAsia="Aptos Narrow" w:hAnsi="Aptos Narrow" w:cs="Aptos Narrow"/>
                <w:color w:val="000000" w:themeColor="text1"/>
                <w:sz w:val="16"/>
                <w:szCs w:val="16"/>
              </w:rPr>
              <w:t>75</w:t>
            </w:r>
          </w:p>
        </w:tc>
        <w:tc>
          <w:tcPr>
            <w:tcW w:w="675" w:type="dxa"/>
            <w:shd w:val="clear" w:color="auto" w:fill="E8E8E8"/>
            <w:tcMar>
              <w:left w:w="70" w:type="dxa"/>
              <w:right w:w="70" w:type="dxa"/>
            </w:tcMar>
            <w:vAlign w:val="bottom"/>
          </w:tcPr>
          <w:p w14:paraId="1D4CF29E" w14:textId="0939DD88" w:rsidR="726A3959" w:rsidRDefault="726A3959" w:rsidP="726A3959">
            <w:pPr>
              <w:spacing w:after="0"/>
              <w:jc w:val="center"/>
            </w:pPr>
            <w:r w:rsidRPr="726A3959">
              <w:rPr>
                <w:rFonts w:ascii="Aptos Narrow" w:eastAsia="Aptos Narrow" w:hAnsi="Aptos Narrow" w:cs="Aptos Narrow"/>
                <w:color w:val="000000" w:themeColor="text1"/>
                <w:sz w:val="16"/>
                <w:szCs w:val="16"/>
              </w:rPr>
              <w:t>78</w:t>
            </w:r>
          </w:p>
        </w:tc>
      </w:tr>
      <w:tr w:rsidR="726A3959" w14:paraId="1910C314" w14:textId="77777777" w:rsidTr="726A3959">
        <w:trPr>
          <w:trHeight w:val="300"/>
        </w:trPr>
        <w:tc>
          <w:tcPr>
            <w:tcW w:w="4110" w:type="dxa"/>
            <w:tcMar>
              <w:left w:w="70" w:type="dxa"/>
              <w:right w:w="70" w:type="dxa"/>
            </w:tcMar>
            <w:vAlign w:val="bottom"/>
          </w:tcPr>
          <w:p w14:paraId="1DC37E11" w14:textId="36B29579" w:rsidR="726A3959" w:rsidRDefault="726A3959" w:rsidP="726A3959">
            <w:pPr>
              <w:spacing w:after="0"/>
            </w:pPr>
            <w:r w:rsidRPr="726A3959">
              <w:rPr>
                <w:rFonts w:ascii="Aptos Narrow" w:eastAsia="Aptos Narrow" w:hAnsi="Aptos Narrow" w:cs="Aptos Narrow"/>
                <w:color w:val="000000" w:themeColor="text1"/>
                <w:sz w:val="16"/>
                <w:szCs w:val="16"/>
              </w:rPr>
              <w:t>SANTANDER</w:t>
            </w:r>
          </w:p>
        </w:tc>
        <w:tc>
          <w:tcPr>
            <w:tcW w:w="720" w:type="dxa"/>
            <w:tcMar>
              <w:left w:w="70" w:type="dxa"/>
              <w:right w:w="70" w:type="dxa"/>
            </w:tcMar>
            <w:vAlign w:val="bottom"/>
          </w:tcPr>
          <w:p w14:paraId="7D00100C" w14:textId="73ABB1D9" w:rsidR="726A3959" w:rsidRDefault="726A3959" w:rsidP="726A3959">
            <w:pPr>
              <w:spacing w:after="0"/>
              <w:jc w:val="center"/>
            </w:pPr>
            <w:r w:rsidRPr="726A3959">
              <w:rPr>
                <w:rFonts w:ascii="Aptos Narrow" w:eastAsia="Aptos Narrow" w:hAnsi="Aptos Narrow" w:cs="Aptos Narrow"/>
                <w:color w:val="000000" w:themeColor="text1"/>
                <w:sz w:val="16"/>
                <w:szCs w:val="16"/>
              </w:rPr>
              <w:t>1.875</w:t>
            </w:r>
          </w:p>
        </w:tc>
        <w:tc>
          <w:tcPr>
            <w:tcW w:w="720" w:type="dxa"/>
            <w:tcMar>
              <w:left w:w="70" w:type="dxa"/>
              <w:right w:w="70" w:type="dxa"/>
            </w:tcMar>
            <w:vAlign w:val="bottom"/>
          </w:tcPr>
          <w:p w14:paraId="7647BFEC" w14:textId="485E0585" w:rsidR="726A3959" w:rsidRDefault="726A3959" w:rsidP="726A3959">
            <w:pPr>
              <w:spacing w:after="0"/>
              <w:jc w:val="center"/>
            </w:pPr>
            <w:r w:rsidRPr="726A3959">
              <w:rPr>
                <w:rFonts w:ascii="Aptos Narrow" w:eastAsia="Aptos Narrow" w:hAnsi="Aptos Narrow" w:cs="Aptos Narrow"/>
                <w:color w:val="000000" w:themeColor="text1"/>
                <w:sz w:val="16"/>
                <w:szCs w:val="16"/>
              </w:rPr>
              <w:t>1.615</w:t>
            </w:r>
          </w:p>
        </w:tc>
        <w:tc>
          <w:tcPr>
            <w:tcW w:w="975" w:type="dxa"/>
            <w:tcMar>
              <w:left w:w="70" w:type="dxa"/>
              <w:right w:w="70" w:type="dxa"/>
            </w:tcMar>
            <w:vAlign w:val="bottom"/>
          </w:tcPr>
          <w:p w14:paraId="37FE6313" w14:textId="2A2F8111" w:rsidR="726A3959" w:rsidRDefault="726A3959" w:rsidP="726A3959">
            <w:pPr>
              <w:spacing w:after="0"/>
              <w:jc w:val="center"/>
            </w:pPr>
            <w:r w:rsidRPr="726A3959">
              <w:rPr>
                <w:rFonts w:ascii="Aptos Narrow" w:eastAsia="Aptos Narrow" w:hAnsi="Aptos Narrow" w:cs="Aptos Narrow"/>
                <w:color w:val="000000" w:themeColor="text1"/>
                <w:sz w:val="16"/>
                <w:szCs w:val="16"/>
              </w:rPr>
              <w:t>2.380.650</w:t>
            </w:r>
          </w:p>
        </w:tc>
        <w:tc>
          <w:tcPr>
            <w:tcW w:w="975" w:type="dxa"/>
            <w:tcMar>
              <w:left w:w="70" w:type="dxa"/>
              <w:right w:w="70" w:type="dxa"/>
            </w:tcMar>
            <w:vAlign w:val="bottom"/>
          </w:tcPr>
          <w:p w14:paraId="311F01F1" w14:textId="39DA29A3" w:rsidR="726A3959" w:rsidRDefault="726A3959" w:rsidP="726A3959">
            <w:pPr>
              <w:spacing w:after="0"/>
              <w:jc w:val="center"/>
            </w:pPr>
            <w:r w:rsidRPr="726A3959">
              <w:rPr>
                <w:rFonts w:ascii="Aptos Narrow" w:eastAsia="Aptos Narrow" w:hAnsi="Aptos Narrow" w:cs="Aptos Narrow"/>
                <w:color w:val="000000" w:themeColor="text1"/>
                <w:sz w:val="16"/>
                <w:szCs w:val="16"/>
              </w:rPr>
              <w:t>2.398.303</w:t>
            </w:r>
          </w:p>
        </w:tc>
        <w:tc>
          <w:tcPr>
            <w:tcW w:w="675" w:type="dxa"/>
            <w:tcMar>
              <w:left w:w="70" w:type="dxa"/>
              <w:right w:w="70" w:type="dxa"/>
            </w:tcMar>
            <w:vAlign w:val="bottom"/>
          </w:tcPr>
          <w:p w14:paraId="305E0B5A" w14:textId="5B2B7A46" w:rsidR="726A3959" w:rsidRDefault="726A3959" w:rsidP="726A3959">
            <w:pPr>
              <w:spacing w:after="0"/>
              <w:jc w:val="center"/>
            </w:pPr>
            <w:r w:rsidRPr="726A3959">
              <w:rPr>
                <w:rFonts w:ascii="Aptos Narrow" w:eastAsia="Aptos Narrow" w:hAnsi="Aptos Narrow" w:cs="Aptos Narrow"/>
                <w:color w:val="000000" w:themeColor="text1"/>
                <w:sz w:val="16"/>
                <w:szCs w:val="16"/>
              </w:rPr>
              <w:t>79</w:t>
            </w:r>
          </w:p>
        </w:tc>
        <w:tc>
          <w:tcPr>
            <w:tcW w:w="675" w:type="dxa"/>
            <w:tcMar>
              <w:left w:w="70" w:type="dxa"/>
              <w:right w:w="70" w:type="dxa"/>
            </w:tcMar>
            <w:vAlign w:val="bottom"/>
          </w:tcPr>
          <w:p w14:paraId="1541C9D1" w14:textId="55DC167D" w:rsidR="726A3959" w:rsidRDefault="726A3959" w:rsidP="726A3959">
            <w:pPr>
              <w:spacing w:after="0"/>
              <w:jc w:val="center"/>
            </w:pPr>
            <w:r w:rsidRPr="726A3959">
              <w:rPr>
                <w:rFonts w:ascii="Aptos Narrow" w:eastAsia="Aptos Narrow" w:hAnsi="Aptos Narrow" w:cs="Aptos Narrow"/>
                <w:color w:val="000000" w:themeColor="text1"/>
                <w:sz w:val="16"/>
                <w:szCs w:val="16"/>
              </w:rPr>
              <w:t>67</w:t>
            </w:r>
          </w:p>
        </w:tc>
      </w:tr>
      <w:tr w:rsidR="726A3959" w14:paraId="43F7F21B" w14:textId="77777777" w:rsidTr="726A3959">
        <w:trPr>
          <w:trHeight w:val="300"/>
        </w:trPr>
        <w:tc>
          <w:tcPr>
            <w:tcW w:w="4110" w:type="dxa"/>
            <w:shd w:val="clear" w:color="auto" w:fill="E8E8E8"/>
            <w:tcMar>
              <w:left w:w="70" w:type="dxa"/>
              <w:right w:w="70" w:type="dxa"/>
            </w:tcMar>
            <w:vAlign w:val="bottom"/>
          </w:tcPr>
          <w:p w14:paraId="20138833" w14:textId="3CB8ED56" w:rsidR="726A3959" w:rsidRDefault="726A3959" w:rsidP="726A3959">
            <w:pPr>
              <w:spacing w:after="0"/>
            </w:pPr>
            <w:r w:rsidRPr="726A3959">
              <w:rPr>
                <w:rFonts w:ascii="Aptos Narrow" w:eastAsia="Aptos Narrow" w:hAnsi="Aptos Narrow" w:cs="Aptos Narrow"/>
                <w:color w:val="000000" w:themeColor="text1"/>
                <w:sz w:val="16"/>
                <w:szCs w:val="16"/>
              </w:rPr>
              <w:t>TOLIMA</w:t>
            </w:r>
          </w:p>
        </w:tc>
        <w:tc>
          <w:tcPr>
            <w:tcW w:w="720" w:type="dxa"/>
            <w:shd w:val="clear" w:color="auto" w:fill="E8E8E8"/>
            <w:tcMar>
              <w:left w:w="70" w:type="dxa"/>
              <w:right w:w="70" w:type="dxa"/>
            </w:tcMar>
            <w:vAlign w:val="bottom"/>
          </w:tcPr>
          <w:p w14:paraId="0BE6C68E" w14:textId="586277D2" w:rsidR="726A3959" w:rsidRDefault="726A3959" w:rsidP="726A3959">
            <w:pPr>
              <w:spacing w:after="0"/>
              <w:jc w:val="center"/>
            </w:pPr>
            <w:r w:rsidRPr="726A3959">
              <w:rPr>
                <w:rFonts w:ascii="Aptos Narrow" w:eastAsia="Aptos Narrow" w:hAnsi="Aptos Narrow" w:cs="Aptos Narrow"/>
                <w:color w:val="000000" w:themeColor="text1"/>
                <w:sz w:val="16"/>
                <w:szCs w:val="16"/>
              </w:rPr>
              <w:t>1.487</w:t>
            </w:r>
          </w:p>
        </w:tc>
        <w:tc>
          <w:tcPr>
            <w:tcW w:w="720" w:type="dxa"/>
            <w:shd w:val="clear" w:color="auto" w:fill="E8E8E8"/>
            <w:tcMar>
              <w:left w:w="70" w:type="dxa"/>
              <w:right w:w="70" w:type="dxa"/>
            </w:tcMar>
            <w:vAlign w:val="bottom"/>
          </w:tcPr>
          <w:p w14:paraId="6B99535C" w14:textId="72617C1C" w:rsidR="726A3959" w:rsidRDefault="726A3959" w:rsidP="726A3959">
            <w:pPr>
              <w:spacing w:after="0"/>
              <w:jc w:val="center"/>
            </w:pPr>
            <w:r w:rsidRPr="726A3959">
              <w:rPr>
                <w:rFonts w:ascii="Aptos Narrow" w:eastAsia="Aptos Narrow" w:hAnsi="Aptos Narrow" w:cs="Aptos Narrow"/>
                <w:color w:val="000000" w:themeColor="text1"/>
                <w:sz w:val="16"/>
                <w:szCs w:val="16"/>
              </w:rPr>
              <w:t>1.535</w:t>
            </w:r>
          </w:p>
        </w:tc>
        <w:tc>
          <w:tcPr>
            <w:tcW w:w="975" w:type="dxa"/>
            <w:shd w:val="clear" w:color="auto" w:fill="E8E8E8"/>
            <w:tcMar>
              <w:left w:w="70" w:type="dxa"/>
              <w:right w:w="70" w:type="dxa"/>
            </w:tcMar>
            <w:vAlign w:val="bottom"/>
          </w:tcPr>
          <w:p w14:paraId="1784F040" w14:textId="4940DE27" w:rsidR="726A3959" w:rsidRDefault="726A3959" w:rsidP="726A3959">
            <w:pPr>
              <w:spacing w:after="0"/>
              <w:jc w:val="center"/>
            </w:pPr>
            <w:r w:rsidRPr="726A3959">
              <w:rPr>
                <w:rFonts w:ascii="Aptos Narrow" w:eastAsia="Aptos Narrow" w:hAnsi="Aptos Narrow" w:cs="Aptos Narrow"/>
                <w:color w:val="000000" w:themeColor="text1"/>
                <w:sz w:val="16"/>
                <w:szCs w:val="16"/>
              </w:rPr>
              <w:t>1.380.444</w:t>
            </w:r>
          </w:p>
        </w:tc>
        <w:tc>
          <w:tcPr>
            <w:tcW w:w="975" w:type="dxa"/>
            <w:shd w:val="clear" w:color="auto" w:fill="E8E8E8"/>
            <w:tcMar>
              <w:left w:w="70" w:type="dxa"/>
              <w:right w:w="70" w:type="dxa"/>
            </w:tcMar>
            <w:vAlign w:val="bottom"/>
          </w:tcPr>
          <w:p w14:paraId="2814A773" w14:textId="33DD8A13" w:rsidR="726A3959" w:rsidRDefault="726A3959" w:rsidP="726A3959">
            <w:pPr>
              <w:spacing w:after="0"/>
              <w:jc w:val="center"/>
            </w:pPr>
            <w:r w:rsidRPr="726A3959">
              <w:rPr>
                <w:rFonts w:ascii="Aptos Narrow" w:eastAsia="Aptos Narrow" w:hAnsi="Aptos Narrow" w:cs="Aptos Narrow"/>
                <w:color w:val="000000" w:themeColor="text1"/>
                <w:sz w:val="16"/>
                <w:szCs w:val="16"/>
              </w:rPr>
              <w:t>1.386.410</w:t>
            </w:r>
          </w:p>
        </w:tc>
        <w:tc>
          <w:tcPr>
            <w:tcW w:w="675" w:type="dxa"/>
            <w:shd w:val="clear" w:color="auto" w:fill="E8E8E8"/>
            <w:tcMar>
              <w:left w:w="70" w:type="dxa"/>
              <w:right w:w="70" w:type="dxa"/>
            </w:tcMar>
            <w:vAlign w:val="bottom"/>
          </w:tcPr>
          <w:p w14:paraId="597531E0" w14:textId="23995488" w:rsidR="726A3959" w:rsidRDefault="726A3959" w:rsidP="726A3959">
            <w:pPr>
              <w:spacing w:after="0"/>
              <w:jc w:val="center"/>
            </w:pPr>
            <w:r w:rsidRPr="726A3959">
              <w:rPr>
                <w:rFonts w:ascii="Aptos Narrow" w:eastAsia="Aptos Narrow" w:hAnsi="Aptos Narrow" w:cs="Aptos Narrow"/>
                <w:color w:val="000000" w:themeColor="text1"/>
                <w:sz w:val="16"/>
                <w:szCs w:val="16"/>
              </w:rPr>
              <w:t>108</w:t>
            </w:r>
          </w:p>
        </w:tc>
        <w:tc>
          <w:tcPr>
            <w:tcW w:w="675" w:type="dxa"/>
            <w:shd w:val="clear" w:color="auto" w:fill="E8E8E8"/>
            <w:tcMar>
              <w:left w:w="70" w:type="dxa"/>
              <w:right w:w="70" w:type="dxa"/>
            </w:tcMar>
            <w:vAlign w:val="bottom"/>
          </w:tcPr>
          <w:p w14:paraId="088D0EA9" w14:textId="19C52DE8" w:rsidR="726A3959" w:rsidRDefault="726A3959" w:rsidP="726A3959">
            <w:pPr>
              <w:spacing w:after="0"/>
              <w:jc w:val="center"/>
            </w:pPr>
            <w:r w:rsidRPr="726A3959">
              <w:rPr>
                <w:rFonts w:ascii="Aptos Narrow" w:eastAsia="Aptos Narrow" w:hAnsi="Aptos Narrow" w:cs="Aptos Narrow"/>
                <w:color w:val="000000" w:themeColor="text1"/>
                <w:sz w:val="16"/>
                <w:szCs w:val="16"/>
              </w:rPr>
              <w:t>111</w:t>
            </w:r>
          </w:p>
        </w:tc>
      </w:tr>
      <w:tr w:rsidR="726A3959" w14:paraId="20FF1CA8" w14:textId="77777777" w:rsidTr="726A3959">
        <w:trPr>
          <w:trHeight w:val="300"/>
        </w:trPr>
        <w:tc>
          <w:tcPr>
            <w:tcW w:w="4110" w:type="dxa"/>
            <w:tcMar>
              <w:left w:w="70" w:type="dxa"/>
              <w:right w:w="70" w:type="dxa"/>
            </w:tcMar>
            <w:vAlign w:val="bottom"/>
          </w:tcPr>
          <w:p w14:paraId="25C9CE62" w14:textId="7F01F456" w:rsidR="726A3959" w:rsidRDefault="726A3959" w:rsidP="726A3959">
            <w:pPr>
              <w:spacing w:after="0"/>
            </w:pPr>
            <w:r w:rsidRPr="726A3959">
              <w:rPr>
                <w:rFonts w:ascii="Aptos Narrow" w:eastAsia="Aptos Narrow" w:hAnsi="Aptos Narrow" w:cs="Aptos Narrow"/>
                <w:color w:val="000000" w:themeColor="text1"/>
                <w:sz w:val="16"/>
                <w:szCs w:val="16"/>
              </w:rPr>
              <w:t>ATLANTICO</w:t>
            </w:r>
          </w:p>
        </w:tc>
        <w:tc>
          <w:tcPr>
            <w:tcW w:w="720" w:type="dxa"/>
            <w:tcMar>
              <w:left w:w="70" w:type="dxa"/>
              <w:right w:w="70" w:type="dxa"/>
            </w:tcMar>
            <w:vAlign w:val="bottom"/>
          </w:tcPr>
          <w:p w14:paraId="35333109" w14:textId="640B1611" w:rsidR="726A3959" w:rsidRDefault="726A3959" w:rsidP="726A3959">
            <w:pPr>
              <w:spacing w:after="0"/>
              <w:jc w:val="center"/>
            </w:pPr>
            <w:r w:rsidRPr="726A3959">
              <w:rPr>
                <w:rFonts w:ascii="Aptos Narrow" w:eastAsia="Aptos Narrow" w:hAnsi="Aptos Narrow" w:cs="Aptos Narrow"/>
                <w:color w:val="000000" w:themeColor="text1"/>
                <w:sz w:val="16"/>
                <w:szCs w:val="16"/>
              </w:rPr>
              <w:t>1.531</w:t>
            </w:r>
          </w:p>
        </w:tc>
        <w:tc>
          <w:tcPr>
            <w:tcW w:w="720" w:type="dxa"/>
            <w:tcMar>
              <w:left w:w="70" w:type="dxa"/>
              <w:right w:w="70" w:type="dxa"/>
            </w:tcMar>
            <w:vAlign w:val="bottom"/>
          </w:tcPr>
          <w:p w14:paraId="0C379B30" w14:textId="11216CD7" w:rsidR="726A3959" w:rsidRDefault="726A3959" w:rsidP="726A3959">
            <w:pPr>
              <w:spacing w:after="0"/>
              <w:jc w:val="center"/>
            </w:pPr>
            <w:r w:rsidRPr="726A3959">
              <w:rPr>
                <w:rFonts w:ascii="Aptos Narrow" w:eastAsia="Aptos Narrow" w:hAnsi="Aptos Narrow" w:cs="Aptos Narrow"/>
                <w:color w:val="000000" w:themeColor="text1"/>
                <w:sz w:val="16"/>
                <w:szCs w:val="16"/>
              </w:rPr>
              <w:t>1.247</w:t>
            </w:r>
          </w:p>
        </w:tc>
        <w:tc>
          <w:tcPr>
            <w:tcW w:w="975" w:type="dxa"/>
            <w:tcMar>
              <w:left w:w="70" w:type="dxa"/>
              <w:right w:w="70" w:type="dxa"/>
            </w:tcMar>
            <w:vAlign w:val="bottom"/>
          </w:tcPr>
          <w:p w14:paraId="70CA45F3" w14:textId="35DC8023" w:rsidR="726A3959" w:rsidRDefault="726A3959" w:rsidP="726A3959">
            <w:pPr>
              <w:spacing w:after="0"/>
              <w:jc w:val="center"/>
            </w:pPr>
            <w:r w:rsidRPr="726A3959">
              <w:rPr>
                <w:rFonts w:ascii="Aptos Narrow" w:eastAsia="Aptos Narrow" w:hAnsi="Aptos Narrow" w:cs="Aptos Narrow"/>
                <w:color w:val="000000" w:themeColor="text1"/>
                <w:sz w:val="16"/>
                <w:szCs w:val="16"/>
              </w:rPr>
              <w:t>2.836.795</w:t>
            </w:r>
          </w:p>
        </w:tc>
        <w:tc>
          <w:tcPr>
            <w:tcW w:w="975" w:type="dxa"/>
            <w:tcMar>
              <w:left w:w="70" w:type="dxa"/>
              <w:right w:w="70" w:type="dxa"/>
            </w:tcMar>
            <w:vAlign w:val="bottom"/>
          </w:tcPr>
          <w:p w14:paraId="7F25B349" w14:textId="3FE283F6" w:rsidR="726A3959" w:rsidRDefault="726A3959" w:rsidP="726A3959">
            <w:pPr>
              <w:spacing w:after="0"/>
              <w:jc w:val="center"/>
            </w:pPr>
            <w:r w:rsidRPr="726A3959">
              <w:rPr>
                <w:rFonts w:ascii="Aptos Narrow" w:eastAsia="Aptos Narrow" w:hAnsi="Aptos Narrow" w:cs="Aptos Narrow"/>
                <w:color w:val="000000" w:themeColor="text1"/>
                <w:sz w:val="16"/>
                <w:szCs w:val="16"/>
              </w:rPr>
              <w:t>2.865.034</w:t>
            </w:r>
          </w:p>
        </w:tc>
        <w:tc>
          <w:tcPr>
            <w:tcW w:w="675" w:type="dxa"/>
            <w:tcMar>
              <w:left w:w="70" w:type="dxa"/>
              <w:right w:w="70" w:type="dxa"/>
            </w:tcMar>
            <w:vAlign w:val="bottom"/>
          </w:tcPr>
          <w:p w14:paraId="7BFFCC97" w14:textId="2B45FF05" w:rsidR="726A3959" w:rsidRDefault="726A3959" w:rsidP="726A3959">
            <w:pPr>
              <w:spacing w:after="0"/>
              <w:jc w:val="center"/>
            </w:pPr>
            <w:r w:rsidRPr="726A3959">
              <w:rPr>
                <w:rFonts w:ascii="Aptos Narrow" w:eastAsia="Aptos Narrow" w:hAnsi="Aptos Narrow" w:cs="Aptos Narrow"/>
                <w:color w:val="000000" w:themeColor="text1"/>
                <w:sz w:val="16"/>
                <w:szCs w:val="16"/>
              </w:rPr>
              <w:t>54</w:t>
            </w:r>
          </w:p>
        </w:tc>
        <w:tc>
          <w:tcPr>
            <w:tcW w:w="675" w:type="dxa"/>
            <w:tcMar>
              <w:left w:w="70" w:type="dxa"/>
              <w:right w:w="70" w:type="dxa"/>
            </w:tcMar>
            <w:vAlign w:val="bottom"/>
          </w:tcPr>
          <w:p w14:paraId="405A46C1" w14:textId="5886948F" w:rsidR="726A3959" w:rsidRDefault="726A3959" w:rsidP="726A3959">
            <w:pPr>
              <w:spacing w:after="0"/>
              <w:jc w:val="center"/>
            </w:pPr>
            <w:r w:rsidRPr="726A3959">
              <w:rPr>
                <w:rFonts w:ascii="Aptos Narrow" w:eastAsia="Aptos Narrow" w:hAnsi="Aptos Narrow" w:cs="Aptos Narrow"/>
                <w:color w:val="000000" w:themeColor="text1"/>
                <w:sz w:val="16"/>
                <w:szCs w:val="16"/>
              </w:rPr>
              <w:t>44</w:t>
            </w:r>
          </w:p>
        </w:tc>
      </w:tr>
      <w:tr w:rsidR="726A3959" w14:paraId="4D27B676" w14:textId="77777777" w:rsidTr="726A3959">
        <w:trPr>
          <w:trHeight w:val="300"/>
        </w:trPr>
        <w:tc>
          <w:tcPr>
            <w:tcW w:w="4110" w:type="dxa"/>
            <w:shd w:val="clear" w:color="auto" w:fill="E8E8E8"/>
            <w:tcMar>
              <w:left w:w="70" w:type="dxa"/>
              <w:right w:w="70" w:type="dxa"/>
            </w:tcMar>
            <w:vAlign w:val="bottom"/>
          </w:tcPr>
          <w:p w14:paraId="2B2ABAC5" w14:textId="4A1A607A" w:rsidR="726A3959" w:rsidRDefault="726A3959" w:rsidP="726A3959">
            <w:pPr>
              <w:spacing w:after="0"/>
            </w:pPr>
            <w:r w:rsidRPr="726A3959">
              <w:rPr>
                <w:rFonts w:ascii="Aptos Narrow" w:eastAsia="Aptos Narrow" w:hAnsi="Aptos Narrow" w:cs="Aptos Narrow"/>
                <w:color w:val="000000" w:themeColor="text1"/>
                <w:sz w:val="16"/>
                <w:szCs w:val="16"/>
              </w:rPr>
              <w:t>BOYACA</w:t>
            </w:r>
          </w:p>
        </w:tc>
        <w:tc>
          <w:tcPr>
            <w:tcW w:w="720" w:type="dxa"/>
            <w:shd w:val="clear" w:color="auto" w:fill="E8E8E8"/>
            <w:tcMar>
              <w:left w:w="70" w:type="dxa"/>
              <w:right w:w="70" w:type="dxa"/>
            </w:tcMar>
            <w:vAlign w:val="bottom"/>
          </w:tcPr>
          <w:p w14:paraId="48F0808E" w14:textId="6DEBB035" w:rsidR="726A3959" w:rsidRDefault="726A3959" w:rsidP="726A3959">
            <w:pPr>
              <w:spacing w:after="0"/>
              <w:jc w:val="center"/>
            </w:pPr>
            <w:r w:rsidRPr="726A3959">
              <w:rPr>
                <w:rFonts w:ascii="Aptos Narrow" w:eastAsia="Aptos Narrow" w:hAnsi="Aptos Narrow" w:cs="Aptos Narrow"/>
                <w:color w:val="000000" w:themeColor="text1"/>
                <w:sz w:val="16"/>
                <w:szCs w:val="16"/>
              </w:rPr>
              <w:t>1.151</w:t>
            </w:r>
          </w:p>
        </w:tc>
        <w:tc>
          <w:tcPr>
            <w:tcW w:w="720" w:type="dxa"/>
            <w:shd w:val="clear" w:color="auto" w:fill="E8E8E8"/>
            <w:tcMar>
              <w:left w:w="70" w:type="dxa"/>
              <w:right w:w="70" w:type="dxa"/>
            </w:tcMar>
            <w:vAlign w:val="bottom"/>
          </w:tcPr>
          <w:p w14:paraId="59CFDDC5" w14:textId="5BF96911" w:rsidR="726A3959" w:rsidRDefault="726A3959" w:rsidP="726A3959">
            <w:pPr>
              <w:spacing w:after="0"/>
              <w:jc w:val="center"/>
            </w:pPr>
            <w:r w:rsidRPr="726A3959">
              <w:rPr>
                <w:rFonts w:ascii="Aptos Narrow" w:eastAsia="Aptos Narrow" w:hAnsi="Aptos Narrow" w:cs="Aptos Narrow"/>
                <w:color w:val="000000" w:themeColor="text1"/>
                <w:sz w:val="16"/>
                <w:szCs w:val="16"/>
              </w:rPr>
              <w:t>951</w:t>
            </w:r>
          </w:p>
        </w:tc>
        <w:tc>
          <w:tcPr>
            <w:tcW w:w="975" w:type="dxa"/>
            <w:shd w:val="clear" w:color="auto" w:fill="E8E8E8"/>
            <w:tcMar>
              <w:left w:w="70" w:type="dxa"/>
              <w:right w:w="70" w:type="dxa"/>
            </w:tcMar>
            <w:vAlign w:val="bottom"/>
          </w:tcPr>
          <w:p w14:paraId="4D300B2E" w14:textId="0730A050" w:rsidR="726A3959" w:rsidRDefault="726A3959" w:rsidP="726A3959">
            <w:pPr>
              <w:spacing w:after="0"/>
              <w:jc w:val="center"/>
            </w:pPr>
            <w:r w:rsidRPr="726A3959">
              <w:rPr>
                <w:rFonts w:ascii="Aptos Narrow" w:eastAsia="Aptos Narrow" w:hAnsi="Aptos Narrow" w:cs="Aptos Narrow"/>
                <w:color w:val="000000" w:themeColor="text1"/>
                <w:sz w:val="16"/>
                <w:szCs w:val="16"/>
              </w:rPr>
              <w:t>1.283.225</w:t>
            </w:r>
          </w:p>
        </w:tc>
        <w:tc>
          <w:tcPr>
            <w:tcW w:w="975" w:type="dxa"/>
            <w:shd w:val="clear" w:color="auto" w:fill="E8E8E8"/>
            <w:tcMar>
              <w:left w:w="70" w:type="dxa"/>
              <w:right w:w="70" w:type="dxa"/>
            </w:tcMar>
            <w:vAlign w:val="bottom"/>
          </w:tcPr>
          <w:p w14:paraId="49B79536" w14:textId="43BA40BE" w:rsidR="726A3959" w:rsidRDefault="726A3959" w:rsidP="726A3959">
            <w:pPr>
              <w:spacing w:after="0"/>
              <w:jc w:val="center"/>
            </w:pPr>
            <w:r w:rsidRPr="726A3959">
              <w:rPr>
                <w:rFonts w:ascii="Aptos Narrow" w:eastAsia="Aptos Narrow" w:hAnsi="Aptos Narrow" w:cs="Aptos Narrow"/>
                <w:color w:val="000000" w:themeColor="text1"/>
                <w:sz w:val="16"/>
                <w:szCs w:val="16"/>
              </w:rPr>
              <w:t>1.290.393</w:t>
            </w:r>
          </w:p>
        </w:tc>
        <w:tc>
          <w:tcPr>
            <w:tcW w:w="675" w:type="dxa"/>
            <w:shd w:val="clear" w:color="auto" w:fill="E8E8E8"/>
            <w:tcMar>
              <w:left w:w="70" w:type="dxa"/>
              <w:right w:w="70" w:type="dxa"/>
            </w:tcMar>
            <w:vAlign w:val="bottom"/>
          </w:tcPr>
          <w:p w14:paraId="32856249" w14:textId="3F0D7C86" w:rsidR="726A3959" w:rsidRDefault="726A3959" w:rsidP="726A3959">
            <w:pPr>
              <w:spacing w:after="0"/>
              <w:jc w:val="center"/>
            </w:pPr>
            <w:r w:rsidRPr="726A3959">
              <w:rPr>
                <w:rFonts w:ascii="Aptos Narrow" w:eastAsia="Aptos Narrow" w:hAnsi="Aptos Narrow" w:cs="Aptos Narrow"/>
                <w:color w:val="000000" w:themeColor="text1"/>
                <w:sz w:val="16"/>
                <w:szCs w:val="16"/>
              </w:rPr>
              <w:t>90</w:t>
            </w:r>
          </w:p>
        </w:tc>
        <w:tc>
          <w:tcPr>
            <w:tcW w:w="675" w:type="dxa"/>
            <w:shd w:val="clear" w:color="auto" w:fill="E8E8E8"/>
            <w:tcMar>
              <w:left w:w="70" w:type="dxa"/>
              <w:right w:w="70" w:type="dxa"/>
            </w:tcMar>
            <w:vAlign w:val="bottom"/>
          </w:tcPr>
          <w:p w14:paraId="6CC2F8FD" w14:textId="6788B54E" w:rsidR="726A3959" w:rsidRDefault="726A3959" w:rsidP="726A3959">
            <w:pPr>
              <w:spacing w:after="0"/>
              <w:jc w:val="center"/>
            </w:pPr>
            <w:r w:rsidRPr="726A3959">
              <w:rPr>
                <w:rFonts w:ascii="Aptos Narrow" w:eastAsia="Aptos Narrow" w:hAnsi="Aptos Narrow" w:cs="Aptos Narrow"/>
                <w:color w:val="000000" w:themeColor="text1"/>
                <w:sz w:val="16"/>
                <w:szCs w:val="16"/>
              </w:rPr>
              <w:t>74</w:t>
            </w:r>
          </w:p>
        </w:tc>
      </w:tr>
      <w:tr w:rsidR="726A3959" w14:paraId="7832CDFE" w14:textId="77777777" w:rsidTr="726A3959">
        <w:trPr>
          <w:trHeight w:val="300"/>
        </w:trPr>
        <w:tc>
          <w:tcPr>
            <w:tcW w:w="4110" w:type="dxa"/>
            <w:tcMar>
              <w:left w:w="70" w:type="dxa"/>
              <w:right w:w="70" w:type="dxa"/>
            </w:tcMar>
            <w:vAlign w:val="bottom"/>
          </w:tcPr>
          <w:p w14:paraId="7B29F784" w14:textId="726EF6CB" w:rsidR="726A3959" w:rsidRDefault="726A3959" w:rsidP="726A3959">
            <w:pPr>
              <w:spacing w:after="0"/>
            </w:pPr>
            <w:r w:rsidRPr="726A3959">
              <w:rPr>
                <w:rFonts w:ascii="Aptos Narrow" w:eastAsia="Aptos Narrow" w:hAnsi="Aptos Narrow" w:cs="Aptos Narrow"/>
                <w:color w:val="000000" w:themeColor="text1"/>
                <w:sz w:val="16"/>
                <w:szCs w:val="16"/>
              </w:rPr>
              <w:lastRenderedPageBreak/>
              <w:t>NARINO</w:t>
            </w:r>
          </w:p>
        </w:tc>
        <w:tc>
          <w:tcPr>
            <w:tcW w:w="720" w:type="dxa"/>
            <w:tcMar>
              <w:left w:w="70" w:type="dxa"/>
              <w:right w:w="70" w:type="dxa"/>
            </w:tcMar>
            <w:vAlign w:val="bottom"/>
          </w:tcPr>
          <w:p w14:paraId="0086BE3E" w14:textId="0B2FB9CD" w:rsidR="726A3959" w:rsidRDefault="726A3959" w:rsidP="726A3959">
            <w:pPr>
              <w:spacing w:after="0"/>
              <w:jc w:val="center"/>
            </w:pPr>
            <w:r w:rsidRPr="726A3959">
              <w:rPr>
                <w:rFonts w:ascii="Aptos Narrow" w:eastAsia="Aptos Narrow" w:hAnsi="Aptos Narrow" w:cs="Aptos Narrow"/>
                <w:color w:val="000000" w:themeColor="text1"/>
                <w:sz w:val="16"/>
                <w:szCs w:val="16"/>
              </w:rPr>
              <w:t>854</w:t>
            </w:r>
          </w:p>
        </w:tc>
        <w:tc>
          <w:tcPr>
            <w:tcW w:w="720" w:type="dxa"/>
            <w:tcMar>
              <w:left w:w="70" w:type="dxa"/>
              <w:right w:w="70" w:type="dxa"/>
            </w:tcMar>
            <w:vAlign w:val="bottom"/>
          </w:tcPr>
          <w:p w14:paraId="234F4BD2" w14:textId="7F70701D" w:rsidR="726A3959" w:rsidRDefault="726A3959" w:rsidP="726A3959">
            <w:pPr>
              <w:spacing w:after="0"/>
              <w:jc w:val="center"/>
            </w:pPr>
            <w:r w:rsidRPr="726A3959">
              <w:rPr>
                <w:rFonts w:ascii="Aptos Narrow" w:eastAsia="Aptos Narrow" w:hAnsi="Aptos Narrow" w:cs="Aptos Narrow"/>
                <w:color w:val="000000" w:themeColor="text1"/>
                <w:sz w:val="16"/>
                <w:szCs w:val="16"/>
              </w:rPr>
              <w:t>842</w:t>
            </w:r>
          </w:p>
        </w:tc>
        <w:tc>
          <w:tcPr>
            <w:tcW w:w="975" w:type="dxa"/>
            <w:tcMar>
              <w:left w:w="70" w:type="dxa"/>
              <w:right w:w="70" w:type="dxa"/>
            </w:tcMar>
            <w:vAlign w:val="bottom"/>
          </w:tcPr>
          <w:p w14:paraId="2DA71950" w14:textId="0692E005" w:rsidR="726A3959" w:rsidRDefault="726A3959" w:rsidP="726A3959">
            <w:pPr>
              <w:spacing w:after="0"/>
              <w:jc w:val="center"/>
            </w:pPr>
            <w:r w:rsidRPr="726A3959">
              <w:rPr>
                <w:rFonts w:ascii="Aptos Narrow" w:eastAsia="Aptos Narrow" w:hAnsi="Aptos Narrow" w:cs="Aptos Narrow"/>
                <w:color w:val="000000" w:themeColor="text1"/>
                <w:sz w:val="16"/>
                <w:szCs w:val="16"/>
              </w:rPr>
              <w:t>1.704.383</w:t>
            </w:r>
          </w:p>
        </w:tc>
        <w:tc>
          <w:tcPr>
            <w:tcW w:w="975" w:type="dxa"/>
            <w:tcMar>
              <w:left w:w="70" w:type="dxa"/>
              <w:right w:w="70" w:type="dxa"/>
            </w:tcMar>
            <w:vAlign w:val="bottom"/>
          </w:tcPr>
          <w:p w14:paraId="5E14D5F7" w14:textId="38F5875B" w:rsidR="726A3959" w:rsidRDefault="726A3959" w:rsidP="726A3959">
            <w:pPr>
              <w:spacing w:after="0"/>
              <w:jc w:val="center"/>
            </w:pPr>
            <w:r w:rsidRPr="726A3959">
              <w:rPr>
                <w:rFonts w:ascii="Aptos Narrow" w:eastAsia="Aptos Narrow" w:hAnsi="Aptos Narrow" w:cs="Aptos Narrow"/>
                <w:color w:val="000000" w:themeColor="text1"/>
                <w:sz w:val="16"/>
                <w:szCs w:val="16"/>
              </w:rPr>
              <w:t>1.713.586</w:t>
            </w:r>
          </w:p>
        </w:tc>
        <w:tc>
          <w:tcPr>
            <w:tcW w:w="675" w:type="dxa"/>
            <w:tcMar>
              <w:left w:w="70" w:type="dxa"/>
              <w:right w:w="70" w:type="dxa"/>
            </w:tcMar>
            <w:vAlign w:val="bottom"/>
          </w:tcPr>
          <w:p w14:paraId="7B7B794E" w14:textId="04DD1737" w:rsidR="726A3959" w:rsidRDefault="726A3959" w:rsidP="726A3959">
            <w:pPr>
              <w:spacing w:after="0"/>
              <w:jc w:val="center"/>
            </w:pPr>
            <w:r w:rsidRPr="726A3959">
              <w:rPr>
                <w:rFonts w:ascii="Aptos Narrow" w:eastAsia="Aptos Narrow" w:hAnsi="Aptos Narrow" w:cs="Aptos Narrow"/>
                <w:color w:val="000000" w:themeColor="text1"/>
                <w:sz w:val="16"/>
                <w:szCs w:val="16"/>
              </w:rPr>
              <w:t>50</w:t>
            </w:r>
          </w:p>
        </w:tc>
        <w:tc>
          <w:tcPr>
            <w:tcW w:w="675" w:type="dxa"/>
            <w:tcMar>
              <w:left w:w="70" w:type="dxa"/>
              <w:right w:w="70" w:type="dxa"/>
            </w:tcMar>
            <w:vAlign w:val="bottom"/>
          </w:tcPr>
          <w:p w14:paraId="1C8C853B" w14:textId="54E6F7C1" w:rsidR="726A3959" w:rsidRDefault="726A3959" w:rsidP="726A3959">
            <w:pPr>
              <w:spacing w:after="0"/>
              <w:jc w:val="center"/>
            </w:pPr>
            <w:r w:rsidRPr="726A3959">
              <w:rPr>
                <w:rFonts w:ascii="Aptos Narrow" w:eastAsia="Aptos Narrow" w:hAnsi="Aptos Narrow" w:cs="Aptos Narrow"/>
                <w:color w:val="000000" w:themeColor="text1"/>
                <w:sz w:val="16"/>
                <w:szCs w:val="16"/>
              </w:rPr>
              <w:t>49</w:t>
            </w:r>
          </w:p>
        </w:tc>
      </w:tr>
      <w:tr w:rsidR="726A3959" w14:paraId="66027221" w14:textId="77777777" w:rsidTr="726A3959">
        <w:trPr>
          <w:trHeight w:val="300"/>
        </w:trPr>
        <w:tc>
          <w:tcPr>
            <w:tcW w:w="4110" w:type="dxa"/>
            <w:shd w:val="clear" w:color="auto" w:fill="E8E8E8"/>
            <w:tcMar>
              <w:left w:w="70" w:type="dxa"/>
              <w:right w:w="70" w:type="dxa"/>
            </w:tcMar>
            <w:vAlign w:val="bottom"/>
          </w:tcPr>
          <w:p w14:paraId="3EF3306F" w14:textId="4E2F7C88" w:rsidR="726A3959" w:rsidRDefault="726A3959" w:rsidP="726A3959">
            <w:pPr>
              <w:spacing w:after="0"/>
            </w:pPr>
            <w:r w:rsidRPr="726A3959">
              <w:rPr>
                <w:rFonts w:ascii="Aptos Narrow" w:eastAsia="Aptos Narrow" w:hAnsi="Aptos Narrow" w:cs="Aptos Narrow"/>
                <w:color w:val="000000" w:themeColor="text1"/>
                <w:sz w:val="16"/>
                <w:szCs w:val="16"/>
              </w:rPr>
              <w:t>RISARALDA</w:t>
            </w:r>
          </w:p>
        </w:tc>
        <w:tc>
          <w:tcPr>
            <w:tcW w:w="720" w:type="dxa"/>
            <w:shd w:val="clear" w:color="auto" w:fill="E8E8E8"/>
            <w:tcMar>
              <w:left w:w="70" w:type="dxa"/>
              <w:right w:w="70" w:type="dxa"/>
            </w:tcMar>
            <w:vAlign w:val="bottom"/>
          </w:tcPr>
          <w:p w14:paraId="1BF43DBF" w14:textId="13BDD95E" w:rsidR="726A3959" w:rsidRDefault="726A3959" w:rsidP="726A3959">
            <w:pPr>
              <w:spacing w:after="0"/>
              <w:jc w:val="center"/>
            </w:pPr>
            <w:r w:rsidRPr="726A3959">
              <w:rPr>
                <w:rFonts w:ascii="Aptos Narrow" w:eastAsia="Aptos Narrow" w:hAnsi="Aptos Narrow" w:cs="Aptos Narrow"/>
                <w:color w:val="000000" w:themeColor="text1"/>
                <w:sz w:val="16"/>
                <w:szCs w:val="16"/>
              </w:rPr>
              <w:t>882</w:t>
            </w:r>
          </w:p>
        </w:tc>
        <w:tc>
          <w:tcPr>
            <w:tcW w:w="720" w:type="dxa"/>
            <w:shd w:val="clear" w:color="auto" w:fill="E8E8E8"/>
            <w:tcMar>
              <w:left w:w="70" w:type="dxa"/>
              <w:right w:w="70" w:type="dxa"/>
            </w:tcMar>
            <w:vAlign w:val="bottom"/>
          </w:tcPr>
          <w:p w14:paraId="4E39A46C" w14:textId="00C7EA23" w:rsidR="726A3959" w:rsidRDefault="726A3959" w:rsidP="726A3959">
            <w:pPr>
              <w:spacing w:after="0"/>
              <w:jc w:val="center"/>
            </w:pPr>
            <w:r w:rsidRPr="726A3959">
              <w:rPr>
                <w:rFonts w:ascii="Aptos Narrow" w:eastAsia="Aptos Narrow" w:hAnsi="Aptos Narrow" w:cs="Aptos Narrow"/>
                <w:color w:val="000000" w:themeColor="text1"/>
                <w:sz w:val="16"/>
                <w:szCs w:val="16"/>
              </w:rPr>
              <w:t>784</w:t>
            </w:r>
          </w:p>
        </w:tc>
        <w:tc>
          <w:tcPr>
            <w:tcW w:w="975" w:type="dxa"/>
            <w:shd w:val="clear" w:color="auto" w:fill="E8E8E8"/>
            <w:tcMar>
              <w:left w:w="70" w:type="dxa"/>
              <w:right w:w="70" w:type="dxa"/>
            </w:tcMar>
            <w:vAlign w:val="bottom"/>
          </w:tcPr>
          <w:p w14:paraId="566480EC" w14:textId="446E615D" w:rsidR="726A3959" w:rsidRDefault="726A3959" w:rsidP="726A3959">
            <w:pPr>
              <w:spacing w:after="0"/>
              <w:jc w:val="center"/>
            </w:pPr>
            <w:r w:rsidRPr="726A3959">
              <w:rPr>
                <w:rFonts w:ascii="Aptos Narrow" w:eastAsia="Aptos Narrow" w:hAnsi="Aptos Narrow" w:cs="Aptos Narrow"/>
                <w:color w:val="000000" w:themeColor="text1"/>
                <w:sz w:val="16"/>
                <w:szCs w:val="16"/>
              </w:rPr>
              <w:t>997.930</w:t>
            </w:r>
          </w:p>
        </w:tc>
        <w:tc>
          <w:tcPr>
            <w:tcW w:w="975" w:type="dxa"/>
            <w:shd w:val="clear" w:color="auto" w:fill="E8E8E8"/>
            <w:tcMar>
              <w:left w:w="70" w:type="dxa"/>
              <w:right w:w="70" w:type="dxa"/>
            </w:tcMar>
            <w:vAlign w:val="bottom"/>
          </w:tcPr>
          <w:p w14:paraId="32DB84BC" w14:textId="6EA0722B" w:rsidR="726A3959" w:rsidRDefault="726A3959" w:rsidP="726A3959">
            <w:pPr>
              <w:spacing w:after="0"/>
              <w:jc w:val="center"/>
            </w:pPr>
            <w:r w:rsidRPr="726A3959">
              <w:rPr>
                <w:rFonts w:ascii="Aptos Narrow" w:eastAsia="Aptos Narrow" w:hAnsi="Aptos Narrow" w:cs="Aptos Narrow"/>
                <w:color w:val="000000" w:themeColor="text1"/>
                <w:sz w:val="16"/>
                <w:szCs w:val="16"/>
              </w:rPr>
              <w:t>1.003.225</w:t>
            </w:r>
          </w:p>
        </w:tc>
        <w:tc>
          <w:tcPr>
            <w:tcW w:w="675" w:type="dxa"/>
            <w:shd w:val="clear" w:color="auto" w:fill="E8E8E8"/>
            <w:tcMar>
              <w:left w:w="70" w:type="dxa"/>
              <w:right w:w="70" w:type="dxa"/>
            </w:tcMar>
            <w:vAlign w:val="bottom"/>
          </w:tcPr>
          <w:p w14:paraId="524AADC5" w14:textId="2A400FA7" w:rsidR="726A3959" w:rsidRDefault="726A3959" w:rsidP="726A3959">
            <w:pPr>
              <w:spacing w:after="0"/>
              <w:jc w:val="center"/>
            </w:pPr>
            <w:r w:rsidRPr="726A3959">
              <w:rPr>
                <w:rFonts w:ascii="Aptos Narrow" w:eastAsia="Aptos Narrow" w:hAnsi="Aptos Narrow" w:cs="Aptos Narrow"/>
                <w:color w:val="000000" w:themeColor="text1"/>
                <w:sz w:val="16"/>
                <w:szCs w:val="16"/>
              </w:rPr>
              <w:t>88</w:t>
            </w:r>
          </w:p>
        </w:tc>
        <w:tc>
          <w:tcPr>
            <w:tcW w:w="675" w:type="dxa"/>
            <w:shd w:val="clear" w:color="auto" w:fill="E8E8E8"/>
            <w:tcMar>
              <w:left w:w="70" w:type="dxa"/>
              <w:right w:w="70" w:type="dxa"/>
            </w:tcMar>
            <w:vAlign w:val="bottom"/>
          </w:tcPr>
          <w:p w14:paraId="2A414590" w14:textId="06AD9962" w:rsidR="726A3959" w:rsidRDefault="726A3959" w:rsidP="726A3959">
            <w:pPr>
              <w:spacing w:after="0"/>
              <w:jc w:val="center"/>
            </w:pPr>
            <w:r w:rsidRPr="726A3959">
              <w:rPr>
                <w:rFonts w:ascii="Aptos Narrow" w:eastAsia="Aptos Narrow" w:hAnsi="Aptos Narrow" w:cs="Aptos Narrow"/>
                <w:color w:val="000000" w:themeColor="text1"/>
                <w:sz w:val="16"/>
                <w:szCs w:val="16"/>
              </w:rPr>
              <w:t>78</w:t>
            </w:r>
          </w:p>
        </w:tc>
      </w:tr>
      <w:tr w:rsidR="726A3959" w14:paraId="6AD969EF" w14:textId="77777777" w:rsidTr="726A3959">
        <w:trPr>
          <w:trHeight w:val="300"/>
        </w:trPr>
        <w:tc>
          <w:tcPr>
            <w:tcW w:w="4110" w:type="dxa"/>
            <w:tcMar>
              <w:left w:w="70" w:type="dxa"/>
              <w:right w:w="70" w:type="dxa"/>
            </w:tcMar>
            <w:vAlign w:val="bottom"/>
          </w:tcPr>
          <w:p w14:paraId="34BEB659" w14:textId="4AE83504" w:rsidR="726A3959" w:rsidRDefault="726A3959" w:rsidP="726A3959">
            <w:pPr>
              <w:spacing w:after="0"/>
            </w:pPr>
            <w:r w:rsidRPr="726A3959">
              <w:rPr>
                <w:rFonts w:ascii="Aptos Narrow" w:eastAsia="Aptos Narrow" w:hAnsi="Aptos Narrow" w:cs="Aptos Narrow"/>
                <w:color w:val="000000" w:themeColor="text1"/>
                <w:sz w:val="16"/>
                <w:szCs w:val="16"/>
              </w:rPr>
              <w:t>NORTE SANTANDER</w:t>
            </w:r>
          </w:p>
        </w:tc>
        <w:tc>
          <w:tcPr>
            <w:tcW w:w="720" w:type="dxa"/>
            <w:tcMar>
              <w:left w:w="70" w:type="dxa"/>
              <w:right w:w="70" w:type="dxa"/>
            </w:tcMar>
            <w:vAlign w:val="bottom"/>
          </w:tcPr>
          <w:p w14:paraId="4244A9B1" w14:textId="307B69CF" w:rsidR="726A3959" w:rsidRDefault="726A3959" w:rsidP="726A3959">
            <w:pPr>
              <w:spacing w:after="0"/>
              <w:jc w:val="center"/>
            </w:pPr>
            <w:r w:rsidRPr="726A3959">
              <w:rPr>
                <w:rFonts w:ascii="Aptos Narrow" w:eastAsia="Aptos Narrow" w:hAnsi="Aptos Narrow" w:cs="Aptos Narrow"/>
                <w:color w:val="000000" w:themeColor="text1"/>
                <w:sz w:val="16"/>
                <w:szCs w:val="16"/>
              </w:rPr>
              <w:t>830</w:t>
            </w:r>
          </w:p>
        </w:tc>
        <w:tc>
          <w:tcPr>
            <w:tcW w:w="720" w:type="dxa"/>
            <w:tcMar>
              <w:left w:w="70" w:type="dxa"/>
              <w:right w:w="70" w:type="dxa"/>
            </w:tcMar>
            <w:vAlign w:val="bottom"/>
          </w:tcPr>
          <w:p w14:paraId="144D6E83" w14:textId="664A019D" w:rsidR="726A3959" w:rsidRDefault="726A3959" w:rsidP="726A3959">
            <w:pPr>
              <w:spacing w:after="0"/>
              <w:jc w:val="center"/>
            </w:pPr>
            <w:r w:rsidRPr="726A3959">
              <w:rPr>
                <w:rFonts w:ascii="Aptos Narrow" w:eastAsia="Aptos Narrow" w:hAnsi="Aptos Narrow" w:cs="Aptos Narrow"/>
                <w:color w:val="000000" w:themeColor="text1"/>
                <w:sz w:val="16"/>
                <w:szCs w:val="16"/>
              </w:rPr>
              <w:t>830</w:t>
            </w:r>
          </w:p>
        </w:tc>
        <w:tc>
          <w:tcPr>
            <w:tcW w:w="975" w:type="dxa"/>
            <w:tcMar>
              <w:left w:w="70" w:type="dxa"/>
              <w:right w:w="70" w:type="dxa"/>
            </w:tcMar>
            <w:vAlign w:val="bottom"/>
          </w:tcPr>
          <w:p w14:paraId="207042C2" w14:textId="657429B4" w:rsidR="726A3959" w:rsidRDefault="726A3959" w:rsidP="726A3959">
            <w:pPr>
              <w:spacing w:after="0"/>
              <w:jc w:val="center"/>
            </w:pPr>
            <w:r w:rsidRPr="726A3959">
              <w:rPr>
                <w:rFonts w:ascii="Aptos Narrow" w:eastAsia="Aptos Narrow" w:hAnsi="Aptos Narrow" w:cs="Aptos Narrow"/>
                <w:color w:val="000000" w:themeColor="text1"/>
                <w:sz w:val="16"/>
                <w:szCs w:val="16"/>
              </w:rPr>
              <w:t>1.694.970</w:t>
            </w:r>
          </w:p>
        </w:tc>
        <w:tc>
          <w:tcPr>
            <w:tcW w:w="975" w:type="dxa"/>
            <w:tcMar>
              <w:left w:w="70" w:type="dxa"/>
              <w:right w:w="70" w:type="dxa"/>
            </w:tcMar>
            <w:vAlign w:val="bottom"/>
          </w:tcPr>
          <w:p w14:paraId="66295305" w14:textId="6A4E1B70" w:rsidR="726A3959" w:rsidRDefault="726A3959" w:rsidP="726A3959">
            <w:pPr>
              <w:spacing w:after="0"/>
              <w:jc w:val="center"/>
            </w:pPr>
            <w:r w:rsidRPr="726A3959">
              <w:rPr>
                <w:rFonts w:ascii="Aptos Narrow" w:eastAsia="Aptos Narrow" w:hAnsi="Aptos Narrow" w:cs="Aptos Narrow"/>
                <w:color w:val="000000" w:themeColor="text1"/>
                <w:sz w:val="16"/>
                <w:szCs w:val="16"/>
              </w:rPr>
              <w:t>1.709.289</w:t>
            </w:r>
          </w:p>
        </w:tc>
        <w:tc>
          <w:tcPr>
            <w:tcW w:w="675" w:type="dxa"/>
            <w:tcMar>
              <w:left w:w="70" w:type="dxa"/>
              <w:right w:w="70" w:type="dxa"/>
            </w:tcMar>
            <w:vAlign w:val="bottom"/>
          </w:tcPr>
          <w:p w14:paraId="0FC1218B" w14:textId="7690DB11" w:rsidR="726A3959" w:rsidRDefault="726A3959" w:rsidP="726A3959">
            <w:pPr>
              <w:spacing w:after="0"/>
              <w:jc w:val="center"/>
            </w:pPr>
            <w:r w:rsidRPr="726A3959">
              <w:rPr>
                <w:rFonts w:ascii="Aptos Narrow" w:eastAsia="Aptos Narrow" w:hAnsi="Aptos Narrow" w:cs="Aptos Narrow"/>
                <w:color w:val="000000" w:themeColor="text1"/>
                <w:sz w:val="16"/>
                <w:szCs w:val="16"/>
              </w:rPr>
              <w:t>49</w:t>
            </w:r>
          </w:p>
        </w:tc>
        <w:tc>
          <w:tcPr>
            <w:tcW w:w="675" w:type="dxa"/>
            <w:tcMar>
              <w:left w:w="70" w:type="dxa"/>
              <w:right w:w="70" w:type="dxa"/>
            </w:tcMar>
            <w:vAlign w:val="bottom"/>
          </w:tcPr>
          <w:p w14:paraId="07909407" w14:textId="4A6776A0" w:rsidR="726A3959" w:rsidRDefault="726A3959" w:rsidP="726A3959">
            <w:pPr>
              <w:spacing w:after="0"/>
              <w:jc w:val="center"/>
            </w:pPr>
            <w:r w:rsidRPr="726A3959">
              <w:rPr>
                <w:rFonts w:ascii="Aptos Narrow" w:eastAsia="Aptos Narrow" w:hAnsi="Aptos Narrow" w:cs="Aptos Narrow"/>
                <w:color w:val="000000" w:themeColor="text1"/>
                <w:sz w:val="16"/>
                <w:szCs w:val="16"/>
              </w:rPr>
              <w:t>49</w:t>
            </w:r>
          </w:p>
        </w:tc>
      </w:tr>
      <w:tr w:rsidR="726A3959" w14:paraId="13606417" w14:textId="77777777" w:rsidTr="726A3959">
        <w:trPr>
          <w:trHeight w:val="300"/>
        </w:trPr>
        <w:tc>
          <w:tcPr>
            <w:tcW w:w="4110" w:type="dxa"/>
            <w:shd w:val="clear" w:color="auto" w:fill="E8E8E8"/>
            <w:tcMar>
              <w:left w:w="70" w:type="dxa"/>
              <w:right w:w="70" w:type="dxa"/>
            </w:tcMar>
            <w:vAlign w:val="bottom"/>
          </w:tcPr>
          <w:p w14:paraId="26F1FA6A" w14:textId="09C065A8" w:rsidR="726A3959" w:rsidRDefault="726A3959" w:rsidP="726A3959">
            <w:pPr>
              <w:spacing w:after="0"/>
            </w:pPr>
            <w:r w:rsidRPr="726A3959">
              <w:rPr>
                <w:rFonts w:ascii="Aptos Narrow" w:eastAsia="Aptos Narrow" w:hAnsi="Aptos Narrow" w:cs="Aptos Narrow"/>
                <w:color w:val="000000" w:themeColor="text1"/>
                <w:sz w:val="16"/>
                <w:szCs w:val="16"/>
              </w:rPr>
              <w:t>CALDAS</w:t>
            </w:r>
          </w:p>
        </w:tc>
        <w:tc>
          <w:tcPr>
            <w:tcW w:w="720" w:type="dxa"/>
            <w:shd w:val="clear" w:color="auto" w:fill="E8E8E8"/>
            <w:tcMar>
              <w:left w:w="70" w:type="dxa"/>
              <w:right w:w="70" w:type="dxa"/>
            </w:tcMar>
            <w:vAlign w:val="bottom"/>
          </w:tcPr>
          <w:p w14:paraId="5B2E11D5" w14:textId="331D5BFA" w:rsidR="726A3959" w:rsidRDefault="726A3959" w:rsidP="726A3959">
            <w:pPr>
              <w:spacing w:after="0"/>
              <w:jc w:val="center"/>
            </w:pPr>
            <w:r w:rsidRPr="726A3959">
              <w:rPr>
                <w:rFonts w:ascii="Aptos Narrow" w:eastAsia="Aptos Narrow" w:hAnsi="Aptos Narrow" w:cs="Aptos Narrow"/>
                <w:color w:val="000000" w:themeColor="text1"/>
                <w:sz w:val="16"/>
                <w:szCs w:val="16"/>
              </w:rPr>
              <w:t>863</w:t>
            </w:r>
          </w:p>
        </w:tc>
        <w:tc>
          <w:tcPr>
            <w:tcW w:w="720" w:type="dxa"/>
            <w:shd w:val="clear" w:color="auto" w:fill="E8E8E8"/>
            <w:tcMar>
              <w:left w:w="70" w:type="dxa"/>
              <w:right w:w="70" w:type="dxa"/>
            </w:tcMar>
            <w:vAlign w:val="bottom"/>
          </w:tcPr>
          <w:p w14:paraId="603AE477" w14:textId="4DFBCBD8" w:rsidR="726A3959" w:rsidRDefault="726A3959" w:rsidP="726A3959">
            <w:pPr>
              <w:spacing w:after="0"/>
              <w:jc w:val="center"/>
            </w:pPr>
            <w:r w:rsidRPr="726A3959">
              <w:rPr>
                <w:rFonts w:ascii="Aptos Narrow" w:eastAsia="Aptos Narrow" w:hAnsi="Aptos Narrow" w:cs="Aptos Narrow"/>
                <w:color w:val="000000" w:themeColor="text1"/>
                <w:sz w:val="16"/>
                <w:szCs w:val="16"/>
              </w:rPr>
              <w:t>771</w:t>
            </w:r>
          </w:p>
        </w:tc>
        <w:tc>
          <w:tcPr>
            <w:tcW w:w="975" w:type="dxa"/>
            <w:shd w:val="clear" w:color="auto" w:fill="E8E8E8"/>
            <w:tcMar>
              <w:left w:w="70" w:type="dxa"/>
              <w:right w:w="70" w:type="dxa"/>
            </w:tcMar>
            <w:vAlign w:val="bottom"/>
          </w:tcPr>
          <w:p w14:paraId="5DCCD945" w14:textId="2F43A2C1" w:rsidR="726A3959" w:rsidRDefault="726A3959" w:rsidP="726A3959">
            <w:pPr>
              <w:spacing w:after="0"/>
              <w:jc w:val="center"/>
            </w:pPr>
            <w:r w:rsidRPr="726A3959">
              <w:rPr>
                <w:rFonts w:ascii="Aptos Narrow" w:eastAsia="Aptos Narrow" w:hAnsi="Aptos Narrow" w:cs="Aptos Narrow"/>
                <w:color w:val="000000" w:themeColor="text1"/>
                <w:sz w:val="16"/>
                <w:szCs w:val="16"/>
              </w:rPr>
              <w:t>1.050.126</w:t>
            </w:r>
          </w:p>
        </w:tc>
        <w:tc>
          <w:tcPr>
            <w:tcW w:w="975" w:type="dxa"/>
            <w:shd w:val="clear" w:color="auto" w:fill="E8E8E8"/>
            <w:tcMar>
              <w:left w:w="70" w:type="dxa"/>
              <w:right w:w="70" w:type="dxa"/>
            </w:tcMar>
            <w:vAlign w:val="bottom"/>
          </w:tcPr>
          <w:p w14:paraId="097E46E8" w14:textId="7DB58B30" w:rsidR="726A3959" w:rsidRDefault="726A3959" w:rsidP="726A3959">
            <w:pPr>
              <w:spacing w:after="0"/>
              <w:jc w:val="center"/>
            </w:pPr>
            <w:r w:rsidRPr="726A3959">
              <w:rPr>
                <w:rFonts w:ascii="Aptos Narrow" w:eastAsia="Aptos Narrow" w:hAnsi="Aptos Narrow" w:cs="Aptos Narrow"/>
                <w:color w:val="000000" w:themeColor="text1"/>
                <w:sz w:val="16"/>
                <w:szCs w:val="16"/>
              </w:rPr>
              <w:t>1.054.450</w:t>
            </w:r>
          </w:p>
        </w:tc>
        <w:tc>
          <w:tcPr>
            <w:tcW w:w="675" w:type="dxa"/>
            <w:shd w:val="clear" w:color="auto" w:fill="E8E8E8"/>
            <w:tcMar>
              <w:left w:w="70" w:type="dxa"/>
              <w:right w:w="70" w:type="dxa"/>
            </w:tcMar>
            <w:vAlign w:val="bottom"/>
          </w:tcPr>
          <w:p w14:paraId="4B232B31" w14:textId="5C35E9DB" w:rsidR="726A3959" w:rsidRDefault="726A3959" w:rsidP="726A3959">
            <w:pPr>
              <w:spacing w:after="0"/>
              <w:jc w:val="center"/>
            </w:pPr>
            <w:r w:rsidRPr="726A3959">
              <w:rPr>
                <w:rFonts w:ascii="Aptos Narrow" w:eastAsia="Aptos Narrow" w:hAnsi="Aptos Narrow" w:cs="Aptos Narrow"/>
                <w:color w:val="000000" w:themeColor="text1"/>
                <w:sz w:val="16"/>
                <w:szCs w:val="16"/>
              </w:rPr>
              <w:t>82</w:t>
            </w:r>
          </w:p>
        </w:tc>
        <w:tc>
          <w:tcPr>
            <w:tcW w:w="675" w:type="dxa"/>
            <w:shd w:val="clear" w:color="auto" w:fill="E8E8E8"/>
            <w:tcMar>
              <w:left w:w="70" w:type="dxa"/>
              <w:right w:w="70" w:type="dxa"/>
            </w:tcMar>
            <w:vAlign w:val="bottom"/>
          </w:tcPr>
          <w:p w14:paraId="568E51B9" w14:textId="6C39BC33" w:rsidR="726A3959" w:rsidRDefault="726A3959" w:rsidP="726A3959">
            <w:pPr>
              <w:spacing w:after="0"/>
              <w:jc w:val="center"/>
            </w:pPr>
            <w:r w:rsidRPr="726A3959">
              <w:rPr>
                <w:rFonts w:ascii="Aptos Narrow" w:eastAsia="Aptos Narrow" w:hAnsi="Aptos Narrow" w:cs="Aptos Narrow"/>
                <w:color w:val="000000" w:themeColor="text1"/>
                <w:sz w:val="16"/>
                <w:szCs w:val="16"/>
              </w:rPr>
              <w:t>73</w:t>
            </w:r>
          </w:p>
        </w:tc>
      </w:tr>
      <w:tr w:rsidR="726A3959" w14:paraId="20F97713" w14:textId="77777777" w:rsidTr="726A3959">
        <w:trPr>
          <w:trHeight w:val="300"/>
        </w:trPr>
        <w:tc>
          <w:tcPr>
            <w:tcW w:w="4110" w:type="dxa"/>
            <w:tcMar>
              <w:left w:w="70" w:type="dxa"/>
              <w:right w:w="70" w:type="dxa"/>
            </w:tcMar>
            <w:vAlign w:val="bottom"/>
          </w:tcPr>
          <w:p w14:paraId="3A0E32CD" w14:textId="2BB66B6F" w:rsidR="726A3959" w:rsidRDefault="726A3959" w:rsidP="726A3959">
            <w:pPr>
              <w:spacing w:after="0"/>
            </w:pPr>
            <w:r w:rsidRPr="726A3959">
              <w:rPr>
                <w:rFonts w:ascii="Aptos Narrow" w:eastAsia="Aptos Narrow" w:hAnsi="Aptos Narrow" w:cs="Aptos Narrow"/>
                <w:color w:val="000000" w:themeColor="text1"/>
                <w:sz w:val="16"/>
                <w:szCs w:val="16"/>
              </w:rPr>
              <w:t>BOLIVAR</w:t>
            </w:r>
          </w:p>
        </w:tc>
        <w:tc>
          <w:tcPr>
            <w:tcW w:w="720" w:type="dxa"/>
            <w:tcMar>
              <w:left w:w="70" w:type="dxa"/>
              <w:right w:w="70" w:type="dxa"/>
            </w:tcMar>
            <w:vAlign w:val="bottom"/>
          </w:tcPr>
          <w:p w14:paraId="0E46B8C9" w14:textId="5D4EBA78" w:rsidR="726A3959" w:rsidRDefault="726A3959" w:rsidP="726A3959">
            <w:pPr>
              <w:spacing w:after="0"/>
              <w:jc w:val="center"/>
            </w:pPr>
            <w:r w:rsidRPr="726A3959">
              <w:rPr>
                <w:rFonts w:ascii="Aptos Narrow" w:eastAsia="Aptos Narrow" w:hAnsi="Aptos Narrow" w:cs="Aptos Narrow"/>
                <w:color w:val="000000" w:themeColor="text1"/>
                <w:sz w:val="16"/>
                <w:szCs w:val="16"/>
              </w:rPr>
              <w:t>838</w:t>
            </w:r>
          </w:p>
        </w:tc>
        <w:tc>
          <w:tcPr>
            <w:tcW w:w="720" w:type="dxa"/>
            <w:tcMar>
              <w:left w:w="70" w:type="dxa"/>
              <w:right w:w="70" w:type="dxa"/>
            </w:tcMar>
            <w:vAlign w:val="bottom"/>
          </w:tcPr>
          <w:p w14:paraId="1B564FCC" w14:textId="4EEEEDBD" w:rsidR="726A3959" w:rsidRDefault="726A3959" w:rsidP="726A3959">
            <w:pPr>
              <w:spacing w:after="0"/>
              <w:jc w:val="center"/>
            </w:pPr>
            <w:r w:rsidRPr="726A3959">
              <w:rPr>
                <w:rFonts w:ascii="Aptos Narrow" w:eastAsia="Aptos Narrow" w:hAnsi="Aptos Narrow" w:cs="Aptos Narrow"/>
                <w:color w:val="000000" w:themeColor="text1"/>
                <w:sz w:val="16"/>
                <w:szCs w:val="16"/>
              </w:rPr>
              <w:t>736</w:t>
            </w:r>
          </w:p>
        </w:tc>
        <w:tc>
          <w:tcPr>
            <w:tcW w:w="975" w:type="dxa"/>
            <w:tcMar>
              <w:left w:w="70" w:type="dxa"/>
              <w:right w:w="70" w:type="dxa"/>
            </w:tcMar>
            <w:vAlign w:val="bottom"/>
          </w:tcPr>
          <w:p w14:paraId="67C7C170" w14:textId="04F7019B" w:rsidR="726A3959" w:rsidRDefault="726A3959" w:rsidP="726A3959">
            <w:pPr>
              <w:spacing w:after="0"/>
              <w:jc w:val="center"/>
            </w:pPr>
            <w:r w:rsidRPr="726A3959">
              <w:rPr>
                <w:rFonts w:ascii="Aptos Narrow" w:eastAsia="Aptos Narrow" w:hAnsi="Aptos Narrow" w:cs="Aptos Narrow"/>
                <w:color w:val="000000" w:themeColor="text1"/>
                <w:sz w:val="16"/>
                <w:szCs w:val="16"/>
              </w:rPr>
              <w:t>2.227.181</w:t>
            </w:r>
          </w:p>
        </w:tc>
        <w:tc>
          <w:tcPr>
            <w:tcW w:w="975" w:type="dxa"/>
            <w:tcMar>
              <w:left w:w="70" w:type="dxa"/>
              <w:right w:w="70" w:type="dxa"/>
            </w:tcMar>
            <w:vAlign w:val="bottom"/>
          </w:tcPr>
          <w:p w14:paraId="5C63192E" w14:textId="66B1C372" w:rsidR="726A3959" w:rsidRDefault="726A3959" w:rsidP="726A3959">
            <w:pPr>
              <w:spacing w:after="0"/>
              <w:jc w:val="center"/>
            </w:pPr>
            <w:r w:rsidRPr="726A3959">
              <w:rPr>
                <w:rFonts w:ascii="Aptos Narrow" w:eastAsia="Aptos Narrow" w:hAnsi="Aptos Narrow" w:cs="Aptos Narrow"/>
                <w:color w:val="000000" w:themeColor="text1"/>
                <w:sz w:val="16"/>
                <w:szCs w:val="16"/>
              </w:rPr>
              <w:t>2.241.282</w:t>
            </w:r>
          </w:p>
        </w:tc>
        <w:tc>
          <w:tcPr>
            <w:tcW w:w="675" w:type="dxa"/>
            <w:tcMar>
              <w:left w:w="70" w:type="dxa"/>
              <w:right w:w="70" w:type="dxa"/>
            </w:tcMar>
            <w:vAlign w:val="bottom"/>
          </w:tcPr>
          <w:p w14:paraId="067B172F" w14:textId="3DC729BF" w:rsidR="726A3959" w:rsidRDefault="726A3959" w:rsidP="726A3959">
            <w:pPr>
              <w:spacing w:after="0"/>
              <w:jc w:val="center"/>
            </w:pPr>
            <w:r w:rsidRPr="726A3959">
              <w:rPr>
                <w:rFonts w:ascii="Aptos Narrow" w:eastAsia="Aptos Narrow" w:hAnsi="Aptos Narrow" w:cs="Aptos Narrow"/>
                <w:color w:val="000000" w:themeColor="text1"/>
                <w:sz w:val="16"/>
                <w:szCs w:val="16"/>
              </w:rPr>
              <w:t>38</w:t>
            </w:r>
          </w:p>
        </w:tc>
        <w:tc>
          <w:tcPr>
            <w:tcW w:w="675" w:type="dxa"/>
            <w:tcMar>
              <w:left w:w="70" w:type="dxa"/>
              <w:right w:w="70" w:type="dxa"/>
            </w:tcMar>
            <w:vAlign w:val="bottom"/>
          </w:tcPr>
          <w:p w14:paraId="4F253F48" w14:textId="47EB9657" w:rsidR="726A3959" w:rsidRDefault="726A3959" w:rsidP="726A3959">
            <w:pPr>
              <w:spacing w:after="0"/>
              <w:jc w:val="center"/>
            </w:pPr>
            <w:r w:rsidRPr="726A3959">
              <w:rPr>
                <w:rFonts w:ascii="Aptos Narrow" w:eastAsia="Aptos Narrow" w:hAnsi="Aptos Narrow" w:cs="Aptos Narrow"/>
                <w:color w:val="000000" w:themeColor="text1"/>
                <w:sz w:val="16"/>
                <w:szCs w:val="16"/>
              </w:rPr>
              <w:t>33</w:t>
            </w:r>
          </w:p>
        </w:tc>
      </w:tr>
      <w:tr w:rsidR="726A3959" w14:paraId="424ACF0F" w14:textId="77777777" w:rsidTr="726A3959">
        <w:trPr>
          <w:trHeight w:val="300"/>
        </w:trPr>
        <w:tc>
          <w:tcPr>
            <w:tcW w:w="4110" w:type="dxa"/>
            <w:shd w:val="clear" w:color="auto" w:fill="E8E8E8"/>
            <w:tcMar>
              <w:left w:w="70" w:type="dxa"/>
              <w:right w:w="70" w:type="dxa"/>
            </w:tcMar>
            <w:vAlign w:val="bottom"/>
          </w:tcPr>
          <w:p w14:paraId="00D91118" w14:textId="17B14945" w:rsidR="726A3959" w:rsidRDefault="726A3959" w:rsidP="726A3959">
            <w:pPr>
              <w:spacing w:after="0"/>
            </w:pPr>
            <w:r w:rsidRPr="726A3959">
              <w:rPr>
                <w:rFonts w:ascii="Aptos Narrow" w:eastAsia="Aptos Narrow" w:hAnsi="Aptos Narrow" w:cs="Aptos Narrow"/>
                <w:color w:val="000000" w:themeColor="text1"/>
                <w:sz w:val="16"/>
                <w:szCs w:val="16"/>
              </w:rPr>
              <w:t>META</w:t>
            </w:r>
          </w:p>
        </w:tc>
        <w:tc>
          <w:tcPr>
            <w:tcW w:w="720" w:type="dxa"/>
            <w:shd w:val="clear" w:color="auto" w:fill="E8E8E8"/>
            <w:tcMar>
              <w:left w:w="70" w:type="dxa"/>
              <w:right w:w="70" w:type="dxa"/>
            </w:tcMar>
            <w:vAlign w:val="bottom"/>
          </w:tcPr>
          <w:p w14:paraId="5604A3A2" w14:textId="2FDEBFAA" w:rsidR="726A3959" w:rsidRDefault="726A3959" w:rsidP="726A3959">
            <w:pPr>
              <w:spacing w:after="0"/>
              <w:jc w:val="center"/>
            </w:pPr>
            <w:r w:rsidRPr="726A3959">
              <w:rPr>
                <w:rFonts w:ascii="Aptos Narrow" w:eastAsia="Aptos Narrow" w:hAnsi="Aptos Narrow" w:cs="Aptos Narrow"/>
                <w:color w:val="000000" w:themeColor="text1"/>
                <w:sz w:val="16"/>
                <w:szCs w:val="16"/>
              </w:rPr>
              <w:t>805</w:t>
            </w:r>
          </w:p>
        </w:tc>
        <w:tc>
          <w:tcPr>
            <w:tcW w:w="720" w:type="dxa"/>
            <w:shd w:val="clear" w:color="auto" w:fill="E8E8E8"/>
            <w:tcMar>
              <w:left w:w="70" w:type="dxa"/>
              <w:right w:w="70" w:type="dxa"/>
            </w:tcMar>
            <w:vAlign w:val="bottom"/>
          </w:tcPr>
          <w:p w14:paraId="197DFECB" w14:textId="2DC0D177" w:rsidR="726A3959" w:rsidRDefault="726A3959" w:rsidP="726A3959">
            <w:pPr>
              <w:spacing w:after="0"/>
              <w:jc w:val="center"/>
            </w:pPr>
            <w:r w:rsidRPr="726A3959">
              <w:rPr>
                <w:rFonts w:ascii="Aptos Narrow" w:eastAsia="Aptos Narrow" w:hAnsi="Aptos Narrow" w:cs="Aptos Narrow"/>
                <w:color w:val="000000" w:themeColor="text1"/>
                <w:sz w:val="16"/>
                <w:szCs w:val="16"/>
              </w:rPr>
              <w:t>696</w:t>
            </w:r>
          </w:p>
        </w:tc>
        <w:tc>
          <w:tcPr>
            <w:tcW w:w="975" w:type="dxa"/>
            <w:shd w:val="clear" w:color="auto" w:fill="E8E8E8"/>
            <w:tcMar>
              <w:left w:w="70" w:type="dxa"/>
              <w:right w:w="70" w:type="dxa"/>
            </w:tcMar>
            <w:vAlign w:val="bottom"/>
          </w:tcPr>
          <w:p w14:paraId="602A4C0C" w14:textId="1E8FE16F" w:rsidR="726A3959" w:rsidRDefault="726A3959" w:rsidP="726A3959">
            <w:pPr>
              <w:spacing w:after="0"/>
              <w:jc w:val="center"/>
            </w:pPr>
            <w:r w:rsidRPr="726A3959">
              <w:rPr>
                <w:rFonts w:ascii="Aptos Narrow" w:eastAsia="Aptos Narrow" w:hAnsi="Aptos Narrow" w:cs="Aptos Narrow"/>
                <w:color w:val="000000" w:themeColor="text1"/>
                <w:sz w:val="16"/>
                <w:szCs w:val="16"/>
              </w:rPr>
              <w:t>1.144.286</w:t>
            </w:r>
          </w:p>
        </w:tc>
        <w:tc>
          <w:tcPr>
            <w:tcW w:w="975" w:type="dxa"/>
            <w:shd w:val="clear" w:color="auto" w:fill="E8E8E8"/>
            <w:tcMar>
              <w:left w:w="70" w:type="dxa"/>
              <w:right w:w="70" w:type="dxa"/>
            </w:tcMar>
            <w:vAlign w:val="bottom"/>
          </w:tcPr>
          <w:p w14:paraId="5E5DAB07" w14:textId="05B70965" w:rsidR="726A3959" w:rsidRDefault="726A3959" w:rsidP="726A3959">
            <w:pPr>
              <w:spacing w:after="0"/>
              <w:jc w:val="center"/>
            </w:pPr>
            <w:r w:rsidRPr="726A3959">
              <w:rPr>
                <w:rFonts w:ascii="Aptos Narrow" w:eastAsia="Aptos Narrow" w:hAnsi="Aptos Narrow" w:cs="Aptos Narrow"/>
                <w:color w:val="000000" w:themeColor="text1"/>
                <w:sz w:val="16"/>
                <w:szCs w:val="16"/>
              </w:rPr>
              <w:t>1.156.405</w:t>
            </w:r>
          </w:p>
        </w:tc>
        <w:tc>
          <w:tcPr>
            <w:tcW w:w="675" w:type="dxa"/>
            <w:shd w:val="clear" w:color="auto" w:fill="E8E8E8"/>
            <w:tcMar>
              <w:left w:w="70" w:type="dxa"/>
              <w:right w:w="70" w:type="dxa"/>
            </w:tcMar>
            <w:vAlign w:val="bottom"/>
          </w:tcPr>
          <w:p w14:paraId="5D722A28" w14:textId="5AA12C49" w:rsidR="726A3959" w:rsidRDefault="726A3959" w:rsidP="726A3959">
            <w:pPr>
              <w:spacing w:after="0"/>
              <w:jc w:val="center"/>
            </w:pPr>
            <w:r w:rsidRPr="726A3959">
              <w:rPr>
                <w:rFonts w:ascii="Aptos Narrow" w:eastAsia="Aptos Narrow" w:hAnsi="Aptos Narrow" w:cs="Aptos Narrow"/>
                <w:color w:val="000000" w:themeColor="text1"/>
                <w:sz w:val="16"/>
                <w:szCs w:val="16"/>
              </w:rPr>
              <w:t>70</w:t>
            </w:r>
          </w:p>
        </w:tc>
        <w:tc>
          <w:tcPr>
            <w:tcW w:w="675" w:type="dxa"/>
            <w:shd w:val="clear" w:color="auto" w:fill="E8E8E8"/>
            <w:tcMar>
              <w:left w:w="70" w:type="dxa"/>
              <w:right w:w="70" w:type="dxa"/>
            </w:tcMar>
            <w:vAlign w:val="bottom"/>
          </w:tcPr>
          <w:p w14:paraId="6CC481C4" w14:textId="118F3B43" w:rsidR="726A3959" w:rsidRDefault="726A3959" w:rsidP="726A3959">
            <w:pPr>
              <w:spacing w:after="0"/>
              <w:jc w:val="center"/>
            </w:pPr>
            <w:r w:rsidRPr="726A3959">
              <w:rPr>
                <w:rFonts w:ascii="Aptos Narrow" w:eastAsia="Aptos Narrow" w:hAnsi="Aptos Narrow" w:cs="Aptos Narrow"/>
                <w:color w:val="000000" w:themeColor="text1"/>
                <w:sz w:val="16"/>
                <w:szCs w:val="16"/>
              </w:rPr>
              <w:t>60</w:t>
            </w:r>
          </w:p>
        </w:tc>
      </w:tr>
      <w:tr w:rsidR="726A3959" w14:paraId="1AC2AC52" w14:textId="77777777" w:rsidTr="726A3959">
        <w:trPr>
          <w:trHeight w:val="300"/>
        </w:trPr>
        <w:tc>
          <w:tcPr>
            <w:tcW w:w="4110" w:type="dxa"/>
            <w:tcMar>
              <w:left w:w="70" w:type="dxa"/>
              <w:right w:w="70" w:type="dxa"/>
            </w:tcMar>
            <w:vAlign w:val="bottom"/>
          </w:tcPr>
          <w:p w14:paraId="46BCC0D8" w14:textId="08FB40FD" w:rsidR="726A3959" w:rsidRDefault="726A3959" w:rsidP="726A3959">
            <w:pPr>
              <w:spacing w:after="0"/>
            </w:pPr>
            <w:r w:rsidRPr="726A3959">
              <w:rPr>
                <w:rFonts w:ascii="Aptos Narrow" w:eastAsia="Aptos Narrow" w:hAnsi="Aptos Narrow" w:cs="Aptos Narrow"/>
                <w:color w:val="000000" w:themeColor="text1"/>
                <w:sz w:val="16"/>
                <w:szCs w:val="16"/>
              </w:rPr>
              <w:t>HUILA</w:t>
            </w:r>
          </w:p>
        </w:tc>
        <w:tc>
          <w:tcPr>
            <w:tcW w:w="720" w:type="dxa"/>
            <w:tcMar>
              <w:left w:w="70" w:type="dxa"/>
              <w:right w:w="70" w:type="dxa"/>
            </w:tcMar>
            <w:vAlign w:val="bottom"/>
          </w:tcPr>
          <w:p w14:paraId="51D2840A" w14:textId="419322C9" w:rsidR="726A3959" w:rsidRDefault="726A3959" w:rsidP="726A3959">
            <w:pPr>
              <w:spacing w:after="0"/>
              <w:jc w:val="center"/>
            </w:pPr>
            <w:r w:rsidRPr="726A3959">
              <w:rPr>
                <w:rFonts w:ascii="Aptos Narrow" w:eastAsia="Aptos Narrow" w:hAnsi="Aptos Narrow" w:cs="Aptos Narrow"/>
                <w:color w:val="000000" w:themeColor="text1"/>
                <w:sz w:val="16"/>
                <w:szCs w:val="16"/>
              </w:rPr>
              <w:t>749</w:t>
            </w:r>
          </w:p>
        </w:tc>
        <w:tc>
          <w:tcPr>
            <w:tcW w:w="720" w:type="dxa"/>
            <w:tcMar>
              <w:left w:w="70" w:type="dxa"/>
              <w:right w:w="70" w:type="dxa"/>
            </w:tcMar>
            <w:vAlign w:val="bottom"/>
          </w:tcPr>
          <w:p w14:paraId="57718309" w14:textId="38D6560B" w:rsidR="726A3959" w:rsidRDefault="726A3959" w:rsidP="726A3959">
            <w:pPr>
              <w:spacing w:after="0"/>
              <w:jc w:val="center"/>
            </w:pPr>
            <w:r w:rsidRPr="726A3959">
              <w:rPr>
                <w:rFonts w:ascii="Aptos Narrow" w:eastAsia="Aptos Narrow" w:hAnsi="Aptos Narrow" w:cs="Aptos Narrow"/>
                <w:color w:val="000000" w:themeColor="text1"/>
                <w:sz w:val="16"/>
                <w:szCs w:val="16"/>
              </w:rPr>
              <w:t>644</w:t>
            </w:r>
          </w:p>
        </w:tc>
        <w:tc>
          <w:tcPr>
            <w:tcW w:w="975" w:type="dxa"/>
            <w:tcMar>
              <w:left w:w="70" w:type="dxa"/>
              <w:right w:w="70" w:type="dxa"/>
            </w:tcMar>
            <w:vAlign w:val="bottom"/>
          </w:tcPr>
          <w:p w14:paraId="2AB8157A" w14:textId="03C1552E" w:rsidR="726A3959" w:rsidRDefault="726A3959" w:rsidP="726A3959">
            <w:pPr>
              <w:spacing w:after="0"/>
              <w:jc w:val="center"/>
            </w:pPr>
            <w:r w:rsidRPr="726A3959">
              <w:rPr>
                <w:rFonts w:ascii="Aptos Narrow" w:eastAsia="Aptos Narrow" w:hAnsi="Aptos Narrow" w:cs="Aptos Narrow"/>
                <w:color w:val="000000" w:themeColor="text1"/>
                <w:sz w:val="16"/>
                <w:szCs w:val="16"/>
              </w:rPr>
              <w:t>1.194.754</w:t>
            </w:r>
          </w:p>
        </w:tc>
        <w:tc>
          <w:tcPr>
            <w:tcW w:w="975" w:type="dxa"/>
            <w:tcMar>
              <w:left w:w="70" w:type="dxa"/>
              <w:right w:w="70" w:type="dxa"/>
            </w:tcMar>
            <w:vAlign w:val="bottom"/>
          </w:tcPr>
          <w:p w14:paraId="787742AF" w14:textId="2BFEFE4E" w:rsidR="726A3959" w:rsidRDefault="726A3959" w:rsidP="726A3959">
            <w:pPr>
              <w:spacing w:after="0"/>
              <w:jc w:val="center"/>
            </w:pPr>
            <w:r w:rsidRPr="726A3959">
              <w:rPr>
                <w:rFonts w:ascii="Aptos Narrow" w:eastAsia="Aptos Narrow" w:hAnsi="Aptos Narrow" w:cs="Aptos Narrow"/>
                <w:color w:val="000000" w:themeColor="text1"/>
                <w:sz w:val="16"/>
                <w:szCs w:val="16"/>
              </w:rPr>
              <w:t>1.208.728</w:t>
            </w:r>
          </w:p>
        </w:tc>
        <w:tc>
          <w:tcPr>
            <w:tcW w:w="675" w:type="dxa"/>
            <w:tcMar>
              <w:left w:w="70" w:type="dxa"/>
              <w:right w:w="70" w:type="dxa"/>
            </w:tcMar>
            <w:vAlign w:val="bottom"/>
          </w:tcPr>
          <w:p w14:paraId="4D2D47AB" w14:textId="0EC7AA74" w:rsidR="726A3959" w:rsidRDefault="726A3959" w:rsidP="726A3959">
            <w:pPr>
              <w:spacing w:after="0"/>
              <w:jc w:val="center"/>
            </w:pPr>
            <w:r w:rsidRPr="726A3959">
              <w:rPr>
                <w:rFonts w:ascii="Aptos Narrow" w:eastAsia="Aptos Narrow" w:hAnsi="Aptos Narrow" w:cs="Aptos Narrow"/>
                <w:color w:val="000000" w:themeColor="text1"/>
                <w:sz w:val="16"/>
                <w:szCs w:val="16"/>
              </w:rPr>
              <w:t>63</w:t>
            </w:r>
          </w:p>
        </w:tc>
        <w:tc>
          <w:tcPr>
            <w:tcW w:w="675" w:type="dxa"/>
            <w:tcMar>
              <w:left w:w="70" w:type="dxa"/>
              <w:right w:w="70" w:type="dxa"/>
            </w:tcMar>
            <w:vAlign w:val="bottom"/>
          </w:tcPr>
          <w:p w14:paraId="2AF230B5" w14:textId="4F47EF78" w:rsidR="726A3959" w:rsidRDefault="726A3959" w:rsidP="726A3959">
            <w:pPr>
              <w:spacing w:after="0"/>
              <w:jc w:val="center"/>
            </w:pPr>
            <w:r w:rsidRPr="726A3959">
              <w:rPr>
                <w:rFonts w:ascii="Aptos Narrow" w:eastAsia="Aptos Narrow" w:hAnsi="Aptos Narrow" w:cs="Aptos Narrow"/>
                <w:color w:val="000000" w:themeColor="text1"/>
                <w:sz w:val="16"/>
                <w:szCs w:val="16"/>
              </w:rPr>
              <w:t>53</w:t>
            </w:r>
          </w:p>
        </w:tc>
      </w:tr>
      <w:tr w:rsidR="726A3959" w14:paraId="20F60BF6" w14:textId="77777777" w:rsidTr="726A3959">
        <w:trPr>
          <w:trHeight w:val="300"/>
        </w:trPr>
        <w:tc>
          <w:tcPr>
            <w:tcW w:w="4110" w:type="dxa"/>
            <w:shd w:val="clear" w:color="auto" w:fill="E8E8E8"/>
            <w:tcMar>
              <w:left w:w="70" w:type="dxa"/>
              <w:right w:w="70" w:type="dxa"/>
            </w:tcMar>
            <w:vAlign w:val="bottom"/>
          </w:tcPr>
          <w:p w14:paraId="66BB98BF" w14:textId="5577D015" w:rsidR="726A3959" w:rsidRDefault="726A3959" w:rsidP="726A3959">
            <w:pPr>
              <w:spacing w:after="0"/>
            </w:pPr>
            <w:r w:rsidRPr="726A3959">
              <w:rPr>
                <w:rFonts w:ascii="Aptos Narrow" w:eastAsia="Aptos Narrow" w:hAnsi="Aptos Narrow" w:cs="Aptos Narrow"/>
                <w:color w:val="000000" w:themeColor="text1"/>
                <w:sz w:val="16"/>
                <w:szCs w:val="16"/>
              </w:rPr>
              <w:t>CESAR</w:t>
            </w:r>
          </w:p>
        </w:tc>
        <w:tc>
          <w:tcPr>
            <w:tcW w:w="720" w:type="dxa"/>
            <w:shd w:val="clear" w:color="auto" w:fill="E8E8E8"/>
            <w:tcMar>
              <w:left w:w="70" w:type="dxa"/>
              <w:right w:w="70" w:type="dxa"/>
            </w:tcMar>
            <w:vAlign w:val="bottom"/>
          </w:tcPr>
          <w:p w14:paraId="6B2E2451" w14:textId="7AF03E6B" w:rsidR="726A3959" w:rsidRDefault="726A3959" w:rsidP="726A3959">
            <w:pPr>
              <w:spacing w:after="0"/>
              <w:jc w:val="center"/>
            </w:pPr>
            <w:r w:rsidRPr="726A3959">
              <w:rPr>
                <w:rFonts w:ascii="Aptos Narrow" w:eastAsia="Aptos Narrow" w:hAnsi="Aptos Narrow" w:cs="Aptos Narrow"/>
                <w:color w:val="000000" w:themeColor="text1"/>
                <w:sz w:val="16"/>
                <w:szCs w:val="16"/>
              </w:rPr>
              <w:t>605</w:t>
            </w:r>
          </w:p>
        </w:tc>
        <w:tc>
          <w:tcPr>
            <w:tcW w:w="720" w:type="dxa"/>
            <w:shd w:val="clear" w:color="auto" w:fill="E8E8E8"/>
            <w:tcMar>
              <w:left w:w="70" w:type="dxa"/>
              <w:right w:w="70" w:type="dxa"/>
            </w:tcMar>
            <w:vAlign w:val="bottom"/>
          </w:tcPr>
          <w:p w14:paraId="496B8B1C" w14:textId="74F1D386" w:rsidR="726A3959" w:rsidRDefault="726A3959" w:rsidP="726A3959">
            <w:pPr>
              <w:spacing w:after="0"/>
              <w:jc w:val="center"/>
            </w:pPr>
            <w:r w:rsidRPr="726A3959">
              <w:rPr>
                <w:rFonts w:ascii="Aptos Narrow" w:eastAsia="Aptos Narrow" w:hAnsi="Aptos Narrow" w:cs="Aptos Narrow"/>
                <w:color w:val="000000" w:themeColor="text1"/>
                <w:sz w:val="16"/>
                <w:szCs w:val="16"/>
              </w:rPr>
              <w:t>535</w:t>
            </w:r>
          </w:p>
        </w:tc>
        <w:tc>
          <w:tcPr>
            <w:tcW w:w="975" w:type="dxa"/>
            <w:shd w:val="clear" w:color="auto" w:fill="E8E8E8"/>
            <w:tcMar>
              <w:left w:w="70" w:type="dxa"/>
              <w:right w:w="70" w:type="dxa"/>
            </w:tcMar>
            <w:vAlign w:val="bottom"/>
          </w:tcPr>
          <w:p w14:paraId="0B40F644" w14:textId="465DAB3B" w:rsidR="726A3959" w:rsidRDefault="726A3959" w:rsidP="726A3959">
            <w:pPr>
              <w:spacing w:after="0"/>
              <w:jc w:val="center"/>
            </w:pPr>
            <w:r w:rsidRPr="726A3959">
              <w:rPr>
                <w:rFonts w:ascii="Aptos Narrow" w:eastAsia="Aptos Narrow" w:hAnsi="Aptos Narrow" w:cs="Aptos Narrow"/>
                <w:color w:val="000000" w:themeColor="text1"/>
                <w:sz w:val="16"/>
                <w:szCs w:val="16"/>
              </w:rPr>
              <w:t>1.440.484</w:t>
            </w:r>
          </w:p>
        </w:tc>
        <w:tc>
          <w:tcPr>
            <w:tcW w:w="975" w:type="dxa"/>
            <w:shd w:val="clear" w:color="auto" w:fill="E8E8E8"/>
            <w:tcMar>
              <w:left w:w="70" w:type="dxa"/>
              <w:right w:w="70" w:type="dxa"/>
            </w:tcMar>
            <w:vAlign w:val="bottom"/>
          </w:tcPr>
          <w:p w14:paraId="6281C989" w14:textId="0EEE2802" w:rsidR="726A3959" w:rsidRDefault="726A3959" w:rsidP="726A3959">
            <w:pPr>
              <w:spacing w:after="0"/>
              <w:jc w:val="center"/>
            </w:pPr>
            <w:r w:rsidRPr="726A3959">
              <w:rPr>
                <w:rFonts w:ascii="Aptos Narrow" w:eastAsia="Aptos Narrow" w:hAnsi="Aptos Narrow" w:cs="Aptos Narrow"/>
                <w:color w:val="000000" w:themeColor="text1"/>
                <w:sz w:val="16"/>
                <w:szCs w:val="16"/>
              </w:rPr>
              <w:t>1.469.159</w:t>
            </w:r>
          </w:p>
        </w:tc>
        <w:tc>
          <w:tcPr>
            <w:tcW w:w="675" w:type="dxa"/>
            <w:shd w:val="clear" w:color="auto" w:fill="E8E8E8"/>
            <w:tcMar>
              <w:left w:w="70" w:type="dxa"/>
              <w:right w:w="70" w:type="dxa"/>
            </w:tcMar>
            <w:vAlign w:val="bottom"/>
          </w:tcPr>
          <w:p w14:paraId="05F9353B" w14:textId="6AA33DD0" w:rsidR="726A3959" w:rsidRDefault="726A3959" w:rsidP="726A3959">
            <w:pPr>
              <w:spacing w:after="0"/>
              <w:jc w:val="center"/>
            </w:pPr>
            <w:r w:rsidRPr="726A3959">
              <w:rPr>
                <w:rFonts w:ascii="Aptos Narrow" w:eastAsia="Aptos Narrow" w:hAnsi="Aptos Narrow" w:cs="Aptos Narrow"/>
                <w:color w:val="000000" w:themeColor="text1"/>
                <w:sz w:val="16"/>
                <w:szCs w:val="16"/>
              </w:rPr>
              <w:t>42</w:t>
            </w:r>
          </w:p>
        </w:tc>
        <w:tc>
          <w:tcPr>
            <w:tcW w:w="675" w:type="dxa"/>
            <w:shd w:val="clear" w:color="auto" w:fill="E8E8E8"/>
            <w:tcMar>
              <w:left w:w="70" w:type="dxa"/>
              <w:right w:w="70" w:type="dxa"/>
            </w:tcMar>
            <w:vAlign w:val="bottom"/>
          </w:tcPr>
          <w:p w14:paraId="69F4D95E" w14:textId="32ECD018" w:rsidR="726A3959" w:rsidRDefault="726A3959" w:rsidP="726A3959">
            <w:pPr>
              <w:spacing w:after="0"/>
              <w:jc w:val="center"/>
            </w:pPr>
            <w:r w:rsidRPr="726A3959">
              <w:rPr>
                <w:rFonts w:ascii="Aptos Narrow" w:eastAsia="Aptos Narrow" w:hAnsi="Aptos Narrow" w:cs="Aptos Narrow"/>
                <w:color w:val="000000" w:themeColor="text1"/>
                <w:sz w:val="16"/>
                <w:szCs w:val="16"/>
              </w:rPr>
              <w:t>36</w:t>
            </w:r>
          </w:p>
        </w:tc>
      </w:tr>
      <w:tr w:rsidR="726A3959" w14:paraId="5F64352A" w14:textId="77777777" w:rsidTr="726A3959">
        <w:trPr>
          <w:trHeight w:val="300"/>
        </w:trPr>
        <w:tc>
          <w:tcPr>
            <w:tcW w:w="4110" w:type="dxa"/>
            <w:tcMar>
              <w:left w:w="70" w:type="dxa"/>
              <w:right w:w="70" w:type="dxa"/>
            </w:tcMar>
            <w:vAlign w:val="bottom"/>
          </w:tcPr>
          <w:p w14:paraId="049E4F9F" w14:textId="4311C5AA" w:rsidR="726A3959" w:rsidRDefault="726A3959" w:rsidP="726A3959">
            <w:pPr>
              <w:spacing w:after="0"/>
            </w:pPr>
            <w:r w:rsidRPr="726A3959">
              <w:rPr>
                <w:rFonts w:ascii="Aptos Narrow" w:eastAsia="Aptos Narrow" w:hAnsi="Aptos Narrow" w:cs="Aptos Narrow"/>
                <w:color w:val="000000" w:themeColor="text1"/>
                <w:sz w:val="16"/>
                <w:szCs w:val="16"/>
              </w:rPr>
              <w:t>CORDOBA</w:t>
            </w:r>
          </w:p>
        </w:tc>
        <w:tc>
          <w:tcPr>
            <w:tcW w:w="720" w:type="dxa"/>
            <w:tcMar>
              <w:left w:w="70" w:type="dxa"/>
              <w:right w:w="70" w:type="dxa"/>
            </w:tcMar>
            <w:vAlign w:val="bottom"/>
          </w:tcPr>
          <w:p w14:paraId="73117131" w14:textId="17562CE4" w:rsidR="726A3959" w:rsidRDefault="726A3959" w:rsidP="726A3959">
            <w:pPr>
              <w:spacing w:after="0"/>
              <w:jc w:val="center"/>
            </w:pPr>
            <w:r w:rsidRPr="726A3959">
              <w:rPr>
                <w:rFonts w:ascii="Aptos Narrow" w:eastAsia="Aptos Narrow" w:hAnsi="Aptos Narrow" w:cs="Aptos Narrow"/>
                <w:color w:val="000000" w:themeColor="text1"/>
                <w:sz w:val="16"/>
                <w:szCs w:val="16"/>
              </w:rPr>
              <w:t>638</w:t>
            </w:r>
          </w:p>
        </w:tc>
        <w:tc>
          <w:tcPr>
            <w:tcW w:w="720" w:type="dxa"/>
            <w:tcMar>
              <w:left w:w="70" w:type="dxa"/>
              <w:right w:w="70" w:type="dxa"/>
            </w:tcMar>
            <w:vAlign w:val="bottom"/>
          </w:tcPr>
          <w:p w14:paraId="64FEFF4C" w14:textId="586D4061" w:rsidR="726A3959" w:rsidRDefault="726A3959" w:rsidP="726A3959">
            <w:pPr>
              <w:spacing w:after="0"/>
              <w:jc w:val="center"/>
            </w:pPr>
            <w:r w:rsidRPr="726A3959">
              <w:rPr>
                <w:rFonts w:ascii="Aptos Narrow" w:eastAsia="Aptos Narrow" w:hAnsi="Aptos Narrow" w:cs="Aptos Narrow"/>
                <w:color w:val="000000" w:themeColor="text1"/>
                <w:sz w:val="16"/>
                <w:szCs w:val="16"/>
              </w:rPr>
              <w:t>488</w:t>
            </w:r>
          </w:p>
        </w:tc>
        <w:tc>
          <w:tcPr>
            <w:tcW w:w="975" w:type="dxa"/>
            <w:tcMar>
              <w:left w:w="70" w:type="dxa"/>
              <w:right w:w="70" w:type="dxa"/>
            </w:tcMar>
            <w:vAlign w:val="bottom"/>
          </w:tcPr>
          <w:p w14:paraId="0AF02132" w14:textId="3B6FBDEE" w:rsidR="726A3959" w:rsidRDefault="726A3959" w:rsidP="726A3959">
            <w:pPr>
              <w:spacing w:after="0"/>
              <w:jc w:val="center"/>
            </w:pPr>
            <w:r w:rsidRPr="726A3959">
              <w:rPr>
                <w:rFonts w:ascii="Aptos Narrow" w:eastAsia="Aptos Narrow" w:hAnsi="Aptos Narrow" w:cs="Aptos Narrow"/>
                <w:color w:val="000000" w:themeColor="text1"/>
                <w:sz w:val="16"/>
                <w:szCs w:val="16"/>
              </w:rPr>
              <w:t>1.969.108</w:t>
            </w:r>
          </w:p>
        </w:tc>
        <w:tc>
          <w:tcPr>
            <w:tcW w:w="975" w:type="dxa"/>
            <w:tcMar>
              <w:left w:w="70" w:type="dxa"/>
              <w:right w:w="70" w:type="dxa"/>
            </w:tcMar>
            <w:vAlign w:val="bottom"/>
          </w:tcPr>
          <w:p w14:paraId="213F8EC0" w14:textId="1754928E" w:rsidR="726A3959" w:rsidRDefault="726A3959" w:rsidP="726A3959">
            <w:pPr>
              <w:spacing w:after="0"/>
              <w:jc w:val="center"/>
            </w:pPr>
            <w:r w:rsidRPr="726A3959">
              <w:rPr>
                <w:rFonts w:ascii="Aptos Narrow" w:eastAsia="Aptos Narrow" w:hAnsi="Aptos Narrow" w:cs="Aptos Narrow"/>
                <w:color w:val="000000" w:themeColor="text1"/>
                <w:sz w:val="16"/>
                <w:szCs w:val="16"/>
              </w:rPr>
              <w:t>1.992.907</w:t>
            </w:r>
          </w:p>
        </w:tc>
        <w:tc>
          <w:tcPr>
            <w:tcW w:w="675" w:type="dxa"/>
            <w:tcMar>
              <w:left w:w="70" w:type="dxa"/>
              <w:right w:w="70" w:type="dxa"/>
            </w:tcMar>
            <w:vAlign w:val="bottom"/>
          </w:tcPr>
          <w:p w14:paraId="699E84F9" w14:textId="70633F02" w:rsidR="726A3959" w:rsidRDefault="726A3959" w:rsidP="726A3959">
            <w:pPr>
              <w:spacing w:after="0"/>
              <w:jc w:val="center"/>
            </w:pPr>
            <w:r w:rsidRPr="726A3959">
              <w:rPr>
                <w:rFonts w:ascii="Aptos Narrow" w:eastAsia="Aptos Narrow" w:hAnsi="Aptos Narrow" w:cs="Aptos Narrow"/>
                <w:color w:val="000000" w:themeColor="text1"/>
                <w:sz w:val="16"/>
                <w:szCs w:val="16"/>
              </w:rPr>
              <w:t>32</w:t>
            </w:r>
          </w:p>
        </w:tc>
        <w:tc>
          <w:tcPr>
            <w:tcW w:w="675" w:type="dxa"/>
            <w:tcMar>
              <w:left w:w="70" w:type="dxa"/>
              <w:right w:w="70" w:type="dxa"/>
            </w:tcMar>
            <w:vAlign w:val="bottom"/>
          </w:tcPr>
          <w:p w14:paraId="39536178" w14:textId="7BD563BF" w:rsidR="726A3959" w:rsidRDefault="726A3959" w:rsidP="726A3959">
            <w:pPr>
              <w:spacing w:after="0"/>
              <w:jc w:val="center"/>
            </w:pPr>
            <w:r w:rsidRPr="726A3959">
              <w:rPr>
                <w:rFonts w:ascii="Aptos Narrow" w:eastAsia="Aptos Narrow" w:hAnsi="Aptos Narrow" w:cs="Aptos Narrow"/>
                <w:color w:val="000000" w:themeColor="text1"/>
                <w:sz w:val="16"/>
                <w:szCs w:val="16"/>
              </w:rPr>
              <w:t>24</w:t>
            </w:r>
          </w:p>
        </w:tc>
      </w:tr>
      <w:tr w:rsidR="726A3959" w14:paraId="488B863F" w14:textId="77777777" w:rsidTr="726A3959">
        <w:trPr>
          <w:trHeight w:val="300"/>
        </w:trPr>
        <w:tc>
          <w:tcPr>
            <w:tcW w:w="4110" w:type="dxa"/>
            <w:shd w:val="clear" w:color="auto" w:fill="E8E8E8"/>
            <w:tcMar>
              <w:left w:w="70" w:type="dxa"/>
              <w:right w:w="70" w:type="dxa"/>
            </w:tcMar>
            <w:vAlign w:val="bottom"/>
          </w:tcPr>
          <w:p w14:paraId="7F629CB5" w14:textId="75EB308A" w:rsidR="726A3959" w:rsidRDefault="726A3959" w:rsidP="726A3959">
            <w:pPr>
              <w:spacing w:after="0"/>
            </w:pPr>
            <w:r w:rsidRPr="726A3959">
              <w:rPr>
                <w:rFonts w:ascii="Aptos Narrow" w:eastAsia="Aptos Narrow" w:hAnsi="Aptos Narrow" w:cs="Aptos Narrow"/>
                <w:color w:val="000000" w:themeColor="text1"/>
                <w:sz w:val="16"/>
                <w:szCs w:val="16"/>
              </w:rPr>
              <w:t>QUINDIO</w:t>
            </w:r>
          </w:p>
        </w:tc>
        <w:tc>
          <w:tcPr>
            <w:tcW w:w="720" w:type="dxa"/>
            <w:shd w:val="clear" w:color="auto" w:fill="E8E8E8"/>
            <w:tcMar>
              <w:left w:w="70" w:type="dxa"/>
              <w:right w:w="70" w:type="dxa"/>
            </w:tcMar>
            <w:vAlign w:val="bottom"/>
          </w:tcPr>
          <w:p w14:paraId="48AD2B3F" w14:textId="69EAD668" w:rsidR="726A3959" w:rsidRDefault="726A3959" w:rsidP="726A3959">
            <w:pPr>
              <w:spacing w:after="0"/>
              <w:jc w:val="center"/>
            </w:pPr>
            <w:r w:rsidRPr="726A3959">
              <w:rPr>
                <w:rFonts w:ascii="Aptos Narrow" w:eastAsia="Aptos Narrow" w:hAnsi="Aptos Narrow" w:cs="Aptos Narrow"/>
                <w:color w:val="000000" w:themeColor="text1"/>
                <w:sz w:val="16"/>
                <w:szCs w:val="16"/>
              </w:rPr>
              <w:t>510</w:t>
            </w:r>
          </w:p>
        </w:tc>
        <w:tc>
          <w:tcPr>
            <w:tcW w:w="720" w:type="dxa"/>
            <w:shd w:val="clear" w:color="auto" w:fill="E8E8E8"/>
            <w:tcMar>
              <w:left w:w="70" w:type="dxa"/>
              <w:right w:w="70" w:type="dxa"/>
            </w:tcMar>
            <w:vAlign w:val="bottom"/>
          </w:tcPr>
          <w:p w14:paraId="11432432" w14:textId="21118730" w:rsidR="726A3959" w:rsidRDefault="726A3959" w:rsidP="726A3959">
            <w:pPr>
              <w:spacing w:after="0"/>
              <w:jc w:val="center"/>
            </w:pPr>
            <w:r w:rsidRPr="726A3959">
              <w:rPr>
                <w:rFonts w:ascii="Aptos Narrow" w:eastAsia="Aptos Narrow" w:hAnsi="Aptos Narrow" w:cs="Aptos Narrow"/>
                <w:color w:val="000000" w:themeColor="text1"/>
                <w:sz w:val="16"/>
                <w:szCs w:val="16"/>
              </w:rPr>
              <w:t>580</w:t>
            </w:r>
          </w:p>
        </w:tc>
        <w:tc>
          <w:tcPr>
            <w:tcW w:w="975" w:type="dxa"/>
            <w:shd w:val="clear" w:color="auto" w:fill="E8E8E8"/>
            <w:tcMar>
              <w:left w:w="70" w:type="dxa"/>
              <w:right w:w="70" w:type="dxa"/>
            </w:tcMar>
            <w:vAlign w:val="bottom"/>
          </w:tcPr>
          <w:p w14:paraId="5B140EE8" w14:textId="1A083D53" w:rsidR="726A3959" w:rsidRDefault="726A3959" w:rsidP="726A3959">
            <w:pPr>
              <w:spacing w:after="0"/>
              <w:jc w:val="center"/>
            </w:pPr>
            <w:r w:rsidRPr="726A3959">
              <w:rPr>
                <w:rFonts w:ascii="Aptos Narrow" w:eastAsia="Aptos Narrow" w:hAnsi="Aptos Narrow" w:cs="Aptos Narrow"/>
                <w:color w:val="000000" w:themeColor="text1"/>
                <w:sz w:val="16"/>
                <w:szCs w:val="16"/>
              </w:rPr>
              <w:t>556.880</w:t>
            </w:r>
          </w:p>
        </w:tc>
        <w:tc>
          <w:tcPr>
            <w:tcW w:w="975" w:type="dxa"/>
            <w:shd w:val="clear" w:color="auto" w:fill="E8E8E8"/>
            <w:tcMar>
              <w:left w:w="70" w:type="dxa"/>
              <w:right w:w="70" w:type="dxa"/>
            </w:tcMar>
            <w:vAlign w:val="bottom"/>
          </w:tcPr>
          <w:p w14:paraId="65A3BDE4" w14:textId="651816C0" w:rsidR="726A3959" w:rsidRDefault="726A3959" w:rsidP="726A3959">
            <w:pPr>
              <w:spacing w:after="0"/>
              <w:jc w:val="center"/>
            </w:pPr>
            <w:r w:rsidRPr="726A3959">
              <w:rPr>
                <w:rFonts w:ascii="Aptos Narrow" w:eastAsia="Aptos Narrow" w:hAnsi="Aptos Narrow" w:cs="Aptos Narrow"/>
                <w:color w:val="000000" w:themeColor="text1"/>
                <w:sz w:val="16"/>
                <w:szCs w:val="16"/>
              </w:rPr>
              <w:t>557.884</w:t>
            </w:r>
          </w:p>
        </w:tc>
        <w:tc>
          <w:tcPr>
            <w:tcW w:w="675" w:type="dxa"/>
            <w:shd w:val="clear" w:color="auto" w:fill="E8E8E8"/>
            <w:tcMar>
              <w:left w:w="70" w:type="dxa"/>
              <w:right w:w="70" w:type="dxa"/>
            </w:tcMar>
            <w:vAlign w:val="bottom"/>
          </w:tcPr>
          <w:p w14:paraId="1C8122C7" w14:textId="0A3CA243" w:rsidR="726A3959" w:rsidRDefault="726A3959" w:rsidP="726A3959">
            <w:pPr>
              <w:spacing w:after="0"/>
              <w:jc w:val="center"/>
            </w:pPr>
            <w:r w:rsidRPr="726A3959">
              <w:rPr>
                <w:rFonts w:ascii="Aptos Narrow" w:eastAsia="Aptos Narrow" w:hAnsi="Aptos Narrow" w:cs="Aptos Narrow"/>
                <w:color w:val="000000" w:themeColor="text1"/>
                <w:sz w:val="16"/>
                <w:szCs w:val="16"/>
              </w:rPr>
              <w:t>92</w:t>
            </w:r>
          </w:p>
        </w:tc>
        <w:tc>
          <w:tcPr>
            <w:tcW w:w="675" w:type="dxa"/>
            <w:shd w:val="clear" w:color="auto" w:fill="E8E8E8"/>
            <w:tcMar>
              <w:left w:w="70" w:type="dxa"/>
              <w:right w:w="70" w:type="dxa"/>
            </w:tcMar>
            <w:vAlign w:val="bottom"/>
          </w:tcPr>
          <w:p w14:paraId="27CD8C1B" w14:textId="38215518" w:rsidR="726A3959" w:rsidRDefault="726A3959" w:rsidP="726A3959">
            <w:pPr>
              <w:spacing w:after="0"/>
              <w:jc w:val="center"/>
            </w:pPr>
            <w:r w:rsidRPr="726A3959">
              <w:rPr>
                <w:rFonts w:ascii="Aptos Narrow" w:eastAsia="Aptos Narrow" w:hAnsi="Aptos Narrow" w:cs="Aptos Narrow"/>
                <w:color w:val="000000" w:themeColor="text1"/>
                <w:sz w:val="16"/>
                <w:szCs w:val="16"/>
              </w:rPr>
              <w:t>104</w:t>
            </w:r>
          </w:p>
        </w:tc>
      </w:tr>
      <w:tr w:rsidR="726A3959" w14:paraId="5620F354" w14:textId="77777777" w:rsidTr="726A3959">
        <w:trPr>
          <w:trHeight w:val="300"/>
        </w:trPr>
        <w:tc>
          <w:tcPr>
            <w:tcW w:w="4110" w:type="dxa"/>
            <w:tcMar>
              <w:left w:w="70" w:type="dxa"/>
              <w:right w:w="70" w:type="dxa"/>
            </w:tcMar>
            <w:vAlign w:val="bottom"/>
          </w:tcPr>
          <w:p w14:paraId="3D4BC4B4" w14:textId="746C3A83" w:rsidR="726A3959" w:rsidRDefault="726A3959" w:rsidP="726A3959">
            <w:pPr>
              <w:spacing w:after="0"/>
            </w:pPr>
            <w:r w:rsidRPr="726A3959">
              <w:rPr>
                <w:rFonts w:ascii="Aptos Narrow" w:eastAsia="Aptos Narrow" w:hAnsi="Aptos Narrow" w:cs="Aptos Narrow"/>
                <w:color w:val="000000" w:themeColor="text1"/>
                <w:sz w:val="16"/>
                <w:szCs w:val="16"/>
              </w:rPr>
              <w:t>CASANARE</w:t>
            </w:r>
          </w:p>
        </w:tc>
        <w:tc>
          <w:tcPr>
            <w:tcW w:w="720" w:type="dxa"/>
            <w:tcMar>
              <w:left w:w="70" w:type="dxa"/>
              <w:right w:w="70" w:type="dxa"/>
            </w:tcMar>
            <w:vAlign w:val="bottom"/>
          </w:tcPr>
          <w:p w14:paraId="7CE5356F" w14:textId="7FDCE069" w:rsidR="726A3959" w:rsidRDefault="726A3959" w:rsidP="726A3959">
            <w:pPr>
              <w:spacing w:after="0"/>
              <w:jc w:val="center"/>
            </w:pPr>
            <w:r w:rsidRPr="726A3959">
              <w:rPr>
                <w:rFonts w:ascii="Aptos Narrow" w:eastAsia="Aptos Narrow" w:hAnsi="Aptos Narrow" w:cs="Aptos Narrow"/>
                <w:color w:val="000000" w:themeColor="text1"/>
                <w:sz w:val="16"/>
                <w:szCs w:val="16"/>
              </w:rPr>
              <w:t>489</w:t>
            </w:r>
          </w:p>
        </w:tc>
        <w:tc>
          <w:tcPr>
            <w:tcW w:w="720" w:type="dxa"/>
            <w:tcMar>
              <w:left w:w="70" w:type="dxa"/>
              <w:right w:w="70" w:type="dxa"/>
            </w:tcMar>
            <w:vAlign w:val="bottom"/>
          </w:tcPr>
          <w:p w14:paraId="059FD44F" w14:textId="09A837E8" w:rsidR="726A3959" w:rsidRDefault="726A3959" w:rsidP="726A3959">
            <w:pPr>
              <w:spacing w:after="0"/>
              <w:jc w:val="center"/>
            </w:pPr>
            <w:r w:rsidRPr="726A3959">
              <w:rPr>
                <w:rFonts w:ascii="Aptos Narrow" w:eastAsia="Aptos Narrow" w:hAnsi="Aptos Narrow" w:cs="Aptos Narrow"/>
                <w:color w:val="000000" w:themeColor="text1"/>
                <w:sz w:val="16"/>
                <w:szCs w:val="16"/>
              </w:rPr>
              <w:t>534</w:t>
            </w:r>
          </w:p>
        </w:tc>
        <w:tc>
          <w:tcPr>
            <w:tcW w:w="975" w:type="dxa"/>
            <w:tcMar>
              <w:left w:w="70" w:type="dxa"/>
              <w:right w:w="70" w:type="dxa"/>
            </w:tcMar>
            <w:vAlign w:val="bottom"/>
          </w:tcPr>
          <w:p w14:paraId="566E4488" w14:textId="2DB401AC" w:rsidR="726A3959" w:rsidRDefault="726A3959" w:rsidP="726A3959">
            <w:pPr>
              <w:spacing w:after="0"/>
              <w:jc w:val="center"/>
            </w:pPr>
            <w:r w:rsidRPr="726A3959">
              <w:rPr>
                <w:rFonts w:ascii="Aptos Narrow" w:eastAsia="Aptos Narrow" w:hAnsi="Aptos Narrow" w:cs="Aptos Narrow"/>
                <w:color w:val="000000" w:themeColor="text1"/>
                <w:sz w:val="16"/>
                <w:szCs w:val="16"/>
              </w:rPr>
              <w:t>467.565</w:t>
            </w:r>
          </w:p>
        </w:tc>
        <w:tc>
          <w:tcPr>
            <w:tcW w:w="975" w:type="dxa"/>
            <w:tcMar>
              <w:left w:w="70" w:type="dxa"/>
              <w:right w:w="70" w:type="dxa"/>
            </w:tcMar>
            <w:vAlign w:val="bottom"/>
          </w:tcPr>
          <w:p w14:paraId="48AC6F94" w14:textId="3BF7C965" w:rsidR="726A3959" w:rsidRDefault="726A3959" w:rsidP="726A3959">
            <w:pPr>
              <w:spacing w:after="0"/>
              <w:jc w:val="center"/>
            </w:pPr>
            <w:r w:rsidRPr="726A3959">
              <w:rPr>
                <w:rFonts w:ascii="Aptos Narrow" w:eastAsia="Aptos Narrow" w:hAnsi="Aptos Narrow" w:cs="Aptos Narrow"/>
                <w:color w:val="000000" w:themeColor="text1"/>
                <w:sz w:val="16"/>
                <w:szCs w:val="16"/>
              </w:rPr>
              <w:t>473.165</w:t>
            </w:r>
          </w:p>
        </w:tc>
        <w:tc>
          <w:tcPr>
            <w:tcW w:w="675" w:type="dxa"/>
            <w:tcMar>
              <w:left w:w="70" w:type="dxa"/>
              <w:right w:w="70" w:type="dxa"/>
            </w:tcMar>
            <w:vAlign w:val="bottom"/>
          </w:tcPr>
          <w:p w14:paraId="5A1903D1" w14:textId="56658444" w:rsidR="726A3959" w:rsidRDefault="726A3959" w:rsidP="726A3959">
            <w:pPr>
              <w:spacing w:after="0"/>
              <w:jc w:val="center"/>
            </w:pPr>
            <w:r w:rsidRPr="726A3959">
              <w:rPr>
                <w:rFonts w:ascii="Aptos Narrow" w:eastAsia="Aptos Narrow" w:hAnsi="Aptos Narrow" w:cs="Aptos Narrow"/>
                <w:color w:val="000000" w:themeColor="text1"/>
                <w:sz w:val="16"/>
                <w:szCs w:val="16"/>
              </w:rPr>
              <w:t>105</w:t>
            </w:r>
          </w:p>
        </w:tc>
        <w:tc>
          <w:tcPr>
            <w:tcW w:w="675" w:type="dxa"/>
            <w:tcMar>
              <w:left w:w="70" w:type="dxa"/>
              <w:right w:w="70" w:type="dxa"/>
            </w:tcMar>
            <w:vAlign w:val="bottom"/>
          </w:tcPr>
          <w:p w14:paraId="43B4ABDD" w14:textId="2FC34ACB" w:rsidR="726A3959" w:rsidRDefault="726A3959" w:rsidP="726A3959">
            <w:pPr>
              <w:spacing w:after="0"/>
              <w:jc w:val="center"/>
            </w:pPr>
            <w:r w:rsidRPr="726A3959">
              <w:rPr>
                <w:rFonts w:ascii="Aptos Narrow" w:eastAsia="Aptos Narrow" w:hAnsi="Aptos Narrow" w:cs="Aptos Narrow"/>
                <w:color w:val="000000" w:themeColor="text1"/>
                <w:sz w:val="16"/>
                <w:szCs w:val="16"/>
              </w:rPr>
              <w:t>113</w:t>
            </w:r>
          </w:p>
        </w:tc>
      </w:tr>
      <w:tr w:rsidR="726A3959" w14:paraId="2D6D7524" w14:textId="77777777" w:rsidTr="726A3959">
        <w:trPr>
          <w:trHeight w:val="300"/>
        </w:trPr>
        <w:tc>
          <w:tcPr>
            <w:tcW w:w="4110" w:type="dxa"/>
            <w:shd w:val="clear" w:color="auto" w:fill="E8E8E8"/>
            <w:tcMar>
              <w:left w:w="70" w:type="dxa"/>
              <w:right w:w="70" w:type="dxa"/>
            </w:tcMar>
            <w:vAlign w:val="bottom"/>
          </w:tcPr>
          <w:p w14:paraId="4CABA947" w14:textId="5193594F" w:rsidR="726A3959" w:rsidRDefault="726A3959" w:rsidP="726A3959">
            <w:pPr>
              <w:spacing w:after="0"/>
            </w:pPr>
            <w:r w:rsidRPr="726A3959">
              <w:rPr>
                <w:rFonts w:ascii="Aptos Narrow" w:eastAsia="Aptos Narrow" w:hAnsi="Aptos Narrow" w:cs="Aptos Narrow"/>
                <w:color w:val="000000" w:themeColor="text1"/>
                <w:sz w:val="16"/>
                <w:szCs w:val="16"/>
              </w:rPr>
              <w:t>CAUCA</w:t>
            </w:r>
          </w:p>
        </w:tc>
        <w:tc>
          <w:tcPr>
            <w:tcW w:w="720" w:type="dxa"/>
            <w:shd w:val="clear" w:color="auto" w:fill="E8E8E8"/>
            <w:tcMar>
              <w:left w:w="70" w:type="dxa"/>
              <w:right w:w="70" w:type="dxa"/>
            </w:tcMar>
            <w:vAlign w:val="bottom"/>
          </w:tcPr>
          <w:p w14:paraId="181A2FB9" w14:textId="6C879590" w:rsidR="726A3959" w:rsidRDefault="726A3959" w:rsidP="726A3959">
            <w:pPr>
              <w:spacing w:after="0"/>
              <w:jc w:val="center"/>
            </w:pPr>
            <w:r w:rsidRPr="726A3959">
              <w:rPr>
                <w:rFonts w:ascii="Aptos Narrow" w:eastAsia="Aptos Narrow" w:hAnsi="Aptos Narrow" w:cs="Aptos Narrow"/>
                <w:color w:val="000000" w:themeColor="text1"/>
                <w:sz w:val="16"/>
                <w:szCs w:val="16"/>
              </w:rPr>
              <w:t>513</w:t>
            </w:r>
          </w:p>
        </w:tc>
        <w:tc>
          <w:tcPr>
            <w:tcW w:w="720" w:type="dxa"/>
            <w:shd w:val="clear" w:color="auto" w:fill="E8E8E8"/>
            <w:tcMar>
              <w:left w:w="70" w:type="dxa"/>
              <w:right w:w="70" w:type="dxa"/>
            </w:tcMar>
            <w:vAlign w:val="bottom"/>
          </w:tcPr>
          <w:p w14:paraId="1B71ECA6" w14:textId="6DF2FF70" w:rsidR="726A3959" w:rsidRDefault="726A3959" w:rsidP="726A3959">
            <w:pPr>
              <w:spacing w:after="0"/>
              <w:jc w:val="center"/>
            </w:pPr>
            <w:r w:rsidRPr="726A3959">
              <w:rPr>
                <w:rFonts w:ascii="Aptos Narrow" w:eastAsia="Aptos Narrow" w:hAnsi="Aptos Narrow" w:cs="Aptos Narrow"/>
                <w:color w:val="000000" w:themeColor="text1"/>
                <w:sz w:val="16"/>
                <w:szCs w:val="16"/>
              </w:rPr>
              <w:t>469</w:t>
            </w:r>
          </w:p>
        </w:tc>
        <w:tc>
          <w:tcPr>
            <w:tcW w:w="975" w:type="dxa"/>
            <w:shd w:val="clear" w:color="auto" w:fill="E8E8E8"/>
            <w:tcMar>
              <w:left w:w="70" w:type="dxa"/>
              <w:right w:w="70" w:type="dxa"/>
            </w:tcMar>
            <w:vAlign w:val="bottom"/>
          </w:tcPr>
          <w:p w14:paraId="5E4166BD" w14:textId="70DABC62" w:rsidR="726A3959" w:rsidRDefault="726A3959" w:rsidP="726A3959">
            <w:pPr>
              <w:spacing w:after="0"/>
              <w:jc w:val="center"/>
            </w:pPr>
            <w:r w:rsidRPr="726A3959">
              <w:rPr>
                <w:rFonts w:ascii="Aptos Narrow" w:eastAsia="Aptos Narrow" w:hAnsi="Aptos Narrow" w:cs="Aptos Narrow"/>
                <w:color w:val="000000" w:themeColor="text1"/>
                <w:sz w:val="16"/>
                <w:szCs w:val="16"/>
              </w:rPr>
              <w:t>1.583.095</w:t>
            </w:r>
          </w:p>
        </w:tc>
        <w:tc>
          <w:tcPr>
            <w:tcW w:w="975" w:type="dxa"/>
            <w:shd w:val="clear" w:color="auto" w:fill="E8E8E8"/>
            <w:tcMar>
              <w:left w:w="70" w:type="dxa"/>
              <w:right w:w="70" w:type="dxa"/>
            </w:tcMar>
            <w:vAlign w:val="bottom"/>
          </w:tcPr>
          <w:p w14:paraId="506E812C" w14:textId="409ECA91" w:rsidR="726A3959" w:rsidRDefault="726A3959" w:rsidP="726A3959">
            <w:pPr>
              <w:spacing w:after="0"/>
              <w:jc w:val="center"/>
            </w:pPr>
            <w:r w:rsidRPr="726A3959">
              <w:rPr>
                <w:rFonts w:ascii="Aptos Narrow" w:eastAsia="Aptos Narrow" w:hAnsi="Aptos Narrow" w:cs="Aptos Narrow"/>
                <w:color w:val="000000" w:themeColor="text1"/>
                <w:sz w:val="16"/>
                <w:szCs w:val="16"/>
              </w:rPr>
              <w:t>1.599.148</w:t>
            </w:r>
          </w:p>
        </w:tc>
        <w:tc>
          <w:tcPr>
            <w:tcW w:w="675" w:type="dxa"/>
            <w:shd w:val="clear" w:color="auto" w:fill="E8E8E8"/>
            <w:tcMar>
              <w:left w:w="70" w:type="dxa"/>
              <w:right w:w="70" w:type="dxa"/>
            </w:tcMar>
            <w:vAlign w:val="bottom"/>
          </w:tcPr>
          <w:p w14:paraId="09ED4130" w14:textId="64F1D684" w:rsidR="726A3959" w:rsidRDefault="726A3959" w:rsidP="726A3959">
            <w:pPr>
              <w:spacing w:after="0"/>
              <w:jc w:val="center"/>
            </w:pPr>
            <w:r w:rsidRPr="726A3959">
              <w:rPr>
                <w:rFonts w:ascii="Aptos Narrow" w:eastAsia="Aptos Narrow" w:hAnsi="Aptos Narrow" w:cs="Aptos Narrow"/>
                <w:color w:val="000000" w:themeColor="text1"/>
                <w:sz w:val="16"/>
                <w:szCs w:val="16"/>
              </w:rPr>
              <w:t>32</w:t>
            </w:r>
          </w:p>
        </w:tc>
        <w:tc>
          <w:tcPr>
            <w:tcW w:w="675" w:type="dxa"/>
            <w:shd w:val="clear" w:color="auto" w:fill="E8E8E8"/>
            <w:tcMar>
              <w:left w:w="70" w:type="dxa"/>
              <w:right w:w="70" w:type="dxa"/>
            </w:tcMar>
            <w:vAlign w:val="bottom"/>
          </w:tcPr>
          <w:p w14:paraId="4A049820" w14:textId="5E846EB0" w:rsidR="726A3959" w:rsidRDefault="726A3959" w:rsidP="726A3959">
            <w:pPr>
              <w:spacing w:after="0"/>
              <w:jc w:val="center"/>
            </w:pPr>
            <w:r w:rsidRPr="726A3959">
              <w:rPr>
                <w:rFonts w:ascii="Aptos Narrow" w:eastAsia="Aptos Narrow" w:hAnsi="Aptos Narrow" w:cs="Aptos Narrow"/>
                <w:color w:val="000000" w:themeColor="text1"/>
                <w:sz w:val="16"/>
                <w:szCs w:val="16"/>
              </w:rPr>
              <w:t>29</w:t>
            </w:r>
          </w:p>
        </w:tc>
      </w:tr>
      <w:tr w:rsidR="726A3959" w14:paraId="03B0E1F7" w14:textId="77777777" w:rsidTr="726A3959">
        <w:trPr>
          <w:trHeight w:val="300"/>
        </w:trPr>
        <w:tc>
          <w:tcPr>
            <w:tcW w:w="4110" w:type="dxa"/>
            <w:tcMar>
              <w:left w:w="70" w:type="dxa"/>
              <w:right w:w="70" w:type="dxa"/>
            </w:tcMar>
            <w:vAlign w:val="bottom"/>
          </w:tcPr>
          <w:p w14:paraId="7C73B585" w14:textId="231529A9" w:rsidR="726A3959" w:rsidRDefault="726A3959" w:rsidP="726A3959">
            <w:pPr>
              <w:spacing w:after="0"/>
            </w:pPr>
            <w:r w:rsidRPr="726A3959">
              <w:rPr>
                <w:rFonts w:ascii="Aptos Narrow" w:eastAsia="Aptos Narrow" w:hAnsi="Aptos Narrow" w:cs="Aptos Narrow"/>
                <w:color w:val="000000" w:themeColor="text1"/>
                <w:sz w:val="16"/>
                <w:szCs w:val="16"/>
              </w:rPr>
              <w:t>MAGDALENA</w:t>
            </w:r>
          </w:p>
        </w:tc>
        <w:tc>
          <w:tcPr>
            <w:tcW w:w="720" w:type="dxa"/>
            <w:tcMar>
              <w:left w:w="70" w:type="dxa"/>
              <w:right w:w="70" w:type="dxa"/>
            </w:tcMar>
            <w:vAlign w:val="bottom"/>
          </w:tcPr>
          <w:p w14:paraId="6C0E9A42" w14:textId="0EA96E6E" w:rsidR="726A3959" w:rsidRDefault="726A3959" w:rsidP="726A3959">
            <w:pPr>
              <w:spacing w:after="0"/>
              <w:jc w:val="center"/>
            </w:pPr>
            <w:r w:rsidRPr="726A3959">
              <w:rPr>
                <w:rFonts w:ascii="Aptos Narrow" w:eastAsia="Aptos Narrow" w:hAnsi="Aptos Narrow" w:cs="Aptos Narrow"/>
                <w:color w:val="000000" w:themeColor="text1"/>
                <w:sz w:val="16"/>
                <w:szCs w:val="16"/>
              </w:rPr>
              <w:t>494</w:t>
            </w:r>
          </w:p>
        </w:tc>
        <w:tc>
          <w:tcPr>
            <w:tcW w:w="720" w:type="dxa"/>
            <w:tcMar>
              <w:left w:w="70" w:type="dxa"/>
              <w:right w:w="70" w:type="dxa"/>
            </w:tcMar>
            <w:vAlign w:val="bottom"/>
          </w:tcPr>
          <w:p w14:paraId="69C01439" w14:textId="4B1E8AEE" w:rsidR="726A3959" w:rsidRDefault="726A3959" w:rsidP="726A3959">
            <w:pPr>
              <w:spacing w:after="0"/>
              <w:jc w:val="center"/>
            </w:pPr>
            <w:r w:rsidRPr="726A3959">
              <w:rPr>
                <w:rFonts w:ascii="Aptos Narrow" w:eastAsia="Aptos Narrow" w:hAnsi="Aptos Narrow" w:cs="Aptos Narrow"/>
                <w:color w:val="000000" w:themeColor="text1"/>
                <w:sz w:val="16"/>
                <w:szCs w:val="16"/>
              </w:rPr>
              <w:t>437</w:t>
            </w:r>
          </w:p>
        </w:tc>
        <w:tc>
          <w:tcPr>
            <w:tcW w:w="975" w:type="dxa"/>
            <w:tcMar>
              <w:left w:w="70" w:type="dxa"/>
              <w:right w:w="70" w:type="dxa"/>
            </w:tcMar>
            <w:vAlign w:val="bottom"/>
          </w:tcPr>
          <w:p w14:paraId="42B1137B" w14:textId="55AA5CBF" w:rsidR="726A3959" w:rsidRDefault="726A3959" w:rsidP="726A3959">
            <w:pPr>
              <w:spacing w:after="0"/>
              <w:jc w:val="center"/>
            </w:pPr>
            <w:r w:rsidRPr="726A3959">
              <w:rPr>
                <w:rFonts w:ascii="Aptos Narrow" w:eastAsia="Aptos Narrow" w:hAnsi="Aptos Narrow" w:cs="Aptos Narrow"/>
                <w:color w:val="000000" w:themeColor="text1"/>
                <w:sz w:val="16"/>
                <w:szCs w:val="16"/>
              </w:rPr>
              <w:t>1.526.269</w:t>
            </w:r>
          </w:p>
        </w:tc>
        <w:tc>
          <w:tcPr>
            <w:tcW w:w="975" w:type="dxa"/>
            <w:tcMar>
              <w:left w:w="70" w:type="dxa"/>
              <w:right w:w="70" w:type="dxa"/>
            </w:tcMar>
            <w:vAlign w:val="bottom"/>
          </w:tcPr>
          <w:p w14:paraId="60CCAB7D" w14:textId="4F0543A7" w:rsidR="726A3959" w:rsidRDefault="726A3959" w:rsidP="726A3959">
            <w:pPr>
              <w:spacing w:after="0"/>
              <w:jc w:val="center"/>
            </w:pPr>
            <w:r w:rsidRPr="726A3959">
              <w:rPr>
                <w:rFonts w:ascii="Aptos Narrow" w:eastAsia="Aptos Narrow" w:hAnsi="Aptos Narrow" w:cs="Aptos Narrow"/>
                <w:color w:val="000000" w:themeColor="text1"/>
                <w:sz w:val="16"/>
                <w:szCs w:val="16"/>
              </w:rPr>
              <w:t>1.544.507</w:t>
            </w:r>
          </w:p>
        </w:tc>
        <w:tc>
          <w:tcPr>
            <w:tcW w:w="675" w:type="dxa"/>
            <w:tcMar>
              <w:left w:w="70" w:type="dxa"/>
              <w:right w:w="70" w:type="dxa"/>
            </w:tcMar>
            <w:vAlign w:val="bottom"/>
          </w:tcPr>
          <w:p w14:paraId="0AB49EB8" w14:textId="4419D64F" w:rsidR="726A3959" w:rsidRDefault="726A3959" w:rsidP="726A3959">
            <w:pPr>
              <w:spacing w:after="0"/>
              <w:jc w:val="center"/>
            </w:pPr>
            <w:r w:rsidRPr="726A3959">
              <w:rPr>
                <w:rFonts w:ascii="Aptos Narrow" w:eastAsia="Aptos Narrow" w:hAnsi="Aptos Narrow" w:cs="Aptos Narrow"/>
                <w:color w:val="000000" w:themeColor="text1"/>
                <w:sz w:val="16"/>
                <w:szCs w:val="16"/>
              </w:rPr>
              <w:t>32</w:t>
            </w:r>
          </w:p>
        </w:tc>
        <w:tc>
          <w:tcPr>
            <w:tcW w:w="675" w:type="dxa"/>
            <w:tcMar>
              <w:left w:w="70" w:type="dxa"/>
              <w:right w:w="70" w:type="dxa"/>
            </w:tcMar>
            <w:vAlign w:val="bottom"/>
          </w:tcPr>
          <w:p w14:paraId="408DFAD7" w14:textId="1C9068CC" w:rsidR="726A3959" w:rsidRDefault="726A3959" w:rsidP="726A3959">
            <w:pPr>
              <w:spacing w:after="0"/>
              <w:jc w:val="center"/>
            </w:pPr>
            <w:r w:rsidRPr="726A3959">
              <w:rPr>
                <w:rFonts w:ascii="Aptos Narrow" w:eastAsia="Aptos Narrow" w:hAnsi="Aptos Narrow" w:cs="Aptos Narrow"/>
                <w:color w:val="000000" w:themeColor="text1"/>
                <w:sz w:val="16"/>
                <w:szCs w:val="16"/>
              </w:rPr>
              <w:t>28</w:t>
            </w:r>
          </w:p>
        </w:tc>
      </w:tr>
      <w:tr w:rsidR="726A3959" w14:paraId="6C3CE02F" w14:textId="77777777" w:rsidTr="726A3959">
        <w:trPr>
          <w:trHeight w:val="300"/>
        </w:trPr>
        <w:tc>
          <w:tcPr>
            <w:tcW w:w="4110" w:type="dxa"/>
            <w:shd w:val="clear" w:color="auto" w:fill="E8E8E8"/>
            <w:tcMar>
              <w:left w:w="70" w:type="dxa"/>
              <w:right w:w="70" w:type="dxa"/>
            </w:tcMar>
            <w:vAlign w:val="bottom"/>
          </w:tcPr>
          <w:p w14:paraId="37A2D7C2" w14:textId="6570318F" w:rsidR="726A3959" w:rsidRDefault="726A3959" w:rsidP="726A3959">
            <w:pPr>
              <w:spacing w:after="0"/>
            </w:pPr>
            <w:r w:rsidRPr="726A3959">
              <w:rPr>
                <w:rFonts w:ascii="Aptos Narrow" w:eastAsia="Aptos Narrow" w:hAnsi="Aptos Narrow" w:cs="Aptos Narrow"/>
                <w:color w:val="000000" w:themeColor="text1"/>
                <w:sz w:val="16"/>
                <w:szCs w:val="16"/>
              </w:rPr>
              <w:t>ARAUCA</w:t>
            </w:r>
          </w:p>
        </w:tc>
        <w:tc>
          <w:tcPr>
            <w:tcW w:w="720" w:type="dxa"/>
            <w:shd w:val="clear" w:color="auto" w:fill="E8E8E8"/>
            <w:tcMar>
              <w:left w:w="70" w:type="dxa"/>
              <w:right w:w="70" w:type="dxa"/>
            </w:tcMar>
            <w:vAlign w:val="bottom"/>
          </w:tcPr>
          <w:p w14:paraId="08EBCE93" w14:textId="3C32CDAF" w:rsidR="726A3959" w:rsidRDefault="726A3959" w:rsidP="726A3959">
            <w:pPr>
              <w:spacing w:after="0"/>
              <w:jc w:val="center"/>
            </w:pPr>
            <w:r w:rsidRPr="726A3959">
              <w:rPr>
                <w:rFonts w:ascii="Aptos Narrow" w:eastAsia="Aptos Narrow" w:hAnsi="Aptos Narrow" w:cs="Aptos Narrow"/>
                <w:color w:val="000000" w:themeColor="text1"/>
                <w:sz w:val="16"/>
                <w:szCs w:val="16"/>
              </w:rPr>
              <w:t>205</w:t>
            </w:r>
          </w:p>
        </w:tc>
        <w:tc>
          <w:tcPr>
            <w:tcW w:w="720" w:type="dxa"/>
            <w:shd w:val="clear" w:color="auto" w:fill="E8E8E8"/>
            <w:tcMar>
              <w:left w:w="70" w:type="dxa"/>
              <w:right w:w="70" w:type="dxa"/>
            </w:tcMar>
            <w:vAlign w:val="bottom"/>
          </w:tcPr>
          <w:p w14:paraId="7E30E4A6" w14:textId="02331A23" w:rsidR="726A3959" w:rsidRDefault="726A3959" w:rsidP="726A3959">
            <w:pPr>
              <w:spacing w:after="0"/>
              <w:jc w:val="center"/>
            </w:pPr>
            <w:r w:rsidRPr="726A3959">
              <w:rPr>
                <w:rFonts w:ascii="Aptos Narrow" w:eastAsia="Aptos Narrow" w:hAnsi="Aptos Narrow" w:cs="Aptos Narrow"/>
                <w:color w:val="000000" w:themeColor="text1"/>
                <w:sz w:val="16"/>
                <w:szCs w:val="16"/>
              </w:rPr>
              <w:t>317</w:t>
            </w:r>
          </w:p>
        </w:tc>
        <w:tc>
          <w:tcPr>
            <w:tcW w:w="975" w:type="dxa"/>
            <w:shd w:val="clear" w:color="auto" w:fill="E8E8E8"/>
            <w:tcMar>
              <w:left w:w="70" w:type="dxa"/>
              <w:right w:w="70" w:type="dxa"/>
            </w:tcMar>
            <w:vAlign w:val="bottom"/>
          </w:tcPr>
          <w:p w14:paraId="7B8D3F19" w14:textId="2CCA7D15" w:rsidR="726A3959" w:rsidRDefault="726A3959" w:rsidP="726A3959">
            <w:pPr>
              <w:spacing w:after="0"/>
              <w:jc w:val="center"/>
            </w:pPr>
            <w:r w:rsidRPr="726A3959">
              <w:rPr>
                <w:rFonts w:ascii="Aptos Narrow" w:eastAsia="Aptos Narrow" w:hAnsi="Aptos Narrow" w:cs="Aptos Narrow"/>
                <w:color w:val="000000" w:themeColor="text1"/>
                <w:sz w:val="16"/>
                <w:szCs w:val="16"/>
              </w:rPr>
              <w:t>277.883</w:t>
            </w:r>
          </w:p>
        </w:tc>
        <w:tc>
          <w:tcPr>
            <w:tcW w:w="975" w:type="dxa"/>
            <w:shd w:val="clear" w:color="auto" w:fill="E8E8E8"/>
            <w:tcMar>
              <w:left w:w="70" w:type="dxa"/>
              <w:right w:w="70" w:type="dxa"/>
            </w:tcMar>
            <w:vAlign w:val="bottom"/>
          </w:tcPr>
          <w:p w14:paraId="0A3EA9E8" w14:textId="22A04EDA" w:rsidR="726A3959" w:rsidRDefault="726A3959" w:rsidP="726A3959">
            <w:pPr>
              <w:spacing w:after="0"/>
              <w:jc w:val="center"/>
            </w:pPr>
            <w:r w:rsidRPr="726A3959">
              <w:rPr>
                <w:rFonts w:ascii="Aptos Narrow" w:eastAsia="Aptos Narrow" w:hAnsi="Aptos Narrow" w:cs="Aptos Narrow"/>
                <w:color w:val="000000" w:themeColor="text1"/>
                <w:sz w:val="16"/>
                <w:szCs w:val="16"/>
              </w:rPr>
              <w:t>279.191</w:t>
            </w:r>
          </w:p>
        </w:tc>
        <w:tc>
          <w:tcPr>
            <w:tcW w:w="675" w:type="dxa"/>
            <w:shd w:val="clear" w:color="auto" w:fill="E8E8E8"/>
            <w:tcMar>
              <w:left w:w="70" w:type="dxa"/>
              <w:right w:w="70" w:type="dxa"/>
            </w:tcMar>
            <w:vAlign w:val="bottom"/>
          </w:tcPr>
          <w:p w14:paraId="1B202C69" w14:textId="26993D52" w:rsidR="726A3959" w:rsidRDefault="726A3959" w:rsidP="726A3959">
            <w:pPr>
              <w:spacing w:after="0"/>
              <w:jc w:val="center"/>
            </w:pPr>
            <w:r w:rsidRPr="726A3959">
              <w:rPr>
                <w:rFonts w:ascii="Aptos Narrow" w:eastAsia="Aptos Narrow" w:hAnsi="Aptos Narrow" w:cs="Aptos Narrow"/>
                <w:color w:val="000000" w:themeColor="text1"/>
                <w:sz w:val="16"/>
                <w:szCs w:val="16"/>
              </w:rPr>
              <w:t>74</w:t>
            </w:r>
          </w:p>
        </w:tc>
        <w:tc>
          <w:tcPr>
            <w:tcW w:w="675" w:type="dxa"/>
            <w:shd w:val="clear" w:color="auto" w:fill="E8E8E8"/>
            <w:tcMar>
              <w:left w:w="70" w:type="dxa"/>
              <w:right w:w="70" w:type="dxa"/>
            </w:tcMar>
            <w:vAlign w:val="bottom"/>
          </w:tcPr>
          <w:p w14:paraId="42375099" w14:textId="3D8E2F5C" w:rsidR="726A3959" w:rsidRDefault="726A3959" w:rsidP="726A3959">
            <w:pPr>
              <w:spacing w:after="0"/>
              <w:jc w:val="center"/>
            </w:pPr>
            <w:r w:rsidRPr="726A3959">
              <w:rPr>
                <w:rFonts w:ascii="Aptos Narrow" w:eastAsia="Aptos Narrow" w:hAnsi="Aptos Narrow" w:cs="Aptos Narrow"/>
                <w:color w:val="000000" w:themeColor="text1"/>
                <w:sz w:val="16"/>
                <w:szCs w:val="16"/>
              </w:rPr>
              <w:t>114</w:t>
            </w:r>
          </w:p>
        </w:tc>
      </w:tr>
      <w:tr w:rsidR="726A3959" w14:paraId="65AF55F9" w14:textId="77777777" w:rsidTr="726A3959">
        <w:trPr>
          <w:trHeight w:val="300"/>
        </w:trPr>
        <w:tc>
          <w:tcPr>
            <w:tcW w:w="4110" w:type="dxa"/>
            <w:tcMar>
              <w:left w:w="70" w:type="dxa"/>
              <w:right w:w="70" w:type="dxa"/>
            </w:tcMar>
            <w:vAlign w:val="bottom"/>
          </w:tcPr>
          <w:p w14:paraId="2326F577" w14:textId="76ED1E54" w:rsidR="726A3959" w:rsidRDefault="726A3959" w:rsidP="726A3959">
            <w:pPr>
              <w:spacing w:after="0"/>
            </w:pPr>
            <w:r w:rsidRPr="726A3959">
              <w:rPr>
                <w:rFonts w:ascii="Aptos Narrow" w:eastAsia="Aptos Narrow" w:hAnsi="Aptos Narrow" w:cs="Aptos Narrow"/>
                <w:color w:val="000000" w:themeColor="text1"/>
                <w:sz w:val="16"/>
                <w:szCs w:val="16"/>
              </w:rPr>
              <w:t>CAQUETA</w:t>
            </w:r>
          </w:p>
        </w:tc>
        <w:tc>
          <w:tcPr>
            <w:tcW w:w="720" w:type="dxa"/>
            <w:tcMar>
              <w:left w:w="70" w:type="dxa"/>
              <w:right w:w="70" w:type="dxa"/>
            </w:tcMar>
            <w:vAlign w:val="bottom"/>
          </w:tcPr>
          <w:p w14:paraId="7A620A1D" w14:textId="5CF7625B" w:rsidR="726A3959" w:rsidRDefault="726A3959" w:rsidP="726A3959">
            <w:pPr>
              <w:spacing w:after="0"/>
              <w:jc w:val="center"/>
            </w:pPr>
            <w:r w:rsidRPr="726A3959">
              <w:rPr>
                <w:rFonts w:ascii="Aptos Narrow" w:eastAsia="Aptos Narrow" w:hAnsi="Aptos Narrow" w:cs="Aptos Narrow"/>
                <w:color w:val="000000" w:themeColor="text1"/>
                <w:sz w:val="16"/>
                <w:szCs w:val="16"/>
              </w:rPr>
              <w:t>219</w:t>
            </w:r>
          </w:p>
        </w:tc>
        <w:tc>
          <w:tcPr>
            <w:tcW w:w="720" w:type="dxa"/>
            <w:tcMar>
              <w:left w:w="70" w:type="dxa"/>
              <w:right w:w="70" w:type="dxa"/>
            </w:tcMar>
            <w:vAlign w:val="bottom"/>
          </w:tcPr>
          <w:p w14:paraId="6EC661B0" w14:textId="40883B32" w:rsidR="726A3959" w:rsidRDefault="726A3959" w:rsidP="726A3959">
            <w:pPr>
              <w:spacing w:after="0"/>
              <w:jc w:val="center"/>
            </w:pPr>
            <w:r w:rsidRPr="726A3959">
              <w:rPr>
                <w:rFonts w:ascii="Aptos Narrow" w:eastAsia="Aptos Narrow" w:hAnsi="Aptos Narrow" w:cs="Aptos Narrow"/>
                <w:color w:val="000000" w:themeColor="text1"/>
                <w:sz w:val="16"/>
                <w:szCs w:val="16"/>
              </w:rPr>
              <w:t>247</w:t>
            </w:r>
          </w:p>
        </w:tc>
        <w:tc>
          <w:tcPr>
            <w:tcW w:w="975" w:type="dxa"/>
            <w:tcMar>
              <w:left w:w="70" w:type="dxa"/>
              <w:right w:w="70" w:type="dxa"/>
            </w:tcMar>
            <w:vAlign w:val="bottom"/>
          </w:tcPr>
          <w:p w14:paraId="3ED4DF4E" w14:textId="7F42CAE2" w:rsidR="726A3959" w:rsidRDefault="726A3959" w:rsidP="726A3959">
            <w:pPr>
              <w:spacing w:after="0"/>
              <w:jc w:val="center"/>
            </w:pPr>
            <w:r w:rsidRPr="726A3959">
              <w:rPr>
                <w:rFonts w:ascii="Aptos Narrow" w:eastAsia="Aptos Narrow" w:hAnsi="Aptos Narrow" w:cs="Aptos Narrow"/>
                <w:color w:val="000000" w:themeColor="text1"/>
                <w:sz w:val="16"/>
                <w:szCs w:val="16"/>
              </w:rPr>
              <w:t>425.827</w:t>
            </w:r>
          </w:p>
        </w:tc>
        <w:tc>
          <w:tcPr>
            <w:tcW w:w="975" w:type="dxa"/>
            <w:tcMar>
              <w:left w:w="70" w:type="dxa"/>
              <w:right w:w="70" w:type="dxa"/>
            </w:tcMar>
            <w:vAlign w:val="bottom"/>
          </w:tcPr>
          <w:p w14:paraId="1DE7CB64" w14:textId="5AFD35BE" w:rsidR="726A3959" w:rsidRDefault="726A3959" w:rsidP="726A3959">
            <w:pPr>
              <w:spacing w:after="0"/>
              <w:jc w:val="center"/>
            </w:pPr>
            <w:r w:rsidRPr="726A3959">
              <w:rPr>
                <w:rFonts w:ascii="Aptos Narrow" w:eastAsia="Aptos Narrow" w:hAnsi="Aptos Narrow" w:cs="Aptos Narrow"/>
                <w:color w:val="000000" w:themeColor="text1"/>
                <w:sz w:val="16"/>
                <w:szCs w:val="16"/>
              </w:rPr>
              <w:t>429.041</w:t>
            </w:r>
          </w:p>
        </w:tc>
        <w:tc>
          <w:tcPr>
            <w:tcW w:w="675" w:type="dxa"/>
            <w:tcMar>
              <w:left w:w="70" w:type="dxa"/>
              <w:right w:w="70" w:type="dxa"/>
            </w:tcMar>
            <w:vAlign w:val="bottom"/>
          </w:tcPr>
          <w:p w14:paraId="27E94B8C" w14:textId="7458A179" w:rsidR="726A3959" w:rsidRDefault="726A3959" w:rsidP="726A3959">
            <w:pPr>
              <w:spacing w:after="0"/>
              <w:jc w:val="center"/>
            </w:pPr>
            <w:r w:rsidRPr="726A3959">
              <w:rPr>
                <w:rFonts w:ascii="Aptos Narrow" w:eastAsia="Aptos Narrow" w:hAnsi="Aptos Narrow" w:cs="Aptos Narrow"/>
                <w:color w:val="000000" w:themeColor="text1"/>
                <w:sz w:val="16"/>
                <w:szCs w:val="16"/>
              </w:rPr>
              <w:t>51</w:t>
            </w:r>
          </w:p>
        </w:tc>
        <w:tc>
          <w:tcPr>
            <w:tcW w:w="675" w:type="dxa"/>
            <w:tcMar>
              <w:left w:w="70" w:type="dxa"/>
              <w:right w:w="70" w:type="dxa"/>
            </w:tcMar>
            <w:vAlign w:val="bottom"/>
          </w:tcPr>
          <w:p w14:paraId="296106EA" w14:textId="115DD6E7" w:rsidR="726A3959" w:rsidRDefault="726A3959" w:rsidP="726A3959">
            <w:pPr>
              <w:spacing w:after="0"/>
              <w:jc w:val="center"/>
            </w:pPr>
            <w:r w:rsidRPr="726A3959">
              <w:rPr>
                <w:rFonts w:ascii="Aptos Narrow" w:eastAsia="Aptos Narrow" w:hAnsi="Aptos Narrow" w:cs="Aptos Narrow"/>
                <w:color w:val="000000" w:themeColor="text1"/>
                <w:sz w:val="16"/>
                <w:szCs w:val="16"/>
              </w:rPr>
              <w:t>58</w:t>
            </w:r>
          </w:p>
        </w:tc>
      </w:tr>
      <w:tr w:rsidR="726A3959" w14:paraId="10C85945" w14:textId="77777777" w:rsidTr="726A3959">
        <w:trPr>
          <w:trHeight w:val="300"/>
        </w:trPr>
        <w:tc>
          <w:tcPr>
            <w:tcW w:w="4110" w:type="dxa"/>
            <w:shd w:val="clear" w:color="auto" w:fill="E8E8E8"/>
            <w:tcMar>
              <w:left w:w="70" w:type="dxa"/>
              <w:right w:w="70" w:type="dxa"/>
            </w:tcMar>
            <w:vAlign w:val="bottom"/>
          </w:tcPr>
          <w:p w14:paraId="7F1688E8" w14:textId="7270F7B4" w:rsidR="726A3959" w:rsidRDefault="726A3959" w:rsidP="726A3959">
            <w:pPr>
              <w:spacing w:after="0"/>
            </w:pPr>
            <w:r w:rsidRPr="726A3959">
              <w:rPr>
                <w:rFonts w:ascii="Aptos Narrow" w:eastAsia="Aptos Narrow" w:hAnsi="Aptos Narrow" w:cs="Aptos Narrow"/>
                <w:color w:val="000000" w:themeColor="text1"/>
                <w:sz w:val="16"/>
                <w:szCs w:val="16"/>
              </w:rPr>
              <w:t>SUCRE</w:t>
            </w:r>
          </w:p>
        </w:tc>
        <w:tc>
          <w:tcPr>
            <w:tcW w:w="720" w:type="dxa"/>
            <w:shd w:val="clear" w:color="auto" w:fill="E8E8E8"/>
            <w:tcMar>
              <w:left w:w="70" w:type="dxa"/>
              <w:right w:w="70" w:type="dxa"/>
            </w:tcMar>
            <w:vAlign w:val="bottom"/>
          </w:tcPr>
          <w:p w14:paraId="0365DB94" w14:textId="3320DD6E" w:rsidR="726A3959" w:rsidRDefault="726A3959" w:rsidP="726A3959">
            <w:pPr>
              <w:spacing w:after="0"/>
              <w:jc w:val="center"/>
            </w:pPr>
            <w:r w:rsidRPr="726A3959">
              <w:rPr>
                <w:rFonts w:ascii="Aptos Narrow" w:eastAsia="Aptos Narrow" w:hAnsi="Aptos Narrow" w:cs="Aptos Narrow"/>
                <w:color w:val="000000" w:themeColor="text1"/>
                <w:sz w:val="16"/>
                <w:szCs w:val="16"/>
              </w:rPr>
              <w:t>216</w:t>
            </w:r>
          </w:p>
        </w:tc>
        <w:tc>
          <w:tcPr>
            <w:tcW w:w="720" w:type="dxa"/>
            <w:shd w:val="clear" w:color="auto" w:fill="E8E8E8"/>
            <w:tcMar>
              <w:left w:w="70" w:type="dxa"/>
              <w:right w:w="70" w:type="dxa"/>
            </w:tcMar>
            <w:vAlign w:val="bottom"/>
          </w:tcPr>
          <w:p w14:paraId="45F39FCB" w14:textId="28EAB598" w:rsidR="726A3959" w:rsidRDefault="726A3959" w:rsidP="726A3959">
            <w:pPr>
              <w:spacing w:after="0"/>
              <w:jc w:val="center"/>
            </w:pPr>
            <w:r w:rsidRPr="726A3959">
              <w:rPr>
                <w:rFonts w:ascii="Aptos Narrow" w:eastAsia="Aptos Narrow" w:hAnsi="Aptos Narrow" w:cs="Aptos Narrow"/>
                <w:color w:val="000000" w:themeColor="text1"/>
                <w:sz w:val="16"/>
                <w:szCs w:val="16"/>
              </w:rPr>
              <w:t>176</w:t>
            </w:r>
          </w:p>
        </w:tc>
        <w:tc>
          <w:tcPr>
            <w:tcW w:w="975" w:type="dxa"/>
            <w:shd w:val="clear" w:color="auto" w:fill="E8E8E8"/>
            <w:tcMar>
              <w:left w:w="70" w:type="dxa"/>
              <w:right w:w="70" w:type="dxa"/>
            </w:tcMar>
            <w:vAlign w:val="bottom"/>
          </w:tcPr>
          <w:p w14:paraId="42B79056" w14:textId="0B594271" w:rsidR="726A3959" w:rsidRDefault="726A3959" w:rsidP="726A3959">
            <w:pPr>
              <w:spacing w:after="0"/>
              <w:jc w:val="center"/>
            </w:pPr>
            <w:r w:rsidRPr="726A3959">
              <w:rPr>
                <w:rFonts w:ascii="Aptos Narrow" w:eastAsia="Aptos Narrow" w:hAnsi="Aptos Narrow" w:cs="Aptos Narrow"/>
                <w:color w:val="000000" w:themeColor="text1"/>
                <w:sz w:val="16"/>
                <w:szCs w:val="16"/>
              </w:rPr>
              <w:t>1.019.575</w:t>
            </w:r>
          </w:p>
        </w:tc>
        <w:tc>
          <w:tcPr>
            <w:tcW w:w="975" w:type="dxa"/>
            <w:shd w:val="clear" w:color="auto" w:fill="E8E8E8"/>
            <w:tcMar>
              <w:left w:w="70" w:type="dxa"/>
              <w:right w:w="70" w:type="dxa"/>
            </w:tcMar>
            <w:vAlign w:val="bottom"/>
          </w:tcPr>
          <w:p w14:paraId="505D6CB5" w14:textId="344BED11" w:rsidR="726A3959" w:rsidRDefault="726A3959" w:rsidP="726A3959">
            <w:pPr>
              <w:spacing w:after="0"/>
              <w:jc w:val="center"/>
            </w:pPr>
            <w:r w:rsidRPr="726A3959">
              <w:rPr>
                <w:rFonts w:ascii="Aptos Narrow" w:eastAsia="Aptos Narrow" w:hAnsi="Aptos Narrow" w:cs="Aptos Narrow"/>
                <w:color w:val="000000" w:themeColor="text1"/>
                <w:sz w:val="16"/>
                <w:szCs w:val="16"/>
              </w:rPr>
              <w:t>1.034.102</w:t>
            </w:r>
          </w:p>
        </w:tc>
        <w:tc>
          <w:tcPr>
            <w:tcW w:w="675" w:type="dxa"/>
            <w:shd w:val="clear" w:color="auto" w:fill="E8E8E8"/>
            <w:tcMar>
              <w:left w:w="70" w:type="dxa"/>
              <w:right w:w="70" w:type="dxa"/>
            </w:tcMar>
            <w:vAlign w:val="bottom"/>
          </w:tcPr>
          <w:p w14:paraId="1F9494CF" w14:textId="35E50FA5" w:rsidR="726A3959" w:rsidRDefault="726A3959" w:rsidP="726A3959">
            <w:pPr>
              <w:spacing w:after="0"/>
              <w:jc w:val="center"/>
            </w:pPr>
            <w:r w:rsidRPr="726A3959">
              <w:rPr>
                <w:rFonts w:ascii="Aptos Narrow" w:eastAsia="Aptos Narrow" w:hAnsi="Aptos Narrow" w:cs="Aptos Narrow"/>
                <w:color w:val="000000" w:themeColor="text1"/>
                <w:sz w:val="16"/>
                <w:szCs w:val="16"/>
              </w:rPr>
              <w:t>21</w:t>
            </w:r>
          </w:p>
        </w:tc>
        <w:tc>
          <w:tcPr>
            <w:tcW w:w="675" w:type="dxa"/>
            <w:shd w:val="clear" w:color="auto" w:fill="E8E8E8"/>
            <w:tcMar>
              <w:left w:w="70" w:type="dxa"/>
              <w:right w:w="70" w:type="dxa"/>
            </w:tcMar>
            <w:vAlign w:val="bottom"/>
          </w:tcPr>
          <w:p w14:paraId="1464FEA3" w14:textId="761DCF1E" w:rsidR="726A3959" w:rsidRDefault="726A3959" w:rsidP="726A3959">
            <w:pPr>
              <w:spacing w:after="0"/>
              <w:jc w:val="center"/>
            </w:pPr>
            <w:r w:rsidRPr="726A3959">
              <w:rPr>
                <w:rFonts w:ascii="Aptos Narrow" w:eastAsia="Aptos Narrow" w:hAnsi="Aptos Narrow" w:cs="Aptos Narrow"/>
                <w:color w:val="000000" w:themeColor="text1"/>
                <w:sz w:val="16"/>
                <w:szCs w:val="16"/>
              </w:rPr>
              <w:t>17</w:t>
            </w:r>
          </w:p>
        </w:tc>
      </w:tr>
      <w:tr w:rsidR="726A3959" w14:paraId="308C98A3" w14:textId="77777777" w:rsidTr="726A3959">
        <w:trPr>
          <w:trHeight w:val="300"/>
        </w:trPr>
        <w:tc>
          <w:tcPr>
            <w:tcW w:w="4110" w:type="dxa"/>
            <w:tcMar>
              <w:left w:w="70" w:type="dxa"/>
              <w:right w:w="70" w:type="dxa"/>
            </w:tcMar>
            <w:vAlign w:val="bottom"/>
          </w:tcPr>
          <w:p w14:paraId="2FACF2C2" w14:textId="735FC15B" w:rsidR="726A3959" w:rsidRDefault="726A3959" w:rsidP="726A3959">
            <w:pPr>
              <w:spacing w:after="0"/>
            </w:pPr>
            <w:r w:rsidRPr="726A3959">
              <w:rPr>
                <w:rFonts w:ascii="Aptos Narrow" w:eastAsia="Aptos Narrow" w:hAnsi="Aptos Narrow" w:cs="Aptos Narrow"/>
                <w:color w:val="000000" w:themeColor="text1"/>
                <w:sz w:val="16"/>
                <w:szCs w:val="16"/>
              </w:rPr>
              <w:t>LA GUAJIRA</w:t>
            </w:r>
          </w:p>
        </w:tc>
        <w:tc>
          <w:tcPr>
            <w:tcW w:w="720" w:type="dxa"/>
            <w:tcMar>
              <w:left w:w="70" w:type="dxa"/>
              <w:right w:w="70" w:type="dxa"/>
            </w:tcMar>
            <w:vAlign w:val="bottom"/>
          </w:tcPr>
          <w:p w14:paraId="73B52F92" w14:textId="24D6F4DB" w:rsidR="726A3959" w:rsidRDefault="726A3959" w:rsidP="726A3959">
            <w:pPr>
              <w:spacing w:after="0"/>
              <w:jc w:val="center"/>
            </w:pPr>
            <w:r w:rsidRPr="726A3959">
              <w:rPr>
                <w:rFonts w:ascii="Aptos Narrow" w:eastAsia="Aptos Narrow" w:hAnsi="Aptos Narrow" w:cs="Aptos Narrow"/>
                <w:color w:val="000000" w:themeColor="text1"/>
                <w:sz w:val="16"/>
                <w:szCs w:val="16"/>
              </w:rPr>
              <w:t>156</w:t>
            </w:r>
          </w:p>
        </w:tc>
        <w:tc>
          <w:tcPr>
            <w:tcW w:w="720" w:type="dxa"/>
            <w:tcMar>
              <w:left w:w="70" w:type="dxa"/>
              <w:right w:w="70" w:type="dxa"/>
            </w:tcMar>
            <w:vAlign w:val="bottom"/>
          </w:tcPr>
          <w:p w14:paraId="38BBAFFA" w14:textId="4A7649B9" w:rsidR="726A3959" w:rsidRDefault="726A3959" w:rsidP="726A3959">
            <w:pPr>
              <w:spacing w:after="0"/>
              <w:jc w:val="center"/>
            </w:pPr>
            <w:r w:rsidRPr="726A3959">
              <w:rPr>
                <w:rFonts w:ascii="Aptos Narrow" w:eastAsia="Aptos Narrow" w:hAnsi="Aptos Narrow" w:cs="Aptos Narrow"/>
                <w:color w:val="000000" w:themeColor="text1"/>
                <w:sz w:val="16"/>
                <w:szCs w:val="16"/>
              </w:rPr>
              <w:t>125</w:t>
            </w:r>
          </w:p>
        </w:tc>
        <w:tc>
          <w:tcPr>
            <w:tcW w:w="975" w:type="dxa"/>
            <w:tcMar>
              <w:left w:w="70" w:type="dxa"/>
              <w:right w:w="70" w:type="dxa"/>
            </w:tcMar>
            <w:vAlign w:val="bottom"/>
          </w:tcPr>
          <w:p w14:paraId="22145087" w14:textId="4B9F5916" w:rsidR="726A3959" w:rsidRDefault="726A3959" w:rsidP="726A3959">
            <w:pPr>
              <w:spacing w:after="0"/>
              <w:jc w:val="center"/>
            </w:pPr>
            <w:r w:rsidRPr="726A3959">
              <w:rPr>
                <w:rFonts w:ascii="Aptos Narrow" w:eastAsia="Aptos Narrow" w:hAnsi="Aptos Narrow" w:cs="Aptos Narrow"/>
                <w:color w:val="000000" w:themeColor="text1"/>
                <w:sz w:val="16"/>
                <w:szCs w:val="16"/>
              </w:rPr>
              <w:t>1.047.859</w:t>
            </w:r>
          </w:p>
        </w:tc>
        <w:tc>
          <w:tcPr>
            <w:tcW w:w="975" w:type="dxa"/>
            <w:tcMar>
              <w:left w:w="70" w:type="dxa"/>
              <w:right w:w="70" w:type="dxa"/>
            </w:tcMar>
            <w:vAlign w:val="bottom"/>
          </w:tcPr>
          <w:p w14:paraId="22C8F185" w14:textId="48788463" w:rsidR="726A3959" w:rsidRDefault="726A3959" w:rsidP="726A3959">
            <w:pPr>
              <w:spacing w:after="0"/>
              <w:jc w:val="center"/>
            </w:pPr>
            <w:r w:rsidRPr="726A3959">
              <w:rPr>
                <w:rFonts w:ascii="Aptos Narrow" w:eastAsia="Aptos Narrow" w:hAnsi="Aptos Narrow" w:cs="Aptos Narrow"/>
                <w:color w:val="000000" w:themeColor="text1"/>
                <w:sz w:val="16"/>
                <w:szCs w:val="16"/>
              </w:rPr>
              <w:t>1.066.679</w:t>
            </w:r>
          </w:p>
        </w:tc>
        <w:tc>
          <w:tcPr>
            <w:tcW w:w="675" w:type="dxa"/>
            <w:tcMar>
              <w:left w:w="70" w:type="dxa"/>
              <w:right w:w="70" w:type="dxa"/>
            </w:tcMar>
            <w:vAlign w:val="bottom"/>
          </w:tcPr>
          <w:p w14:paraId="0C76F4D0" w14:textId="152FACAE" w:rsidR="726A3959" w:rsidRDefault="726A3959" w:rsidP="726A3959">
            <w:pPr>
              <w:spacing w:after="0"/>
              <w:jc w:val="center"/>
            </w:pPr>
            <w:r w:rsidRPr="726A3959">
              <w:rPr>
                <w:rFonts w:ascii="Aptos Narrow" w:eastAsia="Aptos Narrow" w:hAnsi="Aptos Narrow" w:cs="Aptos Narrow"/>
                <w:color w:val="000000" w:themeColor="text1"/>
                <w:sz w:val="16"/>
                <w:szCs w:val="16"/>
              </w:rPr>
              <w:t>15</w:t>
            </w:r>
          </w:p>
        </w:tc>
        <w:tc>
          <w:tcPr>
            <w:tcW w:w="675" w:type="dxa"/>
            <w:tcMar>
              <w:left w:w="70" w:type="dxa"/>
              <w:right w:w="70" w:type="dxa"/>
            </w:tcMar>
            <w:vAlign w:val="bottom"/>
          </w:tcPr>
          <w:p w14:paraId="610B1C4F" w14:textId="50C8558D" w:rsidR="726A3959" w:rsidRDefault="726A3959" w:rsidP="726A3959">
            <w:pPr>
              <w:spacing w:after="0"/>
              <w:jc w:val="center"/>
            </w:pPr>
            <w:r w:rsidRPr="726A3959">
              <w:rPr>
                <w:rFonts w:ascii="Aptos Narrow" w:eastAsia="Aptos Narrow" w:hAnsi="Aptos Narrow" w:cs="Aptos Narrow"/>
                <w:color w:val="000000" w:themeColor="text1"/>
                <w:sz w:val="16"/>
                <w:szCs w:val="16"/>
              </w:rPr>
              <w:t>12</w:t>
            </w:r>
          </w:p>
        </w:tc>
      </w:tr>
      <w:tr w:rsidR="726A3959" w14:paraId="41EBEDE6" w14:textId="77777777" w:rsidTr="726A3959">
        <w:trPr>
          <w:trHeight w:val="300"/>
        </w:trPr>
        <w:tc>
          <w:tcPr>
            <w:tcW w:w="4110" w:type="dxa"/>
            <w:shd w:val="clear" w:color="auto" w:fill="E8E8E8"/>
            <w:tcMar>
              <w:left w:w="70" w:type="dxa"/>
              <w:right w:w="70" w:type="dxa"/>
            </w:tcMar>
            <w:vAlign w:val="bottom"/>
          </w:tcPr>
          <w:p w14:paraId="0380D2A8" w14:textId="0C855274" w:rsidR="726A3959" w:rsidRDefault="726A3959" w:rsidP="726A3959">
            <w:pPr>
              <w:spacing w:after="0"/>
            </w:pPr>
            <w:r w:rsidRPr="726A3959">
              <w:rPr>
                <w:rFonts w:ascii="Aptos Narrow" w:eastAsia="Aptos Narrow" w:hAnsi="Aptos Narrow" w:cs="Aptos Narrow"/>
                <w:color w:val="000000" w:themeColor="text1"/>
                <w:sz w:val="16"/>
                <w:szCs w:val="16"/>
              </w:rPr>
              <w:t>PUTUMAYO</w:t>
            </w:r>
          </w:p>
        </w:tc>
        <w:tc>
          <w:tcPr>
            <w:tcW w:w="720" w:type="dxa"/>
            <w:shd w:val="clear" w:color="auto" w:fill="E8E8E8"/>
            <w:tcMar>
              <w:left w:w="70" w:type="dxa"/>
              <w:right w:w="70" w:type="dxa"/>
            </w:tcMar>
            <w:vAlign w:val="bottom"/>
          </w:tcPr>
          <w:p w14:paraId="358AAE13" w14:textId="74FB0323" w:rsidR="726A3959" w:rsidRDefault="726A3959" w:rsidP="726A3959">
            <w:pPr>
              <w:spacing w:after="0"/>
              <w:jc w:val="center"/>
            </w:pPr>
            <w:r w:rsidRPr="726A3959">
              <w:rPr>
                <w:rFonts w:ascii="Aptos Narrow" w:eastAsia="Aptos Narrow" w:hAnsi="Aptos Narrow" w:cs="Aptos Narrow"/>
                <w:color w:val="000000" w:themeColor="text1"/>
                <w:sz w:val="16"/>
                <w:szCs w:val="16"/>
              </w:rPr>
              <w:t>129</w:t>
            </w:r>
          </w:p>
        </w:tc>
        <w:tc>
          <w:tcPr>
            <w:tcW w:w="720" w:type="dxa"/>
            <w:shd w:val="clear" w:color="auto" w:fill="E8E8E8"/>
            <w:tcMar>
              <w:left w:w="70" w:type="dxa"/>
              <w:right w:w="70" w:type="dxa"/>
            </w:tcMar>
            <w:vAlign w:val="bottom"/>
          </w:tcPr>
          <w:p w14:paraId="738BEAD8" w14:textId="35A67AB1" w:rsidR="726A3959" w:rsidRDefault="726A3959" w:rsidP="726A3959">
            <w:pPr>
              <w:spacing w:after="0"/>
              <w:jc w:val="center"/>
            </w:pPr>
            <w:r w:rsidRPr="726A3959">
              <w:rPr>
                <w:rFonts w:ascii="Aptos Narrow" w:eastAsia="Aptos Narrow" w:hAnsi="Aptos Narrow" w:cs="Aptos Narrow"/>
                <w:color w:val="000000" w:themeColor="text1"/>
                <w:sz w:val="16"/>
                <w:szCs w:val="16"/>
              </w:rPr>
              <w:t>144</w:t>
            </w:r>
          </w:p>
        </w:tc>
        <w:tc>
          <w:tcPr>
            <w:tcW w:w="975" w:type="dxa"/>
            <w:shd w:val="clear" w:color="auto" w:fill="E8E8E8"/>
            <w:tcMar>
              <w:left w:w="70" w:type="dxa"/>
              <w:right w:w="70" w:type="dxa"/>
            </w:tcMar>
            <w:vAlign w:val="bottom"/>
          </w:tcPr>
          <w:p w14:paraId="675BD2A4" w14:textId="38AC669D" w:rsidR="726A3959" w:rsidRDefault="726A3959" w:rsidP="726A3959">
            <w:pPr>
              <w:spacing w:after="0"/>
              <w:jc w:val="center"/>
            </w:pPr>
            <w:r w:rsidRPr="726A3959">
              <w:rPr>
                <w:rFonts w:ascii="Aptos Narrow" w:eastAsia="Aptos Narrow" w:hAnsi="Aptos Narrow" w:cs="Aptos Narrow"/>
                <w:color w:val="000000" w:themeColor="text1"/>
                <w:sz w:val="16"/>
                <w:szCs w:val="16"/>
              </w:rPr>
              <w:t>385.400</w:t>
            </w:r>
          </w:p>
        </w:tc>
        <w:tc>
          <w:tcPr>
            <w:tcW w:w="975" w:type="dxa"/>
            <w:shd w:val="clear" w:color="auto" w:fill="E8E8E8"/>
            <w:tcMar>
              <w:left w:w="70" w:type="dxa"/>
              <w:right w:w="70" w:type="dxa"/>
            </w:tcMar>
            <w:vAlign w:val="bottom"/>
          </w:tcPr>
          <w:p w14:paraId="50D36BAC" w14:textId="419311BC" w:rsidR="726A3959" w:rsidRDefault="726A3959" w:rsidP="726A3959">
            <w:pPr>
              <w:spacing w:after="0"/>
              <w:jc w:val="center"/>
            </w:pPr>
            <w:r w:rsidRPr="726A3959">
              <w:rPr>
                <w:rFonts w:ascii="Aptos Narrow" w:eastAsia="Aptos Narrow" w:hAnsi="Aptos Narrow" w:cs="Aptos Narrow"/>
                <w:color w:val="000000" w:themeColor="text1"/>
                <w:sz w:val="16"/>
                <w:szCs w:val="16"/>
              </w:rPr>
              <w:t>390.742</w:t>
            </w:r>
          </w:p>
        </w:tc>
        <w:tc>
          <w:tcPr>
            <w:tcW w:w="675" w:type="dxa"/>
            <w:shd w:val="clear" w:color="auto" w:fill="E8E8E8"/>
            <w:tcMar>
              <w:left w:w="70" w:type="dxa"/>
              <w:right w:w="70" w:type="dxa"/>
            </w:tcMar>
            <w:vAlign w:val="bottom"/>
          </w:tcPr>
          <w:p w14:paraId="60BF0804" w14:textId="3D1431DC" w:rsidR="726A3959" w:rsidRDefault="726A3959" w:rsidP="726A3959">
            <w:pPr>
              <w:spacing w:after="0"/>
              <w:jc w:val="center"/>
            </w:pPr>
            <w:r w:rsidRPr="726A3959">
              <w:rPr>
                <w:rFonts w:ascii="Aptos Narrow" w:eastAsia="Aptos Narrow" w:hAnsi="Aptos Narrow" w:cs="Aptos Narrow"/>
                <w:color w:val="000000" w:themeColor="text1"/>
                <w:sz w:val="16"/>
                <w:szCs w:val="16"/>
              </w:rPr>
              <w:t>33</w:t>
            </w:r>
          </w:p>
        </w:tc>
        <w:tc>
          <w:tcPr>
            <w:tcW w:w="675" w:type="dxa"/>
            <w:shd w:val="clear" w:color="auto" w:fill="E8E8E8"/>
            <w:tcMar>
              <w:left w:w="70" w:type="dxa"/>
              <w:right w:w="70" w:type="dxa"/>
            </w:tcMar>
            <w:vAlign w:val="bottom"/>
          </w:tcPr>
          <w:p w14:paraId="003500EB" w14:textId="2D0BD9F1" w:rsidR="726A3959" w:rsidRDefault="726A3959" w:rsidP="726A3959">
            <w:pPr>
              <w:spacing w:after="0"/>
              <w:jc w:val="center"/>
            </w:pPr>
            <w:r w:rsidRPr="726A3959">
              <w:rPr>
                <w:rFonts w:ascii="Aptos Narrow" w:eastAsia="Aptos Narrow" w:hAnsi="Aptos Narrow" w:cs="Aptos Narrow"/>
                <w:color w:val="000000" w:themeColor="text1"/>
                <w:sz w:val="16"/>
                <w:szCs w:val="16"/>
              </w:rPr>
              <w:t>37</w:t>
            </w:r>
          </w:p>
        </w:tc>
      </w:tr>
      <w:tr w:rsidR="726A3959" w14:paraId="3FC0E7C6" w14:textId="77777777" w:rsidTr="726A3959">
        <w:trPr>
          <w:trHeight w:val="300"/>
        </w:trPr>
        <w:tc>
          <w:tcPr>
            <w:tcW w:w="4110" w:type="dxa"/>
            <w:tcMar>
              <w:left w:w="70" w:type="dxa"/>
              <w:right w:w="70" w:type="dxa"/>
            </w:tcMar>
            <w:vAlign w:val="bottom"/>
          </w:tcPr>
          <w:p w14:paraId="6A9C1DB0" w14:textId="29128B04" w:rsidR="726A3959" w:rsidRDefault="726A3959" w:rsidP="726A3959">
            <w:pPr>
              <w:spacing w:after="0"/>
            </w:pPr>
            <w:r w:rsidRPr="726A3959">
              <w:rPr>
                <w:rFonts w:ascii="Aptos Narrow" w:eastAsia="Aptos Narrow" w:hAnsi="Aptos Narrow" w:cs="Aptos Narrow"/>
                <w:color w:val="000000" w:themeColor="text1"/>
                <w:sz w:val="16"/>
                <w:szCs w:val="16"/>
              </w:rPr>
              <w:t>GUAINIA</w:t>
            </w:r>
          </w:p>
        </w:tc>
        <w:tc>
          <w:tcPr>
            <w:tcW w:w="720" w:type="dxa"/>
            <w:tcMar>
              <w:left w:w="70" w:type="dxa"/>
              <w:right w:w="70" w:type="dxa"/>
            </w:tcMar>
            <w:vAlign w:val="bottom"/>
          </w:tcPr>
          <w:p w14:paraId="71664CD2" w14:textId="60CAA1C7" w:rsidR="726A3959" w:rsidRDefault="726A3959" w:rsidP="726A3959">
            <w:pPr>
              <w:spacing w:after="0"/>
              <w:jc w:val="center"/>
            </w:pPr>
            <w:r w:rsidRPr="726A3959">
              <w:rPr>
                <w:rFonts w:ascii="Aptos Narrow" w:eastAsia="Aptos Narrow" w:hAnsi="Aptos Narrow" w:cs="Aptos Narrow"/>
                <w:color w:val="000000" w:themeColor="text1"/>
                <w:sz w:val="16"/>
                <w:szCs w:val="16"/>
              </w:rPr>
              <w:t>44</w:t>
            </w:r>
          </w:p>
        </w:tc>
        <w:tc>
          <w:tcPr>
            <w:tcW w:w="720" w:type="dxa"/>
            <w:tcMar>
              <w:left w:w="70" w:type="dxa"/>
              <w:right w:w="70" w:type="dxa"/>
            </w:tcMar>
            <w:vAlign w:val="bottom"/>
          </w:tcPr>
          <w:p w14:paraId="4AC932B9" w14:textId="30CCE90B" w:rsidR="726A3959" w:rsidRDefault="726A3959" w:rsidP="726A3959">
            <w:pPr>
              <w:spacing w:after="0"/>
              <w:jc w:val="center"/>
            </w:pPr>
            <w:r w:rsidRPr="726A3959">
              <w:rPr>
                <w:rFonts w:ascii="Aptos Narrow" w:eastAsia="Aptos Narrow" w:hAnsi="Aptos Narrow" w:cs="Aptos Narrow"/>
                <w:color w:val="000000" w:themeColor="text1"/>
                <w:sz w:val="16"/>
                <w:szCs w:val="16"/>
              </w:rPr>
              <w:t>66</w:t>
            </w:r>
          </w:p>
        </w:tc>
        <w:tc>
          <w:tcPr>
            <w:tcW w:w="975" w:type="dxa"/>
            <w:tcMar>
              <w:left w:w="70" w:type="dxa"/>
              <w:right w:w="70" w:type="dxa"/>
            </w:tcMar>
            <w:vAlign w:val="bottom"/>
          </w:tcPr>
          <w:p w14:paraId="620511DB" w14:textId="6F0A39DB" w:rsidR="726A3959" w:rsidRDefault="726A3959" w:rsidP="726A3959">
            <w:pPr>
              <w:spacing w:after="0"/>
              <w:jc w:val="center"/>
            </w:pPr>
            <w:r w:rsidRPr="726A3959">
              <w:rPr>
                <w:rFonts w:ascii="Aptos Narrow" w:eastAsia="Aptos Narrow" w:hAnsi="Aptos Narrow" w:cs="Aptos Narrow"/>
                <w:color w:val="000000" w:themeColor="text1"/>
                <w:sz w:val="16"/>
                <w:szCs w:val="16"/>
              </w:rPr>
              <w:t>58.240</w:t>
            </w:r>
          </w:p>
        </w:tc>
        <w:tc>
          <w:tcPr>
            <w:tcW w:w="975" w:type="dxa"/>
            <w:tcMar>
              <w:left w:w="70" w:type="dxa"/>
              <w:right w:w="70" w:type="dxa"/>
            </w:tcMar>
            <w:vAlign w:val="bottom"/>
          </w:tcPr>
          <w:p w14:paraId="26335DA4" w14:textId="13C8ADEE" w:rsidR="726A3959" w:rsidRDefault="726A3959" w:rsidP="726A3959">
            <w:pPr>
              <w:spacing w:after="0"/>
              <w:jc w:val="center"/>
            </w:pPr>
            <w:r w:rsidRPr="726A3959">
              <w:rPr>
                <w:rFonts w:ascii="Aptos Narrow" w:eastAsia="Aptos Narrow" w:hAnsi="Aptos Narrow" w:cs="Aptos Narrow"/>
                <w:color w:val="000000" w:themeColor="text1"/>
                <w:sz w:val="16"/>
                <w:szCs w:val="16"/>
              </w:rPr>
              <w:t>59.706</w:t>
            </w:r>
          </w:p>
        </w:tc>
        <w:tc>
          <w:tcPr>
            <w:tcW w:w="675" w:type="dxa"/>
            <w:tcMar>
              <w:left w:w="70" w:type="dxa"/>
              <w:right w:w="70" w:type="dxa"/>
            </w:tcMar>
            <w:vAlign w:val="bottom"/>
          </w:tcPr>
          <w:p w14:paraId="28E371D1" w14:textId="002167B4" w:rsidR="726A3959" w:rsidRDefault="726A3959" w:rsidP="726A3959">
            <w:pPr>
              <w:spacing w:after="0"/>
              <w:jc w:val="center"/>
            </w:pPr>
            <w:r w:rsidRPr="726A3959">
              <w:rPr>
                <w:rFonts w:ascii="Aptos Narrow" w:eastAsia="Aptos Narrow" w:hAnsi="Aptos Narrow" w:cs="Aptos Narrow"/>
                <w:color w:val="000000" w:themeColor="text1"/>
                <w:sz w:val="16"/>
                <w:szCs w:val="16"/>
              </w:rPr>
              <w:t>76</w:t>
            </w:r>
          </w:p>
        </w:tc>
        <w:tc>
          <w:tcPr>
            <w:tcW w:w="675" w:type="dxa"/>
            <w:tcMar>
              <w:left w:w="70" w:type="dxa"/>
              <w:right w:w="70" w:type="dxa"/>
            </w:tcMar>
            <w:vAlign w:val="bottom"/>
          </w:tcPr>
          <w:p w14:paraId="5A5FB17E" w14:textId="61F00384" w:rsidR="726A3959" w:rsidRDefault="726A3959" w:rsidP="726A3959">
            <w:pPr>
              <w:spacing w:after="0"/>
              <w:jc w:val="center"/>
            </w:pPr>
            <w:r w:rsidRPr="726A3959">
              <w:rPr>
                <w:rFonts w:ascii="Aptos Narrow" w:eastAsia="Aptos Narrow" w:hAnsi="Aptos Narrow" w:cs="Aptos Narrow"/>
                <w:color w:val="000000" w:themeColor="text1"/>
                <w:sz w:val="16"/>
                <w:szCs w:val="16"/>
              </w:rPr>
              <w:t>111</w:t>
            </w:r>
          </w:p>
        </w:tc>
      </w:tr>
      <w:tr w:rsidR="726A3959" w14:paraId="0A6AA9B0" w14:textId="77777777" w:rsidTr="726A3959">
        <w:trPr>
          <w:trHeight w:val="300"/>
        </w:trPr>
        <w:tc>
          <w:tcPr>
            <w:tcW w:w="4110" w:type="dxa"/>
            <w:shd w:val="clear" w:color="auto" w:fill="E8E8E8"/>
            <w:tcMar>
              <w:left w:w="70" w:type="dxa"/>
              <w:right w:w="70" w:type="dxa"/>
            </w:tcMar>
            <w:vAlign w:val="bottom"/>
          </w:tcPr>
          <w:p w14:paraId="109C7B08" w14:textId="32768CB4" w:rsidR="726A3959" w:rsidRDefault="726A3959" w:rsidP="726A3959">
            <w:pPr>
              <w:spacing w:after="0"/>
            </w:pPr>
            <w:r w:rsidRPr="726A3959">
              <w:rPr>
                <w:rFonts w:ascii="Aptos Narrow" w:eastAsia="Aptos Narrow" w:hAnsi="Aptos Narrow" w:cs="Aptos Narrow"/>
                <w:color w:val="000000" w:themeColor="text1"/>
                <w:sz w:val="16"/>
                <w:szCs w:val="16"/>
              </w:rPr>
              <w:t>GUAVIARE</w:t>
            </w:r>
          </w:p>
        </w:tc>
        <w:tc>
          <w:tcPr>
            <w:tcW w:w="720" w:type="dxa"/>
            <w:shd w:val="clear" w:color="auto" w:fill="E8E8E8"/>
            <w:tcMar>
              <w:left w:w="70" w:type="dxa"/>
              <w:right w:w="70" w:type="dxa"/>
            </w:tcMar>
            <w:vAlign w:val="bottom"/>
          </w:tcPr>
          <w:p w14:paraId="165338FB" w14:textId="2192C641" w:rsidR="726A3959" w:rsidRDefault="726A3959" w:rsidP="726A3959">
            <w:pPr>
              <w:spacing w:after="0"/>
              <w:jc w:val="center"/>
            </w:pPr>
            <w:r w:rsidRPr="726A3959">
              <w:rPr>
                <w:rFonts w:ascii="Aptos Narrow" w:eastAsia="Aptos Narrow" w:hAnsi="Aptos Narrow" w:cs="Aptos Narrow"/>
                <w:color w:val="000000" w:themeColor="text1"/>
                <w:sz w:val="16"/>
                <w:szCs w:val="16"/>
              </w:rPr>
              <w:t>64</w:t>
            </w:r>
          </w:p>
        </w:tc>
        <w:tc>
          <w:tcPr>
            <w:tcW w:w="720" w:type="dxa"/>
            <w:shd w:val="clear" w:color="auto" w:fill="E8E8E8"/>
            <w:tcMar>
              <w:left w:w="70" w:type="dxa"/>
              <w:right w:w="70" w:type="dxa"/>
            </w:tcMar>
            <w:vAlign w:val="bottom"/>
          </w:tcPr>
          <w:p w14:paraId="1290B0EF" w14:textId="2A7AF964" w:rsidR="726A3959" w:rsidRDefault="726A3959" w:rsidP="726A3959">
            <w:pPr>
              <w:spacing w:after="0"/>
              <w:jc w:val="center"/>
            </w:pPr>
            <w:r w:rsidRPr="726A3959">
              <w:rPr>
                <w:rFonts w:ascii="Aptos Narrow" w:eastAsia="Aptos Narrow" w:hAnsi="Aptos Narrow" w:cs="Aptos Narrow"/>
                <w:color w:val="000000" w:themeColor="text1"/>
                <w:sz w:val="16"/>
                <w:szCs w:val="16"/>
              </w:rPr>
              <w:t>36</w:t>
            </w:r>
          </w:p>
        </w:tc>
        <w:tc>
          <w:tcPr>
            <w:tcW w:w="975" w:type="dxa"/>
            <w:shd w:val="clear" w:color="auto" w:fill="E8E8E8"/>
            <w:tcMar>
              <w:left w:w="70" w:type="dxa"/>
              <w:right w:w="70" w:type="dxa"/>
            </w:tcMar>
            <w:vAlign w:val="bottom"/>
          </w:tcPr>
          <w:p w14:paraId="3D08124C" w14:textId="647513A9" w:rsidR="726A3959" w:rsidRDefault="726A3959" w:rsidP="726A3959">
            <w:pPr>
              <w:spacing w:after="0"/>
              <w:jc w:val="center"/>
            </w:pPr>
            <w:r w:rsidRPr="726A3959">
              <w:rPr>
                <w:rFonts w:ascii="Aptos Narrow" w:eastAsia="Aptos Narrow" w:hAnsi="Aptos Narrow" w:cs="Aptos Narrow"/>
                <w:color w:val="000000" w:themeColor="text1"/>
                <w:sz w:val="16"/>
                <w:szCs w:val="16"/>
              </w:rPr>
              <w:t>84.550</w:t>
            </w:r>
          </w:p>
        </w:tc>
        <w:tc>
          <w:tcPr>
            <w:tcW w:w="975" w:type="dxa"/>
            <w:shd w:val="clear" w:color="auto" w:fill="E8E8E8"/>
            <w:tcMar>
              <w:left w:w="70" w:type="dxa"/>
              <w:right w:w="70" w:type="dxa"/>
            </w:tcMar>
            <w:vAlign w:val="bottom"/>
          </w:tcPr>
          <w:p w14:paraId="0AE4D868" w14:textId="42305B70" w:rsidR="726A3959" w:rsidRDefault="726A3959" w:rsidP="726A3959">
            <w:pPr>
              <w:spacing w:after="0"/>
              <w:jc w:val="center"/>
            </w:pPr>
            <w:r w:rsidRPr="726A3959">
              <w:rPr>
                <w:rFonts w:ascii="Aptos Narrow" w:eastAsia="Aptos Narrow" w:hAnsi="Aptos Narrow" w:cs="Aptos Narrow"/>
                <w:color w:val="000000" w:themeColor="text1"/>
                <w:sz w:val="16"/>
                <w:szCs w:val="16"/>
              </w:rPr>
              <w:t>84.696</w:t>
            </w:r>
          </w:p>
        </w:tc>
        <w:tc>
          <w:tcPr>
            <w:tcW w:w="675" w:type="dxa"/>
            <w:shd w:val="clear" w:color="auto" w:fill="E8E8E8"/>
            <w:tcMar>
              <w:left w:w="70" w:type="dxa"/>
              <w:right w:w="70" w:type="dxa"/>
            </w:tcMar>
            <w:vAlign w:val="bottom"/>
          </w:tcPr>
          <w:p w14:paraId="53F6BDC2" w14:textId="056E4388" w:rsidR="726A3959" w:rsidRDefault="726A3959" w:rsidP="726A3959">
            <w:pPr>
              <w:spacing w:after="0"/>
              <w:jc w:val="center"/>
            </w:pPr>
            <w:r w:rsidRPr="726A3959">
              <w:rPr>
                <w:rFonts w:ascii="Aptos Narrow" w:eastAsia="Aptos Narrow" w:hAnsi="Aptos Narrow" w:cs="Aptos Narrow"/>
                <w:color w:val="000000" w:themeColor="text1"/>
                <w:sz w:val="16"/>
                <w:szCs w:val="16"/>
              </w:rPr>
              <w:t>76</w:t>
            </w:r>
          </w:p>
        </w:tc>
        <w:tc>
          <w:tcPr>
            <w:tcW w:w="675" w:type="dxa"/>
            <w:shd w:val="clear" w:color="auto" w:fill="E8E8E8"/>
            <w:tcMar>
              <w:left w:w="70" w:type="dxa"/>
              <w:right w:w="70" w:type="dxa"/>
            </w:tcMar>
            <w:vAlign w:val="bottom"/>
          </w:tcPr>
          <w:p w14:paraId="7CBC382F" w14:textId="1AC1B937" w:rsidR="726A3959" w:rsidRDefault="726A3959" w:rsidP="726A3959">
            <w:pPr>
              <w:spacing w:after="0"/>
              <w:jc w:val="center"/>
            </w:pPr>
            <w:r w:rsidRPr="726A3959">
              <w:rPr>
                <w:rFonts w:ascii="Aptos Narrow" w:eastAsia="Aptos Narrow" w:hAnsi="Aptos Narrow" w:cs="Aptos Narrow"/>
                <w:color w:val="000000" w:themeColor="text1"/>
                <w:sz w:val="16"/>
                <w:szCs w:val="16"/>
              </w:rPr>
              <w:t>43</w:t>
            </w:r>
          </w:p>
        </w:tc>
      </w:tr>
      <w:tr w:rsidR="726A3959" w14:paraId="71A68A3C" w14:textId="77777777" w:rsidTr="726A3959">
        <w:trPr>
          <w:trHeight w:val="300"/>
        </w:trPr>
        <w:tc>
          <w:tcPr>
            <w:tcW w:w="4110" w:type="dxa"/>
            <w:tcMar>
              <w:left w:w="70" w:type="dxa"/>
              <w:right w:w="70" w:type="dxa"/>
            </w:tcMar>
            <w:vAlign w:val="bottom"/>
          </w:tcPr>
          <w:p w14:paraId="2BDD6739" w14:textId="2FED64AA" w:rsidR="726A3959" w:rsidRDefault="726A3959" w:rsidP="726A3959">
            <w:pPr>
              <w:spacing w:after="0"/>
            </w:pPr>
            <w:r w:rsidRPr="726A3959">
              <w:rPr>
                <w:rFonts w:ascii="Aptos Narrow" w:eastAsia="Aptos Narrow" w:hAnsi="Aptos Narrow" w:cs="Aptos Narrow"/>
                <w:color w:val="000000" w:themeColor="text1"/>
                <w:sz w:val="16"/>
                <w:szCs w:val="16"/>
              </w:rPr>
              <w:t>CHOCO</w:t>
            </w:r>
          </w:p>
        </w:tc>
        <w:tc>
          <w:tcPr>
            <w:tcW w:w="720" w:type="dxa"/>
            <w:tcMar>
              <w:left w:w="70" w:type="dxa"/>
              <w:right w:w="70" w:type="dxa"/>
            </w:tcMar>
            <w:vAlign w:val="bottom"/>
          </w:tcPr>
          <w:p w14:paraId="4B703148" w14:textId="511694C7" w:rsidR="726A3959" w:rsidRDefault="726A3959" w:rsidP="726A3959">
            <w:pPr>
              <w:spacing w:after="0"/>
              <w:jc w:val="center"/>
            </w:pPr>
            <w:r w:rsidRPr="726A3959">
              <w:rPr>
                <w:rFonts w:ascii="Aptos Narrow" w:eastAsia="Aptos Narrow" w:hAnsi="Aptos Narrow" w:cs="Aptos Narrow"/>
                <w:color w:val="000000" w:themeColor="text1"/>
                <w:sz w:val="16"/>
                <w:szCs w:val="16"/>
              </w:rPr>
              <w:t>49</w:t>
            </w:r>
          </w:p>
        </w:tc>
        <w:tc>
          <w:tcPr>
            <w:tcW w:w="720" w:type="dxa"/>
            <w:tcMar>
              <w:left w:w="70" w:type="dxa"/>
              <w:right w:w="70" w:type="dxa"/>
            </w:tcMar>
            <w:vAlign w:val="bottom"/>
          </w:tcPr>
          <w:p w14:paraId="694E7997" w14:textId="33F7BAC3" w:rsidR="726A3959" w:rsidRDefault="726A3959" w:rsidP="726A3959">
            <w:pPr>
              <w:spacing w:after="0"/>
              <w:jc w:val="center"/>
            </w:pPr>
            <w:r w:rsidRPr="726A3959">
              <w:rPr>
                <w:rFonts w:ascii="Aptos Narrow" w:eastAsia="Aptos Narrow" w:hAnsi="Aptos Narrow" w:cs="Aptos Narrow"/>
                <w:color w:val="000000" w:themeColor="text1"/>
                <w:sz w:val="16"/>
                <w:szCs w:val="16"/>
              </w:rPr>
              <w:t>46</w:t>
            </w:r>
          </w:p>
        </w:tc>
        <w:tc>
          <w:tcPr>
            <w:tcW w:w="975" w:type="dxa"/>
            <w:tcMar>
              <w:left w:w="70" w:type="dxa"/>
              <w:right w:w="70" w:type="dxa"/>
            </w:tcMar>
            <w:vAlign w:val="bottom"/>
          </w:tcPr>
          <w:p w14:paraId="30B67E9B" w14:textId="1EE5700A" w:rsidR="726A3959" w:rsidRDefault="726A3959" w:rsidP="726A3959">
            <w:pPr>
              <w:spacing w:after="0"/>
              <w:jc w:val="center"/>
            </w:pPr>
            <w:r w:rsidRPr="726A3959">
              <w:rPr>
                <w:rFonts w:ascii="Aptos Narrow" w:eastAsia="Aptos Narrow" w:hAnsi="Aptos Narrow" w:cs="Aptos Narrow"/>
                <w:color w:val="000000" w:themeColor="text1"/>
                <w:sz w:val="16"/>
                <w:szCs w:val="16"/>
              </w:rPr>
              <w:t>586.128</w:t>
            </w:r>
          </w:p>
        </w:tc>
        <w:tc>
          <w:tcPr>
            <w:tcW w:w="975" w:type="dxa"/>
            <w:tcMar>
              <w:left w:w="70" w:type="dxa"/>
              <w:right w:w="70" w:type="dxa"/>
            </w:tcMar>
            <w:vAlign w:val="bottom"/>
          </w:tcPr>
          <w:p w14:paraId="56E237AF" w14:textId="5F821DB5" w:rsidR="726A3959" w:rsidRDefault="726A3959" w:rsidP="726A3959">
            <w:pPr>
              <w:spacing w:after="0"/>
              <w:jc w:val="center"/>
            </w:pPr>
            <w:r w:rsidRPr="726A3959">
              <w:rPr>
                <w:rFonts w:ascii="Aptos Narrow" w:eastAsia="Aptos Narrow" w:hAnsi="Aptos Narrow" w:cs="Aptos Narrow"/>
                <w:color w:val="000000" w:themeColor="text1"/>
                <w:sz w:val="16"/>
                <w:szCs w:val="16"/>
              </w:rPr>
              <w:t>593.106</w:t>
            </w:r>
          </w:p>
        </w:tc>
        <w:tc>
          <w:tcPr>
            <w:tcW w:w="675" w:type="dxa"/>
            <w:tcMar>
              <w:left w:w="70" w:type="dxa"/>
              <w:right w:w="70" w:type="dxa"/>
            </w:tcMar>
            <w:vAlign w:val="bottom"/>
          </w:tcPr>
          <w:p w14:paraId="40F81E5F" w14:textId="2B0458D2" w:rsidR="726A3959" w:rsidRDefault="726A3959" w:rsidP="726A3959">
            <w:pPr>
              <w:spacing w:after="0"/>
              <w:jc w:val="center"/>
            </w:pPr>
            <w:r w:rsidRPr="726A3959">
              <w:rPr>
                <w:rFonts w:ascii="Aptos Narrow" w:eastAsia="Aptos Narrow" w:hAnsi="Aptos Narrow" w:cs="Aptos Narrow"/>
                <w:color w:val="000000" w:themeColor="text1"/>
                <w:sz w:val="16"/>
                <w:szCs w:val="16"/>
              </w:rPr>
              <w:t>8</w:t>
            </w:r>
          </w:p>
        </w:tc>
        <w:tc>
          <w:tcPr>
            <w:tcW w:w="675" w:type="dxa"/>
            <w:tcMar>
              <w:left w:w="70" w:type="dxa"/>
              <w:right w:w="70" w:type="dxa"/>
            </w:tcMar>
            <w:vAlign w:val="bottom"/>
          </w:tcPr>
          <w:p w14:paraId="055BD7A8" w14:textId="47E0AFC5" w:rsidR="726A3959" w:rsidRDefault="726A3959" w:rsidP="726A3959">
            <w:pPr>
              <w:spacing w:after="0"/>
              <w:jc w:val="center"/>
            </w:pPr>
            <w:r w:rsidRPr="726A3959">
              <w:rPr>
                <w:rFonts w:ascii="Aptos Narrow" w:eastAsia="Aptos Narrow" w:hAnsi="Aptos Narrow" w:cs="Aptos Narrow"/>
                <w:color w:val="000000" w:themeColor="text1"/>
                <w:sz w:val="16"/>
                <w:szCs w:val="16"/>
              </w:rPr>
              <w:t>8</w:t>
            </w:r>
          </w:p>
        </w:tc>
      </w:tr>
      <w:tr w:rsidR="726A3959" w14:paraId="4F2548CC" w14:textId="77777777" w:rsidTr="726A3959">
        <w:trPr>
          <w:trHeight w:val="300"/>
        </w:trPr>
        <w:tc>
          <w:tcPr>
            <w:tcW w:w="4110" w:type="dxa"/>
            <w:shd w:val="clear" w:color="auto" w:fill="E8E8E8"/>
            <w:tcMar>
              <w:left w:w="70" w:type="dxa"/>
              <w:right w:w="70" w:type="dxa"/>
            </w:tcMar>
            <w:vAlign w:val="bottom"/>
          </w:tcPr>
          <w:p w14:paraId="7D13C3F6" w14:textId="018CD4E0" w:rsidR="726A3959" w:rsidRDefault="726A3959" w:rsidP="726A3959">
            <w:pPr>
              <w:spacing w:after="0"/>
            </w:pPr>
            <w:r w:rsidRPr="726A3959">
              <w:rPr>
                <w:rFonts w:ascii="Aptos Narrow" w:eastAsia="Aptos Narrow" w:hAnsi="Aptos Narrow" w:cs="Aptos Narrow"/>
                <w:color w:val="000000" w:themeColor="text1"/>
                <w:sz w:val="16"/>
                <w:szCs w:val="16"/>
              </w:rPr>
              <w:t>ARCHIPIELAGO SAN ANDRES, PROVIDENCIA Y SANTA CATALINA</w:t>
            </w:r>
          </w:p>
        </w:tc>
        <w:tc>
          <w:tcPr>
            <w:tcW w:w="720" w:type="dxa"/>
            <w:shd w:val="clear" w:color="auto" w:fill="E8E8E8"/>
            <w:tcMar>
              <w:left w:w="70" w:type="dxa"/>
              <w:right w:w="70" w:type="dxa"/>
            </w:tcMar>
            <w:vAlign w:val="bottom"/>
          </w:tcPr>
          <w:p w14:paraId="085D94DB" w14:textId="14AA9EA2" w:rsidR="726A3959" w:rsidRDefault="726A3959" w:rsidP="726A3959">
            <w:pPr>
              <w:spacing w:after="0"/>
              <w:jc w:val="center"/>
            </w:pPr>
            <w:r w:rsidRPr="726A3959">
              <w:rPr>
                <w:rFonts w:ascii="Aptos Narrow" w:eastAsia="Aptos Narrow" w:hAnsi="Aptos Narrow" w:cs="Aptos Narrow"/>
                <w:color w:val="000000" w:themeColor="text1"/>
                <w:sz w:val="16"/>
                <w:szCs w:val="16"/>
              </w:rPr>
              <w:t>29</w:t>
            </w:r>
          </w:p>
        </w:tc>
        <w:tc>
          <w:tcPr>
            <w:tcW w:w="720" w:type="dxa"/>
            <w:shd w:val="clear" w:color="auto" w:fill="E8E8E8"/>
            <w:tcMar>
              <w:left w:w="70" w:type="dxa"/>
              <w:right w:w="70" w:type="dxa"/>
            </w:tcMar>
            <w:vAlign w:val="bottom"/>
          </w:tcPr>
          <w:p w14:paraId="23D4738D" w14:textId="43515690" w:rsidR="726A3959" w:rsidRDefault="726A3959" w:rsidP="726A3959">
            <w:pPr>
              <w:spacing w:after="0"/>
              <w:jc w:val="center"/>
            </w:pPr>
            <w:r w:rsidRPr="726A3959">
              <w:rPr>
                <w:rFonts w:ascii="Aptos Narrow" w:eastAsia="Aptos Narrow" w:hAnsi="Aptos Narrow" w:cs="Aptos Narrow"/>
                <w:color w:val="000000" w:themeColor="text1"/>
                <w:sz w:val="16"/>
                <w:szCs w:val="16"/>
              </w:rPr>
              <w:t>26</w:t>
            </w:r>
          </w:p>
        </w:tc>
        <w:tc>
          <w:tcPr>
            <w:tcW w:w="975" w:type="dxa"/>
            <w:shd w:val="clear" w:color="auto" w:fill="E8E8E8"/>
            <w:tcMar>
              <w:left w:w="70" w:type="dxa"/>
              <w:right w:w="70" w:type="dxa"/>
            </w:tcMar>
            <w:vAlign w:val="bottom"/>
          </w:tcPr>
          <w:p w14:paraId="0FD4021A" w14:textId="24D00F44" w:rsidR="726A3959" w:rsidRDefault="726A3959" w:rsidP="726A3959">
            <w:pPr>
              <w:spacing w:after="0"/>
              <w:jc w:val="center"/>
            </w:pPr>
            <w:r w:rsidRPr="726A3959">
              <w:rPr>
                <w:rFonts w:ascii="Aptos Narrow" w:eastAsia="Aptos Narrow" w:hAnsi="Aptos Narrow" w:cs="Aptos Narrow"/>
                <w:color w:val="000000" w:themeColor="text1"/>
                <w:sz w:val="16"/>
                <w:szCs w:val="16"/>
              </w:rPr>
              <w:t>63.250</w:t>
            </w:r>
          </w:p>
        </w:tc>
        <w:tc>
          <w:tcPr>
            <w:tcW w:w="975" w:type="dxa"/>
            <w:shd w:val="clear" w:color="auto" w:fill="E8E8E8"/>
            <w:tcMar>
              <w:left w:w="70" w:type="dxa"/>
              <w:right w:w="70" w:type="dxa"/>
            </w:tcMar>
            <w:vAlign w:val="bottom"/>
          </w:tcPr>
          <w:p w14:paraId="29E5323F" w14:textId="2D51ED4D" w:rsidR="726A3959" w:rsidRDefault="726A3959" w:rsidP="726A3959">
            <w:pPr>
              <w:spacing w:after="0"/>
              <w:jc w:val="center"/>
            </w:pPr>
            <w:r w:rsidRPr="726A3959">
              <w:rPr>
                <w:rFonts w:ascii="Aptos Narrow" w:eastAsia="Aptos Narrow" w:hAnsi="Aptos Narrow" w:cs="Aptos Narrow"/>
                <w:color w:val="000000" w:themeColor="text1"/>
                <w:sz w:val="16"/>
                <w:szCs w:val="16"/>
              </w:rPr>
              <w:t>63.438</w:t>
            </w:r>
          </w:p>
        </w:tc>
        <w:tc>
          <w:tcPr>
            <w:tcW w:w="675" w:type="dxa"/>
            <w:shd w:val="clear" w:color="auto" w:fill="E8E8E8"/>
            <w:tcMar>
              <w:left w:w="70" w:type="dxa"/>
              <w:right w:w="70" w:type="dxa"/>
            </w:tcMar>
            <w:vAlign w:val="bottom"/>
          </w:tcPr>
          <w:p w14:paraId="4D8787E1" w14:textId="03452047" w:rsidR="726A3959" w:rsidRDefault="726A3959" w:rsidP="726A3959">
            <w:pPr>
              <w:spacing w:after="0"/>
              <w:jc w:val="center"/>
            </w:pPr>
            <w:r w:rsidRPr="726A3959">
              <w:rPr>
                <w:rFonts w:ascii="Aptos Narrow" w:eastAsia="Aptos Narrow" w:hAnsi="Aptos Narrow" w:cs="Aptos Narrow"/>
                <w:color w:val="000000" w:themeColor="text1"/>
                <w:sz w:val="16"/>
                <w:szCs w:val="16"/>
              </w:rPr>
              <w:t>46</w:t>
            </w:r>
          </w:p>
        </w:tc>
        <w:tc>
          <w:tcPr>
            <w:tcW w:w="675" w:type="dxa"/>
            <w:shd w:val="clear" w:color="auto" w:fill="E8E8E8"/>
            <w:tcMar>
              <w:left w:w="70" w:type="dxa"/>
              <w:right w:w="70" w:type="dxa"/>
            </w:tcMar>
            <w:vAlign w:val="bottom"/>
          </w:tcPr>
          <w:p w14:paraId="6ACCC8D2" w14:textId="50D52E0B" w:rsidR="726A3959" w:rsidRDefault="726A3959" w:rsidP="726A3959">
            <w:pPr>
              <w:spacing w:after="0"/>
              <w:jc w:val="center"/>
            </w:pPr>
            <w:r w:rsidRPr="726A3959">
              <w:rPr>
                <w:rFonts w:ascii="Aptos Narrow" w:eastAsia="Aptos Narrow" w:hAnsi="Aptos Narrow" w:cs="Aptos Narrow"/>
                <w:color w:val="000000" w:themeColor="text1"/>
                <w:sz w:val="16"/>
                <w:szCs w:val="16"/>
              </w:rPr>
              <w:t>41</w:t>
            </w:r>
          </w:p>
        </w:tc>
      </w:tr>
      <w:tr w:rsidR="726A3959" w14:paraId="3B8A92A5" w14:textId="77777777" w:rsidTr="726A3959">
        <w:trPr>
          <w:trHeight w:val="300"/>
        </w:trPr>
        <w:tc>
          <w:tcPr>
            <w:tcW w:w="4110" w:type="dxa"/>
            <w:tcMar>
              <w:left w:w="70" w:type="dxa"/>
              <w:right w:w="70" w:type="dxa"/>
            </w:tcMar>
            <w:vAlign w:val="bottom"/>
          </w:tcPr>
          <w:p w14:paraId="5DD87A29" w14:textId="3592295E" w:rsidR="726A3959" w:rsidRDefault="726A3959" w:rsidP="726A3959">
            <w:pPr>
              <w:spacing w:after="0"/>
            </w:pPr>
            <w:r w:rsidRPr="726A3959">
              <w:rPr>
                <w:rFonts w:ascii="Aptos Narrow" w:eastAsia="Aptos Narrow" w:hAnsi="Aptos Narrow" w:cs="Aptos Narrow"/>
                <w:color w:val="000000" w:themeColor="text1"/>
                <w:sz w:val="16"/>
                <w:szCs w:val="16"/>
              </w:rPr>
              <w:t>AMAZONAS</w:t>
            </w:r>
          </w:p>
        </w:tc>
        <w:tc>
          <w:tcPr>
            <w:tcW w:w="720" w:type="dxa"/>
            <w:tcMar>
              <w:left w:w="70" w:type="dxa"/>
              <w:right w:w="70" w:type="dxa"/>
            </w:tcMar>
            <w:vAlign w:val="bottom"/>
          </w:tcPr>
          <w:p w14:paraId="0FD34AA4" w14:textId="6E16F193" w:rsidR="726A3959" w:rsidRDefault="726A3959" w:rsidP="726A3959">
            <w:pPr>
              <w:spacing w:after="0"/>
              <w:jc w:val="center"/>
            </w:pPr>
            <w:r w:rsidRPr="726A3959">
              <w:rPr>
                <w:rFonts w:ascii="Aptos Narrow" w:eastAsia="Aptos Narrow" w:hAnsi="Aptos Narrow" w:cs="Aptos Narrow"/>
                <w:color w:val="000000" w:themeColor="text1"/>
                <w:sz w:val="16"/>
                <w:szCs w:val="16"/>
              </w:rPr>
              <w:t>20</w:t>
            </w:r>
          </w:p>
        </w:tc>
        <w:tc>
          <w:tcPr>
            <w:tcW w:w="720" w:type="dxa"/>
            <w:tcMar>
              <w:left w:w="70" w:type="dxa"/>
              <w:right w:w="70" w:type="dxa"/>
            </w:tcMar>
            <w:vAlign w:val="bottom"/>
          </w:tcPr>
          <w:p w14:paraId="37417AFE" w14:textId="1DC660DE" w:rsidR="726A3959" w:rsidRDefault="726A3959" w:rsidP="726A3959">
            <w:pPr>
              <w:spacing w:after="0"/>
              <w:jc w:val="center"/>
            </w:pPr>
            <w:r w:rsidRPr="726A3959">
              <w:rPr>
                <w:rFonts w:ascii="Aptos Narrow" w:eastAsia="Aptos Narrow" w:hAnsi="Aptos Narrow" w:cs="Aptos Narrow"/>
                <w:color w:val="000000" w:themeColor="text1"/>
                <w:sz w:val="16"/>
                <w:szCs w:val="16"/>
              </w:rPr>
              <w:t>21</w:t>
            </w:r>
          </w:p>
        </w:tc>
        <w:tc>
          <w:tcPr>
            <w:tcW w:w="975" w:type="dxa"/>
            <w:tcMar>
              <w:left w:w="70" w:type="dxa"/>
              <w:right w:w="70" w:type="dxa"/>
            </w:tcMar>
            <w:vAlign w:val="bottom"/>
          </w:tcPr>
          <w:p w14:paraId="43020FBD" w14:textId="5D9B1F5D" w:rsidR="726A3959" w:rsidRDefault="726A3959" w:rsidP="726A3959">
            <w:pPr>
              <w:spacing w:after="0"/>
              <w:jc w:val="center"/>
            </w:pPr>
            <w:r w:rsidRPr="726A3959">
              <w:rPr>
                <w:rFonts w:ascii="Aptos Narrow" w:eastAsia="Aptos Narrow" w:hAnsi="Aptos Narrow" w:cs="Aptos Narrow"/>
                <w:color w:val="000000" w:themeColor="text1"/>
                <w:sz w:val="16"/>
                <w:szCs w:val="16"/>
              </w:rPr>
              <w:t>84.109</w:t>
            </w:r>
          </w:p>
        </w:tc>
        <w:tc>
          <w:tcPr>
            <w:tcW w:w="975" w:type="dxa"/>
            <w:tcMar>
              <w:left w:w="70" w:type="dxa"/>
              <w:right w:w="70" w:type="dxa"/>
            </w:tcMar>
            <w:vAlign w:val="bottom"/>
          </w:tcPr>
          <w:p w14:paraId="6E53DCAA" w14:textId="3BAA5A5C" w:rsidR="726A3959" w:rsidRDefault="726A3959" w:rsidP="726A3959">
            <w:pPr>
              <w:spacing w:after="0"/>
              <w:jc w:val="center"/>
            </w:pPr>
            <w:r w:rsidRPr="726A3959">
              <w:rPr>
                <w:rFonts w:ascii="Aptos Narrow" w:eastAsia="Aptos Narrow" w:hAnsi="Aptos Narrow" w:cs="Aptos Narrow"/>
                <w:color w:val="000000" w:themeColor="text1"/>
                <w:sz w:val="16"/>
                <w:szCs w:val="16"/>
              </w:rPr>
              <w:t>85.057</w:t>
            </w:r>
          </w:p>
        </w:tc>
        <w:tc>
          <w:tcPr>
            <w:tcW w:w="675" w:type="dxa"/>
            <w:tcMar>
              <w:left w:w="70" w:type="dxa"/>
              <w:right w:w="70" w:type="dxa"/>
            </w:tcMar>
            <w:vAlign w:val="bottom"/>
          </w:tcPr>
          <w:p w14:paraId="3FD66C32" w14:textId="63A92ED1" w:rsidR="726A3959" w:rsidRDefault="726A3959" w:rsidP="726A3959">
            <w:pPr>
              <w:spacing w:after="0"/>
              <w:jc w:val="center"/>
            </w:pPr>
            <w:r w:rsidRPr="726A3959">
              <w:rPr>
                <w:rFonts w:ascii="Aptos Narrow" w:eastAsia="Aptos Narrow" w:hAnsi="Aptos Narrow" w:cs="Aptos Narrow"/>
                <w:color w:val="000000" w:themeColor="text1"/>
                <w:sz w:val="16"/>
                <w:szCs w:val="16"/>
              </w:rPr>
              <w:t>24</w:t>
            </w:r>
          </w:p>
        </w:tc>
        <w:tc>
          <w:tcPr>
            <w:tcW w:w="675" w:type="dxa"/>
            <w:tcMar>
              <w:left w:w="70" w:type="dxa"/>
              <w:right w:w="70" w:type="dxa"/>
            </w:tcMar>
            <w:vAlign w:val="bottom"/>
          </w:tcPr>
          <w:p w14:paraId="71EBA395" w14:textId="7E5D19DD" w:rsidR="726A3959" w:rsidRDefault="726A3959" w:rsidP="726A3959">
            <w:pPr>
              <w:spacing w:after="0"/>
              <w:jc w:val="center"/>
            </w:pPr>
            <w:r w:rsidRPr="726A3959">
              <w:rPr>
                <w:rFonts w:ascii="Aptos Narrow" w:eastAsia="Aptos Narrow" w:hAnsi="Aptos Narrow" w:cs="Aptos Narrow"/>
                <w:color w:val="000000" w:themeColor="text1"/>
                <w:sz w:val="16"/>
                <w:szCs w:val="16"/>
              </w:rPr>
              <w:t>25</w:t>
            </w:r>
          </w:p>
        </w:tc>
      </w:tr>
      <w:tr w:rsidR="726A3959" w14:paraId="1A7888CE" w14:textId="77777777" w:rsidTr="726A3959">
        <w:trPr>
          <w:trHeight w:val="300"/>
        </w:trPr>
        <w:tc>
          <w:tcPr>
            <w:tcW w:w="4110" w:type="dxa"/>
            <w:shd w:val="clear" w:color="auto" w:fill="E8E8E8"/>
            <w:tcMar>
              <w:left w:w="70" w:type="dxa"/>
              <w:right w:w="70" w:type="dxa"/>
            </w:tcMar>
            <w:vAlign w:val="bottom"/>
          </w:tcPr>
          <w:p w14:paraId="07604CFA" w14:textId="406DFB20" w:rsidR="726A3959" w:rsidRDefault="726A3959" w:rsidP="726A3959">
            <w:pPr>
              <w:spacing w:after="0"/>
            </w:pPr>
            <w:r w:rsidRPr="726A3959">
              <w:rPr>
                <w:rFonts w:ascii="Aptos Narrow" w:eastAsia="Aptos Narrow" w:hAnsi="Aptos Narrow" w:cs="Aptos Narrow"/>
                <w:color w:val="000000" w:themeColor="text1"/>
                <w:sz w:val="16"/>
                <w:szCs w:val="16"/>
              </w:rPr>
              <w:t>DEPARTAMENTO SIN ASIGNAR</w:t>
            </w:r>
          </w:p>
        </w:tc>
        <w:tc>
          <w:tcPr>
            <w:tcW w:w="720" w:type="dxa"/>
            <w:shd w:val="clear" w:color="auto" w:fill="E8E8E8"/>
            <w:tcMar>
              <w:left w:w="70" w:type="dxa"/>
              <w:right w:w="70" w:type="dxa"/>
            </w:tcMar>
            <w:vAlign w:val="bottom"/>
          </w:tcPr>
          <w:p w14:paraId="49FD066B" w14:textId="4A84A57A" w:rsidR="726A3959" w:rsidRDefault="726A3959" w:rsidP="726A3959">
            <w:pPr>
              <w:spacing w:after="0"/>
              <w:jc w:val="center"/>
            </w:pPr>
            <w:r w:rsidRPr="726A3959">
              <w:rPr>
                <w:rFonts w:ascii="Aptos Narrow" w:eastAsia="Aptos Narrow" w:hAnsi="Aptos Narrow" w:cs="Aptos Narrow"/>
                <w:color w:val="000000" w:themeColor="text1"/>
                <w:sz w:val="16"/>
                <w:szCs w:val="16"/>
              </w:rPr>
              <w:t>21</w:t>
            </w:r>
          </w:p>
        </w:tc>
        <w:tc>
          <w:tcPr>
            <w:tcW w:w="720" w:type="dxa"/>
            <w:shd w:val="clear" w:color="auto" w:fill="E8E8E8"/>
            <w:tcMar>
              <w:left w:w="70" w:type="dxa"/>
              <w:right w:w="70" w:type="dxa"/>
            </w:tcMar>
            <w:vAlign w:val="bottom"/>
          </w:tcPr>
          <w:p w14:paraId="29356952" w14:textId="51D9F4E2" w:rsidR="726A3959" w:rsidRDefault="726A3959" w:rsidP="726A3959">
            <w:pPr>
              <w:spacing w:after="0"/>
              <w:jc w:val="center"/>
            </w:pPr>
            <w:r w:rsidRPr="726A3959">
              <w:rPr>
                <w:rFonts w:ascii="Aptos Narrow" w:eastAsia="Aptos Narrow" w:hAnsi="Aptos Narrow" w:cs="Aptos Narrow"/>
                <w:color w:val="000000" w:themeColor="text1"/>
                <w:sz w:val="16"/>
                <w:szCs w:val="16"/>
              </w:rPr>
              <w:t>10</w:t>
            </w:r>
          </w:p>
        </w:tc>
        <w:tc>
          <w:tcPr>
            <w:tcW w:w="975" w:type="dxa"/>
            <w:shd w:val="clear" w:color="auto" w:fill="E8E8E8"/>
            <w:tcMar>
              <w:left w:w="70" w:type="dxa"/>
              <w:right w:w="70" w:type="dxa"/>
            </w:tcMar>
            <w:vAlign w:val="bottom"/>
          </w:tcPr>
          <w:p w14:paraId="2A03A368" w14:textId="14CA86FF" w:rsidR="726A3959" w:rsidRDefault="726A3959" w:rsidP="726A3959">
            <w:pPr>
              <w:spacing w:after="0"/>
              <w:jc w:val="center"/>
            </w:pPr>
            <w:r w:rsidRPr="726A3959">
              <w:rPr>
                <w:rFonts w:ascii="Aptos Narrow" w:eastAsia="Aptos Narrow" w:hAnsi="Aptos Narrow" w:cs="Aptos Narrow"/>
                <w:color w:val="000000" w:themeColor="text1"/>
                <w:sz w:val="16"/>
                <w:szCs w:val="16"/>
              </w:rPr>
              <w:t>N/A</w:t>
            </w:r>
          </w:p>
        </w:tc>
        <w:tc>
          <w:tcPr>
            <w:tcW w:w="975" w:type="dxa"/>
            <w:shd w:val="clear" w:color="auto" w:fill="E8E8E8"/>
            <w:tcMar>
              <w:left w:w="70" w:type="dxa"/>
              <w:right w:w="70" w:type="dxa"/>
            </w:tcMar>
            <w:vAlign w:val="bottom"/>
          </w:tcPr>
          <w:p w14:paraId="0F096BCD" w14:textId="63D24714" w:rsidR="726A3959" w:rsidRDefault="726A3959" w:rsidP="726A3959">
            <w:pPr>
              <w:spacing w:after="0"/>
              <w:jc w:val="center"/>
            </w:pPr>
            <w:r w:rsidRPr="726A3959">
              <w:rPr>
                <w:rFonts w:ascii="Aptos Narrow" w:eastAsia="Aptos Narrow" w:hAnsi="Aptos Narrow" w:cs="Aptos Narrow"/>
                <w:color w:val="000000" w:themeColor="text1"/>
                <w:sz w:val="16"/>
                <w:szCs w:val="16"/>
              </w:rPr>
              <w:t>N/A</w:t>
            </w:r>
          </w:p>
        </w:tc>
        <w:tc>
          <w:tcPr>
            <w:tcW w:w="675" w:type="dxa"/>
            <w:shd w:val="clear" w:color="auto" w:fill="E8E8E8"/>
            <w:tcMar>
              <w:left w:w="70" w:type="dxa"/>
              <w:right w:w="70" w:type="dxa"/>
            </w:tcMar>
            <w:vAlign w:val="bottom"/>
          </w:tcPr>
          <w:p w14:paraId="3AEBB655" w14:textId="2F08DFB7" w:rsidR="726A3959" w:rsidRDefault="726A3959" w:rsidP="726A3959">
            <w:pPr>
              <w:spacing w:after="0"/>
              <w:jc w:val="center"/>
            </w:pPr>
            <w:r w:rsidRPr="726A3959">
              <w:rPr>
                <w:rFonts w:ascii="Aptos Narrow" w:eastAsia="Aptos Narrow" w:hAnsi="Aptos Narrow" w:cs="Aptos Narrow"/>
                <w:color w:val="000000" w:themeColor="text1"/>
                <w:sz w:val="16"/>
                <w:szCs w:val="16"/>
              </w:rPr>
              <w:t>N/A</w:t>
            </w:r>
          </w:p>
        </w:tc>
        <w:tc>
          <w:tcPr>
            <w:tcW w:w="675" w:type="dxa"/>
            <w:shd w:val="clear" w:color="auto" w:fill="E8E8E8"/>
            <w:tcMar>
              <w:left w:w="70" w:type="dxa"/>
              <w:right w:w="70" w:type="dxa"/>
            </w:tcMar>
            <w:vAlign w:val="bottom"/>
          </w:tcPr>
          <w:p w14:paraId="4AD3D88F" w14:textId="56C4FB2D" w:rsidR="726A3959" w:rsidRDefault="726A3959" w:rsidP="726A3959">
            <w:pPr>
              <w:spacing w:after="0"/>
              <w:jc w:val="center"/>
            </w:pPr>
            <w:r w:rsidRPr="726A3959">
              <w:rPr>
                <w:rFonts w:ascii="Aptos Narrow" w:eastAsia="Aptos Narrow" w:hAnsi="Aptos Narrow" w:cs="Aptos Narrow"/>
                <w:color w:val="000000" w:themeColor="text1"/>
                <w:sz w:val="16"/>
                <w:szCs w:val="16"/>
              </w:rPr>
              <w:t>N/A</w:t>
            </w:r>
          </w:p>
        </w:tc>
      </w:tr>
      <w:tr w:rsidR="726A3959" w14:paraId="3B7EA211" w14:textId="77777777" w:rsidTr="726A3959">
        <w:trPr>
          <w:trHeight w:val="300"/>
        </w:trPr>
        <w:tc>
          <w:tcPr>
            <w:tcW w:w="4110" w:type="dxa"/>
            <w:tcMar>
              <w:left w:w="70" w:type="dxa"/>
              <w:right w:w="70" w:type="dxa"/>
            </w:tcMar>
            <w:vAlign w:val="bottom"/>
          </w:tcPr>
          <w:p w14:paraId="6071D7DE" w14:textId="58A40F86" w:rsidR="726A3959" w:rsidRDefault="726A3959" w:rsidP="726A3959">
            <w:pPr>
              <w:spacing w:after="0"/>
            </w:pPr>
            <w:r w:rsidRPr="726A3959">
              <w:rPr>
                <w:rFonts w:ascii="Aptos Narrow" w:eastAsia="Aptos Narrow" w:hAnsi="Aptos Narrow" w:cs="Aptos Narrow"/>
                <w:color w:val="000000" w:themeColor="text1"/>
                <w:sz w:val="16"/>
                <w:szCs w:val="16"/>
              </w:rPr>
              <w:t>VAUPES</w:t>
            </w:r>
          </w:p>
        </w:tc>
        <w:tc>
          <w:tcPr>
            <w:tcW w:w="720" w:type="dxa"/>
            <w:tcMar>
              <w:left w:w="70" w:type="dxa"/>
              <w:right w:w="70" w:type="dxa"/>
            </w:tcMar>
            <w:vAlign w:val="bottom"/>
          </w:tcPr>
          <w:p w14:paraId="5E1176D7" w14:textId="182CC0AA" w:rsidR="726A3959" w:rsidRDefault="726A3959" w:rsidP="726A3959">
            <w:pPr>
              <w:spacing w:after="0"/>
              <w:jc w:val="center"/>
            </w:pPr>
            <w:r w:rsidRPr="726A3959">
              <w:rPr>
                <w:rFonts w:ascii="Aptos Narrow" w:eastAsia="Aptos Narrow" w:hAnsi="Aptos Narrow" w:cs="Aptos Narrow"/>
                <w:color w:val="000000" w:themeColor="text1"/>
                <w:sz w:val="16"/>
                <w:szCs w:val="16"/>
              </w:rPr>
              <w:t>6</w:t>
            </w:r>
          </w:p>
        </w:tc>
        <w:tc>
          <w:tcPr>
            <w:tcW w:w="720" w:type="dxa"/>
            <w:tcMar>
              <w:left w:w="70" w:type="dxa"/>
              <w:right w:w="70" w:type="dxa"/>
            </w:tcMar>
            <w:vAlign w:val="bottom"/>
          </w:tcPr>
          <w:p w14:paraId="32674B72" w14:textId="3F1CE9DB" w:rsidR="726A3959" w:rsidRDefault="726A3959" w:rsidP="726A3959">
            <w:pPr>
              <w:spacing w:after="0"/>
              <w:jc w:val="center"/>
            </w:pPr>
            <w:r w:rsidRPr="726A3959">
              <w:rPr>
                <w:rFonts w:ascii="Aptos Narrow" w:eastAsia="Aptos Narrow" w:hAnsi="Aptos Narrow" w:cs="Aptos Narrow"/>
                <w:color w:val="000000" w:themeColor="text1"/>
                <w:sz w:val="16"/>
                <w:szCs w:val="16"/>
              </w:rPr>
              <w:t>11</w:t>
            </w:r>
          </w:p>
        </w:tc>
        <w:tc>
          <w:tcPr>
            <w:tcW w:w="975" w:type="dxa"/>
            <w:tcMar>
              <w:left w:w="70" w:type="dxa"/>
              <w:right w:w="70" w:type="dxa"/>
            </w:tcMar>
            <w:vAlign w:val="bottom"/>
          </w:tcPr>
          <w:p w14:paraId="1C3C9331" w14:textId="23E2BCD7" w:rsidR="726A3959" w:rsidRDefault="726A3959" w:rsidP="726A3959">
            <w:pPr>
              <w:spacing w:after="0"/>
              <w:jc w:val="center"/>
            </w:pPr>
            <w:r w:rsidRPr="726A3959">
              <w:rPr>
                <w:rFonts w:ascii="Aptos Narrow" w:eastAsia="Aptos Narrow" w:hAnsi="Aptos Narrow" w:cs="Aptos Narrow"/>
                <w:color w:val="000000" w:themeColor="text1"/>
                <w:sz w:val="16"/>
                <w:szCs w:val="16"/>
              </w:rPr>
              <w:t>43.775</w:t>
            </w:r>
          </w:p>
        </w:tc>
        <w:tc>
          <w:tcPr>
            <w:tcW w:w="975" w:type="dxa"/>
            <w:tcMar>
              <w:left w:w="70" w:type="dxa"/>
              <w:right w:w="70" w:type="dxa"/>
            </w:tcMar>
            <w:vAlign w:val="bottom"/>
          </w:tcPr>
          <w:p w14:paraId="506A8CE5" w14:textId="1C66AD4C" w:rsidR="726A3959" w:rsidRDefault="726A3959" w:rsidP="726A3959">
            <w:pPr>
              <w:spacing w:after="0"/>
              <w:jc w:val="center"/>
            </w:pPr>
            <w:r w:rsidRPr="726A3959">
              <w:rPr>
                <w:rFonts w:ascii="Aptos Narrow" w:eastAsia="Aptos Narrow" w:hAnsi="Aptos Narrow" w:cs="Aptos Narrow"/>
                <w:color w:val="000000" w:themeColor="text1"/>
                <w:sz w:val="16"/>
                <w:szCs w:val="16"/>
              </w:rPr>
              <w:t>44.142</w:t>
            </w:r>
          </w:p>
        </w:tc>
        <w:tc>
          <w:tcPr>
            <w:tcW w:w="675" w:type="dxa"/>
            <w:tcMar>
              <w:left w:w="70" w:type="dxa"/>
              <w:right w:w="70" w:type="dxa"/>
            </w:tcMar>
            <w:vAlign w:val="bottom"/>
          </w:tcPr>
          <w:p w14:paraId="7E01A1B7" w14:textId="496AD788" w:rsidR="726A3959" w:rsidRDefault="726A3959" w:rsidP="726A3959">
            <w:pPr>
              <w:spacing w:after="0"/>
              <w:jc w:val="center"/>
            </w:pPr>
            <w:r w:rsidRPr="726A3959">
              <w:rPr>
                <w:rFonts w:ascii="Aptos Narrow" w:eastAsia="Aptos Narrow" w:hAnsi="Aptos Narrow" w:cs="Aptos Narrow"/>
                <w:color w:val="000000" w:themeColor="text1"/>
                <w:sz w:val="16"/>
                <w:szCs w:val="16"/>
              </w:rPr>
              <w:t>14</w:t>
            </w:r>
          </w:p>
        </w:tc>
        <w:tc>
          <w:tcPr>
            <w:tcW w:w="675" w:type="dxa"/>
            <w:tcMar>
              <w:left w:w="70" w:type="dxa"/>
              <w:right w:w="70" w:type="dxa"/>
            </w:tcMar>
            <w:vAlign w:val="bottom"/>
          </w:tcPr>
          <w:p w14:paraId="742A0FCA" w14:textId="209BB0E2" w:rsidR="726A3959" w:rsidRDefault="726A3959" w:rsidP="726A3959">
            <w:pPr>
              <w:spacing w:after="0"/>
              <w:jc w:val="center"/>
            </w:pPr>
            <w:r w:rsidRPr="726A3959">
              <w:rPr>
                <w:rFonts w:ascii="Aptos Narrow" w:eastAsia="Aptos Narrow" w:hAnsi="Aptos Narrow" w:cs="Aptos Narrow"/>
                <w:color w:val="000000" w:themeColor="text1"/>
                <w:sz w:val="16"/>
                <w:szCs w:val="16"/>
              </w:rPr>
              <w:t>25</w:t>
            </w:r>
          </w:p>
        </w:tc>
      </w:tr>
      <w:tr w:rsidR="726A3959" w14:paraId="4A6A39F1" w14:textId="77777777" w:rsidTr="726A3959">
        <w:trPr>
          <w:trHeight w:val="300"/>
        </w:trPr>
        <w:tc>
          <w:tcPr>
            <w:tcW w:w="4110" w:type="dxa"/>
            <w:shd w:val="clear" w:color="auto" w:fill="E8E8E8"/>
            <w:tcMar>
              <w:left w:w="70" w:type="dxa"/>
              <w:right w:w="70" w:type="dxa"/>
            </w:tcMar>
            <w:vAlign w:val="bottom"/>
          </w:tcPr>
          <w:p w14:paraId="5E2A4475" w14:textId="6932EC35" w:rsidR="726A3959" w:rsidRDefault="726A3959" w:rsidP="726A3959">
            <w:pPr>
              <w:spacing w:after="0"/>
            </w:pPr>
            <w:r w:rsidRPr="726A3959">
              <w:rPr>
                <w:rFonts w:ascii="Aptos Narrow" w:eastAsia="Aptos Narrow" w:hAnsi="Aptos Narrow" w:cs="Aptos Narrow"/>
                <w:color w:val="000000" w:themeColor="text1"/>
                <w:sz w:val="16"/>
                <w:szCs w:val="16"/>
              </w:rPr>
              <w:t>VICHADA</w:t>
            </w:r>
          </w:p>
        </w:tc>
        <w:tc>
          <w:tcPr>
            <w:tcW w:w="720" w:type="dxa"/>
            <w:shd w:val="clear" w:color="auto" w:fill="E8E8E8"/>
            <w:tcMar>
              <w:left w:w="70" w:type="dxa"/>
              <w:right w:w="70" w:type="dxa"/>
            </w:tcMar>
            <w:vAlign w:val="bottom"/>
          </w:tcPr>
          <w:p w14:paraId="3C4C6E67" w14:textId="6C3D8AB6" w:rsidR="726A3959" w:rsidRDefault="726A3959" w:rsidP="726A3959">
            <w:pPr>
              <w:spacing w:after="0"/>
              <w:jc w:val="center"/>
            </w:pPr>
            <w:r w:rsidRPr="726A3959">
              <w:rPr>
                <w:rFonts w:ascii="Aptos Narrow" w:eastAsia="Aptos Narrow" w:hAnsi="Aptos Narrow" w:cs="Aptos Narrow"/>
                <w:color w:val="000000" w:themeColor="text1"/>
                <w:sz w:val="16"/>
                <w:szCs w:val="16"/>
              </w:rPr>
              <w:t>10</w:t>
            </w:r>
          </w:p>
        </w:tc>
        <w:tc>
          <w:tcPr>
            <w:tcW w:w="720" w:type="dxa"/>
            <w:shd w:val="clear" w:color="auto" w:fill="E8E8E8"/>
            <w:tcMar>
              <w:left w:w="70" w:type="dxa"/>
              <w:right w:w="70" w:type="dxa"/>
            </w:tcMar>
            <w:vAlign w:val="bottom"/>
          </w:tcPr>
          <w:p w14:paraId="68CE0F4A" w14:textId="65DF2199" w:rsidR="726A3959" w:rsidRDefault="726A3959" w:rsidP="726A3959">
            <w:pPr>
              <w:spacing w:after="0"/>
              <w:jc w:val="center"/>
            </w:pPr>
            <w:r w:rsidRPr="726A3959">
              <w:rPr>
                <w:rFonts w:ascii="Aptos Narrow" w:eastAsia="Aptos Narrow" w:hAnsi="Aptos Narrow" w:cs="Aptos Narrow"/>
                <w:color w:val="000000" w:themeColor="text1"/>
                <w:sz w:val="16"/>
                <w:szCs w:val="16"/>
              </w:rPr>
              <w:t>4</w:t>
            </w:r>
          </w:p>
        </w:tc>
        <w:tc>
          <w:tcPr>
            <w:tcW w:w="975" w:type="dxa"/>
            <w:shd w:val="clear" w:color="auto" w:fill="E8E8E8"/>
            <w:tcMar>
              <w:left w:w="70" w:type="dxa"/>
              <w:right w:w="70" w:type="dxa"/>
            </w:tcMar>
            <w:vAlign w:val="bottom"/>
          </w:tcPr>
          <w:p w14:paraId="3C2BB2CC" w14:textId="3370D68B" w:rsidR="726A3959" w:rsidRDefault="726A3959" w:rsidP="726A3959">
            <w:pPr>
              <w:spacing w:after="0"/>
              <w:jc w:val="center"/>
            </w:pPr>
            <w:r w:rsidRPr="726A3959">
              <w:rPr>
                <w:rFonts w:ascii="Aptos Narrow" w:eastAsia="Aptos Narrow" w:hAnsi="Aptos Narrow" w:cs="Aptos Narrow"/>
                <w:color w:val="000000" w:themeColor="text1"/>
                <w:sz w:val="16"/>
                <w:szCs w:val="16"/>
              </w:rPr>
              <w:t>143.117</w:t>
            </w:r>
          </w:p>
        </w:tc>
        <w:tc>
          <w:tcPr>
            <w:tcW w:w="975" w:type="dxa"/>
            <w:shd w:val="clear" w:color="auto" w:fill="E8E8E8"/>
            <w:tcMar>
              <w:left w:w="70" w:type="dxa"/>
              <w:right w:w="70" w:type="dxa"/>
            </w:tcMar>
            <w:vAlign w:val="bottom"/>
          </w:tcPr>
          <w:p w14:paraId="0BC91C9C" w14:textId="57B8AF3C" w:rsidR="726A3959" w:rsidRDefault="726A3959" w:rsidP="726A3959">
            <w:pPr>
              <w:spacing w:after="0"/>
              <w:jc w:val="center"/>
            </w:pPr>
            <w:r w:rsidRPr="726A3959">
              <w:rPr>
                <w:rFonts w:ascii="Aptos Narrow" w:eastAsia="Aptos Narrow" w:hAnsi="Aptos Narrow" w:cs="Aptos Narrow"/>
                <w:color w:val="000000" w:themeColor="text1"/>
                <w:sz w:val="16"/>
                <w:szCs w:val="16"/>
              </w:rPr>
              <w:t>148.738</w:t>
            </w:r>
          </w:p>
        </w:tc>
        <w:tc>
          <w:tcPr>
            <w:tcW w:w="675" w:type="dxa"/>
            <w:shd w:val="clear" w:color="auto" w:fill="E8E8E8"/>
            <w:tcMar>
              <w:left w:w="70" w:type="dxa"/>
              <w:right w:w="70" w:type="dxa"/>
            </w:tcMar>
            <w:vAlign w:val="bottom"/>
          </w:tcPr>
          <w:p w14:paraId="5A8890B9" w14:textId="164BD05F" w:rsidR="726A3959" w:rsidRDefault="726A3959" w:rsidP="726A3959">
            <w:pPr>
              <w:spacing w:after="0"/>
              <w:jc w:val="center"/>
            </w:pPr>
            <w:r w:rsidRPr="726A3959">
              <w:rPr>
                <w:rFonts w:ascii="Aptos Narrow" w:eastAsia="Aptos Narrow" w:hAnsi="Aptos Narrow" w:cs="Aptos Narrow"/>
                <w:color w:val="000000" w:themeColor="text1"/>
                <w:sz w:val="16"/>
                <w:szCs w:val="16"/>
              </w:rPr>
              <w:t>7</w:t>
            </w:r>
          </w:p>
        </w:tc>
        <w:tc>
          <w:tcPr>
            <w:tcW w:w="675" w:type="dxa"/>
            <w:shd w:val="clear" w:color="auto" w:fill="E8E8E8"/>
            <w:tcMar>
              <w:left w:w="70" w:type="dxa"/>
              <w:right w:w="70" w:type="dxa"/>
            </w:tcMar>
            <w:vAlign w:val="bottom"/>
          </w:tcPr>
          <w:p w14:paraId="3FB34CB7" w14:textId="79CC4CC3" w:rsidR="726A3959" w:rsidRDefault="726A3959" w:rsidP="726A3959">
            <w:pPr>
              <w:spacing w:after="0"/>
              <w:jc w:val="center"/>
            </w:pPr>
            <w:r w:rsidRPr="726A3959">
              <w:rPr>
                <w:rFonts w:ascii="Aptos Narrow" w:eastAsia="Aptos Narrow" w:hAnsi="Aptos Narrow" w:cs="Aptos Narrow"/>
                <w:color w:val="000000" w:themeColor="text1"/>
                <w:sz w:val="16"/>
                <w:szCs w:val="16"/>
              </w:rPr>
              <w:t>3</w:t>
            </w:r>
          </w:p>
        </w:tc>
      </w:tr>
      <w:tr w:rsidR="726A3959" w14:paraId="184D1987" w14:textId="77777777" w:rsidTr="726A3959">
        <w:trPr>
          <w:trHeight w:val="300"/>
        </w:trPr>
        <w:tc>
          <w:tcPr>
            <w:tcW w:w="4110" w:type="dxa"/>
            <w:tcBorders>
              <w:top w:val="single" w:sz="8" w:space="0" w:color="44B3E1"/>
              <w:left w:val="nil"/>
              <w:bottom w:val="nil"/>
              <w:right w:val="nil"/>
            </w:tcBorders>
            <w:shd w:val="clear" w:color="auto" w:fill="002060"/>
            <w:tcMar>
              <w:left w:w="70" w:type="dxa"/>
              <w:right w:w="70" w:type="dxa"/>
            </w:tcMar>
            <w:vAlign w:val="bottom"/>
          </w:tcPr>
          <w:p w14:paraId="0A1829B2" w14:textId="783F5257" w:rsidR="726A3959" w:rsidRDefault="726A3959" w:rsidP="726A3959">
            <w:pPr>
              <w:spacing w:after="0"/>
            </w:pPr>
            <w:r w:rsidRPr="726A3959">
              <w:rPr>
                <w:rFonts w:ascii="Aptos Narrow" w:eastAsia="Aptos Narrow" w:hAnsi="Aptos Narrow" w:cs="Aptos Narrow"/>
                <w:b/>
                <w:bCs/>
                <w:color w:val="FFFFFF" w:themeColor="background1"/>
                <w:sz w:val="16"/>
                <w:szCs w:val="16"/>
              </w:rPr>
              <w:t>Total general</w:t>
            </w:r>
          </w:p>
        </w:tc>
        <w:tc>
          <w:tcPr>
            <w:tcW w:w="720" w:type="dxa"/>
            <w:tcBorders>
              <w:top w:val="single" w:sz="8" w:space="0" w:color="44B3E1"/>
              <w:left w:val="nil"/>
              <w:bottom w:val="nil"/>
              <w:right w:val="nil"/>
            </w:tcBorders>
            <w:shd w:val="clear" w:color="auto" w:fill="002060"/>
            <w:tcMar>
              <w:left w:w="70" w:type="dxa"/>
              <w:right w:w="70" w:type="dxa"/>
            </w:tcMar>
            <w:vAlign w:val="bottom"/>
          </w:tcPr>
          <w:p w14:paraId="30826B7A" w14:textId="68BE9800" w:rsidR="726A3959" w:rsidRDefault="726A3959" w:rsidP="726A3959">
            <w:pPr>
              <w:spacing w:after="0"/>
              <w:jc w:val="center"/>
            </w:pPr>
            <w:r w:rsidRPr="726A3959">
              <w:rPr>
                <w:rFonts w:ascii="Aptos Narrow" w:eastAsia="Aptos Narrow" w:hAnsi="Aptos Narrow" w:cs="Aptos Narrow"/>
                <w:b/>
                <w:bCs/>
                <w:color w:val="FFFFFF" w:themeColor="background1"/>
                <w:sz w:val="16"/>
                <w:szCs w:val="16"/>
              </w:rPr>
              <w:t>31.044</w:t>
            </w:r>
          </w:p>
        </w:tc>
        <w:tc>
          <w:tcPr>
            <w:tcW w:w="720" w:type="dxa"/>
            <w:tcBorders>
              <w:top w:val="single" w:sz="8" w:space="0" w:color="44B3E1"/>
              <w:left w:val="nil"/>
              <w:bottom w:val="nil"/>
              <w:right w:val="nil"/>
            </w:tcBorders>
            <w:shd w:val="clear" w:color="auto" w:fill="002060"/>
            <w:tcMar>
              <w:left w:w="70" w:type="dxa"/>
              <w:right w:w="70" w:type="dxa"/>
            </w:tcMar>
            <w:vAlign w:val="bottom"/>
          </w:tcPr>
          <w:p w14:paraId="4BCDD39A" w14:textId="270684B1" w:rsidR="726A3959" w:rsidRDefault="726A3959" w:rsidP="726A3959">
            <w:pPr>
              <w:spacing w:after="0"/>
              <w:jc w:val="center"/>
            </w:pPr>
            <w:r w:rsidRPr="726A3959">
              <w:rPr>
                <w:rFonts w:ascii="Aptos Narrow" w:eastAsia="Aptos Narrow" w:hAnsi="Aptos Narrow" w:cs="Aptos Narrow"/>
                <w:b/>
                <w:bCs/>
                <w:color w:val="FFFFFF" w:themeColor="background1"/>
                <w:sz w:val="16"/>
                <w:szCs w:val="16"/>
              </w:rPr>
              <w:t>27.516</w:t>
            </w:r>
          </w:p>
        </w:tc>
        <w:tc>
          <w:tcPr>
            <w:tcW w:w="975" w:type="dxa"/>
            <w:shd w:val="clear" w:color="auto" w:fill="002060"/>
            <w:tcMar>
              <w:left w:w="70" w:type="dxa"/>
              <w:right w:w="70" w:type="dxa"/>
            </w:tcMar>
            <w:vAlign w:val="bottom"/>
          </w:tcPr>
          <w:p w14:paraId="1B2948B4" w14:textId="4C901684" w:rsidR="726A3959" w:rsidRDefault="726A3959" w:rsidP="726A3959">
            <w:pPr>
              <w:spacing w:after="0"/>
              <w:jc w:val="center"/>
            </w:pPr>
            <w:r w:rsidRPr="726A3959">
              <w:rPr>
                <w:rFonts w:ascii="Aptos Narrow" w:eastAsia="Aptos Narrow" w:hAnsi="Aptos Narrow" w:cs="Aptos Narrow"/>
                <w:b/>
                <w:bCs/>
                <w:color w:val="FFFFFF" w:themeColor="background1"/>
                <w:sz w:val="16"/>
                <w:szCs w:val="16"/>
              </w:rPr>
              <w:t xml:space="preserve"> </w:t>
            </w:r>
          </w:p>
        </w:tc>
        <w:tc>
          <w:tcPr>
            <w:tcW w:w="975" w:type="dxa"/>
            <w:shd w:val="clear" w:color="auto" w:fill="002060"/>
            <w:tcMar>
              <w:left w:w="70" w:type="dxa"/>
              <w:right w:w="70" w:type="dxa"/>
            </w:tcMar>
            <w:vAlign w:val="bottom"/>
          </w:tcPr>
          <w:p w14:paraId="0A211586" w14:textId="2155BE60" w:rsidR="726A3959" w:rsidRDefault="726A3959" w:rsidP="726A3959">
            <w:pPr>
              <w:spacing w:after="0"/>
              <w:jc w:val="center"/>
            </w:pPr>
            <w:r w:rsidRPr="726A3959">
              <w:rPr>
                <w:rFonts w:ascii="Aptos Narrow" w:eastAsia="Aptos Narrow" w:hAnsi="Aptos Narrow" w:cs="Aptos Narrow"/>
                <w:b/>
                <w:bCs/>
                <w:color w:val="FFFFFF" w:themeColor="background1"/>
                <w:sz w:val="16"/>
                <w:szCs w:val="16"/>
              </w:rPr>
              <w:t xml:space="preserve"> </w:t>
            </w:r>
          </w:p>
        </w:tc>
        <w:tc>
          <w:tcPr>
            <w:tcW w:w="675" w:type="dxa"/>
            <w:shd w:val="clear" w:color="auto" w:fill="002060"/>
            <w:tcMar>
              <w:left w:w="70" w:type="dxa"/>
              <w:right w:w="70" w:type="dxa"/>
            </w:tcMar>
            <w:vAlign w:val="bottom"/>
          </w:tcPr>
          <w:p w14:paraId="3C75E35D" w14:textId="3029DC66" w:rsidR="726A3959" w:rsidRDefault="726A3959" w:rsidP="726A3959">
            <w:pPr>
              <w:spacing w:after="0"/>
              <w:jc w:val="center"/>
            </w:pPr>
            <w:r w:rsidRPr="726A3959">
              <w:rPr>
                <w:rFonts w:ascii="Aptos Narrow" w:eastAsia="Aptos Narrow" w:hAnsi="Aptos Narrow" w:cs="Aptos Narrow"/>
                <w:b/>
                <w:bCs/>
                <w:color w:val="FFFFFF" w:themeColor="background1"/>
                <w:sz w:val="16"/>
                <w:szCs w:val="16"/>
              </w:rPr>
              <w:t xml:space="preserve"> </w:t>
            </w:r>
          </w:p>
        </w:tc>
        <w:tc>
          <w:tcPr>
            <w:tcW w:w="675" w:type="dxa"/>
            <w:shd w:val="clear" w:color="auto" w:fill="002060"/>
            <w:tcMar>
              <w:left w:w="70" w:type="dxa"/>
              <w:right w:w="70" w:type="dxa"/>
            </w:tcMar>
            <w:vAlign w:val="bottom"/>
          </w:tcPr>
          <w:p w14:paraId="02BB72E8" w14:textId="1709A745" w:rsidR="726A3959" w:rsidRDefault="726A3959" w:rsidP="726A3959">
            <w:pPr>
              <w:spacing w:after="0"/>
              <w:jc w:val="center"/>
            </w:pPr>
            <w:r w:rsidRPr="726A3959">
              <w:rPr>
                <w:rFonts w:ascii="Aptos Narrow" w:eastAsia="Aptos Narrow" w:hAnsi="Aptos Narrow" w:cs="Aptos Narrow"/>
                <w:b/>
                <w:bCs/>
                <w:color w:val="FFFFFF" w:themeColor="background1"/>
                <w:sz w:val="16"/>
                <w:szCs w:val="16"/>
              </w:rPr>
              <w:t xml:space="preserve"> </w:t>
            </w:r>
          </w:p>
        </w:tc>
      </w:tr>
    </w:tbl>
    <w:p w14:paraId="25CD777C" w14:textId="062622FD" w:rsidR="7241FE10" w:rsidRDefault="7241FE10" w:rsidP="726A3959">
      <w:pPr>
        <w:jc w:val="center"/>
      </w:pPr>
      <w:r w:rsidRPr="726A3959">
        <w:rPr>
          <w:rFonts w:ascii="Verdana" w:eastAsia="Verdana" w:hAnsi="Verdana" w:cs="Verdana"/>
          <w:color w:val="000000" w:themeColor="text1"/>
          <w:sz w:val="18"/>
          <w:szCs w:val="18"/>
          <w:lang w:val="es-ES"/>
        </w:rPr>
        <w:t>Fuente: Base SICLICO del INMLCF</w:t>
      </w:r>
    </w:p>
    <w:p w14:paraId="4A1FAA11" w14:textId="1516FCFE" w:rsidR="726A3959" w:rsidRDefault="726A3959" w:rsidP="726A3959">
      <w:pPr>
        <w:pStyle w:val="Prrafodelista"/>
        <w:tabs>
          <w:tab w:val="left" w:pos="719"/>
          <w:tab w:val="left" w:pos="721"/>
        </w:tabs>
        <w:spacing w:before="2" w:line="264" w:lineRule="auto"/>
        <w:ind w:left="166" w:right="145"/>
        <w:jc w:val="both"/>
        <w:rPr>
          <w:b/>
          <w:bCs/>
          <w:color w:val="FF0000"/>
          <w:sz w:val="24"/>
          <w:szCs w:val="24"/>
        </w:rPr>
      </w:pPr>
    </w:p>
    <w:p w14:paraId="6FDF7825" w14:textId="77777777" w:rsidR="00A472D1" w:rsidRDefault="00A472D1" w:rsidP="00A472D1">
      <w:pPr>
        <w:pStyle w:val="Prrafodelista"/>
        <w:numPr>
          <w:ilvl w:val="1"/>
          <w:numId w:val="13"/>
        </w:numPr>
        <w:tabs>
          <w:tab w:val="left" w:pos="719"/>
          <w:tab w:val="left" w:pos="721"/>
        </w:tabs>
        <w:spacing w:before="0" w:line="261" w:lineRule="auto"/>
        <w:ind w:right="135"/>
        <w:jc w:val="both"/>
        <w:rPr>
          <w:sz w:val="24"/>
          <w:szCs w:val="24"/>
        </w:rPr>
      </w:pPr>
      <w:r w:rsidRPr="726A3959">
        <w:rPr>
          <w:w w:val="85"/>
          <w:sz w:val="24"/>
          <w:szCs w:val="24"/>
        </w:rPr>
        <w:t>Informe</w:t>
      </w:r>
      <w:r w:rsidRPr="726A3959">
        <w:rPr>
          <w:spacing w:val="-8"/>
          <w:w w:val="85"/>
          <w:sz w:val="24"/>
          <w:szCs w:val="24"/>
        </w:rPr>
        <w:t xml:space="preserve"> </w:t>
      </w:r>
      <w:r w:rsidRPr="726A3959">
        <w:rPr>
          <w:w w:val="85"/>
          <w:sz w:val="24"/>
          <w:szCs w:val="24"/>
        </w:rPr>
        <w:t>cuáles</w:t>
      </w:r>
      <w:r w:rsidRPr="726A3959">
        <w:rPr>
          <w:spacing w:val="-7"/>
          <w:w w:val="85"/>
          <w:sz w:val="24"/>
          <w:szCs w:val="24"/>
        </w:rPr>
        <w:t xml:space="preserve"> </w:t>
      </w:r>
      <w:r w:rsidRPr="726A3959">
        <w:rPr>
          <w:w w:val="85"/>
          <w:sz w:val="24"/>
          <w:szCs w:val="24"/>
        </w:rPr>
        <w:t>han</w:t>
      </w:r>
      <w:r w:rsidRPr="726A3959">
        <w:rPr>
          <w:spacing w:val="-8"/>
          <w:w w:val="85"/>
          <w:sz w:val="24"/>
          <w:szCs w:val="24"/>
        </w:rPr>
        <w:t xml:space="preserve"> </w:t>
      </w:r>
      <w:r w:rsidRPr="726A3959">
        <w:rPr>
          <w:w w:val="85"/>
          <w:sz w:val="24"/>
          <w:szCs w:val="24"/>
        </w:rPr>
        <w:t>sido</w:t>
      </w:r>
      <w:r w:rsidRPr="726A3959">
        <w:rPr>
          <w:spacing w:val="-7"/>
          <w:w w:val="85"/>
          <w:sz w:val="24"/>
          <w:szCs w:val="24"/>
        </w:rPr>
        <w:t xml:space="preserve"> </w:t>
      </w:r>
      <w:r w:rsidRPr="726A3959">
        <w:rPr>
          <w:w w:val="85"/>
          <w:sz w:val="24"/>
          <w:szCs w:val="24"/>
        </w:rPr>
        <w:t>las</w:t>
      </w:r>
      <w:r w:rsidRPr="726A3959">
        <w:rPr>
          <w:spacing w:val="-7"/>
          <w:w w:val="85"/>
          <w:sz w:val="24"/>
          <w:szCs w:val="24"/>
        </w:rPr>
        <w:t xml:space="preserve"> </w:t>
      </w:r>
      <w:r w:rsidRPr="726A3959">
        <w:rPr>
          <w:w w:val="85"/>
          <w:sz w:val="24"/>
          <w:szCs w:val="24"/>
        </w:rPr>
        <w:t>principales</w:t>
      </w:r>
      <w:r w:rsidRPr="726A3959">
        <w:rPr>
          <w:spacing w:val="-7"/>
          <w:w w:val="85"/>
          <w:sz w:val="24"/>
          <w:szCs w:val="24"/>
        </w:rPr>
        <w:t xml:space="preserve"> </w:t>
      </w:r>
      <w:r w:rsidRPr="726A3959">
        <w:rPr>
          <w:w w:val="85"/>
          <w:sz w:val="24"/>
          <w:szCs w:val="24"/>
        </w:rPr>
        <w:t>causas</w:t>
      </w:r>
      <w:r w:rsidRPr="726A3959">
        <w:rPr>
          <w:spacing w:val="-8"/>
          <w:w w:val="85"/>
          <w:sz w:val="24"/>
          <w:szCs w:val="24"/>
        </w:rPr>
        <w:t xml:space="preserve"> </w:t>
      </w:r>
      <w:r w:rsidRPr="726A3959">
        <w:rPr>
          <w:w w:val="85"/>
          <w:sz w:val="24"/>
          <w:szCs w:val="24"/>
        </w:rPr>
        <w:t>y</w:t>
      </w:r>
      <w:r w:rsidRPr="726A3959">
        <w:rPr>
          <w:spacing w:val="-7"/>
          <w:w w:val="85"/>
          <w:sz w:val="24"/>
          <w:szCs w:val="24"/>
        </w:rPr>
        <w:t xml:space="preserve"> </w:t>
      </w:r>
      <w:r w:rsidRPr="726A3959">
        <w:rPr>
          <w:w w:val="85"/>
          <w:sz w:val="24"/>
          <w:szCs w:val="24"/>
        </w:rPr>
        <w:t>factores</w:t>
      </w:r>
      <w:r w:rsidRPr="726A3959">
        <w:rPr>
          <w:spacing w:val="-8"/>
          <w:w w:val="85"/>
          <w:sz w:val="24"/>
          <w:szCs w:val="24"/>
        </w:rPr>
        <w:t xml:space="preserve"> </w:t>
      </w:r>
      <w:r w:rsidRPr="726A3959">
        <w:rPr>
          <w:w w:val="85"/>
          <w:sz w:val="24"/>
          <w:szCs w:val="24"/>
        </w:rPr>
        <w:t>asociados</w:t>
      </w:r>
      <w:r w:rsidRPr="726A3959">
        <w:rPr>
          <w:spacing w:val="-7"/>
          <w:w w:val="85"/>
          <w:sz w:val="24"/>
          <w:szCs w:val="24"/>
        </w:rPr>
        <w:t xml:space="preserve"> </w:t>
      </w:r>
      <w:r w:rsidRPr="726A3959">
        <w:rPr>
          <w:w w:val="85"/>
          <w:sz w:val="24"/>
          <w:szCs w:val="24"/>
        </w:rPr>
        <w:t>a</w:t>
      </w:r>
      <w:r w:rsidRPr="726A3959">
        <w:rPr>
          <w:spacing w:val="-7"/>
          <w:w w:val="85"/>
          <w:sz w:val="24"/>
          <w:szCs w:val="24"/>
        </w:rPr>
        <w:t xml:space="preserve"> </w:t>
      </w:r>
      <w:r w:rsidRPr="726A3959">
        <w:rPr>
          <w:w w:val="85"/>
          <w:sz w:val="24"/>
          <w:szCs w:val="24"/>
        </w:rPr>
        <w:t>los</w:t>
      </w:r>
      <w:r w:rsidRPr="726A3959">
        <w:rPr>
          <w:spacing w:val="-8"/>
          <w:w w:val="85"/>
          <w:sz w:val="24"/>
          <w:szCs w:val="24"/>
        </w:rPr>
        <w:t xml:space="preserve"> </w:t>
      </w:r>
      <w:r w:rsidRPr="726A3959">
        <w:rPr>
          <w:w w:val="85"/>
          <w:sz w:val="24"/>
          <w:szCs w:val="24"/>
        </w:rPr>
        <w:t>siniestros</w:t>
      </w:r>
      <w:r w:rsidRPr="726A3959">
        <w:rPr>
          <w:spacing w:val="-7"/>
          <w:w w:val="85"/>
          <w:sz w:val="24"/>
          <w:szCs w:val="24"/>
        </w:rPr>
        <w:t xml:space="preserve"> </w:t>
      </w:r>
      <w:r w:rsidRPr="726A3959">
        <w:rPr>
          <w:w w:val="85"/>
          <w:sz w:val="24"/>
          <w:szCs w:val="24"/>
        </w:rPr>
        <w:t>viales</w:t>
      </w:r>
      <w:r w:rsidRPr="726A3959">
        <w:rPr>
          <w:spacing w:val="-8"/>
          <w:w w:val="85"/>
          <w:sz w:val="24"/>
          <w:szCs w:val="24"/>
        </w:rPr>
        <w:t xml:space="preserve"> </w:t>
      </w:r>
      <w:r w:rsidRPr="726A3959">
        <w:rPr>
          <w:w w:val="85"/>
          <w:sz w:val="24"/>
          <w:szCs w:val="24"/>
        </w:rPr>
        <w:t xml:space="preserve">registrados durante los últimos cinco años. </w:t>
      </w:r>
      <w:r w:rsidRPr="726A3959">
        <w:rPr>
          <w:b/>
          <w:bCs/>
          <w:color w:val="FF0000"/>
          <w:spacing w:val="-2"/>
          <w:w w:val="90"/>
          <w:sz w:val="24"/>
          <w:szCs w:val="24"/>
        </w:rPr>
        <w:t>ONSV</w:t>
      </w:r>
    </w:p>
    <w:p w14:paraId="261933A2" w14:textId="10DDDAC0" w:rsidR="07034E15" w:rsidRDefault="07034E15" w:rsidP="07034E15">
      <w:pPr>
        <w:jc w:val="both"/>
        <w:rPr>
          <w:rFonts w:ascii="Verdana" w:eastAsia="Verdana" w:hAnsi="Verdana" w:cs="Verdana"/>
          <w:color w:val="000000" w:themeColor="text1"/>
          <w:lang w:val="es-ES"/>
        </w:rPr>
      </w:pPr>
    </w:p>
    <w:p w14:paraId="42FAE0AB" w14:textId="6B913CCB" w:rsidR="0FB411F1" w:rsidRDefault="0FB411F1" w:rsidP="726A3959">
      <w:pPr>
        <w:jc w:val="both"/>
      </w:pPr>
      <w:r w:rsidRPr="726A3959">
        <w:rPr>
          <w:rFonts w:ascii="Verdana" w:eastAsia="Verdana" w:hAnsi="Verdana" w:cs="Verdana"/>
          <w:color w:val="000000" w:themeColor="text1"/>
          <w:lang w:val="es-ES"/>
        </w:rPr>
        <w:t>Las circunstancia o causa probable no se encuentra definida en todos los registros de nuestra fuente primaria INMLCF, realizado el análisis en los registros que contienen información de circunstancia durante el período 2022 a 2026 se identifican:</w:t>
      </w:r>
    </w:p>
    <w:p w14:paraId="0AC8579D" w14:textId="200E2CA4" w:rsidR="0FB411F1" w:rsidRDefault="0FB411F1" w:rsidP="07034E15">
      <w:pPr>
        <w:spacing w:line="240" w:lineRule="auto"/>
        <w:jc w:val="center"/>
      </w:pPr>
      <w:r w:rsidRPr="07034E15">
        <w:rPr>
          <w:rFonts w:ascii="Verdana" w:eastAsia="Verdana" w:hAnsi="Verdana" w:cs="Verdana"/>
          <w:color w:val="000000" w:themeColor="text1"/>
          <w:lang w:val="es-ES"/>
        </w:rPr>
        <w:t xml:space="preserve"> Tabla 7. Circunstancia probable para registros Fallecidos</w:t>
      </w:r>
    </w:p>
    <w:tbl>
      <w:tblPr>
        <w:tblW w:w="0" w:type="auto"/>
        <w:jc w:val="center"/>
        <w:tblCellMar>
          <w:left w:w="10" w:type="dxa"/>
          <w:right w:w="10" w:type="dxa"/>
        </w:tblCellMar>
        <w:tblLook w:val="04A0" w:firstRow="1" w:lastRow="0" w:firstColumn="1" w:lastColumn="0" w:noHBand="0" w:noVBand="1"/>
      </w:tblPr>
      <w:tblGrid>
        <w:gridCol w:w="4185"/>
        <w:gridCol w:w="2160"/>
      </w:tblGrid>
      <w:tr w:rsidR="726A3959" w14:paraId="60293DC9" w14:textId="77777777" w:rsidTr="07034E15">
        <w:trPr>
          <w:trHeight w:val="300"/>
          <w:jc w:val="center"/>
        </w:trPr>
        <w:tc>
          <w:tcPr>
            <w:tcW w:w="4185" w:type="dxa"/>
            <w:tcBorders>
              <w:top w:val="nil"/>
              <w:left w:val="nil"/>
              <w:bottom w:val="single" w:sz="8" w:space="0" w:color="44B3E1"/>
              <w:right w:val="nil"/>
            </w:tcBorders>
            <w:shd w:val="clear" w:color="auto" w:fill="002060"/>
            <w:tcMar>
              <w:left w:w="70" w:type="dxa"/>
              <w:right w:w="70" w:type="dxa"/>
            </w:tcMar>
            <w:vAlign w:val="bottom"/>
          </w:tcPr>
          <w:p w14:paraId="373A3A9B" w14:textId="51DE66FC" w:rsidR="726A3959" w:rsidRDefault="262A713C" w:rsidP="07034E15">
            <w:pPr>
              <w:spacing w:after="0" w:line="240" w:lineRule="auto"/>
            </w:pPr>
            <w:r w:rsidRPr="07034E15">
              <w:rPr>
                <w:rFonts w:ascii="Aptos Narrow" w:eastAsia="Aptos Narrow" w:hAnsi="Aptos Narrow" w:cs="Aptos Narrow"/>
                <w:b/>
                <w:bCs/>
                <w:color w:val="FFFFFF" w:themeColor="background1"/>
              </w:rPr>
              <w:t>Circunstancia</w:t>
            </w:r>
          </w:p>
        </w:tc>
        <w:tc>
          <w:tcPr>
            <w:tcW w:w="2160" w:type="dxa"/>
            <w:tcBorders>
              <w:top w:val="nil"/>
              <w:left w:val="nil"/>
              <w:bottom w:val="single" w:sz="8" w:space="0" w:color="44B3E1"/>
              <w:right w:val="nil"/>
            </w:tcBorders>
            <w:shd w:val="clear" w:color="auto" w:fill="002060"/>
            <w:tcMar>
              <w:left w:w="70" w:type="dxa"/>
              <w:right w:w="70" w:type="dxa"/>
            </w:tcMar>
            <w:vAlign w:val="bottom"/>
          </w:tcPr>
          <w:p w14:paraId="37736659" w14:textId="2F65AE01" w:rsidR="726A3959" w:rsidRDefault="262A713C" w:rsidP="07034E15">
            <w:pPr>
              <w:spacing w:after="0" w:line="240" w:lineRule="auto"/>
              <w:jc w:val="center"/>
            </w:pPr>
            <w:r w:rsidRPr="07034E15">
              <w:rPr>
                <w:rFonts w:ascii="Aptos Narrow" w:eastAsia="Aptos Narrow" w:hAnsi="Aptos Narrow" w:cs="Aptos Narrow"/>
                <w:b/>
                <w:bCs/>
                <w:color w:val="FFFFFF" w:themeColor="background1"/>
              </w:rPr>
              <w:t>%</w:t>
            </w:r>
          </w:p>
        </w:tc>
      </w:tr>
      <w:tr w:rsidR="726A3959" w14:paraId="1BDF95E2" w14:textId="77777777" w:rsidTr="07034E15">
        <w:trPr>
          <w:trHeight w:val="300"/>
          <w:jc w:val="center"/>
        </w:trPr>
        <w:tc>
          <w:tcPr>
            <w:tcW w:w="4185" w:type="dxa"/>
            <w:tcMar>
              <w:left w:w="70" w:type="dxa"/>
              <w:right w:w="70" w:type="dxa"/>
            </w:tcMar>
            <w:vAlign w:val="bottom"/>
          </w:tcPr>
          <w:p w14:paraId="7F0CDBA0" w14:textId="180943C2" w:rsidR="726A3959" w:rsidRDefault="262A713C" w:rsidP="07034E15">
            <w:pPr>
              <w:spacing w:after="0" w:line="240" w:lineRule="auto"/>
            </w:pPr>
            <w:r w:rsidRPr="07034E15">
              <w:rPr>
                <w:rFonts w:ascii="Aptos Narrow" w:eastAsia="Aptos Narrow" w:hAnsi="Aptos Narrow" w:cs="Aptos Narrow"/>
                <w:color w:val="000000" w:themeColor="text1"/>
              </w:rPr>
              <w:t>Exceso De Velocidad</w:t>
            </w:r>
          </w:p>
        </w:tc>
        <w:tc>
          <w:tcPr>
            <w:tcW w:w="2160" w:type="dxa"/>
            <w:tcMar>
              <w:left w:w="70" w:type="dxa"/>
              <w:right w:w="70" w:type="dxa"/>
            </w:tcMar>
            <w:vAlign w:val="bottom"/>
          </w:tcPr>
          <w:p w14:paraId="46645942" w14:textId="659875E6" w:rsidR="726A3959" w:rsidRDefault="262A713C" w:rsidP="07034E15">
            <w:pPr>
              <w:spacing w:after="0" w:line="240" w:lineRule="auto"/>
              <w:jc w:val="center"/>
            </w:pPr>
            <w:r w:rsidRPr="07034E15">
              <w:rPr>
                <w:rFonts w:ascii="Aptos Narrow" w:eastAsia="Aptos Narrow" w:hAnsi="Aptos Narrow" w:cs="Aptos Narrow"/>
                <w:color w:val="000000" w:themeColor="text1"/>
              </w:rPr>
              <w:t>42%</w:t>
            </w:r>
          </w:p>
        </w:tc>
      </w:tr>
      <w:tr w:rsidR="726A3959" w14:paraId="1F83F6A8" w14:textId="77777777" w:rsidTr="07034E15">
        <w:trPr>
          <w:trHeight w:val="300"/>
          <w:jc w:val="center"/>
        </w:trPr>
        <w:tc>
          <w:tcPr>
            <w:tcW w:w="4185" w:type="dxa"/>
            <w:shd w:val="clear" w:color="auto" w:fill="E8E8E8"/>
            <w:tcMar>
              <w:left w:w="70" w:type="dxa"/>
              <w:right w:w="70" w:type="dxa"/>
            </w:tcMar>
            <w:vAlign w:val="bottom"/>
          </w:tcPr>
          <w:p w14:paraId="4E880BDE" w14:textId="485A3874" w:rsidR="726A3959" w:rsidRDefault="262A713C" w:rsidP="07034E15">
            <w:pPr>
              <w:spacing w:after="0" w:line="240" w:lineRule="auto"/>
            </w:pPr>
            <w:r w:rsidRPr="07034E15">
              <w:rPr>
                <w:rFonts w:ascii="Aptos Narrow" w:eastAsia="Aptos Narrow" w:hAnsi="Aptos Narrow" w:cs="Aptos Narrow"/>
                <w:color w:val="000000" w:themeColor="text1"/>
              </w:rPr>
              <w:t>Desobedecer Señales De Tránsito</w:t>
            </w:r>
          </w:p>
        </w:tc>
        <w:tc>
          <w:tcPr>
            <w:tcW w:w="2160" w:type="dxa"/>
            <w:shd w:val="clear" w:color="auto" w:fill="E8E8E8"/>
            <w:tcMar>
              <w:left w:w="70" w:type="dxa"/>
              <w:right w:w="70" w:type="dxa"/>
            </w:tcMar>
            <w:vAlign w:val="bottom"/>
          </w:tcPr>
          <w:p w14:paraId="3F8FC42A" w14:textId="063B4EB9" w:rsidR="726A3959" w:rsidRDefault="262A713C" w:rsidP="07034E15">
            <w:pPr>
              <w:spacing w:after="0" w:line="240" w:lineRule="auto"/>
              <w:jc w:val="center"/>
            </w:pPr>
            <w:r w:rsidRPr="07034E15">
              <w:rPr>
                <w:rFonts w:ascii="Aptos Narrow" w:eastAsia="Aptos Narrow" w:hAnsi="Aptos Narrow" w:cs="Aptos Narrow"/>
                <w:color w:val="000000" w:themeColor="text1"/>
              </w:rPr>
              <w:t>34%</w:t>
            </w:r>
          </w:p>
        </w:tc>
      </w:tr>
      <w:tr w:rsidR="726A3959" w14:paraId="12B0CC86" w14:textId="77777777" w:rsidTr="07034E15">
        <w:trPr>
          <w:trHeight w:val="300"/>
          <w:jc w:val="center"/>
        </w:trPr>
        <w:tc>
          <w:tcPr>
            <w:tcW w:w="4185" w:type="dxa"/>
            <w:tcMar>
              <w:left w:w="70" w:type="dxa"/>
              <w:right w:w="70" w:type="dxa"/>
            </w:tcMar>
            <w:vAlign w:val="bottom"/>
          </w:tcPr>
          <w:p w14:paraId="3DF47E93" w14:textId="29F12AA0" w:rsidR="726A3959" w:rsidRDefault="262A713C" w:rsidP="07034E15">
            <w:pPr>
              <w:spacing w:after="0" w:line="240" w:lineRule="auto"/>
            </w:pPr>
            <w:r w:rsidRPr="07034E15">
              <w:rPr>
                <w:rFonts w:ascii="Aptos Narrow" w:eastAsia="Aptos Narrow" w:hAnsi="Aptos Narrow" w:cs="Aptos Narrow"/>
                <w:color w:val="000000" w:themeColor="text1"/>
              </w:rPr>
              <w:t>Embriaguez (Alcohólica Y No Alcohólica)</w:t>
            </w:r>
          </w:p>
        </w:tc>
        <w:tc>
          <w:tcPr>
            <w:tcW w:w="2160" w:type="dxa"/>
            <w:tcMar>
              <w:left w:w="70" w:type="dxa"/>
              <w:right w:w="70" w:type="dxa"/>
            </w:tcMar>
            <w:vAlign w:val="bottom"/>
          </w:tcPr>
          <w:p w14:paraId="6291536A" w14:textId="5613CF9D" w:rsidR="726A3959" w:rsidRDefault="262A713C" w:rsidP="07034E15">
            <w:pPr>
              <w:spacing w:after="0" w:line="240" w:lineRule="auto"/>
              <w:jc w:val="center"/>
            </w:pPr>
            <w:r w:rsidRPr="07034E15">
              <w:rPr>
                <w:rFonts w:ascii="Aptos Narrow" w:eastAsia="Aptos Narrow" w:hAnsi="Aptos Narrow" w:cs="Aptos Narrow"/>
                <w:color w:val="000000" w:themeColor="text1"/>
              </w:rPr>
              <w:t>5%</w:t>
            </w:r>
          </w:p>
        </w:tc>
      </w:tr>
      <w:tr w:rsidR="726A3959" w14:paraId="6758441C" w14:textId="77777777" w:rsidTr="07034E15">
        <w:trPr>
          <w:trHeight w:val="300"/>
          <w:jc w:val="center"/>
        </w:trPr>
        <w:tc>
          <w:tcPr>
            <w:tcW w:w="4185" w:type="dxa"/>
            <w:shd w:val="clear" w:color="auto" w:fill="E8E8E8"/>
            <w:tcMar>
              <w:left w:w="70" w:type="dxa"/>
              <w:right w:w="70" w:type="dxa"/>
            </w:tcMar>
            <w:vAlign w:val="bottom"/>
          </w:tcPr>
          <w:p w14:paraId="3C48AE82" w14:textId="4D2FCE92" w:rsidR="726A3959" w:rsidRDefault="262A713C" w:rsidP="07034E15">
            <w:pPr>
              <w:spacing w:after="0" w:line="240" w:lineRule="auto"/>
            </w:pPr>
            <w:r w:rsidRPr="07034E15">
              <w:rPr>
                <w:rFonts w:ascii="Aptos Narrow" w:eastAsia="Aptos Narrow" w:hAnsi="Aptos Narrow" w:cs="Aptos Narrow"/>
                <w:color w:val="000000" w:themeColor="text1"/>
              </w:rPr>
              <w:t>Posibles Fallas Mecánicas</w:t>
            </w:r>
          </w:p>
        </w:tc>
        <w:tc>
          <w:tcPr>
            <w:tcW w:w="2160" w:type="dxa"/>
            <w:shd w:val="clear" w:color="auto" w:fill="E8E8E8"/>
            <w:tcMar>
              <w:left w:w="70" w:type="dxa"/>
              <w:right w:w="70" w:type="dxa"/>
            </w:tcMar>
            <w:vAlign w:val="bottom"/>
          </w:tcPr>
          <w:p w14:paraId="6448EF10" w14:textId="4E6E2E70" w:rsidR="726A3959" w:rsidRDefault="262A713C" w:rsidP="07034E15">
            <w:pPr>
              <w:spacing w:after="0" w:line="240" w:lineRule="auto"/>
              <w:jc w:val="center"/>
            </w:pPr>
            <w:r w:rsidRPr="07034E15">
              <w:rPr>
                <w:rFonts w:ascii="Aptos Narrow" w:eastAsia="Aptos Narrow" w:hAnsi="Aptos Narrow" w:cs="Aptos Narrow"/>
                <w:color w:val="000000" w:themeColor="text1"/>
              </w:rPr>
              <w:t>3%</w:t>
            </w:r>
          </w:p>
        </w:tc>
      </w:tr>
      <w:tr w:rsidR="726A3959" w14:paraId="121F00FF" w14:textId="77777777" w:rsidTr="07034E15">
        <w:trPr>
          <w:trHeight w:val="300"/>
          <w:jc w:val="center"/>
        </w:trPr>
        <w:tc>
          <w:tcPr>
            <w:tcW w:w="4185" w:type="dxa"/>
            <w:tcMar>
              <w:left w:w="70" w:type="dxa"/>
              <w:right w:w="70" w:type="dxa"/>
            </w:tcMar>
            <w:vAlign w:val="bottom"/>
          </w:tcPr>
          <w:p w14:paraId="79920E8A" w14:textId="5306E7A9" w:rsidR="726A3959" w:rsidRDefault="262A713C" w:rsidP="07034E15">
            <w:pPr>
              <w:spacing w:after="0" w:line="240" w:lineRule="auto"/>
            </w:pPr>
            <w:r w:rsidRPr="07034E15">
              <w:rPr>
                <w:rFonts w:ascii="Aptos Narrow" w:eastAsia="Aptos Narrow" w:hAnsi="Aptos Narrow" w:cs="Aptos Narrow"/>
                <w:color w:val="000000" w:themeColor="text1"/>
              </w:rPr>
              <w:t>Malas Condiciones De La Vía</w:t>
            </w:r>
          </w:p>
        </w:tc>
        <w:tc>
          <w:tcPr>
            <w:tcW w:w="2160" w:type="dxa"/>
            <w:tcMar>
              <w:left w:w="70" w:type="dxa"/>
              <w:right w:w="70" w:type="dxa"/>
            </w:tcMar>
            <w:vAlign w:val="bottom"/>
          </w:tcPr>
          <w:p w14:paraId="0A4CF590" w14:textId="4F5B8095" w:rsidR="726A3959" w:rsidRDefault="262A713C" w:rsidP="07034E15">
            <w:pPr>
              <w:spacing w:after="0" w:line="240" w:lineRule="auto"/>
              <w:jc w:val="center"/>
            </w:pPr>
            <w:r w:rsidRPr="07034E15">
              <w:rPr>
                <w:rFonts w:ascii="Aptos Narrow" w:eastAsia="Aptos Narrow" w:hAnsi="Aptos Narrow" w:cs="Aptos Narrow"/>
                <w:color w:val="000000" w:themeColor="text1"/>
              </w:rPr>
              <w:t>3%</w:t>
            </w:r>
          </w:p>
        </w:tc>
      </w:tr>
    </w:tbl>
    <w:p w14:paraId="5BCCFB46" w14:textId="0B230BA4" w:rsidR="0FB411F1" w:rsidRDefault="0FB411F1" w:rsidP="07034E15">
      <w:pPr>
        <w:spacing w:line="240" w:lineRule="auto"/>
        <w:jc w:val="center"/>
      </w:pPr>
      <w:r w:rsidRPr="07034E15">
        <w:rPr>
          <w:rFonts w:ascii="Verdana" w:eastAsia="Verdana" w:hAnsi="Verdana" w:cs="Verdana"/>
          <w:color w:val="000000" w:themeColor="text1"/>
          <w:sz w:val="18"/>
          <w:szCs w:val="18"/>
          <w:lang w:val="es-ES"/>
        </w:rPr>
        <w:t>Fuente: Base SIRDEC del INMLCF</w:t>
      </w:r>
    </w:p>
    <w:p w14:paraId="2EB60F9A" w14:textId="588F66DF" w:rsidR="0FB411F1" w:rsidRDefault="0FB411F1" w:rsidP="07034E15">
      <w:pPr>
        <w:spacing w:line="240" w:lineRule="auto"/>
        <w:jc w:val="center"/>
      </w:pPr>
      <w:r w:rsidRPr="07034E15">
        <w:rPr>
          <w:rFonts w:ascii="Verdana" w:eastAsia="Verdana" w:hAnsi="Verdana" w:cs="Verdana"/>
          <w:color w:val="000000" w:themeColor="text1"/>
          <w:lang w:val="es-ES"/>
        </w:rPr>
        <w:t xml:space="preserve"> </w:t>
      </w:r>
    </w:p>
    <w:p w14:paraId="4EA25E8E" w14:textId="7F0F66B5" w:rsidR="0FB411F1" w:rsidRDefault="0FB411F1" w:rsidP="07034E15">
      <w:pPr>
        <w:spacing w:line="240" w:lineRule="auto"/>
        <w:jc w:val="center"/>
      </w:pPr>
      <w:r w:rsidRPr="07034E15">
        <w:rPr>
          <w:rFonts w:ascii="Verdana" w:eastAsia="Verdana" w:hAnsi="Verdana" w:cs="Verdana"/>
          <w:color w:val="000000" w:themeColor="text1"/>
          <w:lang w:val="es-ES"/>
        </w:rPr>
        <w:lastRenderedPageBreak/>
        <w:t>Tabla 8. Circunstancia probable para registros Lesionados</w:t>
      </w:r>
    </w:p>
    <w:tbl>
      <w:tblPr>
        <w:tblW w:w="0" w:type="auto"/>
        <w:jc w:val="center"/>
        <w:tblCellMar>
          <w:left w:w="10" w:type="dxa"/>
          <w:right w:w="10" w:type="dxa"/>
        </w:tblCellMar>
        <w:tblLook w:val="04A0" w:firstRow="1" w:lastRow="0" w:firstColumn="1" w:lastColumn="0" w:noHBand="0" w:noVBand="1"/>
      </w:tblPr>
      <w:tblGrid>
        <w:gridCol w:w="4590"/>
        <w:gridCol w:w="2160"/>
      </w:tblGrid>
      <w:tr w:rsidR="726A3959" w14:paraId="1230EFC6" w14:textId="77777777" w:rsidTr="07034E15">
        <w:trPr>
          <w:trHeight w:val="300"/>
          <w:jc w:val="center"/>
        </w:trPr>
        <w:tc>
          <w:tcPr>
            <w:tcW w:w="4590" w:type="dxa"/>
            <w:tcBorders>
              <w:top w:val="nil"/>
              <w:left w:val="nil"/>
              <w:bottom w:val="single" w:sz="8" w:space="0" w:color="44B3E1"/>
              <w:right w:val="nil"/>
            </w:tcBorders>
            <w:shd w:val="clear" w:color="auto" w:fill="002060"/>
            <w:tcMar>
              <w:left w:w="70" w:type="dxa"/>
              <w:right w:w="70" w:type="dxa"/>
            </w:tcMar>
            <w:vAlign w:val="bottom"/>
          </w:tcPr>
          <w:p w14:paraId="19DD05BC" w14:textId="3491408D" w:rsidR="726A3959" w:rsidRDefault="262A713C" w:rsidP="07034E15">
            <w:pPr>
              <w:spacing w:after="0" w:line="240" w:lineRule="auto"/>
            </w:pPr>
            <w:r w:rsidRPr="07034E15">
              <w:rPr>
                <w:rFonts w:ascii="Aptos Narrow" w:eastAsia="Aptos Narrow" w:hAnsi="Aptos Narrow" w:cs="Aptos Narrow"/>
                <w:b/>
                <w:bCs/>
                <w:color w:val="FFFFFF" w:themeColor="background1"/>
              </w:rPr>
              <w:t>Circunstancia</w:t>
            </w:r>
          </w:p>
        </w:tc>
        <w:tc>
          <w:tcPr>
            <w:tcW w:w="2160" w:type="dxa"/>
            <w:tcBorders>
              <w:top w:val="nil"/>
              <w:left w:val="nil"/>
              <w:bottom w:val="single" w:sz="8" w:space="0" w:color="44B3E1"/>
              <w:right w:val="nil"/>
            </w:tcBorders>
            <w:shd w:val="clear" w:color="auto" w:fill="002060"/>
            <w:tcMar>
              <w:left w:w="70" w:type="dxa"/>
              <w:right w:w="70" w:type="dxa"/>
            </w:tcMar>
            <w:vAlign w:val="bottom"/>
          </w:tcPr>
          <w:p w14:paraId="2F6280FD" w14:textId="7C639A18" w:rsidR="726A3959" w:rsidRDefault="262A713C" w:rsidP="07034E15">
            <w:pPr>
              <w:spacing w:after="0" w:line="240" w:lineRule="auto"/>
              <w:jc w:val="center"/>
            </w:pPr>
            <w:r w:rsidRPr="07034E15">
              <w:rPr>
                <w:rFonts w:ascii="Aptos Narrow" w:eastAsia="Aptos Narrow" w:hAnsi="Aptos Narrow" w:cs="Aptos Narrow"/>
                <w:b/>
                <w:bCs/>
                <w:color w:val="FFFFFF" w:themeColor="background1"/>
              </w:rPr>
              <w:t>%</w:t>
            </w:r>
          </w:p>
        </w:tc>
      </w:tr>
      <w:tr w:rsidR="726A3959" w14:paraId="0F197E93" w14:textId="77777777" w:rsidTr="07034E15">
        <w:trPr>
          <w:trHeight w:val="300"/>
          <w:jc w:val="center"/>
        </w:trPr>
        <w:tc>
          <w:tcPr>
            <w:tcW w:w="4590" w:type="dxa"/>
            <w:tcMar>
              <w:left w:w="70" w:type="dxa"/>
              <w:right w:w="70" w:type="dxa"/>
            </w:tcMar>
            <w:vAlign w:val="bottom"/>
          </w:tcPr>
          <w:p w14:paraId="383A396F" w14:textId="081EB13B" w:rsidR="726A3959" w:rsidRDefault="262A713C" w:rsidP="07034E15">
            <w:pPr>
              <w:spacing w:after="0" w:line="240" w:lineRule="auto"/>
            </w:pPr>
            <w:r w:rsidRPr="07034E15">
              <w:rPr>
                <w:rFonts w:ascii="Aptos Narrow" w:eastAsia="Aptos Narrow" w:hAnsi="Aptos Narrow" w:cs="Aptos Narrow"/>
                <w:color w:val="000000" w:themeColor="text1"/>
              </w:rPr>
              <w:t>Desobedecer Señales De Tránsito</w:t>
            </w:r>
          </w:p>
        </w:tc>
        <w:tc>
          <w:tcPr>
            <w:tcW w:w="2160" w:type="dxa"/>
            <w:tcMar>
              <w:left w:w="70" w:type="dxa"/>
              <w:right w:w="70" w:type="dxa"/>
            </w:tcMar>
            <w:vAlign w:val="bottom"/>
          </w:tcPr>
          <w:p w14:paraId="2D0BFCB3" w14:textId="57F97649" w:rsidR="726A3959" w:rsidRDefault="262A713C" w:rsidP="07034E15">
            <w:pPr>
              <w:spacing w:after="0" w:line="240" w:lineRule="auto"/>
              <w:jc w:val="center"/>
            </w:pPr>
            <w:r w:rsidRPr="07034E15">
              <w:rPr>
                <w:rFonts w:ascii="Aptos Narrow" w:eastAsia="Aptos Narrow" w:hAnsi="Aptos Narrow" w:cs="Aptos Narrow"/>
                <w:color w:val="000000" w:themeColor="text1"/>
              </w:rPr>
              <w:t>20%</w:t>
            </w:r>
          </w:p>
        </w:tc>
      </w:tr>
      <w:tr w:rsidR="726A3959" w14:paraId="1C32930E" w14:textId="77777777" w:rsidTr="07034E15">
        <w:trPr>
          <w:trHeight w:val="300"/>
          <w:jc w:val="center"/>
        </w:trPr>
        <w:tc>
          <w:tcPr>
            <w:tcW w:w="4590" w:type="dxa"/>
            <w:shd w:val="clear" w:color="auto" w:fill="E8E8E8"/>
            <w:tcMar>
              <w:left w:w="70" w:type="dxa"/>
              <w:right w:w="70" w:type="dxa"/>
            </w:tcMar>
            <w:vAlign w:val="bottom"/>
          </w:tcPr>
          <w:p w14:paraId="151659A6" w14:textId="431C30C2" w:rsidR="726A3959" w:rsidRDefault="262A713C" w:rsidP="07034E15">
            <w:pPr>
              <w:spacing w:after="0" w:line="240" w:lineRule="auto"/>
            </w:pPr>
            <w:r w:rsidRPr="07034E15">
              <w:rPr>
                <w:rFonts w:ascii="Aptos Narrow" w:eastAsia="Aptos Narrow" w:hAnsi="Aptos Narrow" w:cs="Aptos Narrow"/>
                <w:color w:val="000000" w:themeColor="text1"/>
              </w:rPr>
              <w:t>Exceso De Velocidad</w:t>
            </w:r>
          </w:p>
        </w:tc>
        <w:tc>
          <w:tcPr>
            <w:tcW w:w="2160" w:type="dxa"/>
            <w:shd w:val="clear" w:color="auto" w:fill="E8E8E8"/>
            <w:tcMar>
              <w:left w:w="70" w:type="dxa"/>
              <w:right w:w="70" w:type="dxa"/>
            </w:tcMar>
            <w:vAlign w:val="bottom"/>
          </w:tcPr>
          <w:p w14:paraId="720B2165" w14:textId="2D6C074A" w:rsidR="726A3959" w:rsidRDefault="262A713C" w:rsidP="07034E15">
            <w:pPr>
              <w:spacing w:after="0" w:line="240" w:lineRule="auto"/>
              <w:jc w:val="center"/>
            </w:pPr>
            <w:r w:rsidRPr="07034E15">
              <w:rPr>
                <w:rFonts w:ascii="Aptos Narrow" w:eastAsia="Aptos Narrow" w:hAnsi="Aptos Narrow" w:cs="Aptos Narrow"/>
                <w:color w:val="000000" w:themeColor="text1"/>
              </w:rPr>
              <w:t>17%</w:t>
            </w:r>
          </w:p>
        </w:tc>
      </w:tr>
      <w:tr w:rsidR="726A3959" w14:paraId="43CA754D" w14:textId="77777777" w:rsidTr="07034E15">
        <w:trPr>
          <w:trHeight w:val="300"/>
          <w:jc w:val="center"/>
        </w:trPr>
        <w:tc>
          <w:tcPr>
            <w:tcW w:w="4590" w:type="dxa"/>
            <w:tcMar>
              <w:left w:w="70" w:type="dxa"/>
              <w:right w:w="70" w:type="dxa"/>
            </w:tcMar>
            <w:vAlign w:val="bottom"/>
          </w:tcPr>
          <w:p w14:paraId="61204980" w14:textId="71A08768" w:rsidR="726A3959" w:rsidRDefault="262A713C" w:rsidP="07034E15">
            <w:pPr>
              <w:spacing w:after="0" w:line="240" w:lineRule="auto"/>
            </w:pPr>
            <w:r w:rsidRPr="07034E15">
              <w:rPr>
                <w:rFonts w:ascii="Aptos Narrow" w:eastAsia="Aptos Narrow" w:hAnsi="Aptos Narrow" w:cs="Aptos Narrow"/>
                <w:color w:val="000000" w:themeColor="text1"/>
              </w:rPr>
              <w:t>Cruzar Sin Observar</w:t>
            </w:r>
          </w:p>
        </w:tc>
        <w:tc>
          <w:tcPr>
            <w:tcW w:w="2160" w:type="dxa"/>
            <w:tcMar>
              <w:left w:w="70" w:type="dxa"/>
              <w:right w:w="70" w:type="dxa"/>
            </w:tcMar>
            <w:vAlign w:val="bottom"/>
          </w:tcPr>
          <w:p w14:paraId="792383A1" w14:textId="31FF3BE2" w:rsidR="726A3959" w:rsidRDefault="262A713C" w:rsidP="07034E15">
            <w:pPr>
              <w:spacing w:after="0" w:line="240" w:lineRule="auto"/>
              <w:jc w:val="center"/>
            </w:pPr>
            <w:r w:rsidRPr="07034E15">
              <w:rPr>
                <w:rFonts w:ascii="Aptos Narrow" w:eastAsia="Aptos Narrow" w:hAnsi="Aptos Narrow" w:cs="Aptos Narrow"/>
                <w:color w:val="000000" w:themeColor="text1"/>
              </w:rPr>
              <w:t>8%</w:t>
            </w:r>
          </w:p>
        </w:tc>
      </w:tr>
      <w:tr w:rsidR="726A3959" w14:paraId="2A51D465" w14:textId="77777777" w:rsidTr="07034E15">
        <w:trPr>
          <w:trHeight w:val="300"/>
          <w:jc w:val="center"/>
        </w:trPr>
        <w:tc>
          <w:tcPr>
            <w:tcW w:w="4590" w:type="dxa"/>
            <w:shd w:val="clear" w:color="auto" w:fill="E8E8E8"/>
            <w:tcMar>
              <w:left w:w="70" w:type="dxa"/>
              <w:right w:w="70" w:type="dxa"/>
            </w:tcMar>
            <w:vAlign w:val="bottom"/>
          </w:tcPr>
          <w:p w14:paraId="5BA8D6A8" w14:textId="0AEFB3F5" w:rsidR="726A3959" w:rsidRDefault="262A713C" w:rsidP="07034E15">
            <w:pPr>
              <w:spacing w:after="0" w:line="240" w:lineRule="auto"/>
            </w:pPr>
            <w:r w:rsidRPr="07034E15">
              <w:rPr>
                <w:rFonts w:ascii="Aptos Narrow" w:eastAsia="Aptos Narrow" w:hAnsi="Aptos Narrow" w:cs="Aptos Narrow"/>
                <w:color w:val="000000" w:themeColor="text1"/>
              </w:rPr>
              <w:t>Adelantar Cerrando</w:t>
            </w:r>
          </w:p>
        </w:tc>
        <w:tc>
          <w:tcPr>
            <w:tcW w:w="2160" w:type="dxa"/>
            <w:shd w:val="clear" w:color="auto" w:fill="E8E8E8"/>
            <w:tcMar>
              <w:left w:w="70" w:type="dxa"/>
              <w:right w:w="70" w:type="dxa"/>
            </w:tcMar>
            <w:vAlign w:val="bottom"/>
          </w:tcPr>
          <w:p w14:paraId="719C2EB1" w14:textId="49FED3D2" w:rsidR="726A3959" w:rsidRDefault="262A713C" w:rsidP="07034E15">
            <w:pPr>
              <w:spacing w:after="0" w:line="240" w:lineRule="auto"/>
              <w:jc w:val="center"/>
            </w:pPr>
            <w:r w:rsidRPr="07034E15">
              <w:rPr>
                <w:rFonts w:ascii="Aptos Narrow" w:eastAsia="Aptos Narrow" w:hAnsi="Aptos Narrow" w:cs="Aptos Narrow"/>
                <w:color w:val="000000" w:themeColor="text1"/>
              </w:rPr>
              <w:t>7%</w:t>
            </w:r>
          </w:p>
        </w:tc>
      </w:tr>
      <w:tr w:rsidR="726A3959" w14:paraId="3C3C2BBE" w14:textId="77777777" w:rsidTr="07034E15">
        <w:trPr>
          <w:trHeight w:val="300"/>
          <w:jc w:val="center"/>
        </w:trPr>
        <w:tc>
          <w:tcPr>
            <w:tcW w:w="4590" w:type="dxa"/>
            <w:tcMar>
              <w:left w:w="70" w:type="dxa"/>
              <w:right w:w="70" w:type="dxa"/>
            </w:tcMar>
            <w:vAlign w:val="bottom"/>
          </w:tcPr>
          <w:p w14:paraId="2964E8A2" w14:textId="3071AEDC" w:rsidR="726A3959" w:rsidRDefault="262A713C" w:rsidP="07034E15">
            <w:pPr>
              <w:spacing w:after="0" w:line="240" w:lineRule="auto"/>
            </w:pPr>
            <w:r w:rsidRPr="07034E15">
              <w:rPr>
                <w:rFonts w:ascii="Aptos Narrow" w:eastAsia="Aptos Narrow" w:hAnsi="Aptos Narrow" w:cs="Aptos Narrow"/>
                <w:color w:val="000000" w:themeColor="text1"/>
              </w:rPr>
              <w:t>De Motociclista O Ciclista</w:t>
            </w:r>
          </w:p>
        </w:tc>
        <w:tc>
          <w:tcPr>
            <w:tcW w:w="2160" w:type="dxa"/>
            <w:tcMar>
              <w:left w:w="70" w:type="dxa"/>
              <w:right w:w="70" w:type="dxa"/>
            </w:tcMar>
            <w:vAlign w:val="bottom"/>
          </w:tcPr>
          <w:p w14:paraId="7940E557" w14:textId="36DEB814" w:rsidR="726A3959" w:rsidRDefault="262A713C" w:rsidP="07034E15">
            <w:pPr>
              <w:spacing w:after="0" w:line="240" w:lineRule="auto"/>
              <w:jc w:val="center"/>
            </w:pPr>
            <w:r w:rsidRPr="07034E15">
              <w:rPr>
                <w:rFonts w:ascii="Aptos Narrow" w:eastAsia="Aptos Narrow" w:hAnsi="Aptos Narrow" w:cs="Aptos Narrow"/>
                <w:color w:val="000000" w:themeColor="text1"/>
              </w:rPr>
              <w:t>6%</w:t>
            </w:r>
          </w:p>
        </w:tc>
      </w:tr>
      <w:tr w:rsidR="726A3959" w14:paraId="5F8A80D9" w14:textId="77777777" w:rsidTr="07034E15">
        <w:trPr>
          <w:trHeight w:val="300"/>
          <w:jc w:val="center"/>
        </w:trPr>
        <w:tc>
          <w:tcPr>
            <w:tcW w:w="4590" w:type="dxa"/>
            <w:shd w:val="clear" w:color="auto" w:fill="E8E8E8"/>
            <w:tcMar>
              <w:left w:w="70" w:type="dxa"/>
              <w:right w:w="70" w:type="dxa"/>
            </w:tcMar>
            <w:vAlign w:val="bottom"/>
          </w:tcPr>
          <w:p w14:paraId="09F71BAF" w14:textId="1B618C3C" w:rsidR="726A3959" w:rsidRDefault="262A713C" w:rsidP="07034E15">
            <w:pPr>
              <w:spacing w:after="0" w:line="240" w:lineRule="auto"/>
            </w:pPr>
            <w:r w:rsidRPr="07034E15">
              <w:rPr>
                <w:rFonts w:ascii="Aptos Narrow" w:eastAsia="Aptos Narrow" w:hAnsi="Aptos Narrow" w:cs="Aptos Narrow"/>
                <w:color w:val="000000" w:themeColor="text1"/>
              </w:rPr>
              <w:t>Cambio De Carril Sin Indicación E Inadecuado</w:t>
            </w:r>
          </w:p>
        </w:tc>
        <w:tc>
          <w:tcPr>
            <w:tcW w:w="2160" w:type="dxa"/>
            <w:shd w:val="clear" w:color="auto" w:fill="E8E8E8"/>
            <w:tcMar>
              <w:left w:w="70" w:type="dxa"/>
              <w:right w:w="70" w:type="dxa"/>
            </w:tcMar>
            <w:vAlign w:val="bottom"/>
          </w:tcPr>
          <w:p w14:paraId="617F41E4" w14:textId="1B3FA46A" w:rsidR="726A3959" w:rsidRDefault="262A713C" w:rsidP="07034E15">
            <w:pPr>
              <w:spacing w:after="0" w:line="240" w:lineRule="auto"/>
              <w:jc w:val="center"/>
            </w:pPr>
            <w:r w:rsidRPr="07034E15">
              <w:rPr>
                <w:rFonts w:ascii="Aptos Narrow" w:eastAsia="Aptos Narrow" w:hAnsi="Aptos Narrow" w:cs="Aptos Narrow"/>
                <w:color w:val="000000" w:themeColor="text1"/>
              </w:rPr>
              <w:t>4%</w:t>
            </w:r>
          </w:p>
        </w:tc>
      </w:tr>
      <w:tr w:rsidR="726A3959" w14:paraId="0494A6E3" w14:textId="77777777" w:rsidTr="07034E15">
        <w:trPr>
          <w:trHeight w:val="300"/>
          <w:jc w:val="center"/>
        </w:trPr>
        <w:tc>
          <w:tcPr>
            <w:tcW w:w="4590" w:type="dxa"/>
            <w:tcMar>
              <w:left w:w="70" w:type="dxa"/>
              <w:right w:w="70" w:type="dxa"/>
            </w:tcMar>
            <w:vAlign w:val="bottom"/>
          </w:tcPr>
          <w:p w14:paraId="20AECDE0" w14:textId="4CB7C390" w:rsidR="726A3959" w:rsidRDefault="262A713C" w:rsidP="07034E15">
            <w:pPr>
              <w:spacing w:after="0" w:line="240" w:lineRule="auto"/>
            </w:pPr>
            <w:r w:rsidRPr="07034E15">
              <w:rPr>
                <w:rFonts w:ascii="Aptos Narrow" w:eastAsia="Aptos Narrow" w:hAnsi="Aptos Narrow" w:cs="Aptos Narrow"/>
                <w:color w:val="000000" w:themeColor="text1"/>
              </w:rPr>
              <w:t>Aprovisionamiento Indebido</w:t>
            </w:r>
          </w:p>
        </w:tc>
        <w:tc>
          <w:tcPr>
            <w:tcW w:w="2160" w:type="dxa"/>
            <w:tcMar>
              <w:left w:w="70" w:type="dxa"/>
              <w:right w:w="70" w:type="dxa"/>
            </w:tcMar>
            <w:vAlign w:val="bottom"/>
          </w:tcPr>
          <w:p w14:paraId="6B4E3C48" w14:textId="39E95D57" w:rsidR="726A3959" w:rsidRDefault="262A713C" w:rsidP="07034E15">
            <w:pPr>
              <w:spacing w:after="0" w:line="240" w:lineRule="auto"/>
              <w:jc w:val="center"/>
            </w:pPr>
            <w:r w:rsidRPr="07034E15">
              <w:rPr>
                <w:rFonts w:ascii="Aptos Narrow" w:eastAsia="Aptos Narrow" w:hAnsi="Aptos Narrow" w:cs="Aptos Narrow"/>
                <w:color w:val="000000" w:themeColor="text1"/>
              </w:rPr>
              <w:t>4%</w:t>
            </w:r>
          </w:p>
        </w:tc>
      </w:tr>
      <w:tr w:rsidR="726A3959" w14:paraId="357F6BC3" w14:textId="77777777" w:rsidTr="07034E15">
        <w:trPr>
          <w:trHeight w:val="300"/>
          <w:jc w:val="center"/>
        </w:trPr>
        <w:tc>
          <w:tcPr>
            <w:tcW w:w="4590" w:type="dxa"/>
            <w:shd w:val="clear" w:color="auto" w:fill="E8E8E8"/>
            <w:tcMar>
              <w:left w:w="70" w:type="dxa"/>
              <w:right w:w="70" w:type="dxa"/>
            </w:tcMar>
            <w:vAlign w:val="bottom"/>
          </w:tcPr>
          <w:p w14:paraId="5689A063" w14:textId="0639B08C" w:rsidR="726A3959" w:rsidRDefault="262A713C" w:rsidP="07034E15">
            <w:pPr>
              <w:spacing w:after="0" w:line="240" w:lineRule="auto"/>
            </w:pPr>
            <w:r w:rsidRPr="07034E15">
              <w:rPr>
                <w:rFonts w:ascii="Aptos Narrow" w:eastAsia="Aptos Narrow" w:hAnsi="Aptos Narrow" w:cs="Aptos Narrow"/>
                <w:color w:val="000000" w:themeColor="text1"/>
              </w:rPr>
              <w:t>Adelantar Invadiendo Carril De Sentido Contrario</w:t>
            </w:r>
          </w:p>
        </w:tc>
        <w:tc>
          <w:tcPr>
            <w:tcW w:w="2160" w:type="dxa"/>
            <w:shd w:val="clear" w:color="auto" w:fill="E8E8E8"/>
            <w:tcMar>
              <w:left w:w="70" w:type="dxa"/>
              <w:right w:w="70" w:type="dxa"/>
            </w:tcMar>
            <w:vAlign w:val="bottom"/>
          </w:tcPr>
          <w:p w14:paraId="71D0AC47" w14:textId="5B15917B" w:rsidR="726A3959" w:rsidRDefault="262A713C" w:rsidP="07034E15">
            <w:pPr>
              <w:spacing w:after="0" w:line="240" w:lineRule="auto"/>
              <w:jc w:val="center"/>
            </w:pPr>
            <w:r w:rsidRPr="07034E15">
              <w:rPr>
                <w:rFonts w:ascii="Aptos Narrow" w:eastAsia="Aptos Narrow" w:hAnsi="Aptos Narrow" w:cs="Aptos Narrow"/>
                <w:color w:val="000000" w:themeColor="text1"/>
              </w:rPr>
              <w:t>4%</w:t>
            </w:r>
          </w:p>
        </w:tc>
      </w:tr>
    </w:tbl>
    <w:p w14:paraId="3EA9BA09" w14:textId="1A9F1443" w:rsidR="0FB411F1" w:rsidRDefault="0FB411F1" w:rsidP="07034E15">
      <w:pPr>
        <w:spacing w:line="240" w:lineRule="auto"/>
        <w:jc w:val="center"/>
      </w:pPr>
      <w:r w:rsidRPr="07034E15">
        <w:rPr>
          <w:rFonts w:ascii="Verdana" w:eastAsia="Verdana" w:hAnsi="Verdana" w:cs="Verdana"/>
          <w:color w:val="000000" w:themeColor="text1"/>
          <w:sz w:val="18"/>
          <w:szCs w:val="18"/>
          <w:lang w:val="es-ES"/>
        </w:rPr>
        <w:t>Fuente: Base SICLICO del INMLCF</w:t>
      </w:r>
    </w:p>
    <w:p w14:paraId="22E6F8B0" w14:textId="0BD0ACCF" w:rsidR="726A3959" w:rsidRDefault="726A3959" w:rsidP="726A3959">
      <w:pPr>
        <w:pStyle w:val="Prrafodelista"/>
        <w:tabs>
          <w:tab w:val="left" w:pos="719"/>
          <w:tab w:val="left" w:pos="721"/>
        </w:tabs>
        <w:spacing w:before="0" w:line="261" w:lineRule="auto"/>
        <w:ind w:left="166" w:right="135"/>
        <w:jc w:val="both"/>
        <w:rPr>
          <w:b/>
          <w:bCs/>
          <w:color w:val="FF0000"/>
          <w:sz w:val="24"/>
          <w:szCs w:val="24"/>
        </w:rPr>
      </w:pPr>
    </w:p>
    <w:p w14:paraId="4C386473" w14:textId="0C26A8EA" w:rsidR="07034E15" w:rsidRDefault="07034E15" w:rsidP="07034E15">
      <w:pPr>
        <w:pStyle w:val="Prrafodelista"/>
        <w:tabs>
          <w:tab w:val="left" w:pos="719"/>
          <w:tab w:val="left" w:pos="721"/>
        </w:tabs>
        <w:spacing w:before="0" w:line="261" w:lineRule="auto"/>
        <w:ind w:left="-194" w:right="135" w:firstLine="0"/>
        <w:jc w:val="both"/>
        <w:rPr>
          <w:b/>
          <w:bCs/>
          <w:color w:val="FF0000"/>
          <w:sz w:val="24"/>
          <w:szCs w:val="24"/>
        </w:rPr>
      </w:pPr>
    </w:p>
    <w:p w14:paraId="6B110BE4" w14:textId="77777777" w:rsidR="00A472D1" w:rsidRDefault="00A472D1" w:rsidP="00A472D1">
      <w:pPr>
        <w:pStyle w:val="Prrafodelista"/>
        <w:numPr>
          <w:ilvl w:val="1"/>
          <w:numId w:val="13"/>
        </w:numPr>
        <w:tabs>
          <w:tab w:val="left" w:pos="719"/>
          <w:tab w:val="left" w:pos="721"/>
        </w:tabs>
        <w:spacing w:before="0" w:line="261" w:lineRule="auto"/>
        <w:ind w:right="139"/>
        <w:jc w:val="both"/>
        <w:rPr>
          <w:sz w:val="24"/>
        </w:rPr>
      </w:pPr>
      <w:r>
        <w:rPr>
          <w:w w:val="80"/>
          <w:sz w:val="24"/>
        </w:rPr>
        <w:t>Presente el balance de cumplimiento de las metas establecidas en el</w:t>
      </w:r>
      <w:r>
        <w:rPr>
          <w:sz w:val="24"/>
        </w:rPr>
        <w:t xml:space="preserve"> </w:t>
      </w:r>
      <w:r>
        <w:rPr>
          <w:rFonts w:ascii="Arial" w:hAnsi="Arial"/>
          <w:b/>
          <w:w w:val="80"/>
          <w:sz w:val="24"/>
        </w:rPr>
        <w:t>Plan</w:t>
      </w:r>
      <w:r>
        <w:rPr>
          <w:rFonts w:ascii="Arial" w:hAnsi="Arial"/>
          <w:b/>
          <w:sz w:val="24"/>
        </w:rPr>
        <w:t xml:space="preserve"> </w:t>
      </w:r>
      <w:r>
        <w:rPr>
          <w:rFonts w:ascii="Arial" w:hAnsi="Arial"/>
          <w:b/>
          <w:w w:val="80"/>
          <w:sz w:val="24"/>
        </w:rPr>
        <w:t>Nacional</w:t>
      </w:r>
      <w:r>
        <w:rPr>
          <w:rFonts w:ascii="Arial" w:hAnsi="Arial"/>
          <w:b/>
          <w:sz w:val="24"/>
        </w:rPr>
        <w:t xml:space="preserve"> </w:t>
      </w:r>
      <w:r>
        <w:rPr>
          <w:rFonts w:ascii="Arial" w:hAnsi="Arial"/>
          <w:b/>
          <w:w w:val="80"/>
          <w:sz w:val="24"/>
        </w:rPr>
        <w:t>de</w:t>
      </w:r>
      <w:r>
        <w:rPr>
          <w:rFonts w:ascii="Arial" w:hAnsi="Arial"/>
          <w:b/>
          <w:sz w:val="24"/>
        </w:rPr>
        <w:t xml:space="preserve"> </w:t>
      </w:r>
      <w:r>
        <w:rPr>
          <w:rFonts w:ascii="Arial" w:hAnsi="Arial"/>
          <w:b/>
          <w:w w:val="80"/>
          <w:sz w:val="24"/>
        </w:rPr>
        <w:t>Seguridad</w:t>
      </w:r>
      <w:r>
        <w:rPr>
          <w:rFonts w:ascii="Arial" w:hAnsi="Arial"/>
          <w:b/>
          <w:sz w:val="24"/>
        </w:rPr>
        <w:t xml:space="preserve"> </w:t>
      </w:r>
      <w:r>
        <w:rPr>
          <w:rFonts w:ascii="Arial" w:hAnsi="Arial"/>
          <w:b/>
          <w:w w:val="80"/>
          <w:sz w:val="24"/>
        </w:rPr>
        <w:t xml:space="preserve">Vial </w:t>
      </w:r>
      <w:r>
        <w:rPr>
          <w:rFonts w:ascii="Arial" w:hAnsi="Arial"/>
          <w:b/>
          <w:w w:val="85"/>
          <w:sz w:val="24"/>
        </w:rPr>
        <w:t>2022-2031</w:t>
      </w:r>
      <w:r>
        <w:rPr>
          <w:w w:val="85"/>
          <w:sz w:val="24"/>
        </w:rPr>
        <w:t xml:space="preserve">, indicando para cada área de acción: </w:t>
      </w:r>
      <w:r w:rsidRPr="00A02160">
        <w:rPr>
          <w:b/>
          <w:bCs/>
          <w:color w:val="FF0000"/>
          <w:spacing w:val="-2"/>
          <w:w w:val="90"/>
          <w:sz w:val="24"/>
        </w:rPr>
        <w:t>ONSV</w:t>
      </w:r>
      <w:r>
        <w:rPr>
          <w:b/>
          <w:bCs/>
          <w:color w:val="FF0000"/>
          <w:spacing w:val="-2"/>
          <w:w w:val="90"/>
          <w:sz w:val="24"/>
        </w:rPr>
        <w:t xml:space="preserve"> -OAP</w:t>
      </w:r>
    </w:p>
    <w:p w14:paraId="08020BC3" w14:textId="77777777" w:rsidR="00A472D1" w:rsidRDefault="00A472D1" w:rsidP="00A472D1">
      <w:pPr>
        <w:pStyle w:val="Prrafodelista"/>
        <w:numPr>
          <w:ilvl w:val="2"/>
          <w:numId w:val="13"/>
        </w:numPr>
        <w:tabs>
          <w:tab w:val="left" w:pos="1441"/>
        </w:tabs>
        <w:spacing w:before="0" w:line="289" w:lineRule="exact"/>
        <w:rPr>
          <w:sz w:val="24"/>
        </w:rPr>
      </w:pPr>
      <w:r>
        <w:rPr>
          <w:w w:val="80"/>
          <w:sz w:val="24"/>
        </w:rPr>
        <w:t>Meta</w:t>
      </w:r>
      <w:r>
        <w:rPr>
          <w:spacing w:val="-2"/>
          <w:sz w:val="24"/>
        </w:rPr>
        <w:t xml:space="preserve"> </w:t>
      </w:r>
      <w:r>
        <w:rPr>
          <w:spacing w:val="-2"/>
          <w:w w:val="90"/>
          <w:sz w:val="24"/>
        </w:rPr>
        <w:t>prevista.</w:t>
      </w:r>
    </w:p>
    <w:p w14:paraId="5189FAE6" w14:textId="77777777" w:rsidR="00A472D1" w:rsidRDefault="00A472D1" w:rsidP="00A472D1">
      <w:pPr>
        <w:pStyle w:val="Prrafodelista"/>
        <w:numPr>
          <w:ilvl w:val="2"/>
          <w:numId w:val="13"/>
        </w:numPr>
        <w:tabs>
          <w:tab w:val="left" w:pos="1441"/>
        </w:tabs>
        <w:spacing w:before="26"/>
        <w:rPr>
          <w:sz w:val="24"/>
        </w:rPr>
      </w:pPr>
      <w:r>
        <w:rPr>
          <w:w w:val="85"/>
          <w:sz w:val="24"/>
        </w:rPr>
        <w:t>Avance</w:t>
      </w:r>
      <w:r>
        <w:rPr>
          <w:spacing w:val="-8"/>
          <w:w w:val="85"/>
          <w:sz w:val="24"/>
        </w:rPr>
        <w:t xml:space="preserve"> </w:t>
      </w:r>
      <w:r>
        <w:rPr>
          <w:spacing w:val="-2"/>
          <w:w w:val="95"/>
          <w:sz w:val="24"/>
        </w:rPr>
        <w:t>alcanzado.</w:t>
      </w:r>
    </w:p>
    <w:p w14:paraId="356B3933" w14:textId="77777777" w:rsidR="00A472D1" w:rsidRDefault="00A472D1" w:rsidP="00A472D1">
      <w:pPr>
        <w:pStyle w:val="Prrafodelista"/>
        <w:numPr>
          <w:ilvl w:val="2"/>
          <w:numId w:val="13"/>
        </w:numPr>
        <w:tabs>
          <w:tab w:val="left" w:pos="1441"/>
        </w:tabs>
        <w:rPr>
          <w:sz w:val="24"/>
        </w:rPr>
      </w:pPr>
      <w:r>
        <w:rPr>
          <w:w w:val="85"/>
          <w:sz w:val="24"/>
        </w:rPr>
        <w:t>Recursos</w:t>
      </w:r>
      <w:r>
        <w:rPr>
          <w:spacing w:val="-2"/>
          <w:w w:val="95"/>
          <w:sz w:val="24"/>
        </w:rPr>
        <w:t xml:space="preserve"> ejecutados.</w:t>
      </w:r>
    </w:p>
    <w:p w14:paraId="6D7E25BA" w14:textId="77777777" w:rsidR="00A472D1" w:rsidRDefault="00A472D1" w:rsidP="00A472D1">
      <w:pPr>
        <w:pStyle w:val="Prrafodelista"/>
        <w:numPr>
          <w:ilvl w:val="2"/>
          <w:numId w:val="13"/>
        </w:numPr>
        <w:tabs>
          <w:tab w:val="left" w:pos="1441"/>
        </w:tabs>
        <w:rPr>
          <w:sz w:val="24"/>
        </w:rPr>
      </w:pPr>
      <w:r>
        <w:rPr>
          <w:w w:val="80"/>
          <w:sz w:val="24"/>
        </w:rPr>
        <w:t>Indicadores</w:t>
      </w:r>
      <w:r>
        <w:rPr>
          <w:spacing w:val="-1"/>
          <w:sz w:val="24"/>
        </w:rPr>
        <w:t xml:space="preserve"> </w:t>
      </w:r>
      <w:r>
        <w:rPr>
          <w:spacing w:val="-2"/>
          <w:w w:val="90"/>
          <w:sz w:val="24"/>
        </w:rPr>
        <w:t>pendientes.</w:t>
      </w:r>
    </w:p>
    <w:p w14:paraId="1B7A465C" w14:textId="77777777" w:rsidR="00A472D1" w:rsidRDefault="00A472D1" w:rsidP="00A472D1">
      <w:pPr>
        <w:pStyle w:val="Prrafodelista"/>
        <w:numPr>
          <w:ilvl w:val="2"/>
          <w:numId w:val="13"/>
        </w:numPr>
        <w:tabs>
          <w:tab w:val="left" w:pos="1441"/>
        </w:tabs>
        <w:rPr>
          <w:sz w:val="24"/>
          <w:szCs w:val="24"/>
        </w:rPr>
      </w:pPr>
      <w:r w:rsidRPr="592FB61B">
        <w:rPr>
          <w:w w:val="80"/>
          <w:sz w:val="24"/>
          <w:szCs w:val="24"/>
        </w:rPr>
        <w:t>Entidad</w:t>
      </w:r>
      <w:r w:rsidRPr="592FB61B">
        <w:rPr>
          <w:spacing w:val="2"/>
          <w:sz w:val="24"/>
          <w:szCs w:val="24"/>
        </w:rPr>
        <w:t xml:space="preserve"> </w:t>
      </w:r>
      <w:r w:rsidRPr="592FB61B">
        <w:rPr>
          <w:spacing w:val="-2"/>
          <w:w w:val="90"/>
          <w:sz w:val="24"/>
          <w:szCs w:val="24"/>
        </w:rPr>
        <w:t>responsable.</w:t>
      </w:r>
    </w:p>
    <w:p w14:paraId="27F3CAB8" w14:textId="08A2B511" w:rsidR="592FB61B" w:rsidRDefault="592FB61B" w:rsidP="592FB61B">
      <w:pPr>
        <w:tabs>
          <w:tab w:val="left" w:pos="1441"/>
        </w:tabs>
        <w:ind w:left="721"/>
        <w:rPr>
          <w:sz w:val="24"/>
          <w:szCs w:val="24"/>
        </w:rPr>
      </w:pPr>
    </w:p>
    <w:p w14:paraId="4FA1CC21" w14:textId="6DD08FB0" w:rsidR="3EE59C46" w:rsidRDefault="3EE59C46" w:rsidP="1E34CA4E">
      <w:pPr>
        <w:tabs>
          <w:tab w:val="left" w:pos="1441"/>
        </w:tabs>
        <w:ind w:left="721"/>
        <w:rPr>
          <w:b/>
          <w:sz w:val="24"/>
          <w:szCs w:val="24"/>
        </w:rPr>
      </w:pPr>
      <w:r w:rsidRPr="72AD9638">
        <w:rPr>
          <w:b/>
          <w:sz w:val="24"/>
          <w:szCs w:val="24"/>
        </w:rPr>
        <w:t>Respuesta:</w:t>
      </w:r>
    </w:p>
    <w:p w14:paraId="0C458730" w14:textId="2DA5CC6D" w:rsidR="3EE59C46" w:rsidRDefault="3EE59C46" w:rsidP="2B3823C4">
      <w:pPr>
        <w:tabs>
          <w:tab w:val="left" w:pos="1441"/>
        </w:tabs>
        <w:rPr>
          <w:rFonts w:ascii="Calibri" w:eastAsia="Calibri" w:hAnsi="Calibri" w:cs="Calibri"/>
          <w:color w:val="000000" w:themeColor="text1"/>
          <w:sz w:val="24"/>
          <w:szCs w:val="24"/>
        </w:rPr>
      </w:pPr>
      <w:r w:rsidRPr="2B3823C4">
        <w:rPr>
          <w:rFonts w:ascii="Calibri" w:eastAsia="Calibri" w:hAnsi="Calibri" w:cs="Calibri"/>
          <w:color w:val="000000" w:themeColor="text1"/>
          <w:sz w:val="24"/>
          <w:szCs w:val="24"/>
        </w:rPr>
        <w:t>Dando respuesta a la solicitud, a continuación, se presenta el balance de cumplimientos de metas establecidas en el Plan Nacional de Seguridad Vial 2022 – 2031 para cada área de acción</w:t>
      </w:r>
      <w:r w:rsidR="56CC8B46" w:rsidRPr="02581A75">
        <w:rPr>
          <w:rFonts w:ascii="Calibri" w:eastAsia="Calibri" w:hAnsi="Calibri" w:cs="Calibri"/>
          <w:color w:val="000000" w:themeColor="text1"/>
          <w:sz w:val="24"/>
          <w:szCs w:val="24"/>
        </w:rPr>
        <w:t xml:space="preserve"> </w:t>
      </w:r>
      <w:r w:rsidR="56CC8B46" w:rsidRPr="76BE4686">
        <w:rPr>
          <w:rFonts w:ascii="Calibri" w:eastAsia="Calibri" w:hAnsi="Calibri" w:cs="Calibri"/>
          <w:color w:val="000000" w:themeColor="text1"/>
          <w:sz w:val="24"/>
          <w:szCs w:val="24"/>
        </w:rPr>
        <w:t>con corte al segundo trimestre de la vigencia 2026</w:t>
      </w:r>
      <w:r w:rsidRPr="2B3823C4">
        <w:rPr>
          <w:rFonts w:ascii="Calibri" w:eastAsia="Calibri" w:hAnsi="Calibri" w:cs="Calibri"/>
          <w:color w:val="000000" w:themeColor="text1"/>
          <w:sz w:val="24"/>
          <w:szCs w:val="24"/>
        </w:rPr>
        <w:t>:</w:t>
      </w:r>
    </w:p>
    <w:p w14:paraId="7C7175E2" w14:textId="64A5D6E4" w:rsidR="3EE59C46" w:rsidRDefault="3EE59C46" w:rsidP="2B3823C4">
      <w:pPr>
        <w:tabs>
          <w:tab w:val="left" w:pos="1441"/>
        </w:tabs>
        <w:jc w:val="center"/>
        <w:rPr>
          <w:rFonts w:ascii="Calibri" w:eastAsia="Calibri" w:hAnsi="Calibri" w:cs="Calibri"/>
          <w:color w:val="000000" w:themeColor="text1"/>
          <w:sz w:val="24"/>
          <w:szCs w:val="24"/>
        </w:rPr>
      </w:pPr>
      <w:r w:rsidRPr="2B3823C4">
        <w:rPr>
          <w:rFonts w:ascii="Calibri" w:eastAsia="Calibri" w:hAnsi="Calibri" w:cs="Calibri"/>
          <w:color w:val="000000" w:themeColor="text1"/>
          <w:sz w:val="24"/>
          <w:szCs w:val="24"/>
        </w:rPr>
        <w:t>Avance alcanzado por área de acción y recursos ejecutados</w:t>
      </w:r>
    </w:p>
    <w:tbl>
      <w:tblPr>
        <w:tblW w:w="8820" w:type="dxa"/>
        <w:tblBorders>
          <w:top w:val="single" w:sz="6" w:space="0" w:color="auto"/>
          <w:left w:val="single" w:sz="6" w:space="0" w:color="auto"/>
          <w:bottom w:val="single" w:sz="6" w:space="0" w:color="auto"/>
          <w:right w:val="single" w:sz="6" w:space="0" w:color="auto"/>
        </w:tblBorders>
        <w:tblCellMar>
          <w:left w:w="10" w:type="dxa"/>
          <w:right w:w="10" w:type="dxa"/>
        </w:tblCellMar>
        <w:tblLook w:val="04A0" w:firstRow="1" w:lastRow="0" w:firstColumn="1" w:lastColumn="0" w:noHBand="0" w:noVBand="1"/>
      </w:tblPr>
      <w:tblGrid>
        <w:gridCol w:w="2520"/>
        <w:gridCol w:w="1890"/>
        <w:gridCol w:w="2430"/>
        <w:gridCol w:w="1980"/>
      </w:tblGrid>
      <w:tr w:rsidR="2B3823C4" w14:paraId="10498206" w14:textId="77777777" w:rsidTr="079A1810">
        <w:trPr>
          <w:trHeight w:val="600"/>
        </w:trPr>
        <w:tc>
          <w:tcPr>
            <w:tcW w:w="2520" w:type="dxa"/>
            <w:shd w:val="clear" w:color="auto" w:fill="D0CECE" w:themeFill="background2" w:themeFillShade="E6"/>
            <w:tcMar>
              <w:left w:w="105" w:type="dxa"/>
              <w:right w:w="105" w:type="dxa"/>
            </w:tcMar>
            <w:vAlign w:val="center"/>
          </w:tcPr>
          <w:p w14:paraId="13BBEBC9" w14:textId="6A54B967" w:rsidR="2B3823C4" w:rsidRDefault="2B3823C4" w:rsidP="7DE7509D">
            <w:pPr>
              <w:tabs>
                <w:tab w:val="left" w:pos="1441"/>
              </w:tabs>
              <w:jc w:val="center"/>
              <w:rPr>
                <w:rFonts w:ascii="Calibri" w:eastAsia="Calibri" w:hAnsi="Calibri" w:cs="Calibri"/>
                <w:sz w:val="20"/>
                <w:szCs w:val="20"/>
              </w:rPr>
            </w:pPr>
            <w:r w:rsidRPr="7DE7509D">
              <w:rPr>
                <w:rFonts w:ascii="Calibri" w:eastAsia="Calibri" w:hAnsi="Calibri" w:cs="Calibri"/>
                <w:b/>
                <w:sz w:val="20"/>
                <w:szCs w:val="20"/>
              </w:rPr>
              <w:t xml:space="preserve">Área de acción </w:t>
            </w:r>
          </w:p>
        </w:tc>
        <w:tc>
          <w:tcPr>
            <w:tcW w:w="1890" w:type="dxa"/>
            <w:shd w:val="clear" w:color="auto" w:fill="D0CECE" w:themeFill="background2" w:themeFillShade="E6"/>
            <w:tcMar>
              <w:left w:w="105" w:type="dxa"/>
              <w:right w:w="105" w:type="dxa"/>
            </w:tcMar>
            <w:vAlign w:val="center"/>
          </w:tcPr>
          <w:p w14:paraId="6D064A59" w14:textId="1A109256" w:rsidR="2B3823C4" w:rsidRDefault="2B3823C4" w:rsidP="7DE7509D">
            <w:pPr>
              <w:tabs>
                <w:tab w:val="left" w:pos="1441"/>
              </w:tabs>
              <w:jc w:val="center"/>
              <w:rPr>
                <w:rFonts w:ascii="Calibri" w:eastAsia="Calibri" w:hAnsi="Calibri" w:cs="Calibri"/>
                <w:sz w:val="20"/>
                <w:szCs w:val="20"/>
              </w:rPr>
            </w:pPr>
            <w:r w:rsidRPr="7DE7509D">
              <w:rPr>
                <w:rFonts w:ascii="Calibri" w:eastAsia="Calibri" w:hAnsi="Calibri" w:cs="Calibri"/>
                <w:b/>
                <w:sz w:val="20"/>
                <w:szCs w:val="20"/>
              </w:rPr>
              <w:t>Meta Prevista</w:t>
            </w:r>
          </w:p>
          <w:p w14:paraId="2827513A" w14:textId="011A9D3C" w:rsidR="2B3823C4" w:rsidRDefault="2B3823C4" w:rsidP="7DE7509D">
            <w:pPr>
              <w:tabs>
                <w:tab w:val="left" w:pos="1441"/>
              </w:tabs>
              <w:jc w:val="center"/>
              <w:rPr>
                <w:rFonts w:ascii="Calibri" w:eastAsia="Calibri" w:hAnsi="Calibri" w:cs="Calibri"/>
                <w:sz w:val="20"/>
                <w:szCs w:val="20"/>
              </w:rPr>
            </w:pPr>
            <w:r w:rsidRPr="7DE7509D">
              <w:rPr>
                <w:rFonts w:ascii="Calibri" w:eastAsia="Calibri" w:hAnsi="Calibri" w:cs="Calibri"/>
                <w:b/>
                <w:sz w:val="20"/>
                <w:szCs w:val="20"/>
              </w:rPr>
              <w:t>(vigencia 2026)</w:t>
            </w:r>
          </w:p>
        </w:tc>
        <w:tc>
          <w:tcPr>
            <w:tcW w:w="2430" w:type="dxa"/>
            <w:shd w:val="clear" w:color="auto" w:fill="D0CECE" w:themeFill="background2" w:themeFillShade="E6"/>
            <w:tcMar>
              <w:left w:w="105" w:type="dxa"/>
              <w:right w:w="105" w:type="dxa"/>
            </w:tcMar>
            <w:vAlign w:val="center"/>
          </w:tcPr>
          <w:p w14:paraId="2AACB683" w14:textId="61B6C3CB" w:rsidR="2B3823C4" w:rsidRDefault="2B3823C4" w:rsidP="7DE7509D">
            <w:pPr>
              <w:tabs>
                <w:tab w:val="left" w:pos="1441"/>
              </w:tabs>
              <w:jc w:val="center"/>
              <w:rPr>
                <w:rFonts w:ascii="Calibri" w:eastAsia="Calibri" w:hAnsi="Calibri" w:cs="Calibri"/>
                <w:sz w:val="20"/>
                <w:szCs w:val="20"/>
              </w:rPr>
            </w:pPr>
            <w:r w:rsidRPr="7DE7509D">
              <w:rPr>
                <w:rFonts w:ascii="Calibri" w:eastAsia="Calibri" w:hAnsi="Calibri" w:cs="Calibri"/>
                <w:b/>
                <w:sz w:val="20"/>
                <w:szCs w:val="20"/>
              </w:rPr>
              <w:t>Avance alcanzado</w:t>
            </w:r>
          </w:p>
          <w:p w14:paraId="6AD1F508" w14:textId="4124BC1A" w:rsidR="2B3823C4" w:rsidRDefault="2B3823C4" w:rsidP="7DE7509D">
            <w:pPr>
              <w:tabs>
                <w:tab w:val="left" w:pos="1441"/>
              </w:tabs>
              <w:jc w:val="center"/>
              <w:rPr>
                <w:rFonts w:ascii="Calibri" w:eastAsia="Calibri" w:hAnsi="Calibri" w:cs="Calibri"/>
                <w:sz w:val="20"/>
                <w:szCs w:val="20"/>
              </w:rPr>
            </w:pPr>
            <w:r w:rsidRPr="7DE7509D">
              <w:rPr>
                <w:rFonts w:ascii="Calibri" w:eastAsia="Calibri" w:hAnsi="Calibri" w:cs="Calibri"/>
                <w:b/>
                <w:sz w:val="20"/>
                <w:szCs w:val="20"/>
              </w:rPr>
              <w:t>(2do trimestre 2026)</w:t>
            </w:r>
          </w:p>
        </w:tc>
        <w:tc>
          <w:tcPr>
            <w:tcW w:w="1980" w:type="dxa"/>
            <w:shd w:val="clear" w:color="auto" w:fill="D0CECE" w:themeFill="background2" w:themeFillShade="E6"/>
            <w:tcMar>
              <w:left w:w="105" w:type="dxa"/>
              <w:right w:w="105" w:type="dxa"/>
            </w:tcMar>
            <w:vAlign w:val="center"/>
          </w:tcPr>
          <w:p w14:paraId="1F68645C" w14:textId="76DC7088" w:rsidR="2B3823C4" w:rsidRDefault="2B3823C4" w:rsidP="7DE7509D">
            <w:pPr>
              <w:tabs>
                <w:tab w:val="left" w:pos="1441"/>
              </w:tabs>
              <w:jc w:val="center"/>
              <w:rPr>
                <w:rFonts w:ascii="Calibri" w:eastAsia="Calibri" w:hAnsi="Calibri" w:cs="Calibri"/>
                <w:sz w:val="20"/>
                <w:szCs w:val="20"/>
              </w:rPr>
            </w:pPr>
            <w:commentRangeStart w:id="0"/>
            <w:r w:rsidRPr="7DE7509D">
              <w:rPr>
                <w:rFonts w:ascii="Calibri" w:eastAsia="Calibri" w:hAnsi="Calibri" w:cs="Calibri"/>
                <w:b/>
                <w:sz w:val="20"/>
                <w:szCs w:val="20"/>
              </w:rPr>
              <w:t>Recursos ejecutados</w:t>
            </w:r>
            <w:commentRangeEnd w:id="0"/>
            <w:r w:rsidR="25983B4E">
              <w:rPr>
                <w:rStyle w:val="Refdecomentario"/>
                <w:rFonts w:ascii="Calibri" w:eastAsia="Calibri" w:hAnsi="Calibri" w:cs="Calibri"/>
                <w:sz w:val="20"/>
                <w:szCs w:val="20"/>
              </w:rPr>
              <w:commentReference w:id="0"/>
            </w:r>
          </w:p>
        </w:tc>
      </w:tr>
      <w:tr w:rsidR="2B3823C4" w14:paraId="5A546372" w14:textId="77777777" w:rsidTr="079A1810">
        <w:trPr>
          <w:trHeight w:val="300"/>
        </w:trPr>
        <w:tc>
          <w:tcPr>
            <w:tcW w:w="2520" w:type="dxa"/>
            <w:tcMar>
              <w:left w:w="105" w:type="dxa"/>
              <w:right w:w="105" w:type="dxa"/>
            </w:tcMar>
            <w:vAlign w:val="center"/>
          </w:tcPr>
          <w:p w14:paraId="401DBF2D" w14:textId="021CB101" w:rsidR="2B3823C4" w:rsidRDefault="2B3823C4" w:rsidP="2B3823C4">
            <w:pPr>
              <w:tabs>
                <w:tab w:val="left" w:pos="1441"/>
              </w:tabs>
              <w:rPr>
                <w:rFonts w:ascii="Helvetica" w:eastAsia="Helvetica" w:hAnsi="Helvetica" w:cs="Helvetica"/>
                <w:color w:val="000000" w:themeColor="text1"/>
                <w:sz w:val="20"/>
                <w:szCs w:val="20"/>
              </w:rPr>
            </w:pPr>
            <w:r w:rsidRPr="3CBE4A63">
              <w:rPr>
                <w:rFonts w:ascii="Helvetica" w:eastAsia="Helvetica" w:hAnsi="Helvetica" w:cs="Helvetica"/>
                <w:color w:val="000000" w:themeColor="text1"/>
                <w:sz w:val="20"/>
                <w:szCs w:val="20"/>
              </w:rPr>
              <w:t>Velocidades Seguras</w:t>
            </w:r>
          </w:p>
        </w:tc>
        <w:tc>
          <w:tcPr>
            <w:tcW w:w="1890" w:type="dxa"/>
            <w:tcMar>
              <w:left w:w="105" w:type="dxa"/>
              <w:right w:w="105" w:type="dxa"/>
            </w:tcMar>
            <w:vAlign w:val="center"/>
          </w:tcPr>
          <w:p w14:paraId="79A8C195" w14:textId="2C27CF85" w:rsidR="2B3823C4" w:rsidRDefault="2B3823C4" w:rsidP="71FA8118">
            <w:pPr>
              <w:tabs>
                <w:tab w:val="left" w:pos="1441"/>
              </w:tabs>
              <w:jc w:val="center"/>
              <w:rPr>
                <w:rFonts w:ascii="Calibri" w:eastAsia="Calibri" w:hAnsi="Calibri" w:cs="Calibri"/>
                <w:color w:val="000000" w:themeColor="text1"/>
                <w:sz w:val="20"/>
                <w:szCs w:val="20"/>
              </w:rPr>
            </w:pPr>
            <w:r w:rsidRPr="3CBE4A63">
              <w:rPr>
                <w:rFonts w:ascii="Calibri" w:eastAsia="Calibri" w:hAnsi="Calibri" w:cs="Calibri"/>
                <w:color w:val="000000" w:themeColor="text1"/>
                <w:sz w:val="20"/>
                <w:szCs w:val="20"/>
              </w:rPr>
              <w:t>69%</w:t>
            </w:r>
          </w:p>
        </w:tc>
        <w:tc>
          <w:tcPr>
            <w:tcW w:w="2430" w:type="dxa"/>
            <w:tcMar>
              <w:left w:w="105" w:type="dxa"/>
              <w:right w:w="105" w:type="dxa"/>
            </w:tcMar>
            <w:vAlign w:val="center"/>
          </w:tcPr>
          <w:p w14:paraId="61CB9B20" w14:textId="2EF4406C" w:rsidR="2B3823C4" w:rsidRDefault="2B3823C4" w:rsidP="71FA8118">
            <w:pPr>
              <w:tabs>
                <w:tab w:val="left" w:pos="1441"/>
              </w:tabs>
              <w:jc w:val="center"/>
              <w:rPr>
                <w:rFonts w:ascii="Calibri" w:eastAsia="Calibri" w:hAnsi="Calibri" w:cs="Calibri"/>
                <w:color w:val="000000" w:themeColor="text1"/>
                <w:sz w:val="20"/>
                <w:szCs w:val="20"/>
              </w:rPr>
            </w:pPr>
            <w:r w:rsidRPr="3CBE4A63">
              <w:rPr>
                <w:rFonts w:ascii="Calibri" w:eastAsia="Calibri" w:hAnsi="Calibri" w:cs="Calibri"/>
                <w:color w:val="000000" w:themeColor="text1"/>
                <w:sz w:val="20"/>
                <w:szCs w:val="20"/>
              </w:rPr>
              <w:t>60%</w:t>
            </w:r>
          </w:p>
        </w:tc>
        <w:tc>
          <w:tcPr>
            <w:tcW w:w="1980" w:type="dxa"/>
            <w:tcMar>
              <w:left w:w="105" w:type="dxa"/>
              <w:right w:w="105" w:type="dxa"/>
            </w:tcMar>
            <w:vAlign w:val="center"/>
          </w:tcPr>
          <w:p w14:paraId="4D12F804" w14:textId="130A5C25" w:rsidR="2B3823C4" w:rsidRDefault="425D49CD" w:rsidP="079A1810">
            <w:pPr>
              <w:tabs>
                <w:tab w:val="left" w:pos="1441"/>
              </w:tabs>
              <w:jc w:val="right"/>
            </w:pPr>
            <w:r w:rsidRPr="079A1810">
              <w:rPr>
                <w:rFonts w:ascii="Calibri" w:eastAsia="Calibri" w:hAnsi="Calibri" w:cs="Calibri"/>
                <w:color w:val="000000" w:themeColor="text1"/>
                <w:sz w:val="20"/>
                <w:szCs w:val="20"/>
              </w:rPr>
              <w:t xml:space="preserve">                 $568</w:t>
            </w:r>
          </w:p>
        </w:tc>
      </w:tr>
      <w:tr w:rsidR="2B3823C4" w14:paraId="472A3C88" w14:textId="77777777" w:rsidTr="079A1810">
        <w:trPr>
          <w:trHeight w:val="300"/>
        </w:trPr>
        <w:tc>
          <w:tcPr>
            <w:tcW w:w="2520" w:type="dxa"/>
            <w:tcMar>
              <w:left w:w="105" w:type="dxa"/>
              <w:right w:w="105" w:type="dxa"/>
            </w:tcMar>
            <w:vAlign w:val="center"/>
          </w:tcPr>
          <w:p w14:paraId="331421AE" w14:textId="3AA3EC04" w:rsidR="2B3823C4" w:rsidRDefault="2B3823C4" w:rsidP="2B3823C4">
            <w:pPr>
              <w:tabs>
                <w:tab w:val="left" w:pos="1441"/>
              </w:tabs>
              <w:rPr>
                <w:rFonts w:ascii="Helvetica" w:eastAsia="Helvetica" w:hAnsi="Helvetica" w:cs="Helvetica"/>
                <w:color w:val="000000" w:themeColor="text1"/>
                <w:sz w:val="20"/>
                <w:szCs w:val="20"/>
              </w:rPr>
            </w:pPr>
            <w:r w:rsidRPr="3CBE4A63">
              <w:rPr>
                <w:rFonts w:ascii="Helvetica" w:eastAsia="Helvetica" w:hAnsi="Helvetica" w:cs="Helvetica"/>
                <w:color w:val="000000" w:themeColor="text1"/>
                <w:sz w:val="20"/>
                <w:szCs w:val="20"/>
              </w:rPr>
              <w:t>Vehículos Seguros</w:t>
            </w:r>
          </w:p>
        </w:tc>
        <w:tc>
          <w:tcPr>
            <w:tcW w:w="1890" w:type="dxa"/>
            <w:tcMar>
              <w:left w:w="105" w:type="dxa"/>
              <w:right w:w="105" w:type="dxa"/>
            </w:tcMar>
            <w:vAlign w:val="center"/>
          </w:tcPr>
          <w:p w14:paraId="4370D618" w14:textId="19362884" w:rsidR="2B3823C4" w:rsidRDefault="2B3823C4" w:rsidP="71FA8118">
            <w:pPr>
              <w:tabs>
                <w:tab w:val="left" w:pos="1441"/>
              </w:tabs>
              <w:jc w:val="center"/>
              <w:rPr>
                <w:rFonts w:ascii="Calibri" w:eastAsia="Calibri" w:hAnsi="Calibri" w:cs="Calibri"/>
                <w:color w:val="000000" w:themeColor="text1"/>
                <w:sz w:val="20"/>
                <w:szCs w:val="20"/>
              </w:rPr>
            </w:pPr>
            <w:r w:rsidRPr="3CBE4A63">
              <w:rPr>
                <w:rFonts w:ascii="Calibri" w:eastAsia="Calibri" w:hAnsi="Calibri" w:cs="Calibri"/>
                <w:color w:val="000000" w:themeColor="text1"/>
                <w:sz w:val="20"/>
                <w:szCs w:val="20"/>
              </w:rPr>
              <w:t>67%</w:t>
            </w:r>
          </w:p>
        </w:tc>
        <w:tc>
          <w:tcPr>
            <w:tcW w:w="2430" w:type="dxa"/>
            <w:tcMar>
              <w:left w:w="105" w:type="dxa"/>
              <w:right w:w="105" w:type="dxa"/>
            </w:tcMar>
            <w:vAlign w:val="center"/>
          </w:tcPr>
          <w:p w14:paraId="714D0C14" w14:textId="465B24E9" w:rsidR="2B3823C4" w:rsidRDefault="2B3823C4" w:rsidP="71FA8118">
            <w:pPr>
              <w:tabs>
                <w:tab w:val="left" w:pos="1441"/>
              </w:tabs>
              <w:jc w:val="center"/>
              <w:rPr>
                <w:rFonts w:ascii="Calibri" w:eastAsia="Calibri" w:hAnsi="Calibri" w:cs="Calibri"/>
                <w:color w:val="000000" w:themeColor="text1"/>
                <w:sz w:val="20"/>
                <w:szCs w:val="20"/>
              </w:rPr>
            </w:pPr>
            <w:r w:rsidRPr="3CBE4A63">
              <w:rPr>
                <w:rFonts w:ascii="Calibri" w:eastAsia="Calibri" w:hAnsi="Calibri" w:cs="Calibri"/>
                <w:color w:val="000000" w:themeColor="text1"/>
                <w:sz w:val="20"/>
                <w:szCs w:val="20"/>
              </w:rPr>
              <w:t>31%</w:t>
            </w:r>
          </w:p>
        </w:tc>
        <w:tc>
          <w:tcPr>
            <w:tcW w:w="1980" w:type="dxa"/>
            <w:tcMar>
              <w:left w:w="105" w:type="dxa"/>
              <w:right w:w="105" w:type="dxa"/>
            </w:tcMar>
            <w:vAlign w:val="center"/>
          </w:tcPr>
          <w:p w14:paraId="3ED32D47" w14:textId="56FB679A" w:rsidR="2B3823C4" w:rsidRDefault="722FC964" w:rsidP="079A1810">
            <w:pPr>
              <w:tabs>
                <w:tab w:val="left" w:pos="1441"/>
              </w:tabs>
              <w:jc w:val="right"/>
            </w:pPr>
            <w:r w:rsidRPr="079A1810">
              <w:rPr>
                <w:rFonts w:ascii="Calibri" w:eastAsia="Calibri" w:hAnsi="Calibri" w:cs="Calibri"/>
                <w:color w:val="000000" w:themeColor="text1"/>
                <w:sz w:val="20"/>
                <w:szCs w:val="20"/>
              </w:rPr>
              <w:t>$4.979</w:t>
            </w:r>
          </w:p>
        </w:tc>
      </w:tr>
      <w:tr w:rsidR="2B3823C4" w14:paraId="45C9B4CC" w14:textId="77777777" w:rsidTr="079A1810">
        <w:trPr>
          <w:trHeight w:val="300"/>
        </w:trPr>
        <w:tc>
          <w:tcPr>
            <w:tcW w:w="2520" w:type="dxa"/>
            <w:tcMar>
              <w:left w:w="105" w:type="dxa"/>
              <w:right w:w="105" w:type="dxa"/>
            </w:tcMar>
            <w:vAlign w:val="center"/>
          </w:tcPr>
          <w:p w14:paraId="40AF3344" w14:textId="03B3D285" w:rsidR="2B3823C4" w:rsidRDefault="2B3823C4" w:rsidP="2B3823C4">
            <w:pPr>
              <w:tabs>
                <w:tab w:val="left" w:pos="1441"/>
              </w:tabs>
              <w:rPr>
                <w:rFonts w:ascii="Helvetica" w:eastAsia="Helvetica" w:hAnsi="Helvetica" w:cs="Helvetica"/>
                <w:color w:val="000000" w:themeColor="text1"/>
                <w:sz w:val="20"/>
                <w:szCs w:val="20"/>
              </w:rPr>
            </w:pPr>
            <w:r w:rsidRPr="3CBE4A63">
              <w:rPr>
                <w:rFonts w:ascii="Helvetica" w:eastAsia="Helvetica" w:hAnsi="Helvetica" w:cs="Helvetica"/>
                <w:color w:val="000000" w:themeColor="text1"/>
                <w:sz w:val="20"/>
                <w:szCs w:val="20"/>
              </w:rPr>
              <w:t>Infraestructura Segura</w:t>
            </w:r>
          </w:p>
        </w:tc>
        <w:tc>
          <w:tcPr>
            <w:tcW w:w="1890" w:type="dxa"/>
            <w:tcMar>
              <w:left w:w="105" w:type="dxa"/>
              <w:right w:w="105" w:type="dxa"/>
            </w:tcMar>
            <w:vAlign w:val="center"/>
          </w:tcPr>
          <w:p w14:paraId="0081373A" w14:textId="26808E35" w:rsidR="2B3823C4" w:rsidRDefault="2B3823C4" w:rsidP="71FA8118">
            <w:pPr>
              <w:tabs>
                <w:tab w:val="left" w:pos="1441"/>
              </w:tabs>
              <w:jc w:val="center"/>
              <w:rPr>
                <w:rFonts w:ascii="Calibri" w:eastAsia="Calibri" w:hAnsi="Calibri" w:cs="Calibri"/>
                <w:color w:val="000000" w:themeColor="text1"/>
                <w:sz w:val="20"/>
                <w:szCs w:val="20"/>
              </w:rPr>
            </w:pPr>
            <w:r w:rsidRPr="3CBE4A63">
              <w:rPr>
                <w:rFonts w:ascii="Calibri" w:eastAsia="Calibri" w:hAnsi="Calibri" w:cs="Calibri"/>
                <w:color w:val="000000" w:themeColor="text1"/>
                <w:sz w:val="20"/>
                <w:szCs w:val="20"/>
              </w:rPr>
              <w:t>86%</w:t>
            </w:r>
          </w:p>
        </w:tc>
        <w:tc>
          <w:tcPr>
            <w:tcW w:w="2430" w:type="dxa"/>
            <w:tcMar>
              <w:left w:w="105" w:type="dxa"/>
              <w:right w:w="105" w:type="dxa"/>
            </w:tcMar>
            <w:vAlign w:val="center"/>
          </w:tcPr>
          <w:p w14:paraId="6685621B" w14:textId="525C0BA0" w:rsidR="2B3823C4" w:rsidRDefault="2B3823C4" w:rsidP="71FA8118">
            <w:pPr>
              <w:tabs>
                <w:tab w:val="left" w:pos="1441"/>
              </w:tabs>
              <w:jc w:val="center"/>
              <w:rPr>
                <w:rFonts w:ascii="Calibri" w:eastAsia="Calibri" w:hAnsi="Calibri" w:cs="Calibri"/>
                <w:color w:val="000000" w:themeColor="text1"/>
                <w:sz w:val="20"/>
                <w:szCs w:val="20"/>
              </w:rPr>
            </w:pPr>
            <w:r w:rsidRPr="3CBE4A63">
              <w:rPr>
                <w:rFonts w:ascii="Calibri" w:eastAsia="Calibri" w:hAnsi="Calibri" w:cs="Calibri"/>
                <w:color w:val="000000" w:themeColor="text1"/>
                <w:sz w:val="20"/>
                <w:szCs w:val="20"/>
              </w:rPr>
              <w:t>65%</w:t>
            </w:r>
          </w:p>
        </w:tc>
        <w:tc>
          <w:tcPr>
            <w:tcW w:w="1980" w:type="dxa"/>
            <w:tcMar>
              <w:left w:w="105" w:type="dxa"/>
              <w:right w:w="105" w:type="dxa"/>
            </w:tcMar>
            <w:vAlign w:val="center"/>
          </w:tcPr>
          <w:p w14:paraId="1FA0F203" w14:textId="3E4120A8" w:rsidR="2B3823C4" w:rsidRDefault="3179C004" w:rsidP="079A1810">
            <w:pPr>
              <w:tabs>
                <w:tab w:val="left" w:pos="1441"/>
              </w:tabs>
              <w:jc w:val="right"/>
            </w:pPr>
            <w:r w:rsidRPr="079A1810">
              <w:rPr>
                <w:rFonts w:ascii="Calibri" w:eastAsia="Calibri" w:hAnsi="Calibri" w:cs="Calibri"/>
                <w:color w:val="000000" w:themeColor="text1"/>
                <w:sz w:val="20"/>
                <w:szCs w:val="20"/>
              </w:rPr>
              <w:t>$112.370</w:t>
            </w:r>
          </w:p>
        </w:tc>
      </w:tr>
      <w:tr w:rsidR="2B3823C4" w14:paraId="428F2491" w14:textId="77777777" w:rsidTr="079A1810">
        <w:trPr>
          <w:trHeight w:val="300"/>
        </w:trPr>
        <w:tc>
          <w:tcPr>
            <w:tcW w:w="2520" w:type="dxa"/>
            <w:tcMar>
              <w:left w:w="105" w:type="dxa"/>
              <w:right w:w="105" w:type="dxa"/>
            </w:tcMar>
            <w:vAlign w:val="center"/>
          </w:tcPr>
          <w:p w14:paraId="5CDA1AAF" w14:textId="478033DB" w:rsidR="2B3823C4" w:rsidRDefault="2B3823C4" w:rsidP="2B3823C4">
            <w:pPr>
              <w:tabs>
                <w:tab w:val="left" w:pos="1441"/>
              </w:tabs>
              <w:rPr>
                <w:rFonts w:ascii="Helvetica" w:eastAsia="Helvetica" w:hAnsi="Helvetica" w:cs="Helvetica"/>
                <w:color w:val="000000" w:themeColor="text1"/>
                <w:sz w:val="20"/>
                <w:szCs w:val="20"/>
              </w:rPr>
            </w:pPr>
            <w:r w:rsidRPr="3CBE4A63">
              <w:rPr>
                <w:rFonts w:ascii="Helvetica" w:eastAsia="Helvetica" w:hAnsi="Helvetica" w:cs="Helvetica"/>
                <w:color w:val="000000" w:themeColor="text1"/>
                <w:sz w:val="20"/>
                <w:szCs w:val="20"/>
              </w:rPr>
              <w:t>Comportamiento Seguro</w:t>
            </w:r>
          </w:p>
        </w:tc>
        <w:tc>
          <w:tcPr>
            <w:tcW w:w="1890" w:type="dxa"/>
            <w:tcMar>
              <w:left w:w="105" w:type="dxa"/>
              <w:right w:w="105" w:type="dxa"/>
            </w:tcMar>
            <w:vAlign w:val="center"/>
          </w:tcPr>
          <w:p w14:paraId="79544BBD" w14:textId="309E0429" w:rsidR="2B3823C4" w:rsidRDefault="2B3823C4" w:rsidP="71FA8118">
            <w:pPr>
              <w:tabs>
                <w:tab w:val="left" w:pos="1441"/>
              </w:tabs>
              <w:jc w:val="center"/>
              <w:rPr>
                <w:rFonts w:ascii="Calibri" w:eastAsia="Calibri" w:hAnsi="Calibri" w:cs="Calibri"/>
                <w:color w:val="000000" w:themeColor="text1"/>
                <w:sz w:val="20"/>
                <w:szCs w:val="20"/>
              </w:rPr>
            </w:pPr>
            <w:r w:rsidRPr="3CBE4A63">
              <w:rPr>
                <w:rFonts w:ascii="Calibri" w:eastAsia="Calibri" w:hAnsi="Calibri" w:cs="Calibri"/>
                <w:color w:val="000000" w:themeColor="text1"/>
                <w:sz w:val="20"/>
                <w:szCs w:val="20"/>
              </w:rPr>
              <w:t>78%</w:t>
            </w:r>
          </w:p>
        </w:tc>
        <w:tc>
          <w:tcPr>
            <w:tcW w:w="2430" w:type="dxa"/>
            <w:tcMar>
              <w:left w:w="105" w:type="dxa"/>
              <w:right w:w="105" w:type="dxa"/>
            </w:tcMar>
            <w:vAlign w:val="center"/>
          </w:tcPr>
          <w:p w14:paraId="33B5A1CE" w14:textId="3A7DC934" w:rsidR="2B3823C4" w:rsidRDefault="2B3823C4" w:rsidP="71FA8118">
            <w:pPr>
              <w:tabs>
                <w:tab w:val="left" w:pos="1441"/>
              </w:tabs>
              <w:jc w:val="center"/>
              <w:rPr>
                <w:rFonts w:ascii="Calibri" w:eastAsia="Calibri" w:hAnsi="Calibri" w:cs="Calibri"/>
                <w:color w:val="000000" w:themeColor="text1"/>
                <w:sz w:val="20"/>
                <w:szCs w:val="20"/>
              </w:rPr>
            </w:pPr>
            <w:r w:rsidRPr="3CBE4A63">
              <w:rPr>
                <w:rFonts w:ascii="Calibri" w:eastAsia="Calibri" w:hAnsi="Calibri" w:cs="Calibri"/>
                <w:color w:val="000000" w:themeColor="text1"/>
                <w:sz w:val="20"/>
                <w:szCs w:val="20"/>
              </w:rPr>
              <w:t>67%</w:t>
            </w:r>
          </w:p>
        </w:tc>
        <w:tc>
          <w:tcPr>
            <w:tcW w:w="1980" w:type="dxa"/>
            <w:tcMar>
              <w:left w:w="105" w:type="dxa"/>
              <w:right w:w="105" w:type="dxa"/>
            </w:tcMar>
            <w:vAlign w:val="center"/>
          </w:tcPr>
          <w:p w14:paraId="6421BDA6" w14:textId="31EBD6C2" w:rsidR="2B3823C4" w:rsidRDefault="6FD9E677" w:rsidP="079A1810">
            <w:pPr>
              <w:tabs>
                <w:tab w:val="left" w:pos="1441"/>
              </w:tabs>
              <w:jc w:val="right"/>
            </w:pPr>
            <w:r w:rsidRPr="079A1810">
              <w:rPr>
                <w:rFonts w:ascii="Calibri" w:eastAsia="Calibri" w:hAnsi="Calibri" w:cs="Calibri"/>
                <w:color w:val="000000" w:themeColor="text1"/>
                <w:sz w:val="20"/>
                <w:szCs w:val="20"/>
              </w:rPr>
              <w:t>$263.065</w:t>
            </w:r>
          </w:p>
        </w:tc>
      </w:tr>
      <w:tr w:rsidR="2B3823C4" w14:paraId="2790E6A8" w14:textId="77777777" w:rsidTr="079A1810">
        <w:trPr>
          <w:trHeight w:val="300"/>
        </w:trPr>
        <w:tc>
          <w:tcPr>
            <w:tcW w:w="2520" w:type="dxa"/>
            <w:tcMar>
              <w:left w:w="105" w:type="dxa"/>
              <w:right w:w="105" w:type="dxa"/>
            </w:tcMar>
            <w:vAlign w:val="center"/>
          </w:tcPr>
          <w:p w14:paraId="422D4AB4" w14:textId="5398F71F" w:rsidR="2B3823C4" w:rsidRDefault="2B3823C4" w:rsidP="2B3823C4">
            <w:pPr>
              <w:tabs>
                <w:tab w:val="left" w:pos="1441"/>
              </w:tabs>
              <w:rPr>
                <w:rFonts w:ascii="Helvetica" w:eastAsia="Helvetica" w:hAnsi="Helvetica" w:cs="Helvetica"/>
                <w:color w:val="000000" w:themeColor="text1"/>
                <w:sz w:val="20"/>
                <w:szCs w:val="20"/>
              </w:rPr>
            </w:pPr>
            <w:r w:rsidRPr="3CBE4A63">
              <w:rPr>
                <w:rFonts w:ascii="Helvetica" w:eastAsia="Helvetica" w:hAnsi="Helvetica" w:cs="Helvetica"/>
                <w:color w:val="000000" w:themeColor="text1"/>
                <w:sz w:val="20"/>
                <w:szCs w:val="20"/>
              </w:rPr>
              <w:t>Cumplimiento de Normas de Seguridad Vial</w:t>
            </w:r>
          </w:p>
        </w:tc>
        <w:tc>
          <w:tcPr>
            <w:tcW w:w="1890" w:type="dxa"/>
            <w:tcMar>
              <w:left w:w="105" w:type="dxa"/>
              <w:right w:w="105" w:type="dxa"/>
            </w:tcMar>
            <w:vAlign w:val="center"/>
          </w:tcPr>
          <w:p w14:paraId="6B0FFD13" w14:textId="4A135FED" w:rsidR="2B3823C4" w:rsidRDefault="2B3823C4" w:rsidP="71FA8118">
            <w:pPr>
              <w:tabs>
                <w:tab w:val="left" w:pos="1441"/>
              </w:tabs>
              <w:jc w:val="center"/>
              <w:rPr>
                <w:rFonts w:ascii="Calibri" w:eastAsia="Calibri" w:hAnsi="Calibri" w:cs="Calibri"/>
                <w:color w:val="000000" w:themeColor="text1"/>
                <w:sz w:val="20"/>
                <w:szCs w:val="20"/>
              </w:rPr>
            </w:pPr>
            <w:r w:rsidRPr="3CBE4A63">
              <w:rPr>
                <w:rFonts w:ascii="Calibri" w:eastAsia="Calibri" w:hAnsi="Calibri" w:cs="Calibri"/>
                <w:color w:val="000000" w:themeColor="text1"/>
                <w:sz w:val="20"/>
                <w:szCs w:val="20"/>
              </w:rPr>
              <w:t>83%</w:t>
            </w:r>
          </w:p>
        </w:tc>
        <w:tc>
          <w:tcPr>
            <w:tcW w:w="2430" w:type="dxa"/>
            <w:tcMar>
              <w:left w:w="105" w:type="dxa"/>
              <w:right w:w="105" w:type="dxa"/>
            </w:tcMar>
            <w:vAlign w:val="center"/>
          </w:tcPr>
          <w:p w14:paraId="10C05115" w14:textId="33D7868A" w:rsidR="2B3823C4" w:rsidRDefault="2B3823C4" w:rsidP="71FA8118">
            <w:pPr>
              <w:tabs>
                <w:tab w:val="left" w:pos="1441"/>
              </w:tabs>
              <w:jc w:val="center"/>
              <w:rPr>
                <w:rFonts w:ascii="Calibri" w:eastAsia="Calibri" w:hAnsi="Calibri" w:cs="Calibri"/>
                <w:color w:val="000000" w:themeColor="text1"/>
                <w:sz w:val="20"/>
                <w:szCs w:val="20"/>
              </w:rPr>
            </w:pPr>
            <w:r w:rsidRPr="3CBE4A63">
              <w:rPr>
                <w:rFonts w:ascii="Calibri" w:eastAsia="Calibri" w:hAnsi="Calibri" w:cs="Calibri"/>
                <w:color w:val="000000" w:themeColor="text1"/>
                <w:sz w:val="20"/>
                <w:szCs w:val="20"/>
              </w:rPr>
              <w:t>69%</w:t>
            </w:r>
          </w:p>
        </w:tc>
        <w:tc>
          <w:tcPr>
            <w:tcW w:w="1980" w:type="dxa"/>
            <w:tcMar>
              <w:left w:w="105" w:type="dxa"/>
              <w:right w:w="105" w:type="dxa"/>
            </w:tcMar>
            <w:vAlign w:val="center"/>
          </w:tcPr>
          <w:p w14:paraId="5E854560" w14:textId="6DD04627" w:rsidR="2B3823C4" w:rsidRDefault="2EC51703" w:rsidP="079A1810">
            <w:pPr>
              <w:tabs>
                <w:tab w:val="left" w:pos="1441"/>
              </w:tabs>
              <w:jc w:val="right"/>
            </w:pPr>
            <w:r w:rsidRPr="079A1810">
              <w:rPr>
                <w:rFonts w:ascii="Calibri" w:eastAsia="Calibri" w:hAnsi="Calibri" w:cs="Calibri"/>
                <w:color w:val="000000" w:themeColor="text1"/>
                <w:sz w:val="20"/>
                <w:szCs w:val="20"/>
              </w:rPr>
              <w:t>$38.119</w:t>
            </w:r>
          </w:p>
        </w:tc>
      </w:tr>
      <w:tr w:rsidR="2B3823C4" w14:paraId="2B73D20D" w14:textId="77777777" w:rsidTr="079A1810">
        <w:trPr>
          <w:trHeight w:val="300"/>
        </w:trPr>
        <w:tc>
          <w:tcPr>
            <w:tcW w:w="2520" w:type="dxa"/>
            <w:tcMar>
              <w:left w:w="105" w:type="dxa"/>
              <w:right w:w="105" w:type="dxa"/>
            </w:tcMar>
            <w:vAlign w:val="center"/>
          </w:tcPr>
          <w:p w14:paraId="63DF8408" w14:textId="444D055E" w:rsidR="2B3823C4" w:rsidRDefault="2B3823C4" w:rsidP="2B3823C4">
            <w:pPr>
              <w:tabs>
                <w:tab w:val="left" w:pos="1441"/>
              </w:tabs>
              <w:rPr>
                <w:rFonts w:ascii="Helvetica" w:eastAsia="Helvetica" w:hAnsi="Helvetica" w:cs="Helvetica"/>
                <w:color w:val="000000" w:themeColor="text1"/>
                <w:sz w:val="20"/>
                <w:szCs w:val="20"/>
              </w:rPr>
            </w:pPr>
            <w:r w:rsidRPr="3CBE4A63">
              <w:rPr>
                <w:rFonts w:ascii="Helvetica" w:eastAsia="Helvetica" w:hAnsi="Helvetica" w:cs="Helvetica"/>
                <w:color w:val="000000" w:themeColor="text1"/>
                <w:sz w:val="20"/>
                <w:szCs w:val="20"/>
              </w:rPr>
              <w:t>Atención Integral a Víctimas</w:t>
            </w:r>
          </w:p>
        </w:tc>
        <w:tc>
          <w:tcPr>
            <w:tcW w:w="1890" w:type="dxa"/>
            <w:tcMar>
              <w:left w:w="105" w:type="dxa"/>
              <w:right w:w="105" w:type="dxa"/>
            </w:tcMar>
            <w:vAlign w:val="center"/>
          </w:tcPr>
          <w:p w14:paraId="5AD8CD90" w14:textId="37298696" w:rsidR="2B3823C4" w:rsidRDefault="2B3823C4" w:rsidP="71FA8118">
            <w:pPr>
              <w:tabs>
                <w:tab w:val="left" w:pos="1441"/>
              </w:tabs>
              <w:jc w:val="center"/>
              <w:rPr>
                <w:rFonts w:ascii="Calibri" w:eastAsia="Calibri" w:hAnsi="Calibri" w:cs="Calibri"/>
                <w:color w:val="000000" w:themeColor="text1"/>
                <w:sz w:val="20"/>
                <w:szCs w:val="20"/>
              </w:rPr>
            </w:pPr>
            <w:r w:rsidRPr="3CBE4A63">
              <w:rPr>
                <w:rFonts w:ascii="Calibri" w:eastAsia="Calibri" w:hAnsi="Calibri" w:cs="Calibri"/>
                <w:color w:val="000000" w:themeColor="text1"/>
                <w:sz w:val="20"/>
                <w:szCs w:val="20"/>
              </w:rPr>
              <w:t>66%</w:t>
            </w:r>
          </w:p>
        </w:tc>
        <w:tc>
          <w:tcPr>
            <w:tcW w:w="2430" w:type="dxa"/>
            <w:tcMar>
              <w:left w:w="105" w:type="dxa"/>
              <w:right w:w="105" w:type="dxa"/>
            </w:tcMar>
            <w:vAlign w:val="center"/>
          </w:tcPr>
          <w:p w14:paraId="49247DA5" w14:textId="132C30E4" w:rsidR="2B3823C4" w:rsidRDefault="2B3823C4" w:rsidP="71FA8118">
            <w:pPr>
              <w:tabs>
                <w:tab w:val="left" w:pos="1441"/>
              </w:tabs>
              <w:jc w:val="center"/>
              <w:rPr>
                <w:rFonts w:ascii="Calibri" w:eastAsia="Calibri" w:hAnsi="Calibri" w:cs="Calibri"/>
                <w:color w:val="000000" w:themeColor="text1"/>
                <w:sz w:val="20"/>
                <w:szCs w:val="20"/>
              </w:rPr>
            </w:pPr>
            <w:r w:rsidRPr="3CBE4A63">
              <w:rPr>
                <w:rFonts w:ascii="Calibri" w:eastAsia="Calibri" w:hAnsi="Calibri" w:cs="Calibri"/>
                <w:color w:val="000000" w:themeColor="text1"/>
                <w:sz w:val="20"/>
                <w:szCs w:val="20"/>
              </w:rPr>
              <w:t>47%</w:t>
            </w:r>
          </w:p>
        </w:tc>
        <w:tc>
          <w:tcPr>
            <w:tcW w:w="1980" w:type="dxa"/>
            <w:tcMar>
              <w:left w:w="105" w:type="dxa"/>
              <w:right w:w="105" w:type="dxa"/>
            </w:tcMar>
            <w:vAlign w:val="center"/>
          </w:tcPr>
          <w:p w14:paraId="72E62E7C" w14:textId="204864E6" w:rsidR="2B3823C4" w:rsidRDefault="4A092CF9" w:rsidP="079A1810">
            <w:pPr>
              <w:tabs>
                <w:tab w:val="left" w:pos="1441"/>
              </w:tabs>
              <w:jc w:val="right"/>
            </w:pPr>
            <w:r w:rsidRPr="079A1810">
              <w:rPr>
                <w:rFonts w:ascii="Calibri" w:eastAsia="Calibri" w:hAnsi="Calibri" w:cs="Calibri"/>
                <w:color w:val="000000" w:themeColor="text1"/>
                <w:sz w:val="20"/>
                <w:szCs w:val="20"/>
              </w:rPr>
              <w:t>$32.474</w:t>
            </w:r>
          </w:p>
        </w:tc>
      </w:tr>
      <w:tr w:rsidR="2B3823C4" w14:paraId="37E9F29A" w14:textId="77777777" w:rsidTr="079A1810">
        <w:trPr>
          <w:trHeight w:val="300"/>
        </w:trPr>
        <w:tc>
          <w:tcPr>
            <w:tcW w:w="2520" w:type="dxa"/>
            <w:tcMar>
              <w:left w:w="105" w:type="dxa"/>
              <w:right w:w="105" w:type="dxa"/>
            </w:tcMar>
            <w:vAlign w:val="center"/>
          </w:tcPr>
          <w:p w14:paraId="2BED6356" w14:textId="65F35649" w:rsidR="2B3823C4" w:rsidRDefault="2B3823C4" w:rsidP="2B3823C4">
            <w:pPr>
              <w:tabs>
                <w:tab w:val="left" w:pos="1441"/>
              </w:tabs>
              <w:rPr>
                <w:rFonts w:ascii="Helvetica" w:eastAsia="Helvetica" w:hAnsi="Helvetica" w:cs="Helvetica"/>
                <w:color w:val="000000" w:themeColor="text1"/>
                <w:sz w:val="20"/>
                <w:szCs w:val="20"/>
              </w:rPr>
            </w:pPr>
            <w:r w:rsidRPr="3CBE4A63">
              <w:rPr>
                <w:rFonts w:ascii="Helvetica" w:eastAsia="Helvetica" w:hAnsi="Helvetica" w:cs="Helvetica"/>
                <w:color w:val="000000" w:themeColor="text1"/>
                <w:sz w:val="20"/>
                <w:szCs w:val="20"/>
              </w:rPr>
              <w:t>Gobernanza</w:t>
            </w:r>
          </w:p>
        </w:tc>
        <w:tc>
          <w:tcPr>
            <w:tcW w:w="1890" w:type="dxa"/>
            <w:tcMar>
              <w:left w:w="105" w:type="dxa"/>
              <w:right w:w="105" w:type="dxa"/>
            </w:tcMar>
            <w:vAlign w:val="center"/>
          </w:tcPr>
          <w:p w14:paraId="4C5FFF5B" w14:textId="21EFF89C" w:rsidR="2B3823C4" w:rsidRDefault="2B3823C4" w:rsidP="71FA8118">
            <w:pPr>
              <w:tabs>
                <w:tab w:val="left" w:pos="1441"/>
              </w:tabs>
              <w:jc w:val="center"/>
              <w:rPr>
                <w:rFonts w:ascii="Calibri" w:eastAsia="Calibri" w:hAnsi="Calibri" w:cs="Calibri"/>
                <w:color w:val="000000" w:themeColor="text1"/>
                <w:sz w:val="20"/>
                <w:szCs w:val="20"/>
              </w:rPr>
            </w:pPr>
            <w:r w:rsidRPr="3CBE4A63">
              <w:rPr>
                <w:rFonts w:ascii="Calibri" w:eastAsia="Calibri" w:hAnsi="Calibri" w:cs="Calibri"/>
                <w:color w:val="000000" w:themeColor="text1"/>
                <w:sz w:val="20"/>
                <w:szCs w:val="20"/>
              </w:rPr>
              <w:t>85%</w:t>
            </w:r>
          </w:p>
        </w:tc>
        <w:tc>
          <w:tcPr>
            <w:tcW w:w="2430" w:type="dxa"/>
            <w:tcMar>
              <w:left w:w="105" w:type="dxa"/>
              <w:right w:w="105" w:type="dxa"/>
            </w:tcMar>
            <w:vAlign w:val="center"/>
          </w:tcPr>
          <w:p w14:paraId="4E250F9E" w14:textId="1AA433E1" w:rsidR="2B3823C4" w:rsidRDefault="2B3823C4" w:rsidP="71FA8118">
            <w:pPr>
              <w:tabs>
                <w:tab w:val="left" w:pos="1441"/>
              </w:tabs>
              <w:jc w:val="center"/>
              <w:rPr>
                <w:rFonts w:ascii="Calibri" w:eastAsia="Calibri" w:hAnsi="Calibri" w:cs="Calibri"/>
                <w:color w:val="000000" w:themeColor="text1"/>
                <w:sz w:val="20"/>
                <w:szCs w:val="20"/>
              </w:rPr>
            </w:pPr>
            <w:r w:rsidRPr="3CBE4A63">
              <w:rPr>
                <w:rFonts w:ascii="Calibri" w:eastAsia="Calibri" w:hAnsi="Calibri" w:cs="Calibri"/>
                <w:color w:val="000000" w:themeColor="text1"/>
                <w:sz w:val="20"/>
                <w:szCs w:val="20"/>
              </w:rPr>
              <w:t>78%</w:t>
            </w:r>
          </w:p>
        </w:tc>
        <w:tc>
          <w:tcPr>
            <w:tcW w:w="1980" w:type="dxa"/>
            <w:tcMar>
              <w:left w:w="105" w:type="dxa"/>
              <w:right w:w="105" w:type="dxa"/>
            </w:tcMar>
            <w:vAlign w:val="center"/>
          </w:tcPr>
          <w:p w14:paraId="4E4CC04B" w14:textId="76EAC6A1" w:rsidR="2B3823C4" w:rsidRDefault="314ABB8E" w:rsidP="079A1810">
            <w:pPr>
              <w:tabs>
                <w:tab w:val="left" w:pos="1441"/>
              </w:tabs>
              <w:jc w:val="right"/>
            </w:pPr>
            <w:r w:rsidRPr="079A1810">
              <w:rPr>
                <w:rFonts w:ascii="Calibri" w:eastAsia="Calibri" w:hAnsi="Calibri" w:cs="Calibri"/>
                <w:color w:val="000000" w:themeColor="text1"/>
                <w:sz w:val="20"/>
                <w:szCs w:val="20"/>
              </w:rPr>
              <w:t>$163.023</w:t>
            </w:r>
          </w:p>
        </w:tc>
      </w:tr>
      <w:tr w:rsidR="2B3823C4" w14:paraId="1625CD8A" w14:textId="77777777" w:rsidTr="079A1810">
        <w:trPr>
          <w:trHeight w:val="300"/>
        </w:trPr>
        <w:tc>
          <w:tcPr>
            <w:tcW w:w="2520" w:type="dxa"/>
            <w:tcMar>
              <w:left w:w="105" w:type="dxa"/>
              <w:right w:w="105" w:type="dxa"/>
            </w:tcMar>
            <w:vAlign w:val="center"/>
          </w:tcPr>
          <w:p w14:paraId="19867B6F" w14:textId="04841AA9" w:rsidR="2B3823C4" w:rsidRDefault="2B3823C4" w:rsidP="2B3823C4">
            <w:pPr>
              <w:tabs>
                <w:tab w:val="left" w:pos="1441"/>
              </w:tabs>
              <w:rPr>
                <w:rFonts w:ascii="Helvetica" w:eastAsia="Helvetica" w:hAnsi="Helvetica" w:cs="Helvetica"/>
                <w:color w:val="000000" w:themeColor="text1"/>
                <w:sz w:val="20"/>
                <w:szCs w:val="20"/>
              </w:rPr>
            </w:pPr>
            <w:r w:rsidRPr="3CBE4A63">
              <w:rPr>
                <w:rFonts w:ascii="Helvetica" w:eastAsia="Helvetica" w:hAnsi="Helvetica" w:cs="Helvetica"/>
                <w:color w:val="000000" w:themeColor="text1"/>
                <w:sz w:val="20"/>
                <w:szCs w:val="20"/>
              </w:rPr>
              <w:t>Gestión del Conocimiento</w:t>
            </w:r>
          </w:p>
        </w:tc>
        <w:tc>
          <w:tcPr>
            <w:tcW w:w="1890" w:type="dxa"/>
            <w:tcMar>
              <w:left w:w="105" w:type="dxa"/>
              <w:right w:w="105" w:type="dxa"/>
            </w:tcMar>
            <w:vAlign w:val="center"/>
          </w:tcPr>
          <w:p w14:paraId="0974ABFB" w14:textId="23170DCD" w:rsidR="2B3823C4" w:rsidRDefault="2B3823C4" w:rsidP="71FA8118">
            <w:pPr>
              <w:tabs>
                <w:tab w:val="left" w:pos="1441"/>
              </w:tabs>
              <w:jc w:val="center"/>
              <w:rPr>
                <w:rFonts w:ascii="Calibri" w:eastAsia="Calibri" w:hAnsi="Calibri" w:cs="Calibri"/>
                <w:color w:val="000000" w:themeColor="text1"/>
                <w:sz w:val="20"/>
                <w:szCs w:val="20"/>
              </w:rPr>
            </w:pPr>
            <w:r w:rsidRPr="3CBE4A63">
              <w:rPr>
                <w:rFonts w:ascii="Calibri" w:eastAsia="Calibri" w:hAnsi="Calibri" w:cs="Calibri"/>
                <w:color w:val="000000" w:themeColor="text1"/>
                <w:sz w:val="20"/>
                <w:szCs w:val="20"/>
              </w:rPr>
              <w:t>67%</w:t>
            </w:r>
          </w:p>
        </w:tc>
        <w:tc>
          <w:tcPr>
            <w:tcW w:w="2430" w:type="dxa"/>
            <w:tcMar>
              <w:left w:w="105" w:type="dxa"/>
              <w:right w:w="105" w:type="dxa"/>
            </w:tcMar>
            <w:vAlign w:val="center"/>
          </w:tcPr>
          <w:p w14:paraId="5CBA2C19" w14:textId="317C94B1" w:rsidR="2B3823C4" w:rsidRDefault="2B3823C4" w:rsidP="71FA8118">
            <w:pPr>
              <w:tabs>
                <w:tab w:val="left" w:pos="1441"/>
              </w:tabs>
              <w:jc w:val="center"/>
              <w:rPr>
                <w:rFonts w:ascii="Calibri" w:eastAsia="Calibri" w:hAnsi="Calibri" w:cs="Calibri"/>
                <w:color w:val="000000" w:themeColor="text1"/>
                <w:sz w:val="20"/>
                <w:szCs w:val="20"/>
              </w:rPr>
            </w:pPr>
            <w:r w:rsidRPr="3CBE4A63">
              <w:rPr>
                <w:rFonts w:ascii="Calibri" w:eastAsia="Calibri" w:hAnsi="Calibri" w:cs="Calibri"/>
                <w:color w:val="000000" w:themeColor="text1"/>
                <w:sz w:val="20"/>
                <w:szCs w:val="20"/>
              </w:rPr>
              <w:t>65%</w:t>
            </w:r>
          </w:p>
        </w:tc>
        <w:tc>
          <w:tcPr>
            <w:tcW w:w="1980" w:type="dxa"/>
            <w:tcMar>
              <w:left w:w="105" w:type="dxa"/>
              <w:right w:w="105" w:type="dxa"/>
            </w:tcMar>
            <w:vAlign w:val="center"/>
          </w:tcPr>
          <w:p w14:paraId="33883F54" w14:textId="2A77F988" w:rsidR="2B3823C4" w:rsidRDefault="1B4C0503" w:rsidP="079A1810">
            <w:pPr>
              <w:tabs>
                <w:tab w:val="left" w:pos="1441"/>
              </w:tabs>
              <w:jc w:val="right"/>
            </w:pPr>
            <w:r w:rsidRPr="079A1810">
              <w:rPr>
                <w:rFonts w:ascii="Calibri" w:eastAsia="Calibri" w:hAnsi="Calibri" w:cs="Calibri"/>
                <w:color w:val="000000" w:themeColor="text1"/>
                <w:sz w:val="20"/>
                <w:szCs w:val="20"/>
              </w:rPr>
              <w:t>$65.764</w:t>
            </w:r>
          </w:p>
        </w:tc>
      </w:tr>
      <w:tr w:rsidR="2B3823C4" w14:paraId="28F77C80" w14:textId="77777777" w:rsidTr="079A1810">
        <w:trPr>
          <w:trHeight w:val="300"/>
        </w:trPr>
        <w:tc>
          <w:tcPr>
            <w:tcW w:w="2520" w:type="dxa"/>
            <w:tcMar>
              <w:left w:w="105" w:type="dxa"/>
              <w:right w:w="105" w:type="dxa"/>
            </w:tcMar>
          </w:tcPr>
          <w:p w14:paraId="5F06AC82" w14:textId="07AEF1AB" w:rsidR="2B3823C4" w:rsidRDefault="525E859A" w:rsidP="079A1810">
            <w:pPr>
              <w:tabs>
                <w:tab w:val="left" w:pos="1441"/>
              </w:tabs>
              <w:rPr>
                <w:rFonts w:ascii="Calibri" w:eastAsia="Calibri" w:hAnsi="Calibri" w:cs="Calibri"/>
                <w:b/>
                <w:bCs/>
                <w:sz w:val="20"/>
                <w:szCs w:val="20"/>
              </w:rPr>
            </w:pPr>
            <w:r w:rsidRPr="079A1810">
              <w:rPr>
                <w:rFonts w:ascii="Calibri" w:eastAsia="Calibri" w:hAnsi="Calibri" w:cs="Calibri"/>
                <w:b/>
                <w:bCs/>
                <w:sz w:val="20"/>
                <w:szCs w:val="20"/>
              </w:rPr>
              <w:t>AVANCE GENERAL</w:t>
            </w:r>
          </w:p>
        </w:tc>
        <w:tc>
          <w:tcPr>
            <w:tcW w:w="1890" w:type="dxa"/>
            <w:tcMar>
              <w:left w:w="105" w:type="dxa"/>
              <w:right w:w="105" w:type="dxa"/>
            </w:tcMar>
            <w:vAlign w:val="center"/>
          </w:tcPr>
          <w:p w14:paraId="52E7ABC9" w14:textId="53DB20FA" w:rsidR="2B3823C4" w:rsidRDefault="525E859A" w:rsidP="079A1810">
            <w:pPr>
              <w:tabs>
                <w:tab w:val="left" w:pos="1441"/>
              </w:tabs>
              <w:jc w:val="center"/>
              <w:rPr>
                <w:rFonts w:ascii="Calibri" w:eastAsia="Calibri" w:hAnsi="Calibri" w:cs="Calibri"/>
                <w:b/>
                <w:bCs/>
                <w:sz w:val="20"/>
                <w:szCs w:val="20"/>
              </w:rPr>
            </w:pPr>
            <w:r w:rsidRPr="079A1810">
              <w:rPr>
                <w:rFonts w:ascii="Calibri" w:eastAsia="Calibri" w:hAnsi="Calibri" w:cs="Calibri"/>
                <w:b/>
                <w:bCs/>
                <w:sz w:val="20"/>
                <w:szCs w:val="20"/>
              </w:rPr>
              <w:t>75%</w:t>
            </w:r>
          </w:p>
        </w:tc>
        <w:tc>
          <w:tcPr>
            <w:tcW w:w="2430" w:type="dxa"/>
            <w:tcMar>
              <w:left w:w="105" w:type="dxa"/>
              <w:right w:w="105" w:type="dxa"/>
            </w:tcMar>
            <w:vAlign w:val="center"/>
          </w:tcPr>
          <w:p w14:paraId="33BB5D2D" w14:textId="5EE1D1C3" w:rsidR="2B3823C4" w:rsidRDefault="525E859A" w:rsidP="079A1810">
            <w:pPr>
              <w:tabs>
                <w:tab w:val="left" w:pos="1441"/>
              </w:tabs>
              <w:jc w:val="center"/>
              <w:rPr>
                <w:rFonts w:ascii="Calibri" w:eastAsia="Calibri" w:hAnsi="Calibri" w:cs="Calibri"/>
                <w:b/>
                <w:bCs/>
                <w:sz w:val="20"/>
                <w:szCs w:val="20"/>
              </w:rPr>
            </w:pPr>
            <w:r w:rsidRPr="079A1810">
              <w:rPr>
                <w:rFonts w:ascii="Calibri" w:eastAsia="Calibri" w:hAnsi="Calibri" w:cs="Calibri"/>
                <w:b/>
                <w:bCs/>
                <w:sz w:val="20"/>
                <w:szCs w:val="20"/>
              </w:rPr>
              <w:t>55%</w:t>
            </w:r>
          </w:p>
        </w:tc>
        <w:tc>
          <w:tcPr>
            <w:tcW w:w="1980" w:type="dxa"/>
            <w:tcMar>
              <w:left w:w="105" w:type="dxa"/>
              <w:right w:w="105" w:type="dxa"/>
            </w:tcMar>
            <w:vAlign w:val="center"/>
          </w:tcPr>
          <w:p w14:paraId="039F3B67" w14:textId="594D8189" w:rsidR="2B3823C4" w:rsidRDefault="7E263257" w:rsidP="079A1810">
            <w:pPr>
              <w:tabs>
                <w:tab w:val="left" w:pos="1441"/>
              </w:tabs>
              <w:jc w:val="right"/>
              <w:rPr>
                <w:rFonts w:ascii="Calibri" w:eastAsia="Calibri" w:hAnsi="Calibri" w:cs="Calibri"/>
                <w:b/>
                <w:bCs/>
                <w:sz w:val="20"/>
                <w:szCs w:val="20"/>
              </w:rPr>
            </w:pPr>
            <w:r w:rsidRPr="079A1810">
              <w:rPr>
                <w:rFonts w:ascii="Calibri" w:eastAsia="Calibri" w:hAnsi="Calibri" w:cs="Calibri"/>
                <w:b/>
                <w:bCs/>
                <w:sz w:val="20"/>
                <w:szCs w:val="20"/>
              </w:rPr>
              <w:t>$680.362</w:t>
            </w:r>
          </w:p>
        </w:tc>
      </w:tr>
    </w:tbl>
    <w:p w14:paraId="7F385F16" w14:textId="5AA37960" w:rsidR="2B3823C4" w:rsidRDefault="7E263257" w:rsidP="079A1810">
      <w:pPr>
        <w:tabs>
          <w:tab w:val="left" w:pos="1441"/>
        </w:tabs>
        <w:rPr>
          <w:rFonts w:ascii="Calibri" w:eastAsia="Calibri" w:hAnsi="Calibri" w:cs="Calibri"/>
          <w:color w:val="000000" w:themeColor="text1"/>
          <w:sz w:val="18"/>
          <w:szCs w:val="18"/>
        </w:rPr>
      </w:pPr>
      <w:r w:rsidRPr="079A1810">
        <w:rPr>
          <w:rFonts w:ascii="Calibri" w:eastAsia="Calibri" w:hAnsi="Calibri" w:cs="Calibri"/>
          <w:color w:val="000000" w:themeColor="text1"/>
          <w:sz w:val="20"/>
          <w:szCs w:val="20"/>
        </w:rPr>
        <w:lastRenderedPageBreak/>
        <w:t>Nota. Recursos ejecutados en fiducia (estimados) corte julio de 2026. Cifras en millones de pesos.</w:t>
      </w:r>
    </w:p>
    <w:p w14:paraId="06FB6A26" w14:textId="08AB1689" w:rsidR="3F4807CC" w:rsidRDefault="23A7EEFD" w:rsidP="079A1810">
      <w:pPr>
        <w:tabs>
          <w:tab w:val="left" w:pos="1441"/>
        </w:tabs>
        <w:jc w:val="both"/>
      </w:pPr>
      <w:r w:rsidRPr="079A1810">
        <w:rPr>
          <w:rFonts w:ascii="Calibri" w:eastAsia="Calibri" w:hAnsi="Calibri" w:cs="Calibri"/>
          <w:color w:val="000000" w:themeColor="text1"/>
          <w:sz w:val="24"/>
          <w:szCs w:val="24"/>
        </w:rPr>
        <w:t>En relación con los recursos ejecutados, de acuerdo con las definiciones establecidas para la intervención pública, se debe tener en cuenta que la materialización de las políticas públicas se da a través de los programas y procesos de servicios. A su vez estos programas se configuran en un mecanismo de intervención del Estado que materializa la política pública en planes de acción orientados al cumplimiento de un objetivo común, y está conformado por un conjunto de proyectos.</w:t>
      </w:r>
    </w:p>
    <w:p w14:paraId="14EEB9E7" w14:textId="3029BFCD" w:rsidR="3F4807CC" w:rsidRDefault="23A7EEFD" w:rsidP="079A1810">
      <w:pPr>
        <w:tabs>
          <w:tab w:val="left" w:pos="1441"/>
        </w:tabs>
        <w:jc w:val="both"/>
      </w:pPr>
      <w:r w:rsidRPr="079A1810">
        <w:rPr>
          <w:rFonts w:ascii="Calibri" w:eastAsia="Calibri" w:hAnsi="Calibri" w:cs="Calibri"/>
          <w:color w:val="000000" w:themeColor="text1"/>
          <w:sz w:val="24"/>
          <w:szCs w:val="24"/>
        </w:rPr>
        <w:t xml:space="preserve"> De acuerdo con lo anterior los proyectos de inversión son la unidad operacional de la planeación del desarrollo que vincula recursos públicos, y que impacta en la materialización de las políticas públicas. Así las cosas, se debe considerar que el Plan Nacional de Seguridad Vial se configura como una política pública sectorial con un horizonte decenal, que pretende abarcar diferentes áreas de acción para lograr la reducción en la siniestralidad vial.</w:t>
      </w:r>
    </w:p>
    <w:p w14:paraId="3B0B62FE" w14:textId="794F4B47" w:rsidR="3F4807CC" w:rsidRDefault="23A7EEFD" w:rsidP="079A1810">
      <w:pPr>
        <w:tabs>
          <w:tab w:val="left" w:pos="1441"/>
        </w:tabs>
        <w:jc w:val="both"/>
      </w:pPr>
      <w:r w:rsidRPr="593F852F">
        <w:rPr>
          <w:rFonts w:ascii="Calibri" w:eastAsia="Calibri" w:hAnsi="Calibri" w:cs="Calibri"/>
          <w:color w:val="000000" w:themeColor="text1"/>
          <w:sz w:val="24"/>
          <w:szCs w:val="24"/>
        </w:rPr>
        <w:t>De conformidad con las disposiciones de la L</w:t>
      </w:r>
      <w:r w:rsidR="27B1E8D9" w:rsidRPr="593F852F">
        <w:rPr>
          <w:rFonts w:ascii="Calibri" w:eastAsia="Calibri" w:hAnsi="Calibri" w:cs="Calibri"/>
          <w:color w:val="000000" w:themeColor="text1"/>
          <w:sz w:val="24"/>
          <w:szCs w:val="24"/>
        </w:rPr>
        <w:t>e</w:t>
      </w:r>
      <w:r w:rsidRPr="593F852F">
        <w:rPr>
          <w:rFonts w:ascii="Calibri" w:eastAsia="Calibri" w:hAnsi="Calibri" w:cs="Calibri"/>
          <w:color w:val="000000" w:themeColor="text1"/>
          <w:sz w:val="24"/>
          <w:szCs w:val="24"/>
        </w:rPr>
        <w:t>y 1702 de 2013, el patrimonio autónomo de la ANSV ejecuta los recursos atendiendo única y exclusivamente a la finalidad y funciones asignadas a la Agencia Nacional de Seguridad Vial, de esta manera y siendo el Plan Nacional de Seguridad Vial – PNSV un instrumento de planeación multisectorial por el cual se determinan objetivos, acciones y calendarios, encaminados a reducir las víctimas por siniestros de tránsito, los recursos de inversión que ejecuta la ANSV corresponden a necesidades identificadas para dar cumplimiento al PNSV y  a las funciones asignadas mediante la Ley y otros instrumentos de planeación tales como el Plan Nacional de Desarrollo y el Plan Estratégico Sectorial.</w:t>
      </w:r>
    </w:p>
    <w:p w14:paraId="6A2D8FA1" w14:textId="525A1AA4" w:rsidR="3F4807CC" w:rsidRDefault="23A7EEFD" w:rsidP="079A1810">
      <w:pPr>
        <w:tabs>
          <w:tab w:val="left" w:pos="1441"/>
        </w:tabs>
        <w:jc w:val="both"/>
      </w:pPr>
      <w:r w:rsidRPr="079A1810">
        <w:rPr>
          <w:rFonts w:ascii="Calibri" w:eastAsia="Calibri" w:hAnsi="Calibri" w:cs="Calibri"/>
          <w:color w:val="000000" w:themeColor="text1"/>
          <w:sz w:val="24"/>
          <w:szCs w:val="24"/>
        </w:rPr>
        <w:t>Así las cosas, la ANSV ha ejecutado proyectos de inversión que se encuentran directamente articulados al PNSV, y que demuestran la ejecución de recursos que ha logrado la consecución de los avances físicos obtenidos a la fecha. A continuación, se relacionan los proyectos de inversión con su respectiva articulación al PNSV:</w:t>
      </w:r>
    </w:p>
    <w:tbl>
      <w:tblPr>
        <w:tblW w:w="0" w:type="auto"/>
        <w:tblCellMar>
          <w:left w:w="10" w:type="dxa"/>
          <w:right w:w="10" w:type="dxa"/>
        </w:tblCellMar>
        <w:tblLook w:val="04A0" w:firstRow="1" w:lastRow="0" w:firstColumn="1" w:lastColumn="0" w:noHBand="0" w:noVBand="1"/>
      </w:tblPr>
      <w:tblGrid>
        <w:gridCol w:w="1845"/>
        <w:gridCol w:w="5228"/>
        <w:gridCol w:w="1757"/>
      </w:tblGrid>
      <w:tr w:rsidR="6C43AED9" w14:paraId="44ACA6F2" w14:textId="77777777" w:rsidTr="6C43AED9">
        <w:trPr>
          <w:trHeight w:val="15"/>
        </w:trPr>
        <w:tc>
          <w:tcPr>
            <w:tcW w:w="1845" w:type="dxa"/>
            <w:tcBorders>
              <w:top w:val="single" w:sz="8" w:space="0" w:color="auto"/>
              <w:left w:val="single" w:sz="8" w:space="0" w:color="auto"/>
              <w:bottom w:val="single" w:sz="8" w:space="0" w:color="auto"/>
              <w:right w:val="single" w:sz="8" w:space="0" w:color="auto"/>
            </w:tcBorders>
            <w:shd w:val="clear" w:color="auto" w:fill="002060"/>
            <w:tcMar>
              <w:left w:w="70" w:type="dxa"/>
              <w:right w:w="70" w:type="dxa"/>
            </w:tcMar>
            <w:vAlign w:val="center"/>
          </w:tcPr>
          <w:p w14:paraId="08AB38F7" w14:textId="44E0AF81" w:rsidR="6C43AED9" w:rsidRDefault="6C43AED9" w:rsidP="6C43AED9">
            <w:pPr>
              <w:spacing w:after="0"/>
              <w:jc w:val="center"/>
            </w:pPr>
            <w:r w:rsidRPr="6C43AED9">
              <w:rPr>
                <w:rFonts w:ascii="Arial" w:eastAsia="Arial" w:hAnsi="Arial" w:cs="Arial"/>
                <w:b/>
                <w:bCs/>
                <w:color w:val="FFFFFF" w:themeColor="background1"/>
                <w:sz w:val="20"/>
                <w:szCs w:val="20"/>
              </w:rPr>
              <w:t>BPIN</w:t>
            </w:r>
          </w:p>
        </w:tc>
        <w:tc>
          <w:tcPr>
            <w:tcW w:w="5233" w:type="dxa"/>
            <w:tcBorders>
              <w:top w:val="single" w:sz="8" w:space="0" w:color="auto"/>
              <w:left w:val="single" w:sz="8" w:space="0" w:color="auto"/>
              <w:bottom w:val="single" w:sz="8" w:space="0" w:color="auto"/>
              <w:right w:val="single" w:sz="8" w:space="0" w:color="auto"/>
            </w:tcBorders>
            <w:shd w:val="clear" w:color="auto" w:fill="002060"/>
            <w:tcMar>
              <w:left w:w="70" w:type="dxa"/>
              <w:right w:w="70" w:type="dxa"/>
            </w:tcMar>
            <w:vAlign w:val="center"/>
          </w:tcPr>
          <w:p w14:paraId="7A2230C3" w14:textId="16C9C3B6" w:rsidR="6C43AED9" w:rsidRDefault="6C43AED9" w:rsidP="6C43AED9">
            <w:pPr>
              <w:spacing w:after="0"/>
              <w:jc w:val="center"/>
            </w:pPr>
            <w:r w:rsidRPr="6C43AED9">
              <w:rPr>
                <w:rFonts w:ascii="Arial" w:eastAsia="Arial" w:hAnsi="Arial" w:cs="Arial"/>
                <w:b/>
                <w:bCs/>
                <w:color w:val="FFFFFF" w:themeColor="background1"/>
                <w:sz w:val="20"/>
                <w:szCs w:val="20"/>
              </w:rPr>
              <w:t>Nombre Proyecto</w:t>
            </w:r>
          </w:p>
        </w:tc>
        <w:tc>
          <w:tcPr>
            <w:tcW w:w="1757" w:type="dxa"/>
            <w:shd w:val="clear" w:color="auto" w:fill="002060"/>
            <w:tcMar>
              <w:left w:w="70" w:type="dxa"/>
              <w:right w:w="70" w:type="dxa"/>
            </w:tcMar>
            <w:vAlign w:val="center"/>
          </w:tcPr>
          <w:p w14:paraId="52A29B42" w14:textId="715E3C82" w:rsidR="6C43AED9" w:rsidRDefault="6C43AED9" w:rsidP="6C43AED9">
            <w:pPr>
              <w:spacing w:after="0"/>
              <w:jc w:val="center"/>
            </w:pPr>
            <w:r w:rsidRPr="6C43AED9">
              <w:rPr>
                <w:rFonts w:ascii="Arial" w:eastAsia="Arial" w:hAnsi="Arial" w:cs="Arial"/>
                <w:b/>
                <w:bCs/>
                <w:color w:val="FFFFFF" w:themeColor="background1"/>
                <w:sz w:val="20"/>
                <w:szCs w:val="20"/>
              </w:rPr>
              <w:t>Área de acción PNSV</w:t>
            </w:r>
          </w:p>
        </w:tc>
      </w:tr>
      <w:tr w:rsidR="6C43AED9" w14:paraId="2BFA9275" w14:textId="77777777" w:rsidTr="6C43AED9">
        <w:trPr>
          <w:trHeight w:val="15"/>
        </w:trPr>
        <w:tc>
          <w:tcPr>
            <w:tcW w:w="1845"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0EE34207" w14:textId="2CBEE5CC" w:rsidR="6C43AED9" w:rsidRDefault="6C43AED9" w:rsidP="6C43AED9">
            <w:pPr>
              <w:spacing w:after="0"/>
              <w:jc w:val="center"/>
            </w:pPr>
            <w:r w:rsidRPr="6C43AED9">
              <w:rPr>
                <w:rFonts w:ascii="Arial" w:eastAsia="Arial" w:hAnsi="Arial" w:cs="Arial"/>
                <w:color w:val="000000" w:themeColor="text1"/>
                <w:sz w:val="20"/>
                <w:szCs w:val="20"/>
              </w:rPr>
              <w:t>2018011000398</w:t>
            </w:r>
          </w:p>
        </w:tc>
        <w:tc>
          <w:tcPr>
            <w:tcW w:w="5233"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5F0177B6" w14:textId="0D33948F" w:rsidR="6C43AED9" w:rsidRDefault="6C43AED9" w:rsidP="6C43AED9">
            <w:pPr>
              <w:spacing w:after="0"/>
              <w:jc w:val="both"/>
            </w:pPr>
            <w:r w:rsidRPr="6C43AED9">
              <w:rPr>
                <w:rFonts w:ascii="Arial" w:eastAsia="Arial" w:hAnsi="Arial" w:cs="Arial"/>
                <w:color w:val="000000" w:themeColor="text1"/>
                <w:sz w:val="20"/>
                <w:szCs w:val="20"/>
              </w:rPr>
              <w:t>Desarrollo del sistema de información del observatorio nacional de seguridad vial Nacional</w:t>
            </w:r>
          </w:p>
        </w:tc>
        <w:tc>
          <w:tcPr>
            <w:tcW w:w="1757"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67B8FF21" w14:textId="51E4B360" w:rsidR="6C43AED9" w:rsidRDefault="6C43AED9" w:rsidP="6C43AED9">
            <w:pPr>
              <w:spacing w:after="0"/>
              <w:jc w:val="both"/>
            </w:pPr>
            <w:r w:rsidRPr="6C43AED9">
              <w:rPr>
                <w:rFonts w:ascii="Arial" w:eastAsia="Arial" w:hAnsi="Arial" w:cs="Arial"/>
                <w:color w:val="000000" w:themeColor="text1"/>
                <w:sz w:val="20"/>
                <w:szCs w:val="20"/>
              </w:rPr>
              <w:t>Gestión del Conocimiento</w:t>
            </w:r>
          </w:p>
        </w:tc>
      </w:tr>
      <w:tr w:rsidR="6C43AED9" w14:paraId="667A641C" w14:textId="77777777" w:rsidTr="6C43AED9">
        <w:trPr>
          <w:trHeight w:val="15"/>
        </w:trPr>
        <w:tc>
          <w:tcPr>
            <w:tcW w:w="1845"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256B35FF" w14:textId="235BD461" w:rsidR="6C43AED9" w:rsidRDefault="6C43AED9" w:rsidP="6C43AED9">
            <w:pPr>
              <w:spacing w:after="0"/>
              <w:jc w:val="center"/>
            </w:pPr>
            <w:r w:rsidRPr="6C43AED9">
              <w:rPr>
                <w:rFonts w:ascii="Arial" w:eastAsia="Arial" w:hAnsi="Arial" w:cs="Arial"/>
                <w:color w:val="000000" w:themeColor="text1"/>
                <w:sz w:val="20"/>
                <w:szCs w:val="20"/>
              </w:rPr>
              <w:t>2018011000399</w:t>
            </w:r>
          </w:p>
        </w:tc>
        <w:tc>
          <w:tcPr>
            <w:tcW w:w="5233"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5FD65AFD" w14:textId="1494DAAD" w:rsidR="6C43AED9" w:rsidRDefault="6C43AED9" w:rsidP="6C43AED9">
            <w:pPr>
              <w:spacing w:after="0"/>
              <w:jc w:val="both"/>
            </w:pPr>
            <w:r w:rsidRPr="6C43AED9">
              <w:rPr>
                <w:rFonts w:ascii="Arial" w:eastAsia="Arial" w:hAnsi="Arial" w:cs="Arial"/>
                <w:color w:val="000000" w:themeColor="text1"/>
                <w:sz w:val="20"/>
                <w:szCs w:val="20"/>
              </w:rPr>
              <w:t>Fortalecimiento institucional de la agencia nacional de seguridad vial – ANSV - 2019 Nacional</w:t>
            </w:r>
          </w:p>
        </w:tc>
        <w:tc>
          <w:tcPr>
            <w:tcW w:w="1757"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7045CACD" w14:textId="32A5C44E" w:rsidR="6C43AED9" w:rsidRDefault="6C43AED9" w:rsidP="6C43AED9">
            <w:pPr>
              <w:spacing w:after="0"/>
              <w:jc w:val="both"/>
            </w:pPr>
            <w:r w:rsidRPr="6C43AED9">
              <w:rPr>
                <w:rFonts w:ascii="Arial" w:eastAsia="Arial" w:hAnsi="Arial" w:cs="Arial"/>
                <w:color w:val="000000" w:themeColor="text1"/>
                <w:sz w:val="20"/>
                <w:szCs w:val="20"/>
              </w:rPr>
              <w:t>Gobernanza</w:t>
            </w:r>
          </w:p>
        </w:tc>
      </w:tr>
      <w:tr w:rsidR="6C43AED9" w14:paraId="04FA540B" w14:textId="77777777" w:rsidTr="6C43AED9">
        <w:trPr>
          <w:trHeight w:val="15"/>
        </w:trPr>
        <w:tc>
          <w:tcPr>
            <w:tcW w:w="1845"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7731ABC3" w14:textId="6FA97942" w:rsidR="6C43AED9" w:rsidRDefault="6C43AED9" w:rsidP="6C43AED9">
            <w:pPr>
              <w:spacing w:after="0"/>
              <w:jc w:val="center"/>
            </w:pPr>
            <w:r w:rsidRPr="6C43AED9">
              <w:rPr>
                <w:rFonts w:ascii="Arial" w:eastAsia="Arial" w:hAnsi="Arial" w:cs="Arial"/>
                <w:color w:val="000000" w:themeColor="text1"/>
                <w:sz w:val="20"/>
                <w:szCs w:val="20"/>
              </w:rPr>
              <w:t>2018011000772</w:t>
            </w:r>
          </w:p>
        </w:tc>
        <w:tc>
          <w:tcPr>
            <w:tcW w:w="5233"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7D0B4B38" w14:textId="00640695" w:rsidR="6C43AED9" w:rsidRDefault="6C43AED9" w:rsidP="6C43AED9">
            <w:pPr>
              <w:spacing w:after="0"/>
              <w:jc w:val="both"/>
            </w:pPr>
            <w:r w:rsidRPr="6C43AED9">
              <w:rPr>
                <w:rFonts w:ascii="Arial" w:eastAsia="Arial" w:hAnsi="Arial" w:cs="Arial"/>
                <w:color w:val="000000" w:themeColor="text1"/>
                <w:sz w:val="20"/>
                <w:szCs w:val="20"/>
              </w:rPr>
              <w:t>Mejoramiento de los componentes de seguridad vial que constituyen la infraestructura vial, vehículos y el servicio de transporte.  Nacional</w:t>
            </w:r>
          </w:p>
        </w:tc>
        <w:tc>
          <w:tcPr>
            <w:tcW w:w="1757"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1A8C17AB" w14:textId="53EFE8ED" w:rsidR="6C43AED9" w:rsidRDefault="6C43AED9" w:rsidP="6C43AED9">
            <w:pPr>
              <w:spacing w:after="0"/>
              <w:jc w:val="both"/>
            </w:pPr>
            <w:r w:rsidRPr="6C43AED9">
              <w:rPr>
                <w:rFonts w:ascii="Arial" w:eastAsia="Arial" w:hAnsi="Arial" w:cs="Arial"/>
                <w:color w:val="000000" w:themeColor="text1"/>
                <w:sz w:val="20"/>
                <w:szCs w:val="20"/>
              </w:rPr>
              <w:t>Infraestructura vial segura</w:t>
            </w:r>
            <w:r>
              <w:br/>
            </w:r>
            <w:r w:rsidRPr="6C43AED9">
              <w:rPr>
                <w:rFonts w:ascii="Arial" w:eastAsia="Arial" w:hAnsi="Arial" w:cs="Arial"/>
                <w:color w:val="000000" w:themeColor="text1"/>
                <w:sz w:val="20"/>
                <w:szCs w:val="20"/>
              </w:rPr>
              <w:t xml:space="preserve"> Vehículos seguros</w:t>
            </w:r>
            <w:r>
              <w:br/>
            </w:r>
            <w:r w:rsidRPr="6C43AED9">
              <w:rPr>
                <w:rFonts w:ascii="Arial" w:eastAsia="Arial" w:hAnsi="Arial" w:cs="Arial"/>
                <w:color w:val="000000" w:themeColor="text1"/>
                <w:sz w:val="20"/>
                <w:szCs w:val="20"/>
              </w:rPr>
              <w:t xml:space="preserve"> Velocidades seguras</w:t>
            </w:r>
          </w:p>
        </w:tc>
      </w:tr>
      <w:tr w:rsidR="6C43AED9" w14:paraId="103353FD" w14:textId="77777777" w:rsidTr="6C43AED9">
        <w:trPr>
          <w:trHeight w:val="15"/>
        </w:trPr>
        <w:tc>
          <w:tcPr>
            <w:tcW w:w="1845"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10FEB809" w14:textId="63BBD4A1" w:rsidR="6C43AED9" w:rsidRDefault="6C43AED9" w:rsidP="6C43AED9">
            <w:pPr>
              <w:spacing w:after="0"/>
              <w:jc w:val="center"/>
            </w:pPr>
            <w:r w:rsidRPr="6C43AED9">
              <w:rPr>
                <w:rFonts w:ascii="Arial" w:eastAsia="Arial" w:hAnsi="Arial" w:cs="Arial"/>
                <w:color w:val="000000" w:themeColor="text1"/>
                <w:sz w:val="20"/>
                <w:szCs w:val="20"/>
              </w:rPr>
              <w:t>2018011000807</w:t>
            </w:r>
          </w:p>
        </w:tc>
        <w:tc>
          <w:tcPr>
            <w:tcW w:w="5233"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5FF0C8B5" w14:textId="0A34BE85" w:rsidR="6C43AED9" w:rsidRDefault="6C43AED9" w:rsidP="6C43AED9">
            <w:pPr>
              <w:spacing w:after="0"/>
              <w:jc w:val="both"/>
            </w:pPr>
            <w:r w:rsidRPr="6C43AED9">
              <w:rPr>
                <w:rFonts w:ascii="Arial" w:eastAsia="Arial" w:hAnsi="Arial" w:cs="Arial"/>
                <w:color w:val="000000" w:themeColor="text1"/>
                <w:sz w:val="20"/>
                <w:szCs w:val="20"/>
              </w:rPr>
              <w:t>Aplicación de medidas en el comportamiento humano para la movilidad segura Nacional</w:t>
            </w:r>
          </w:p>
        </w:tc>
        <w:tc>
          <w:tcPr>
            <w:tcW w:w="1757"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254A9464" w14:textId="3B66EC86" w:rsidR="6C43AED9" w:rsidRDefault="6C43AED9" w:rsidP="6C43AED9">
            <w:pPr>
              <w:spacing w:after="0"/>
              <w:jc w:val="both"/>
            </w:pPr>
            <w:r w:rsidRPr="6C43AED9">
              <w:rPr>
                <w:rFonts w:ascii="Arial" w:eastAsia="Arial" w:hAnsi="Arial" w:cs="Arial"/>
                <w:color w:val="000000" w:themeColor="text1"/>
                <w:sz w:val="20"/>
                <w:szCs w:val="20"/>
              </w:rPr>
              <w:t>Comportamiento Seguro</w:t>
            </w:r>
          </w:p>
        </w:tc>
      </w:tr>
      <w:tr w:rsidR="6C43AED9" w14:paraId="067BE759" w14:textId="77777777" w:rsidTr="6C43AED9">
        <w:trPr>
          <w:trHeight w:val="15"/>
        </w:trPr>
        <w:tc>
          <w:tcPr>
            <w:tcW w:w="1845"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5DBE89E7" w14:textId="3DA449DF" w:rsidR="6C43AED9" w:rsidRDefault="6C43AED9" w:rsidP="6C43AED9">
            <w:pPr>
              <w:spacing w:after="0"/>
              <w:jc w:val="center"/>
            </w:pPr>
            <w:r w:rsidRPr="6C43AED9">
              <w:rPr>
                <w:rFonts w:ascii="Arial" w:eastAsia="Arial" w:hAnsi="Arial" w:cs="Arial"/>
                <w:color w:val="000000" w:themeColor="text1"/>
                <w:sz w:val="20"/>
                <w:szCs w:val="20"/>
              </w:rPr>
              <w:t>2018011000818</w:t>
            </w:r>
          </w:p>
        </w:tc>
        <w:tc>
          <w:tcPr>
            <w:tcW w:w="5233"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6D4AF852" w14:textId="2757181F" w:rsidR="6C43AED9" w:rsidRDefault="6C43AED9" w:rsidP="6C43AED9">
            <w:pPr>
              <w:spacing w:after="0"/>
              <w:jc w:val="both"/>
            </w:pPr>
            <w:r w:rsidRPr="6C43AED9">
              <w:rPr>
                <w:rFonts w:ascii="Arial" w:eastAsia="Arial" w:hAnsi="Arial" w:cs="Arial"/>
                <w:color w:val="000000" w:themeColor="text1"/>
                <w:sz w:val="20"/>
                <w:szCs w:val="20"/>
              </w:rPr>
              <w:t>Fortalecimiento de la capacidad técnica, gestión e implementación de la política pública de seguridad vial Nacional</w:t>
            </w:r>
          </w:p>
        </w:tc>
        <w:tc>
          <w:tcPr>
            <w:tcW w:w="1757"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1F772EB0" w14:textId="4BA3D69B" w:rsidR="6C43AED9" w:rsidRDefault="6C43AED9" w:rsidP="6C43AED9">
            <w:pPr>
              <w:spacing w:after="0"/>
              <w:jc w:val="both"/>
            </w:pPr>
            <w:r w:rsidRPr="6C43AED9">
              <w:rPr>
                <w:rFonts w:ascii="Arial" w:eastAsia="Arial" w:hAnsi="Arial" w:cs="Arial"/>
                <w:color w:val="000000" w:themeColor="text1"/>
                <w:sz w:val="20"/>
                <w:szCs w:val="20"/>
              </w:rPr>
              <w:t>Gobernanza</w:t>
            </w:r>
            <w:r>
              <w:br/>
            </w:r>
            <w:r w:rsidRPr="6C43AED9">
              <w:rPr>
                <w:rFonts w:ascii="Arial" w:eastAsia="Arial" w:hAnsi="Arial" w:cs="Arial"/>
                <w:color w:val="000000" w:themeColor="text1"/>
                <w:sz w:val="20"/>
                <w:szCs w:val="20"/>
              </w:rPr>
              <w:t xml:space="preserve"> Cumplimiento de Normas de Seguridad Vial</w:t>
            </w:r>
            <w:r>
              <w:br/>
            </w:r>
            <w:r w:rsidRPr="6C43AED9">
              <w:rPr>
                <w:rFonts w:ascii="Arial" w:eastAsia="Arial" w:hAnsi="Arial" w:cs="Arial"/>
                <w:color w:val="000000" w:themeColor="text1"/>
                <w:sz w:val="20"/>
                <w:szCs w:val="20"/>
              </w:rPr>
              <w:t xml:space="preserve"> Atención integral de víctimas</w:t>
            </w:r>
          </w:p>
        </w:tc>
      </w:tr>
      <w:tr w:rsidR="6C43AED9" w14:paraId="742FC4EF" w14:textId="77777777" w:rsidTr="6C43AED9">
        <w:trPr>
          <w:trHeight w:val="15"/>
        </w:trPr>
        <w:tc>
          <w:tcPr>
            <w:tcW w:w="1845"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4D08BE6F" w14:textId="5DF67AD2" w:rsidR="6C43AED9" w:rsidRDefault="6C43AED9" w:rsidP="6C43AED9">
            <w:pPr>
              <w:spacing w:after="0"/>
              <w:jc w:val="center"/>
            </w:pPr>
            <w:r w:rsidRPr="6C43AED9">
              <w:rPr>
                <w:rFonts w:ascii="Arial" w:eastAsia="Arial" w:hAnsi="Arial" w:cs="Arial"/>
                <w:color w:val="000000" w:themeColor="text1"/>
                <w:sz w:val="20"/>
                <w:szCs w:val="20"/>
              </w:rPr>
              <w:lastRenderedPageBreak/>
              <w:t>202300000000157</w:t>
            </w:r>
          </w:p>
        </w:tc>
        <w:tc>
          <w:tcPr>
            <w:tcW w:w="5233"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3C0BF159" w14:textId="29368758" w:rsidR="6C43AED9" w:rsidRDefault="6C43AED9" w:rsidP="6C43AED9">
            <w:pPr>
              <w:spacing w:after="0"/>
              <w:jc w:val="both"/>
            </w:pPr>
            <w:r w:rsidRPr="6C43AED9">
              <w:rPr>
                <w:rFonts w:ascii="Arial" w:eastAsia="Arial" w:hAnsi="Arial" w:cs="Arial"/>
                <w:color w:val="000000" w:themeColor="text1"/>
                <w:sz w:val="20"/>
                <w:szCs w:val="20"/>
              </w:rPr>
              <w:t>Fortalecimiento de la generación y transferencia de nuevo conocimiento en materia de Seguridad Vial.  Nacional</w:t>
            </w:r>
          </w:p>
        </w:tc>
        <w:tc>
          <w:tcPr>
            <w:tcW w:w="1757"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70575171" w14:textId="7BDFD119" w:rsidR="6C43AED9" w:rsidRDefault="6C43AED9" w:rsidP="6C43AED9">
            <w:pPr>
              <w:spacing w:after="0"/>
              <w:jc w:val="both"/>
            </w:pPr>
            <w:r w:rsidRPr="6C43AED9">
              <w:rPr>
                <w:rFonts w:ascii="Arial" w:eastAsia="Arial" w:hAnsi="Arial" w:cs="Arial"/>
                <w:color w:val="000000" w:themeColor="text1"/>
                <w:sz w:val="20"/>
                <w:szCs w:val="20"/>
              </w:rPr>
              <w:t>Gestión del Conocimiento</w:t>
            </w:r>
          </w:p>
        </w:tc>
      </w:tr>
      <w:tr w:rsidR="6C43AED9" w14:paraId="39307131" w14:textId="77777777" w:rsidTr="6C43AED9">
        <w:trPr>
          <w:trHeight w:val="15"/>
        </w:trPr>
        <w:tc>
          <w:tcPr>
            <w:tcW w:w="1845"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6069B3D0" w14:textId="2F322044" w:rsidR="6C43AED9" w:rsidRDefault="6C43AED9" w:rsidP="6C43AED9">
            <w:pPr>
              <w:spacing w:after="0"/>
              <w:jc w:val="center"/>
            </w:pPr>
            <w:r w:rsidRPr="6C43AED9">
              <w:rPr>
                <w:rFonts w:ascii="Arial" w:eastAsia="Arial" w:hAnsi="Arial" w:cs="Arial"/>
                <w:color w:val="000000" w:themeColor="text1"/>
                <w:sz w:val="20"/>
                <w:szCs w:val="20"/>
              </w:rPr>
              <w:t>202300000000168</w:t>
            </w:r>
          </w:p>
        </w:tc>
        <w:tc>
          <w:tcPr>
            <w:tcW w:w="5233"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3DF3694E" w14:textId="3B189DAC" w:rsidR="6C43AED9" w:rsidRDefault="6C43AED9" w:rsidP="6C43AED9">
            <w:pPr>
              <w:spacing w:after="0"/>
              <w:jc w:val="both"/>
            </w:pPr>
            <w:r w:rsidRPr="6C43AED9">
              <w:rPr>
                <w:rFonts w:ascii="Arial" w:eastAsia="Arial" w:hAnsi="Arial" w:cs="Arial"/>
                <w:color w:val="000000" w:themeColor="text1"/>
                <w:sz w:val="20"/>
                <w:szCs w:val="20"/>
              </w:rPr>
              <w:t>Mejoramiento de los componentes de seguridad vial que constituyen la infraestructura vial y vehículos Nacional</w:t>
            </w:r>
          </w:p>
        </w:tc>
        <w:tc>
          <w:tcPr>
            <w:tcW w:w="1757"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1163A77B" w14:textId="69299F70" w:rsidR="6C43AED9" w:rsidRDefault="6C43AED9" w:rsidP="6C43AED9">
            <w:pPr>
              <w:spacing w:after="0"/>
              <w:jc w:val="both"/>
            </w:pPr>
            <w:r w:rsidRPr="6C43AED9">
              <w:rPr>
                <w:rFonts w:ascii="Arial" w:eastAsia="Arial" w:hAnsi="Arial" w:cs="Arial"/>
                <w:color w:val="000000" w:themeColor="text1"/>
                <w:sz w:val="20"/>
                <w:szCs w:val="20"/>
              </w:rPr>
              <w:t>Infraestructura vial segura</w:t>
            </w:r>
            <w:r>
              <w:br/>
            </w:r>
            <w:r w:rsidRPr="6C43AED9">
              <w:rPr>
                <w:rFonts w:ascii="Arial" w:eastAsia="Arial" w:hAnsi="Arial" w:cs="Arial"/>
                <w:color w:val="000000" w:themeColor="text1"/>
                <w:sz w:val="20"/>
                <w:szCs w:val="20"/>
              </w:rPr>
              <w:t xml:space="preserve"> Vehículos seguros</w:t>
            </w:r>
            <w:r>
              <w:br/>
            </w:r>
            <w:r w:rsidRPr="6C43AED9">
              <w:rPr>
                <w:rFonts w:ascii="Arial" w:eastAsia="Arial" w:hAnsi="Arial" w:cs="Arial"/>
                <w:color w:val="000000" w:themeColor="text1"/>
                <w:sz w:val="20"/>
                <w:szCs w:val="20"/>
              </w:rPr>
              <w:t xml:space="preserve"> Velocidades seguras</w:t>
            </w:r>
          </w:p>
        </w:tc>
      </w:tr>
      <w:tr w:rsidR="6C43AED9" w14:paraId="4D8B3AD0" w14:textId="77777777" w:rsidTr="6C43AED9">
        <w:trPr>
          <w:trHeight w:val="15"/>
        </w:trPr>
        <w:tc>
          <w:tcPr>
            <w:tcW w:w="1845"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416F244B" w14:textId="246CCC85" w:rsidR="6C43AED9" w:rsidRDefault="6C43AED9" w:rsidP="6C43AED9">
            <w:pPr>
              <w:spacing w:after="0"/>
              <w:jc w:val="center"/>
            </w:pPr>
            <w:r w:rsidRPr="6C43AED9">
              <w:rPr>
                <w:rFonts w:ascii="Arial" w:eastAsia="Arial" w:hAnsi="Arial" w:cs="Arial"/>
                <w:color w:val="000000" w:themeColor="text1"/>
                <w:sz w:val="20"/>
                <w:szCs w:val="20"/>
              </w:rPr>
              <w:t>202300000000169</w:t>
            </w:r>
          </w:p>
        </w:tc>
        <w:tc>
          <w:tcPr>
            <w:tcW w:w="5233"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171F69ED" w14:textId="41D86D81" w:rsidR="6C43AED9" w:rsidRDefault="6C43AED9" w:rsidP="6C43AED9">
            <w:pPr>
              <w:spacing w:after="0"/>
              <w:jc w:val="both"/>
            </w:pPr>
            <w:r w:rsidRPr="6C43AED9">
              <w:rPr>
                <w:rFonts w:ascii="Arial" w:eastAsia="Arial" w:hAnsi="Arial" w:cs="Arial"/>
                <w:color w:val="000000" w:themeColor="text1"/>
                <w:sz w:val="20"/>
                <w:szCs w:val="20"/>
              </w:rPr>
              <w:t>Fortalecimiento del diseño, implementación y seguimiento de la Planeación Estratégica Institucional de la Agencia Nacional de Seguridad Vial - ANSV Nacional</w:t>
            </w:r>
          </w:p>
        </w:tc>
        <w:tc>
          <w:tcPr>
            <w:tcW w:w="1757"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172DB0AD" w14:textId="15764F2B" w:rsidR="6C43AED9" w:rsidRDefault="6C43AED9" w:rsidP="6C43AED9">
            <w:pPr>
              <w:spacing w:after="0"/>
              <w:jc w:val="both"/>
            </w:pPr>
            <w:r w:rsidRPr="6C43AED9">
              <w:rPr>
                <w:rFonts w:ascii="Arial" w:eastAsia="Arial" w:hAnsi="Arial" w:cs="Arial"/>
                <w:color w:val="000000" w:themeColor="text1"/>
                <w:sz w:val="20"/>
                <w:szCs w:val="20"/>
              </w:rPr>
              <w:t>Gobernanza</w:t>
            </w:r>
          </w:p>
        </w:tc>
      </w:tr>
      <w:tr w:rsidR="6C43AED9" w14:paraId="54F82E21" w14:textId="77777777" w:rsidTr="6C43AED9">
        <w:trPr>
          <w:trHeight w:val="15"/>
        </w:trPr>
        <w:tc>
          <w:tcPr>
            <w:tcW w:w="1845"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4588D9DA" w14:textId="30A47589" w:rsidR="6C43AED9" w:rsidRDefault="6C43AED9" w:rsidP="6C43AED9">
            <w:pPr>
              <w:spacing w:after="0"/>
              <w:jc w:val="center"/>
            </w:pPr>
            <w:r w:rsidRPr="6C43AED9">
              <w:rPr>
                <w:rFonts w:ascii="Arial" w:eastAsia="Arial" w:hAnsi="Arial" w:cs="Arial"/>
                <w:color w:val="000000" w:themeColor="text1"/>
                <w:sz w:val="20"/>
                <w:szCs w:val="20"/>
              </w:rPr>
              <w:t>202300000000170</w:t>
            </w:r>
          </w:p>
        </w:tc>
        <w:tc>
          <w:tcPr>
            <w:tcW w:w="5233"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665FF4FD" w14:textId="026A77DA" w:rsidR="6C43AED9" w:rsidRDefault="6C43AED9" w:rsidP="6C43AED9">
            <w:pPr>
              <w:spacing w:after="0"/>
              <w:jc w:val="both"/>
            </w:pPr>
            <w:r w:rsidRPr="6C43AED9">
              <w:rPr>
                <w:rFonts w:ascii="Arial" w:eastAsia="Arial" w:hAnsi="Arial" w:cs="Arial"/>
                <w:color w:val="000000" w:themeColor="text1"/>
                <w:sz w:val="20"/>
                <w:szCs w:val="20"/>
              </w:rPr>
              <w:t>Implementación de estrategias de comunicación para la apropiación de la cultura ciudadana y corresponsabilidad en la seguridad vial Nacional</w:t>
            </w:r>
          </w:p>
        </w:tc>
        <w:tc>
          <w:tcPr>
            <w:tcW w:w="1757"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7D0016CC" w14:textId="7A4E5A41" w:rsidR="6C43AED9" w:rsidRDefault="6C43AED9" w:rsidP="6C43AED9">
            <w:pPr>
              <w:spacing w:after="0"/>
              <w:jc w:val="both"/>
            </w:pPr>
            <w:r w:rsidRPr="6C43AED9">
              <w:rPr>
                <w:rFonts w:ascii="Arial" w:eastAsia="Arial" w:hAnsi="Arial" w:cs="Arial"/>
                <w:color w:val="000000" w:themeColor="text1"/>
                <w:sz w:val="20"/>
                <w:szCs w:val="20"/>
              </w:rPr>
              <w:t>Comportamiento Seguro</w:t>
            </w:r>
          </w:p>
        </w:tc>
      </w:tr>
      <w:tr w:rsidR="6C43AED9" w14:paraId="6F567A30" w14:textId="77777777" w:rsidTr="6C43AED9">
        <w:trPr>
          <w:trHeight w:val="15"/>
        </w:trPr>
        <w:tc>
          <w:tcPr>
            <w:tcW w:w="1845"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5F41B950" w14:textId="01015C9D" w:rsidR="6C43AED9" w:rsidRDefault="6C43AED9" w:rsidP="6C43AED9">
            <w:pPr>
              <w:spacing w:after="0"/>
              <w:jc w:val="center"/>
            </w:pPr>
            <w:r w:rsidRPr="6C43AED9">
              <w:rPr>
                <w:rFonts w:ascii="Arial" w:eastAsia="Arial" w:hAnsi="Arial" w:cs="Arial"/>
                <w:color w:val="000000" w:themeColor="text1"/>
                <w:sz w:val="20"/>
                <w:szCs w:val="20"/>
              </w:rPr>
              <w:t>202300000000218</w:t>
            </w:r>
          </w:p>
        </w:tc>
        <w:tc>
          <w:tcPr>
            <w:tcW w:w="5233"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0098F018" w14:textId="0370A71D" w:rsidR="6C43AED9" w:rsidRDefault="6C43AED9" w:rsidP="6C43AED9">
            <w:pPr>
              <w:spacing w:after="0"/>
              <w:jc w:val="both"/>
            </w:pPr>
            <w:r w:rsidRPr="6C43AED9">
              <w:rPr>
                <w:rFonts w:ascii="Arial" w:eastAsia="Arial" w:hAnsi="Arial" w:cs="Arial"/>
                <w:color w:val="000000" w:themeColor="text1"/>
                <w:sz w:val="20"/>
                <w:szCs w:val="20"/>
              </w:rPr>
              <w:t>Fortalecimiento de la Gestión Institucional de la Agencia Nacional de Seguridad Vial Nacional</w:t>
            </w:r>
          </w:p>
        </w:tc>
        <w:tc>
          <w:tcPr>
            <w:tcW w:w="1757"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3560DB89" w14:textId="25774FC8" w:rsidR="6C43AED9" w:rsidRDefault="6C43AED9" w:rsidP="6C43AED9">
            <w:pPr>
              <w:spacing w:after="0"/>
              <w:jc w:val="both"/>
            </w:pPr>
            <w:r w:rsidRPr="6C43AED9">
              <w:rPr>
                <w:rFonts w:ascii="Arial" w:eastAsia="Arial" w:hAnsi="Arial" w:cs="Arial"/>
                <w:color w:val="000000" w:themeColor="text1"/>
                <w:sz w:val="20"/>
                <w:szCs w:val="20"/>
              </w:rPr>
              <w:t>Gobernanza</w:t>
            </w:r>
          </w:p>
        </w:tc>
      </w:tr>
      <w:tr w:rsidR="6C43AED9" w14:paraId="2AED1F06" w14:textId="77777777" w:rsidTr="6C43AED9">
        <w:trPr>
          <w:trHeight w:val="15"/>
        </w:trPr>
        <w:tc>
          <w:tcPr>
            <w:tcW w:w="1845"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08048AFA" w14:textId="30068EAC" w:rsidR="6C43AED9" w:rsidRDefault="6C43AED9" w:rsidP="6C43AED9">
            <w:pPr>
              <w:spacing w:after="0"/>
              <w:jc w:val="center"/>
            </w:pPr>
            <w:r w:rsidRPr="6C43AED9">
              <w:rPr>
                <w:rFonts w:ascii="Arial" w:eastAsia="Arial" w:hAnsi="Arial" w:cs="Arial"/>
                <w:color w:val="000000" w:themeColor="text1"/>
                <w:sz w:val="20"/>
                <w:szCs w:val="20"/>
              </w:rPr>
              <w:t>202300000000223</w:t>
            </w:r>
          </w:p>
        </w:tc>
        <w:tc>
          <w:tcPr>
            <w:tcW w:w="5233"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08774663" w14:textId="1F516788" w:rsidR="6C43AED9" w:rsidRDefault="6C43AED9" w:rsidP="6C43AED9">
            <w:pPr>
              <w:spacing w:after="0"/>
              <w:jc w:val="both"/>
            </w:pPr>
            <w:r w:rsidRPr="6C43AED9">
              <w:rPr>
                <w:rFonts w:ascii="Arial" w:eastAsia="Arial" w:hAnsi="Arial" w:cs="Arial"/>
                <w:color w:val="000000" w:themeColor="text1"/>
                <w:sz w:val="20"/>
                <w:szCs w:val="20"/>
              </w:rPr>
              <w:t>Mejoramiento de las habilidades, destrezas, conocimientos y percepciones en seguridad vial de los diferentes actores en la vía en el marco de la corresponsabilidad y la cultura del autocuidado Nacional</w:t>
            </w:r>
          </w:p>
        </w:tc>
        <w:tc>
          <w:tcPr>
            <w:tcW w:w="1757"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63322A95" w14:textId="5F752659" w:rsidR="6C43AED9" w:rsidRDefault="6C43AED9" w:rsidP="6C43AED9">
            <w:pPr>
              <w:spacing w:after="0"/>
              <w:jc w:val="both"/>
            </w:pPr>
            <w:r w:rsidRPr="6C43AED9">
              <w:rPr>
                <w:rFonts w:ascii="Arial" w:eastAsia="Arial" w:hAnsi="Arial" w:cs="Arial"/>
                <w:color w:val="000000" w:themeColor="text1"/>
                <w:sz w:val="20"/>
                <w:szCs w:val="20"/>
              </w:rPr>
              <w:t>Comportamiento Seguro</w:t>
            </w:r>
          </w:p>
        </w:tc>
      </w:tr>
      <w:tr w:rsidR="6C43AED9" w14:paraId="5393C65C" w14:textId="77777777" w:rsidTr="6C43AED9">
        <w:trPr>
          <w:trHeight w:val="15"/>
        </w:trPr>
        <w:tc>
          <w:tcPr>
            <w:tcW w:w="1845"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67AE71BF" w14:textId="5987D686" w:rsidR="6C43AED9" w:rsidRDefault="6C43AED9" w:rsidP="6C43AED9">
            <w:pPr>
              <w:spacing w:after="0"/>
              <w:jc w:val="center"/>
            </w:pPr>
            <w:r w:rsidRPr="6C43AED9">
              <w:rPr>
                <w:rFonts w:ascii="Arial" w:eastAsia="Arial" w:hAnsi="Arial" w:cs="Arial"/>
                <w:color w:val="000000" w:themeColor="text1"/>
                <w:sz w:val="20"/>
                <w:szCs w:val="20"/>
              </w:rPr>
              <w:t>202300000000225</w:t>
            </w:r>
          </w:p>
        </w:tc>
        <w:tc>
          <w:tcPr>
            <w:tcW w:w="5233"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00781C3E" w14:textId="4789EE2A" w:rsidR="6C43AED9" w:rsidRDefault="6C43AED9" w:rsidP="6C43AED9">
            <w:pPr>
              <w:spacing w:after="0"/>
              <w:jc w:val="both"/>
            </w:pPr>
            <w:r w:rsidRPr="6C43AED9">
              <w:rPr>
                <w:rFonts w:ascii="Arial" w:eastAsia="Arial" w:hAnsi="Arial" w:cs="Arial"/>
                <w:color w:val="000000" w:themeColor="text1"/>
                <w:sz w:val="20"/>
                <w:szCs w:val="20"/>
              </w:rPr>
              <w:t>Implementación de la Política Pública de Seguridad Vial para el fortalecimiento de herramientas de articulación para la planificación, ejecución y seguimiento de las estrategias orientadas a la seguridad vial de conformidad con el PNSV -   Nacional</w:t>
            </w:r>
          </w:p>
        </w:tc>
        <w:tc>
          <w:tcPr>
            <w:tcW w:w="1757"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72909A83" w14:textId="09EF5DDB" w:rsidR="6C43AED9" w:rsidRDefault="6C43AED9" w:rsidP="6C43AED9">
            <w:pPr>
              <w:spacing w:after="0"/>
              <w:jc w:val="both"/>
            </w:pPr>
            <w:r w:rsidRPr="6C43AED9">
              <w:rPr>
                <w:rFonts w:ascii="Arial" w:eastAsia="Arial" w:hAnsi="Arial" w:cs="Arial"/>
                <w:color w:val="000000" w:themeColor="text1"/>
                <w:sz w:val="20"/>
                <w:szCs w:val="20"/>
              </w:rPr>
              <w:t>Gobernanza</w:t>
            </w:r>
            <w:r>
              <w:br/>
            </w:r>
            <w:r w:rsidRPr="6C43AED9">
              <w:rPr>
                <w:rFonts w:ascii="Arial" w:eastAsia="Arial" w:hAnsi="Arial" w:cs="Arial"/>
                <w:color w:val="000000" w:themeColor="text1"/>
                <w:sz w:val="20"/>
                <w:szCs w:val="20"/>
              </w:rPr>
              <w:t xml:space="preserve"> Cumplimiento de Normas de Seguridad Vial</w:t>
            </w:r>
            <w:r>
              <w:br/>
            </w:r>
            <w:r w:rsidRPr="6C43AED9">
              <w:rPr>
                <w:rFonts w:ascii="Arial" w:eastAsia="Arial" w:hAnsi="Arial" w:cs="Arial"/>
                <w:color w:val="000000" w:themeColor="text1"/>
                <w:sz w:val="20"/>
                <w:szCs w:val="20"/>
              </w:rPr>
              <w:t xml:space="preserve"> Atención integral de víctimas</w:t>
            </w:r>
          </w:p>
        </w:tc>
      </w:tr>
    </w:tbl>
    <w:p w14:paraId="7F3B66EC" w14:textId="392B42AD" w:rsidR="3F4807CC" w:rsidRDefault="3F4807CC" w:rsidP="6C43AED9">
      <w:pPr>
        <w:tabs>
          <w:tab w:val="left" w:pos="1441"/>
        </w:tabs>
        <w:rPr>
          <w:rFonts w:ascii="Calibri" w:eastAsia="Calibri" w:hAnsi="Calibri" w:cs="Calibri"/>
          <w:color w:val="000000" w:themeColor="text1"/>
          <w:sz w:val="24"/>
          <w:szCs w:val="24"/>
        </w:rPr>
      </w:pPr>
    </w:p>
    <w:p w14:paraId="36D87A39" w14:textId="1AD6D699" w:rsidR="6296C5C7" w:rsidRDefault="08E85EC6" w:rsidP="079A1810">
      <w:pPr>
        <w:tabs>
          <w:tab w:val="left" w:pos="1441"/>
        </w:tabs>
        <w:jc w:val="both"/>
      </w:pPr>
      <w:r w:rsidRPr="079A1810">
        <w:rPr>
          <w:rFonts w:ascii="Calibri" w:eastAsia="Calibri" w:hAnsi="Calibri" w:cs="Calibri"/>
          <w:color w:val="000000" w:themeColor="text1"/>
          <w:sz w:val="24"/>
          <w:szCs w:val="24"/>
        </w:rPr>
        <w:t>De acuerdo con lo anterior, en la tabla de Avance alcanzado por área de acción y recursos ejecutados se muestra la ejecución de recursos aproximada de las vigencias 2023-2026 corte 31 de julio asociados a las áreas de acción del PNSV. Esta información se obtiene del cruce de los contratos suscritos en fiducia con la relación del área de acción que se referencio en el formato de Certificado de Validación de la Inversión – CVI que respalda cada contrato suscrito con recursos de inversión.</w:t>
      </w:r>
    </w:p>
    <w:p w14:paraId="090699DF" w14:textId="531308D2" w:rsidR="6296C5C7" w:rsidRDefault="14AB73C7" w:rsidP="079A1810">
      <w:pPr>
        <w:tabs>
          <w:tab w:val="left" w:pos="1441"/>
        </w:tabs>
        <w:rPr>
          <w:rFonts w:ascii="Calibri" w:eastAsia="Calibri" w:hAnsi="Calibri" w:cs="Calibri"/>
          <w:color w:val="000000" w:themeColor="text1"/>
          <w:sz w:val="24"/>
          <w:szCs w:val="24"/>
        </w:rPr>
      </w:pPr>
      <w:r w:rsidRPr="079A1810">
        <w:rPr>
          <w:rFonts w:ascii="Calibri" w:eastAsia="Calibri" w:hAnsi="Calibri" w:cs="Calibri"/>
          <w:color w:val="000000" w:themeColor="text1"/>
          <w:sz w:val="24"/>
          <w:szCs w:val="24"/>
        </w:rPr>
        <w:t>A continuación, se presenta la relación de los indicadores de cada área de acción que se encuentran pendientes</w:t>
      </w:r>
      <w:r w:rsidR="0A897E34" w:rsidRPr="079A1810">
        <w:rPr>
          <w:rFonts w:ascii="Calibri" w:eastAsia="Calibri" w:hAnsi="Calibri" w:cs="Calibri"/>
          <w:color w:val="000000" w:themeColor="text1"/>
          <w:sz w:val="24"/>
          <w:szCs w:val="24"/>
        </w:rPr>
        <w:t xml:space="preserve"> con corte al cierre de la vigencia 2025</w:t>
      </w:r>
      <w:r w:rsidRPr="079A1810">
        <w:rPr>
          <w:rFonts w:ascii="Calibri" w:eastAsia="Calibri" w:hAnsi="Calibri" w:cs="Calibri"/>
          <w:color w:val="000000" w:themeColor="text1"/>
          <w:sz w:val="24"/>
          <w:szCs w:val="24"/>
        </w:rPr>
        <w:t>:</w:t>
      </w:r>
    </w:p>
    <w:p w14:paraId="37EE6A55" w14:textId="10103093" w:rsidR="6296C5C7" w:rsidRDefault="6296C5C7" w:rsidP="2B3823C4">
      <w:pPr>
        <w:tabs>
          <w:tab w:val="left" w:pos="1441"/>
        </w:tabs>
        <w:jc w:val="center"/>
        <w:rPr>
          <w:rFonts w:ascii="Calibri" w:eastAsia="Calibri" w:hAnsi="Calibri" w:cs="Calibri"/>
          <w:color w:val="000000" w:themeColor="text1"/>
          <w:sz w:val="24"/>
          <w:szCs w:val="24"/>
        </w:rPr>
      </w:pPr>
      <w:r w:rsidRPr="2B3823C4">
        <w:rPr>
          <w:rFonts w:ascii="Calibri" w:eastAsia="Calibri" w:hAnsi="Calibri" w:cs="Calibri"/>
          <w:color w:val="000000" w:themeColor="text1"/>
          <w:sz w:val="24"/>
          <w:szCs w:val="24"/>
        </w:rPr>
        <w:t>Indicadores pendientes</w:t>
      </w:r>
    </w:p>
    <w:tbl>
      <w:tblPr>
        <w:tblW w:w="0" w:type="auto"/>
        <w:tblBorders>
          <w:top w:val="single" w:sz="6" w:space="0" w:color="auto"/>
          <w:left w:val="single" w:sz="6" w:space="0" w:color="auto"/>
          <w:bottom w:val="single" w:sz="6" w:space="0" w:color="auto"/>
          <w:right w:val="single" w:sz="6" w:space="0" w:color="auto"/>
        </w:tblBorders>
        <w:tblCellMar>
          <w:left w:w="10" w:type="dxa"/>
          <w:right w:w="10" w:type="dxa"/>
        </w:tblCellMar>
        <w:tblLook w:val="04A0" w:firstRow="1" w:lastRow="0" w:firstColumn="1" w:lastColumn="0" w:noHBand="0" w:noVBand="1"/>
      </w:tblPr>
      <w:tblGrid>
        <w:gridCol w:w="1880"/>
        <w:gridCol w:w="2199"/>
        <w:gridCol w:w="2334"/>
        <w:gridCol w:w="2411"/>
      </w:tblGrid>
      <w:tr w:rsidR="2B3823C4" w14:paraId="547DE705" w14:textId="77777777" w:rsidTr="00AE6806">
        <w:trPr>
          <w:trHeight w:val="300"/>
        </w:trPr>
        <w:tc>
          <w:tcPr>
            <w:tcW w:w="1880" w:type="dxa"/>
            <w:shd w:val="clear" w:color="auto" w:fill="D0CECE" w:themeFill="background2" w:themeFillShade="E6"/>
            <w:tcMar>
              <w:left w:w="105" w:type="dxa"/>
              <w:right w:w="105" w:type="dxa"/>
            </w:tcMar>
          </w:tcPr>
          <w:p w14:paraId="68F0F989" w14:textId="6E41A335" w:rsidR="2B3823C4" w:rsidRDefault="2B3823C4" w:rsidP="2B3823C4">
            <w:pPr>
              <w:tabs>
                <w:tab w:val="left" w:pos="1441"/>
              </w:tabs>
              <w:rPr>
                <w:rFonts w:ascii="Calibri" w:eastAsia="Calibri" w:hAnsi="Calibri" w:cs="Calibri"/>
                <w:sz w:val="24"/>
                <w:szCs w:val="24"/>
              </w:rPr>
            </w:pPr>
            <w:r w:rsidRPr="2B3823C4">
              <w:rPr>
                <w:rFonts w:ascii="Calibri" w:eastAsia="Calibri" w:hAnsi="Calibri" w:cs="Calibri"/>
                <w:b/>
                <w:bCs/>
                <w:sz w:val="24"/>
                <w:szCs w:val="24"/>
              </w:rPr>
              <w:t>Área de acción</w:t>
            </w:r>
          </w:p>
        </w:tc>
        <w:tc>
          <w:tcPr>
            <w:tcW w:w="2199" w:type="dxa"/>
            <w:shd w:val="clear" w:color="auto" w:fill="D0CECE" w:themeFill="background2" w:themeFillShade="E6"/>
            <w:tcMar>
              <w:left w:w="105" w:type="dxa"/>
              <w:right w:w="105" w:type="dxa"/>
            </w:tcMar>
          </w:tcPr>
          <w:p w14:paraId="73F52813" w14:textId="0F0BB438" w:rsidR="2B3823C4" w:rsidRDefault="2B3823C4" w:rsidP="2B3823C4">
            <w:pPr>
              <w:tabs>
                <w:tab w:val="left" w:pos="1441"/>
              </w:tabs>
              <w:rPr>
                <w:rFonts w:ascii="Calibri" w:eastAsia="Calibri" w:hAnsi="Calibri" w:cs="Calibri"/>
                <w:sz w:val="24"/>
                <w:szCs w:val="24"/>
              </w:rPr>
            </w:pPr>
            <w:r w:rsidRPr="2B3823C4">
              <w:rPr>
                <w:rFonts w:ascii="Calibri" w:eastAsia="Calibri" w:hAnsi="Calibri" w:cs="Calibri"/>
                <w:b/>
                <w:bCs/>
                <w:sz w:val="24"/>
                <w:szCs w:val="24"/>
              </w:rPr>
              <w:t xml:space="preserve">Indicador </w:t>
            </w:r>
          </w:p>
        </w:tc>
        <w:tc>
          <w:tcPr>
            <w:tcW w:w="2334" w:type="dxa"/>
            <w:shd w:val="clear" w:color="auto" w:fill="D0CECE" w:themeFill="background2" w:themeFillShade="E6"/>
            <w:tcMar>
              <w:left w:w="105" w:type="dxa"/>
              <w:right w:w="105" w:type="dxa"/>
            </w:tcMar>
          </w:tcPr>
          <w:p w14:paraId="1EF796D8" w14:textId="6F354D32" w:rsidR="2B3823C4" w:rsidRDefault="2B3823C4" w:rsidP="2B3823C4">
            <w:pPr>
              <w:tabs>
                <w:tab w:val="left" w:pos="1441"/>
              </w:tabs>
              <w:rPr>
                <w:rFonts w:ascii="Calibri" w:eastAsia="Calibri" w:hAnsi="Calibri" w:cs="Calibri"/>
                <w:sz w:val="24"/>
                <w:szCs w:val="24"/>
              </w:rPr>
            </w:pPr>
            <w:r w:rsidRPr="2B3823C4">
              <w:rPr>
                <w:rFonts w:ascii="Calibri" w:eastAsia="Calibri" w:hAnsi="Calibri" w:cs="Calibri"/>
                <w:b/>
                <w:bCs/>
                <w:sz w:val="24"/>
                <w:szCs w:val="24"/>
              </w:rPr>
              <w:t>Responsable</w:t>
            </w:r>
          </w:p>
        </w:tc>
        <w:tc>
          <w:tcPr>
            <w:tcW w:w="2411" w:type="dxa"/>
            <w:shd w:val="clear" w:color="auto" w:fill="D0CECE" w:themeFill="background2" w:themeFillShade="E6"/>
            <w:tcMar>
              <w:left w:w="105" w:type="dxa"/>
              <w:right w:w="105" w:type="dxa"/>
            </w:tcMar>
          </w:tcPr>
          <w:p w14:paraId="53195597" w14:textId="5B2E8081" w:rsidR="2B3823C4" w:rsidRDefault="2B3823C4" w:rsidP="2B3823C4">
            <w:pPr>
              <w:tabs>
                <w:tab w:val="left" w:pos="1441"/>
              </w:tabs>
              <w:rPr>
                <w:rFonts w:ascii="Calibri" w:eastAsia="Calibri" w:hAnsi="Calibri" w:cs="Calibri"/>
                <w:sz w:val="24"/>
                <w:szCs w:val="24"/>
              </w:rPr>
            </w:pPr>
            <w:r w:rsidRPr="2B3823C4">
              <w:rPr>
                <w:rFonts w:ascii="Calibri" w:eastAsia="Calibri" w:hAnsi="Calibri" w:cs="Calibri"/>
                <w:b/>
                <w:bCs/>
                <w:sz w:val="24"/>
                <w:szCs w:val="24"/>
              </w:rPr>
              <w:t>Observaciones</w:t>
            </w:r>
          </w:p>
        </w:tc>
      </w:tr>
      <w:tr w:rsidR="2B3823C4" w14:paraId="1227A3D4" w14:textId="77777777" w:rsidTr="00AE6806">
        <w:trPr>
          <w:trHeight w:val="300"/>
        </w:trPr>
        <w:tc>
          <w:tcPr>
            <w:tcW w:w="1880" w:type="dxa"/>
            <w:tcMar>
              <w:left w:w="105" w:type="dxa"/>
              <w:right w:w="105" w:type="dxa"/>
            </w:tcMar>
          </w:tcPr>
          <w:p w14:paraId="1EBE328B" w14:textId="17C141E3" w:rsidR="2B3823C4" w:rsidRDefault="2B3823C4" w:rsidP="2B3823C4">
            <w:pPr>
              <w:tabs>
                <w:tab w:val="left" w:pos="1441"/>
              </w:tabs>
              <w:rPr>
                <w:rFonts w:ascii="Calibri" w:eastAsia="Calibri" w:hAnsi="Calibri" w:cs="Calibri"/>
                <w:color w:val="000000" w:themeColor="text1"/>
                <w:lang w:val="es-ES"/>
              </w:rPr>
            </w:pPr>
            <w:r w:rsidRPr="2B3823C4">
              <w:rPr>
                <w:rFonts w:ascii="Calibri" w:eastAsia="Calibri" w:hAnsi="Calibri" w:cs="Calibri"/>
                <w:color w:val="000000" w:themeColor="text1"/>
              </w:rPr>
              <w:t>Atención Integral a Víctimas</w:t>
            </w:r>
          </w:p>
        </w:tc>
        <w:tc>
          <w:tcPr>
            <w:tcW w:w="2199" w:type="dxa"/>
            <w:tcMar>
              <w:left w:w="105" w:type="dxa"/>
              <w:right w:w="105" w:type="dxa"/>
            </w:tcMar>
          </w:tcPr>
          <w:p w14:paraId="0CDBBC87" w14:textId="68F05B5C" w:rsidR="2B3823C4" w:rsidRDefault="2B3823C4" w:rsidP="2B3823C4">
            <w:pPr>
              <w:tabs>
                <w:tab w:val="left" w:pos="1441"/>
              </w:tabs>
              <w:rPr>
                <w:rFonts w:ascii="Calibri" w:eastAsia="Calibri" w:hAnsi="Calibri" w:cs="Calibri"/>
                <w:color w:val="000000" w:themeColor="text1"/>
                <w:lang w:val="es-ES"/>
              </w:rPr>
            </w:pPr>
            <w:r w:rsidRPr="2B3823C4">
              <w:rPr>
                <w:rFonts w:ascii="Calibri" w:eastAsia="Calibri" w:hAnsi="Calibri" w:cs="Calibri"/>
                <w:color w:val="000000" w:themeColor="text1"/>
              </w:rPr>
              <w:t>Municipios de categoría 2 y 3 asistidos técnicamente en la implementación del Sistema de Emergencias Médicas.</w:t>
            </w:r>
          </w:p>
        </w:tc>
        <w:tc>
          <w:tcPr>
            <w:tcW w:w="2334" w:type="dxa"/>
            <w:tcMar>
              <w:left w:w="105" w:type="dxa"/>
              <w:right w:w="105" w:type="dxa"/>
            </w:tcMar>
          </w:tcPr>
          <w:p w14:paraId="557EEC93" w14:textId="04D6D854" w:rsidR="2B3823C4" w:rsidRDefault="2B3823C4" w:rsidP="2B3823C4">
            <w:pPr>
              <w:tabs>
                <w:tab w:val="left" w:pos="1441"/>
              </w:tabs>
              <w:rPr>
                <w:rFonts w:ascii="Calibri" w:eastAsia="Calibri" w:hAnsi="Calibri" w:cs="Calibri"/>
                <w:color w:val="000000" w:themeColor="text1"/>
                <w:lang w:val="es-ES"/>
              </w:rPr>
            </w:pPr>
            <w:r w:rsidRPr="2B3823C4">
              <w:rPr>
                <w:rFonts w:ascii="Calibri" w:eastAsia="Calibri" w:hAnsi="Calibri" w:cs="Calibri"/>
                <w:color w:val="000000" w:themeColor="text1"/>
              </w:rPr>
              <w:t>Ministerio de Salud y Protección Social</w:t>
            </w:r>
          </w:p>
        </w:tc>
        <w:tc>
          <w:tcPr>
            <w:tcW w:w="2411" w:type="dxa"/>
            <w:tcMar>
              <w:left w:w="105" w:type="dxa"/>
              <w:right w:w="105" w:type="dxa"/>
            </w:tcMar>
          </w:tcPr>
          <w:p w14:paraId="2018A50F" w14:textId="7AA7BAE5" w:rsidR="2B3823C4" w:rsidRDefault="015C752D" w:rsidP="0E9C0B76">
            <w:pPr>
              <w:tabs>
                <w:tab w:val="left" w:pos="1441"/>
              </w:tabs>
            </w:pPr>
            <w:commentRangeStart w:id="2"/>
            <w:commentRangeStart w:id="3"/>
            <w:r w:rsidRPr="0E9C0B76">
              <w:rPr>
                <w:rFonts w:ascii="Calibri" w:eastAsia="Calibri" w:hAnsi="Calibri" w:cs="Calibri"/>
                <w:color w:val="000000" w:themeColor="text1"/>
                <w:sz w:val="24"/>
                <w:szCs w:val="24"/>
              </w:rPr>
              <w:t xml:space="preserve">Indicador sin reporte de avance por parte del responsable. </w:t>
            </w:r>
            <w:r w:rsidRPr="0E9C0B76">
              <w:rPr>
                <w:rFonts w:ascii="Calibri" w:eastAsia="Calibri" w:hAnsi="Calibri" w:cs="Calibri"/>
                <w:sz w:val="24"/>
                <w:szCs w:val="24"/>
              </w:rPr>
              <w:t xml:space="preserve"> </w:t>
            </w:r>
          </w:p>
          <w:commentRangeEnd w:id="2"/>
          <w:p w14:paraId="702B2F9B" w14:textId="7274210A" w:rsidR="2B3823C4" w:rsidRDefault="2B3823C4" w:rsidP="2B3823C4">
            <w:pPr>
              <w:tabs>
                <w:tab w:val="left" w:pos="1441"/>
              </w:tabs>
              <w:rPr>
                <w:rFonts w:ascii="Calibri" w:eastAsia="Calibri" w:hAnsi="Calibri" w:cs="Calibri"/>
                <w:sz w:val="24"/>
                <w:szCs w:val="24"/>
              </w:rPr>
            </w:pPr>
            <w:r w:rsidRPr="593F852F">
              <w:rPr>
                <w:rStyle w:val="Refdecomentario"/>
                <w:rFonts w:ascii="Calibri" w:eastAsia="Calibri" w:hAnsi="Calibri" w:cs="Calibri"/>
                <w:sz w:val="24"/>
                <w:szCs w:val="24"/>
              </w:rPr>
              <w:commentReference w:id="2"/>
            </w:r>
            <w:commentRangeEnd w:id="3"/>
            <w:r w:rsidRPr="593F852F">
              <w:rPr>
                <w:rStyle w:val="Refdecomentario"/>
                <w:rFonts w:ascii="Calibri" w:eastAsia="Calibri" w:hAnsi="Calibri" w:cs="Calibri"/>
                <w:sz w:val="24"/>
                <w:szCs w:val="24"/>
              </w:rPr>
              <w:commentReference w:id="3"/>
            </w:r>
            <w:r w:rsidR="5291FC2D" w:rsidRPr="593F852F">
              <w:rPr>
                <w:rFonts w:ascii="Calibri" w:eastAsia="Calibri" w:hAnsi="Calibri" w:cs="Calibri"/>
                <w:sz w:val="24"/>
                <w:szCs w:val="24"/>
              </w:rPr>
              <w:t>Se realizaron mesas de articulación con el Ministerio de Salud durante la vigencia 2025-2026 con el objeto de orientar</w:t>
            </w:r>
            <w:r w:rsidR="41B8D469" w:rsidRPr="593F852F">
              <w:rPr>
                <w:rFonts w:ascii="Calibri" w:eastAsia="Calibri" w:hAnsi="Calibri" w:cs="Calibri"/>
                <w:sz w:val="24"/>
                <w:szCs w:val="24"/>
              </w:rPr>
              <w:t xml:space="preserve">los en el </w:t>
            </w:r>
            <w:r w:rsidR="2C0AA4EC" w:rsidRPr="593F852F">
              <w:rPr>
                <w:rFonts w:ascii="Calibri" w:eastAsia="Calibri" w:hAnsi="Calibri" w:cs="Calibri"/>
                <w:sz w:val="24"/>
                <w:szCs w:val="24"/>
              </w:rPr>
              <w:t>cumplimiento</w:t>
            </w:r>
            <w:r w:rsidR="41B8D469" w:rsidRPr="593F852F">
              <w:rPr>
                <w:rFonts w:ascii="Calibri" w:eastAsia="Calibri" w:hAnsi="Calibri" w:cs="Calibri"/>
                <w:sz w:val="24"/>
                <w:szCs w:val="24"/>
              </w:rPr>
              <w:t xml:space="preserve"> </w:t>
            </w:r>
            <w:r w:rsidR="41B8D469" w:rsidRPr="593F852F">
              <w:rPr>
                <w:rFonts w:ascii="Calibri" w:eastAsia="Calibri" w:hAnsi="Calibri" w:cs="Calibri"/>
                <w:sz w:val="24"/>
                <w:szCs w:val="24"/>
              </w:rPr>
              <w:lastRenderedPageBreak/>
              <w:t>que deben dar al indicador, además de realizar los requerimientos formales de monitoreo para su cumplimiento por parte de la ANSV.</w:t>
            </w:r>
          </w:p>
        </w:tc>
      </w:tr>
      <w:tr w:rsidR="2B3823C4" w14:paraId="5AF29DAF" w14:textId="77777777" w:rsidTr="00AE6806">
        <w:trPr>
          <w:trHeight w:val="300"/>
        </w:trPr>
        <w:tc>
          <w:tcPr>
            <w:tcW w:w="1880" w:type="dxa"/>
            <w:tcMar>
              <w:left w:w="105" w:type="dxa"/>
              <w:right w:w="105" w:type="dxa"/>
            </w:tcMar>
          </w:tcPr>
          <w:p w14:paraId="79706A66" w14:textId="517D8949" w:rsidR="2B3823C4" w:rsidRDefault="2B3823C4" w:rsidP="2B3823C4">
            <w:pPr>
              <w:tabs>
                <w:tab w:val="left" w:pos="1441"/>
              </w:tabs>
              <w:rPr>
                <w:rFonts w:ascii="Calibri" w:eastAsia="Calibri" w:hAnsi="Calibri" w:cs="Calibri"/>
                <w:color w:val="000000" w:themeColor="text1"/>
                <w:lang w:val="es-ES"/>
              </w:rPr>
            </w:pPr>
            <w:r w:rsidRPr="2B3823C4">
              <w:rPr>
                <w:rFonts w:ascii="Calibri" w:eastAsia="Calibri" w:hAnsi="Calibri" w:cs="Calibri"/>
                <w:color w:val="000000" w:themeColor="text1"/>
              </w:rPr>
              <w:lastRenderedPageBreak/>
              <w:t>Atención Integral a Víctimas</w:t>
            </w:r>
          </w:p>
          <w:p w14:paraId="113C6308" w14:textId="5DD42EC0" w:rsidR="2B3823C4" w:rsidRDefault="2B3823C4" w:rsidP="2B3823C4">
            <w:pPr>
              <w:tabs>
                <w:tab w:val="left" w:pos="1441"/>
              </w:tabs>
              <w:rPr>
                <w:rFonts w:ascii="Calibri" w:eastAsia="Calibri" w:hAnsi="Calibri" w:cs="Calibri"/>
                <w:sz w:val="24"/>
                <w:szCs w:val="24"/>
                <w:lang w:val="es-ES"/>
              </w:rPr>
            </w:pPr>
          </w:p>
        </w:tc>
        <w:tc>
          <w:tcPr>
            <w:tcW w:w="2199" w:type="dxa"/>
            <w:tcMar>
              <w:left w:w="105" w:type="dxa"/>
              <w:right w:w="105" w:type="dxa"/>
            </w:tcMar>
          </w:tcPr>
          <w:p w14:paraId="65326FDC" w14:textId="2A1A9756" w:rsidR="2B3823C4" w:rsidRDefault="2B3823C4" w:rsidP="2B3823C4">
            <w:pPr>
              <w:tabs>
                <w:tab w:val="left" w:pos="1441"/>
              </w:tabs>
              <w:rPr>
                <w:rFonts w:ascii="Calibri" w:eastAsia="Calibri" w:hAnsi="Calibri" w:cs="Calibri"/>
                <w:color w:val="000000" w:themeColor="text1"/>
                <w:lang w:val="es-ES"/>
              </w:rPr>
            </w:pPr>
            <w:r w:rsidRPr="2B3823C4">
              <w:rPr>
                <w:rFonts w:ascii="Calibri" w:eastAsia="Calibri" w:hAnsi="Calibri" w:cs="Calibri"/>
                <w:color w:val="000000" w:themeColor="text1"/>
              </w:rPr>
              <w:t>Municipios con Número Único de Seguridad y Emergencias - NUSE articulado con el Sistema de Emergencias Médicas.</w:t>
            </w:r>
          </w:p>
        </w:tc>
        <w:tc>
          <w:tcPr>
            <w:tcW w:w="2334" w:type="dxa"/>
            <w:tcMar>
              <w:left w:w="105" w:type="dxa"/>
              <w:right w:w="105" w:type="dxa"/>
            </w:tcMar>
          </w:tcPr>
          <w:p w14:paraId="4175D6AB" w14:textId="54D12D27" w:rsidR="2B3823C4" w:rsidRDefault="2B3823C4" w:rsidP="2B3823C4">
            <w:pPr>
              <w:tabs>
                <w:tab w:val="left" w:pos="1441"/>
              </w:tabs>
              <w:rPr>
                <w:rFonts w:ascii="Calibri" w:eastAsia="Calibri" w:hAnsi="Calibri" w:cs="Calibri"/>
                <w:color w:val="000000" w:themeColor="text1"/>
                <w:lang w:val="es-ES"/>
              </w:rPr>
            </w:pPr>
            <w:r w:rsidRPr="2B3823C4">
              <w:rPr>
                <w:rFonts w:ascii="Calibri" w:eastAsia="Calibri" w:hAnsi="Calibri" w:cs="Calibri"/>
                <w:color w:val="000000" w:themeColor="text1"/>
              </w:rPr>
              <w:t>Ministerio de Salud y Protección Social</w:t>
            </w:r>
          </w:p>
          <w:p w14:paraId="59CEA4C5" w14:textId="7A70D059" w:rsidR="2B3823C4" w:rsidRDefault="2B3823C4" w:rsidP="2B3823C4">
            <w:pPr>
              <w:tabs>
                <w:tab w:val="left" w:pos="1441"/>
              </w:tabs>
              <w:rPr>
                <w:rFonts w:ascii="Calibri" w:eastAsia="Calibri" w:hAnsi="Calibri" w:cs="Calibri"/>
                <w:sz w:val="24"/>
                <w:szCs w:val="24"/>
                <w:lang w:val="es-ES"/>
              </w:rPr>
            </w:pPr>
          </w:p>
        </w:tc>
        <w:tc>
          <w:tcPr>
            <w:tcW w:w="2411" w:type="dxa"/>
            <w:tcMar>
              <w:left w:w="105" w:type="dxa"/>
              <w:right w:w="105" w:type="dxa"/>
            </w:tcMar>
          </w:tcPr>
          <w:p w14:paraId="75F80AEA" w14:textId="41D6F5E4" w:rsidR="2B3823C4" w:rsidRDefault="528DFD9F" w:rsidP="48CC6C1C">
            <w:pPr>
              <w:tabs>
                <w:tab w:val="left" w:pos="1441"/>
              </w:tabs>
            </w:pPr>
            <w:r w:rsidRPr="48CC6C1C">
              <w:rPr>
                <w:rFonts w:ascii="Calibri" w:eastAsia="Calibri" w:hAnsi="Calibri" w:cs="Calibri"/>
                <w:color w:val="000000" w:themeColor="text1"/>
                <w:sz w:val="24"/>
                <w:szCs w:val="24"/>
              </w:rPr>
              <w:t>Indicador sin reporte de avance por parte del responsable</w:t>
            </w:r>
            <w:r w:rsidR="00B3694C">
              <w:rPr>
                <w:rFonts w:ascii="Calibri" w:eastAsia="Calibri" w:hAnsi="Calibri" w:cs="Calibri"/>
                <w:color w:val="000000" w:themeColor="text1"/>
                <w:sz w:val="24"/>
                <w:szCs w:val="24"/>
              </w:rPr>
              <w:t xml:space="preserve"> Ministerio de Salud</w:t>
            </w:r>
            <w:r w:rsidRPr="48CC6C1C">
              <w:rPr>
                <w:rFonts w:ascii="Calibri" w:eastAsia="Calibri" w:hAnsi="Calibri" w:cs="Calibri"/>
                <w:color w:val="000000" w:themeColor="text1"/>
                <w:sz w:val="24"/>
                <w:szCs w:val="24"/>
              </w:rPr>
              <w:t xml:space="preserve">. </w:t>
            </w:r>
            <w:r w:rsidRPr="48CC6C1C">
              <w:rPr>
                <w:rFonts w:ascii="Calibri" w:eastAsia="Calibri" w:hAnsi="Calibri" w:cs="Calibri"/>
                <w:sz w:val="24"/>
                <w:szCs w:val="24"/>
                <w:lang w:val="es-ES"/>
              </w:rPr>
              <w:t xml:space="preserve"> </w:t>
            </w:r>
          </w:p>
          <w:p w14:paraId="7AB366D8" w14:textId="7DFF02C1" w:rsidR="2B3823C4" w:rsidRDefault="2B3823C4" w:rsidP="2B3823C4">
            <w:pPr>
              <w:tabs>
                <w:tab w:val="left" w:pos="1441"/>
              </w:tabs>
              <w:rPr>
                <w:rFonts w:ascii="Calibri" w:eastAsia="Calibri" w:hAnsi="Calibri" w:cs="Calibri"/>
                <w:sz w:val="24"/>
                <w:szCs w:val="24"/>
                <w:lang w:val="es-ES"/>
              </w:rPr>
            </w:pPr>
            <w:commentRangeStart w:id="6"/>
            <w:commentRangeStart w:id="7"/>
            <w:commentRangeEnd w:id="6"/>
            <w:r w:rsidRPr="593F852F">
              <w:rPr>
                <w:rStyle w:val="Refdecomentario"/>
                <w:rFonts w:ascii="Calibri" w:eastAsia="Calibri" w:hAnsi="Calibri" w:cs="Calibri"/>
                <w:sz w:val="24"/>
                <w:szCs w:val="24"/>
              </w:rPr>
              <w:commentReference w:id="6"/>
            </w:r>
            <w:commentRangeEnd w:id="7"/>
            <w:r w:rsidRPr="593F852F">
              <w:rPr>
                <w:rStyle w:val="Refdecomentario"/>
                <w:rFonts w:ascii="Calibri" w:eastAsia="Calibri" w:hAnsi="Calibri" w:cs="Calibri"/>
                <w:sz w:val="24"/>
                <w:szCs w:val="24"/>
              </w:rPr>
              <w:commentReference w:id="7"/>
            </w:r>
            <w:r w:rsidR="2674123B" w:rsidRPr="593F852F">
              <w:rPr>
                <w:rFonts w:ascii="Calibri" w:eastAsia="Calibri" w:hAnsi="Calibri" w:cs="Calibri"/>
                <w:sz w:val="24"/>
                <w:szCs w:val="24"/>
              </w:rPr>
              <w:t xml:space="preserve">Se realizaron mesas de articulación con el Ministerio de Salud durante la vigencia 2025-2026 con el objeto de orientarlos en el </w:t>
            </w:r>
            <w:r w:rsidR="08EB0011" w:rsidRPr="593F852F">
              <w:rPr>
                <w:rFonts w:ascii="Calibri" w:eastAsia="Calibri" w:hAnsi="Calibri" w:cs="Calibri"/>
                <w:sz w:val="24"/>
                <w:szCs w:val="24"/>
              </w:rPr>
              <w:t>cumplimiento</w:t>
            </w:r>
            <w:r w:rsidR="2674123B" w:rsidRPr="593F852F">
              <w:rPr>
                <w:rFonts w:ascii="Calibri" w:eastAsia="Calibri" w:hAnsi="Calibri" w:cs="Calibri"/>
                <w:sz w:val="24"/>
                <w:szCs w:val="24"/>
              </w:rPr>
              <w:t xml:space="preserve"> que deben dar al indicador, además de realizar los requerimientos formales de monitoreo para su cumplimiento </w:t>
            </w:r>
            <w:r w:rsidR="00B3694C">
              <w:rPr>
                <w:rFonts w:ascii="Calibri" w:eastAsia="Calibri" w:hAnsi="Calibri" w:cs="Calibri"/>
                <w:sz w:val="24"/>
                <w:szCs w:val="24"/>
              </w:rPr>
              <w:t>sin respuesta a la fechas.</w:t>
            </w:r>
          </w:p>
        </w:tc>
      </w:tr>
      <w:tr w:rsidR="2B3823C4" w14:paraId="32A1239F" w14:textId="77777777" w:rsidTr="00AE6806">
        <w:trPr>
          <w:trHeight w:val="300"/>
        </w:trPr>
        <w:tc>
          <w:tcPr>
            <w:tcW w:w="1880" w:type="dxa"/>
            <w:tcMar>
              <w:left w:w="105" w:type="dxa"/>
              <w:right w:w="105" w:type="dxa"/>
            </w:tcMar>
          </w:tcPr>
          <w:p w14:paraId="33737465" w14:textId="4A4C7249" w:rsidR="2B3823C4" w:rsidRDefault="2B3823C4" w:rsidP="2B3823C4">
            <w:pPr>
              <w:tabs>
                <w:tab w:val="left" w:pos="1441"/>
              </w:tabs>
              <w:rPr>
                <w:rFonts w:ascii="Calibri" w:eastAsia="Calibri" w:hAnsi="Calibri" w:cs="Calibri"/>
                <w:sz w:val="24"/>
                <w:szCs w:val="24"/>
              </w:rPr>
            </w:pPr>
            <w:r w:rsidRPr="2B3823C4">
              <w:rPr>
                <w:rFonts w:ascii="Calibri" w:eastAsia="Calibri" w:hAnsi="Calibri" w:cs="Calibri"/>
                <w:sz w:val="24"/>
                <w:szCs w:val="24"/>
              </w:rPr>
              <w:t>*Indicador de resultado final</w:t>
            </w:r>
          </w:p>
        </w:tc>
        <w:tc>
          <w:tcPr>
            <w:tcW w:w="2199" w:type="dxa"/>
            <w:tcMar>
              <w:left w:w="105" w:type="dxa"/>
              <w:right w:w="105" w:type="dxa"/>
            </w:tcMar>
          </w:tcPr>
          <w:p w14:paraId="018DA762" w14:textId="2B7E8591" w:rsidR="2B3823C4" w:rsidRDefault="2B3823C4" w:rsidP="2B3823C4">
            <w:pPr>
              <w:tabs>
                <w:tab w:val="left" w:pos="1441"/>
              </w:tabs>
              <w:rPr>
                <w:rFonts w:ascii="Calibri" w:eastAsia="Calibri" w:hAnsi="Calibri" w:cs="Calibri"/>
                <w:color w:val="000000" w:themeColor="text1"/>
                <w:lang w:val="es-ES"/>
              </w:rPr>
            </w:pPr>
            <w:r w:rsidRPr="1BF7E922">
              <w:rPr>
                <w:rFonts w:ascii="Calibri" w:eastAsia="Calibri" w:hAnsi="Calibri" w:cs="Calibri"/>
                <w:color w:val="000000" w:themeColor="text1"/>
              </w:rPr>
              <w:t xml:space="preserve">Lesionados graves en siniestros viales (por cada 100.000 </w:t>
            </w:r>
            <w:r w:rsidRPr="1BF7E922">
              <w:rPr>
                <w:rFonts w:ascii="Calibri" w:eastAsia="Calibri" w:hAnsi="Calibri" w:cs="Calibri"/>
                <w:b/>
                <w:bCs/>
                <w:color w:val="000000" w:themeColor="text1"/>
              </w:rPr>
              <w:t>habitantes</w:t>
            </w:r>
            <w:r w:rsidRPr="1BF7E922">
              <w:rPr>
                <w:rFonts w:ascii="Calibri" w:eastAsia="Calibri" w:hAnsi="Calibri" w:cs="Calibri"/>
                <w:color w:val="000000" w:themeColor="text1"/>
              </w:rPr>
              <w:t>)</w:t>
            </w:r>
          </w:p>
        </w:tc>
        <w:tc>
          <w:tcPr>
            <w:tcW w:w="2334" w:type="dxa"/>
            <w:tcMar>
              <w:left w:w="105" w:type="dxa"/>
              <w:right w:w="105" w:type="dxa"/>
            </w:tcMar>
          </w:tcPr>
          <w:p w14:paraId="441B823E" w14:textId="63673365" w:rsidR="2B3823C4" w:rsidRDefault="2B3823C4" w:rsidP="2B3823C4">
            <w:pPr>
              <w:tabs>
                <w:tab w:val="left" w:pos="1441"/>
              </w:tabs>
              <w:rPr>
                <w:rFonts w:ascii="Calibri" w:eastAsia="Calibri" w:hAnsi="Calibri" w:cs="Calibri"/>
                <w:color w:val="000000" w:themeColor="text1"/>
                <w:lang w:val="es-ES"/>
              </w:rPr>
            </w:pPr>
            <w:r w:rsidRPr="2B3823C4">
              <w:rPr>
                <w:rFonts w:ascii="Calibri" w:eastAsia="Calibri" w:hAnsi="Calibri" w:cs="Calibri"/>
                <w:color w:val="000000" w:themeColor="text1"/>
              </w:rPr>
              <w:t>Ministerio de Salud y Protección Social</w:t>
            </w:r>
          </w:p>
          <w:p w14:paraId="25E33D0A" w14:textId="314109A6" w:rsidR="2B3823C4" w:rsidRDefault="2B3823C4" w:rsidP="2B3823C4">
            <w:pPr>
              <w:tabs>
                <w:tab w:val="left" w:pos="1441"/>
              </w:tabs>
              <w:rPr>
                <w:rFonts w:ascii="Calibri" w:eastAsia="Calibri" w:hAnsi="Calibri" w:cs="Calibri"/>
                <w:sz w:val="24"/>
                <w:szCs w:val="24"/>
                <w:lang w:val="es-ES"/>
              </w:rPr>
            </w:pPr>
          </w:p>
        </w:tc>
        <w:tc>
          <w:tcPr>
            <w:tcW w:w="2411" w:type="dxa"/>
            <w:tcMar>
              <w:left w:w="105" w:type="dxa"/>
              <w:right w:w="105" w:type="dxa"/>
            </w:tcMar>
          </w:tcPr>
          <w:p w14:paraId="0F8C8001" w14:textId="11468B0D" w:rsidR="2B3823C4" w:rsidRDefault="362F2605" w:rsidP="48CC6C1C">
            <w:pPr>
              <w:tabs>
                <w:tab w:val="left" w:pos="1441"/>
              </w:tabs>
            </w:pPr>
            <w:r w:rsidRPr="48CC6C1C">
              <w:rPr>
                <w:rFonts w:ascii="Calibri" w:eastAsia="Calibri" w:hAnsi="Calibri" w:cs="Calibri"/>
                <w:color w:val="000000" w:themeColor="text1"/>
                <w:sz w:val="24"/>
                <w:szCs w:val="24"/>
              </w:rPr>
              <w:t xml:space="preserve">Indicador sin reporte de avance por parte del responsable. </w:t>
            </w:r>
            <w:r w:rsidRPr="48CC6C1C">
              <w:rPr>
                <w:rFonts w:ascii="Calibri" w:eastAsia="Calibri" w:hAnsi="Calibri" w:cs="Calibri"/>
                <w:sz w:val="24"/>
                <w:szCs w:val="24"/>
                <w:lang w:val="es-ES"/>
              </w:rPr>
              <w:t xml:space="preserve"> </w:t>
            </w:r>
          </w:p>
          <w:p w14:paraId="3133F3EB" w14:textId="4BA5952E" w:rsidR="2B3823C4" w:rsidRDefault="2B3823C4" w:rsidP="2B3823C4">
            <w:pPr>
              <w:tabs>
                <w:tab w:val="left" w:pos="1441"/>
              </w:tabs>
              <w:rPr>
                <w:rFonts w:ascii="Calibri" w:eastAsia="Calibri" w:hAnsi="Calibri" w:cs="Calibri"/>
                <w:sz w:val="24"/>
                <w:szCs w:val="24"/>
                <w:lang w:val="es-ES"/>
              </w:rPr>
            </w:pPr>
            <w:commentRangeStart w:id="10"/>
            <w:commentRangeStart w:id="11"/>
            <w:commentRangeStart w:id="12"/>
            <w:commentRangeEnd w:id="10"/>
            <w:r w:rsidRPr="593F852F">
              <w:rPr>
                <w:rStyle w:val="Refdecomentario"/>
                <w:rFonts w:ascii="Calibri" w:eastAsia="Calibri" w:hAnsi="Calibri" w:cs="Calibri"/>
                <w:sz w:val="24"/>
                <w:szCs w:val="24"/>
              </w:rPr>
              <w:commentReference w:id="10"/>
            </w:r>
            <w:commentRangeEnd w:id="11"/>
            <w:r w:rsidRPr="593F852F">
              <w:rPr>
                <w:rStyle w:val="Refdecomentario"/>
                <w:rFonts w:ascii="Calibri" w:eastAsia="Calibri" w:hAnsi="Calibri" w:cs="Calibri"/>
                <w:sz w:val="24"/>
                <w:szCs w:val="24"/>
              </w:rPr>
              <w:commentReference w:id="11"/>
            </w:r>
            <w:commentRangeEnd w:id="12"/>
            <w:r w:rsidRPr="593F852F">
              <w:rPr>
                <w:rStyle w:val="Refdecomentario"/>
                <w:rFonts w:ascii="Calibri" w:eastAsia="Calibri" w:hAnsi="Calibri" w:cs="Calibri"/>
                <w:sz w:val="24"/>
                <w:szCs w:val="24"/>
              </w:rPr>
              <w:commentReference w:id="12"/>
            </w:r>
            <w:r w:rsidR="2A7FFC27" w:rsidRPr="593F852F">
              <w:rPr>
                <w:rFonts w:ascii="Calibri" w:eastAsia="Calibri" w:hAnsi="Calibri" w:cs="Calibri"/>
                <w:sz w:val="24"/>
                <w:szCs w:val="24"/>
              </w:rPr>
              <w:t xml:space="preserve">Se realizaron mesas de articulación con el Ministerio de Salud durante la vigencia 2025-2026 con el objeto de orientarlos en el </w:t>
            </w:r>
            <w:r w:rsidR="426748AF" w:rsidRPr="593F852F">
              <w:rPr>
                <w:rFonts w:ascii="Calibri" w:eastAsia="Calibri" w:hAnsi="Calibri" w:cs="Calibri"/>
                <w:sz w:val="24"/>
                <w:szCs w:val="24"/>
              </w:rPr>
              <w:t>cumplimiento</w:t>
            </w:r>
            <w:r w:rsidR="2A7FFC27" w:rsidRPr="593F852F">
              <w:rPr>
                <w:rFonts w:ascii="Calibri" w:eastAsia="Calibri" w:hAnsi="Calibri" w:cs="Calibri"/>
                <w:sz w:val="24"/>
                <w:szCs w:val="24"/>
              </w:rPr>
              <w:t xml:space="preserve"> que deben dar al indicador, además de realizar los requerimientos formales de </w:t>
            </w:r>
            <w:r w:rsidR="2A7FFC27" w:rsidRPr="593F852F">
              <w:rPr>
                <w:rFonts w:ascii="Calibri" w:eastAsia="Calibri" w:hAnsi="Calibri" w:cs="Calibri"/>
                <w:sz w:val="24"/>
                <w:szCs w:val="24"/>
              </w:rPr>
              <w:lastRenderedPageBreak/>
              <w:t>monitoreo para su cumplimiento por</w:t>
            </w:r>
          </w:p>
        </w:tc>
      </w:tr>
      <w:tr w:rsidR="2B3823C4" w14:paraId="65606031" w14:textId="77777777" w:rsidTr="00AE6806">
        <w:trPr>
          <w:trHeight w:val="300"/>
        </w:trPr>
        <w:tc>
          <w:tcPr>
            <w:tcW w:w="1880" w:type="dxa"/>
            <w:tcMar>
              <w:left w:w="105" w:type="dxa"/>
              <w:right w:w="105" w:type="dxa"/>
            </w:tcMar>
          </w:tcPr>
          <w:p w14:paraId="30F77DBB" w14:textId="2C82D617" w:rsidR="2B3823C4" w:rsidRDefault="2B3823C4" w:rsidP="2B3823C4">
            <w:pPr>
              <w:shd w:val="clear" w:color="auto" w:fill="FFFFFF" w:themeFill="background1"/>
              <w:rPr>
                <w:rFonts w:ascii="Calibri" w:eastAsia="Calibri" w:hAnsi="Calibri" w:cs="Calibri"/>
                <w:color w:val="000000" w:themeColor="text1"/>
                <w:lang w:val="es-ES"/>
              </w:rPr>
            </w:pPr>
          </w:p>
        </w:tc>
        <w:tc>
          <w:tcPr>
            <w:tcW w:w="2199" w:type="dxa"/>
            <w:tcMar>
              <w:left w:w="105" w:type="dxa"/>
              <w:right w:w="105" w:type="dxa"/>
            </w:tcMar>
          </w:tcPr>
          <w:p w14:paraId="22D51A97" w14:textId="65D3BB89" w:rsidR="2B3823C4" w:rsidRDefault="2B3823C4" w:rsidP="2B3823C4">
            <w:pPr>
              <w:tabs>
                <w:tab w:val="left" w:pos="1441"/>
              </w:tabs>
              <w:rPr>
                <w:rFonts w:ascii="Calibri" w:eastAsia="Calibri" w:hAnsi="Calibri" w:cs="Calibri"/>
                <w:color w:val="000000" w:themeColor="text1"/>
                <w:highlight w:val="yellow"/>
                <w:lang w:val="es-ES"/>
              </w:rPr>
            </w:pPr>
          </w:p>
        </w:tc>
        <w:tc>
          <w:tcPr>
            <w:tcW w:w="2334" w:type="dxa"/>
            <w:tcMar>
              <w:left w:w="105" w:type="dxa"/>
              <w:right w:w="105" w:type="dxa"/>
            </w:tcMar>
          </w:tcPr>
          <w:p w14:paraId="0F8C7A80" w14:textId="21D0E451" w:rsidR="2B3823C4" w:rsidRDefault="2B3823C4" w:rsidP="2B3823C4">
            <w:pPr>
              <w:tabs>
                <w:tab w:val="left" w:pos="1441"/>
              </w:tabs>
              <w:rPr>
                <w:rFonts w:ascii="Calibri" w:eastAsia="Calibri" w:hAnsi="Calibri" w:cs="Calibri"/>
                <w:color w:val="000000" w:themeColor="text1"/>
                <w:lang w:val="es-ES"/>
              </w:rPr>
            </w:pPr>
          </w:p>
        </w:tc>
        <w:tc>
          <w:tcPr>
            <w:tcW w:w="2411" w:type="dxa"/>
            <w:tcMar>
              <w:left w:w="105" w:type="dxa"/>
              <w:right w:w="105" w:type="dxa"/>
            </w:tcMar>
          </w:tcPr>
          <w:p w14:paraId="0CFFA473" w14:textId="22EA51E5" w:rsidR="2B3823C4" w:rsidRDefault="2B3823C4" w:rsidP="2B3823C4">
            <w:pPr>
              <w:tabs>
                <w:tab w:val="left" w:pos="1441"/>
              </w:tabs>
              <w:rPr>
                <w:rFonts w:ascii="Calibri" w:eastAsia="Calibri" w:hAnsi="Calibri" w:cs="Calibri"/>
                <w:color w:val="000000" w:themeColor="text1"/>
                <w:lang w:val="es-ES"/>
              </w:rPr>
            </w:pPr>
          </w:p>
        </w:tc>
      </w:tr>
      <w:tr w:rsidR="2B3823C4" w14:paraId="5F637FD8" w14:textId="77777777" w:rsidTr="00AE6806">
        <w:trPr>
          <w:trHeight w:val="300"/>
        </w:trPr>
        <w:tc>
          <w:tcPr>
            <w:tcW w:w="1880" w:type="dxa"/>
            <w:tcMar>
              <w:left w:w="105" w:type="dxa"/>
              <w:right w:w="105" w:type="dxa"/>
            </w:tcMar>
          </w:tcPr>
          <w:p w14:paraId="77B6758F" w14:textId="001AC91B" w:rsidR="2B3823C4" w:rsidRDefault="2B3823C4" w:rsidP="2B3823C4">
            <w:pPr>
              <w:rPr>
                <w:rFonts w:ascii="Calibri" w:eastAsia="Calibri" w:hAnsi="Calibri" w:cs="Calibri"/>
                <w:sz w:val="24"/>
                <w:szCs w:val="24"/>
              </w:rPr>
            </w:pPr>
            <w:commentRangeStart w:id="15"/>
            <w:commentRangeStart w:id="16"/>
            <w:commentRangeStart w:id="17"/>
            <w:commentRangeStart w:id="18"/>
            <w:r w:rsidRPr="2B3823C4">
              <w:rPr>
                <w:rFonts w:ascii="Calibri" w:eastAsia="Calibri" w:hAnsi="Calibri" w:cs="Calibri"/>
                <w:sz w:val="24"/>
                <w:szCs w:val="24"/>
              </w:rPr>
              <w:t>Comportamiento seguro</w:t>
            </w:r>
          </w:p>
          <w:p w14:paraId="0503E771" w14:textId="4BE12919" w:rsidR="2B3823C4" w:rsidRDefault="2B3823C4" w:rsidP="2B3823C4">
            <w:pPr>
              <w:rPr>
                <w:rFonts w:ascii="Calibri" w:eastAsia="Calibri" w:hAnsi="Calibri" w:cs="Calibri"/>
                <w:sz w:val="24"/>
                <w:szCs w:val="24"/>
              </w:rPr>
            </w:pPr>
          </w:p>
        </w:tc>
        <w:tc>
          <w:tcPr>
            <w:tcW w:w="2199" w:type="dxa"/>
            <w:tcMar>
              <w:left w:w="105" w:type="dxa"/>
              <w:right w:w="105" w:type="dxa"/>
            </w:tcMar>
          </w:tcPr>
          <w:p w14:paraId="39C6259D" w14:textId="497693FF" w:rsidR="2B3823C4" w:rsidRDefault="2B3823C4" w:rsidP="2B3823C4">
            <w:pPr>
              <w:rPr>
                <w:rFonts w:ascii="Calibri" w:eastAsia="Calibri" w:hAnsi="Calibri" w:cs="Calibri"/>
                <w:color w:val="000000" w:themeColor="text1"/>
                <w:lang w:val="es-ES"/>
              </w:rPr>
            </w:pPr>
            <w:r w:rsidRPr="2B3823C4">
              <w:rPr>
                <w:rFonts w:ascii="Calibri" w:eastAsia="Calibri" w:hAnsi="Calibri" w:cs="Calibri"/>
                <w:color w:val="000000" w:themeColor="text1"/>
              </w:rPr>
              <w:t>Licencias nuevas de conducción expedidas con el nuevo esquema de licenciamiento</w:t>
            </w:r>
          </w:p>
        </w:tc>
        <w:tc>
          <w:tcPr>
            <w:tcW w:w="2334" w:type="dxa"/>
            <w:tcMar>
              <w:left w:w="105" w:type="dxa"/>
              <w:right w:w="105" w:type="dxa"/>
            </w:tcMar>
          </w:tcPr>
          <w:p w14:paraId="0100ED21" w14:textId="56FB29A9" w:rsidR="2B3823C4" w:rsidRDefault="2B3823C4" w:rsidP="2B3823C4">
            <w:pPr>
              <w:tabs>
                <w:tab w:val="left" w:pos="1441"/>
              </w:tabs>
              <w:rPr>
                <w:rFonts w:ascii="Calibri" w:eastAsia="Calibri" w:hAnsi="Calibri" w:cs="Calibri"/>
                <w:color w:val="000000" w:themeColor="text1"/>
                <w:lang w:val="es-ES"/>
              </w:rPr>
            </w:pPr>
            <w:r w:rsidRPr="2B3823C4">
              <w:rPr>
                <w:rFonts w:ascii="Calibri" w:eastAsia="Calibri" w:hAnsi="Calibri" w:cs="Calibri"/>
                <w:color w:val="000000" w:themeColor="text1"/>
              </w:rPr>
              <w:t>Agencia Nacional de Seguridad Vial</w:t>
            </w:r>
          </w:p>
          <w:p w14:paraId="37EB5856" w14:textId="25E3563A" w:rsidR="2B3823C4" w:rsidRDefault="2B3823C4" w:rsidP="2B3823C4">
            <w:pPr>
              <w:rPr>
                <w:rFonts w:ascii="Calibri" w:eastAsia="Calibri" w:hAnsi="Calibri" w:cs="Calibri"/>
                <w:color w:val="000000" w:themeColor="text1"/>
                <w:lang w:val="es-ES"/>
              </w:rPr>
            </w:pPr>
          </w:p>
          <w:p w14:paraId="0A2E453B" w14:textId="0F2E9090" w:rsidR="2B3823C4" w:rsidRDefault="2B3823C4" w:rsidP="2B3823C4">
            <w:pPr>
              <w:rPr>
                <w:rFonts w:ascii="Calibri" w:eastAsia="Calibri" w:hAnsi="Calibri" w:cs="Calibri"/>
                <w:color w:val="000000" w:themeColor="text1"/>
                <w:lang w:val="es-ES"/>
              </w:rPr>
            </w:pPr>
            <w:r w:rsidRPr="2B3823C4">
              <w:rPr>
                <w:rFonts w:ascii="Calibri" w:eastAsia="Calibri" w:hAnsi="Calibri" w:cs="Calibri"/>
                <w:color w:val="000000" w:themeColor="text1"/>
              </w:rPr>
              <w:t>Dirección de Comportamiento</w:t>
            </w:r>
          </w:p>
        </w:tc>
        <w:tc>
          <w:tcPr>
            <w:tcW w:w="2411" w:type="dxa"/>
            <w:tcMar>
              <w:left w:w="105" w:type="dxa"/>
              <w:right w:w="105" w:type="dxa"/>
            </w:tcMar>
          </w:tcPr>
          <w:p w14:paraId="4030644E" w14:textId="77777777" w:rsidR="2B3823C4" w:rsidRDefault="2B3823C4" w:rsidP="2B3823C4">
            <w:pPr>
              <w:rPr>
                <w:rFonts w:ascii="Calibri" w:eastAsia="Calibri" w:hAnsi="Calibri" w:cs="Calibri"/>
                <w:sz w:val="24"/>
                <w:szCs w:val="24"/>
              </w:rPr>
            </w:pPr>
            <w:r w:rsidRPr="2B3823C4">
              <w:rPr>
                <w:rFonts w:ascii="Calibri" w:eastAsia="Calibri" w:hAnsi="Calibri" w:cs="Calibri"/>
                <w:sz w:val="24"/>
                <w:szCs w:val="24"/>
              </w:rPr>
              <w:t>Indicador con avance de 0%</w:t>
            </w:r>
            <w:commentRangeEnd w:id="15"/>
            <w:r>
              <w:rPr>
                <w:rStyle w:val="Refdecomentario"/>
                <w:rFonts w:ascii="Calibri" w:eastAsia="Calibri" w:hAnsi="Calibri" w:cs="Calibri"/>
                <w:sz w:val="24"/>
                <w:szCs w:val="24"/>
              </w:rPr>
              <w:commentReference w:id="15"/>
            </w:r>
            <w:commentRangeEnd w:id="16"/>
            <w:r>
              <w:rPr>
                <w:rStyle w:val="Refdecomentario"/>
                <w:rFonts w:ascii="Calibri" w:eastAsia="Calibri" w:hAnsi="Calibri" w:cs="Calibri"/>
                <w:sz w:val="24"/>
                <w:szCs w:val="24"/>
              </w:rPr>
              <w:commentReference w:id="16"/>
            </w:r>
            <w:commentRangeEnd w:id="17"/>
            <w:r>
              <w:rPr>
                <w:rStyle w:val="Refdecomentario"/>
                <w:rFonts w:ascii="Calibri" w:eastAsia="Calibri" w:hAnsi="Calibri" w:cs="Calibri"/>
                <w:sz w:val="24"/>
                <w:szCs w:val="24"/>
              </w:rPr>
              <w:commentReference w:id="17"/>
            </w:r>
            <w:commentRangeEnd w:id="18"/>
            <w:r>
              <w:rPr>
                <w:rStyle w:val="Refdecomentario"/>
                <w:rFonts w:ascii="Calibri" w:eastAsia="Calibri" w:hAnsi="Calibri" w:cs="Calibri"/>
                <w:sz w:val="24"/>
                <w:szCs w:val="24"/>
              </w:rPr>
              <w:commentReference w:id="18"/>
            </w:r>
          </w:p>
          <w:p w14:paraId="57A4807C" w14:textId="77777777" w:rsidR="006173B5" w:rsidRPr="006173B5" w:rsidRDefault="006173B5" w:rsidP="006173B5">
            <w:pPr>
              <w:rPr>
                <w:rFonts w:ascii="Calibri" w:eastAsia="Calibri" w:hAnsi="Calibri" w:cs="Calibri"/>
                <w:sz w:val="24"/>
                <w:szCs w:val="24"/>
              </w:rPr>
            </w:pPr>
            <w:r w:rsidRPr="006173B5">
              <w:rPr>
                <w:rFonts w:ascii="Calibri" w:eastAsia="Calibri" w:hAnsi="Calibri" w:cs="Calibri"/>
                <w:sz w:val="24"/>
                <w:szCs w:val="24"/>
              </w:rPr>
              <w:t xml:space="preserve">A la fecha no se registra avance cuantitativo en términos de licencias expedidas bajo dicho esquema, toda vez que su materialización se encuentra </w:t>
            </w:r>
            <w:r w:rsidRPr="006173B5">
              <w:rPr>
                <w:rFonts w:ascii="Calibri" w:eastAsia="Calibri" w:hAnsi="Calibri" w:cs="Calibri"/>
                <w:sz w:val="24"/>
                <w:szCs w:val="24"/>
              </w:rPr>
              <w:lastRenderedPageBreak/>
              <w:t>supeditada a la implementación integral de las condiciones normativas, técnicas, operativas y tecnológicas requeridas para la entrada en funcionamiento de un nuevo modelo de evaluación y licenciamiento.</w:t>
            </w:r>
          </w:p>
          <w:p w14:paraId="5CE20BCF" w14:textId="77777777" w:rsidR="006173B5" w:rsidRPr="006173B5" w:rsidRDefault="006173B5" w:rsidP="006173B5">
            <w:pPr>
              <w:rPr>
                <w:rFonts w:ascii="Calibri" w:eastAsia="Calibri" w:hAnsi="Calibri" w:cs="Calibri"/>
                <w:sz w:val="24"/>
                <w:szCs w:val="24"/>
              </w:rPr>
            </w:pPr>
          </w:p>
          <w:p w14:paraId="66EBDA37" w14:textId="77777777" w:rsidR="006173B5" w:rsidRPr="006173B5" w:rsidRDefault="006173B5" w:rsidP="006173B5">
            <w:pPr>
              <w:rPr>
                <w:rFonts w:ascii="Calibri" w:eastAsia="Calibri" w:hAnsi="Calibri" w:cs="Calibri"/>
                <w:sz w:val="24"/>
                <w:szCs w:val="24"/>
              </w:rPr>
            </w:pPr>
            <w:r w:rsidRPr="006173B5">
              <w:rPr>
                <w:rFonts w:ascii="Calibri" w:eastAsia="Calibri" w:hAnsi="Calibri" w:cs="Calibri"/>
                <w:sz w:val="24"/>
                <w:szCs w:val="24"/>
              </w:rPr>
              <w:t xml:space="preserve">En este contexto, en 2025 se produjo un avance habilitante relevante mediante la expedición de la Resolución No. 20253040037125, por medio de la cual se reglamentan integralmente los Centros de Apoyo Logístico de Evaluación – CALE y se establecen las condiciones para la realización de los exámenes teóricos y prácticos asociados a la obtención y recategorización de las licencias de conducción. La expedición de licencias bajo el nuevo esquema depende, por tanto, de la materialización progresiva de las disposiciones previstas en dicha </w:t>
            </w:r>
            <w:r w:rsidRPr="006173B5">
              <w:rPr>
                <w:rFonts w:ascii="Calibri" w:eastAsia="Calibri" w:hAnsi="Calibri" w:cs="Calibri"/>
                <w:sz w:val="24"/>
                <w:szCs w:val="24"/>
              </w:rPr>
              <w:lastRenderedPageBreak/>
              <w:t>regulación y de la puesta en operación de los componentes que conforman el nuevo modelo.</w:t>
            </w:r>
          </w:p>
          <w:p w14:paraId="011F5DE8" w14:textId="77777777" w:rsidR="006173B5" w:rsidRPr="006173B5" w:rsidRDefault="006173B5" w:rsidP="006173B5">
            <w:pPr>
              <w:rPr>
                <w:rFonts w:ascii="Calibri" w:eastAsia="Calibri" w:hAnsi="Calibri" w:cs="Calibri"/>
                <w:sz w:val="24"/>
                <w:szCs w:val="24"/>
              </w:rPr>
            </w:pPr>
          </w:p>
          <w:p w14:paraId="2B622C4E" w14:textId="77777777" w:rsidR="006173B5" w:rsidRPr="006173B5" w:rsidRDefault="006173B5" w:rsidP="006173B5">
            <w:pPr>
              <w:rPr>
                <w:rFonts w:ascii="Calibri" w:eastAsia="Calibri" w:hAnsi="Calibri" w:cs="Calibri"/>
                <w:sz w:val="24"/>
                <w:szCs w:val="24"/>
              </w:rPr>
            </w:pPr>
            <w:r w:rsidRPr="006173B5">
              <w:rPr>
                <w:rFonts w:ascii="Calibri" w:eastAsia="Calibri" w:hAnsi="Calibri" w:cs="Calibri"/>
                <w:sz w:val="24"/>
                <w:szCs w:val="24"/>
              </w:rPr>
              <w:t>De manera complementaria, la Agencia acompañó técnicamente la discusión del Proyecto de Ley 058 de 2024 Cámara, iniciativa que contemplaba, entre otros aspectos, un modelo de licencias por puntos y un esquema de licenciamiento gradual. Si bien el proyecto avanzó hasta cuarto debate, no culminó su trámite legislativo durante la conciliación de los textos aprobados por Cámara y Senado.</w:t>
            </w:r>
          </w:p>
          <w:p w14:paraId="704A6774" w14:textId="77777777" w:rsidR="006173B5" w:rsidRPr="006173B5" w:rsidRDefault="006173B5" w:rsidP="006173B5">
            <w:pPr>
              <w:rPr>
                <w:rFonts w:ascii="Calibri" w:eastAsia="Calibri" w:hAnsi="Calibri" w:cs="Calibri"/>
                <w:sz w:val="24"/>
                <w:szCs w:val="24"/>
              </w:rPr>
            </w:pPr>
          </w:p>
          <w:p w14:paraId="53ADF19F" w14:textId="716FBE8B" w:rsidR="006173B5" w:rsidRDefault="006173B5" w:rsidP="006173B5">
            <w:pPr>
              <w:rPr>
                <w:rFonts w:ascii="Calibri" w:eastAsia="Calibri" w:hAnsi="Calibri" w:cs="Calibri"/>
                <w:sz w:val="24"/>
                <w:szCs w:val="24"/>
              </w:rPr>
            </w:pPr>
            <w:r w:rsidRPr="006173B5">
              <w:rPr>
                <w:rFonts w:ascii="Calibri" w:eastAsia="Calibri" w:hAnsi="Calibri" w:cs="Calibri"/>
                <w:sz w:val="24"/>
                <w:szCs w:val="24"/>
              </w:rPr>
              <w:t xml:space="preserve">En consecuencia, el comportamiento actual del indicador está supeditado a la culminación y puesta en operación de los desarrollos normativos, técnicos y tecnológicos que habilitan el modelo. La ANSV continúa ejecutando las actividades que le corresponden dentro de este proceso, en </w:t>
            </w:r>
            <w:r w:rsidRPr="006173B5">
              <w:rPr>
                <w:rFonts w:ascii="Calibri" w:eastAsia="Calibri" w:hAnsi="Calibri" w:cs="Calibri"/>
                <w:sz w:val="24"/>
                <w:szCs w:val="24"/>
              </w:rPr>
              <w:lastRenderedPageBreak/>
              <w:t>articulación con el Ministerio de Transporte, de manera que, una vez se encuentren plenamente implementadas las condiciones habilitantes, pueda comenzar a reflejarse avance cuantitativo en el indicador.</w:t>
            </w:r>
          </w:p>
          <w:p w14:paraId="3EB2191B" w14:textId="25F5DD95" w:rsidR="006173B5" w:rsidRDefault="006173B5" w:rsidP="2B3823C4">
            <w:pPr>
              <w:rPr>
                <w:rFonts w:ascii="Calibri" w:eastAsia="Calibri" w:hAnsi="Calibri" w:cs="Calibri"/>
                <w:sz w:val="24"/>
                <w:szCs w:val="24"/>
              </w:rPr>
            </w:pPr>
          </w:p>
        </w:tc>
      </w:tr>
      <w:tr w:rsidR="2B3823C4" w14:paraId="0C81FA7D" w14:textId="77777777" w:rsidTr="00AE6806">
        <w:trPr>
          <w:trHeight w:val="300"/>
        </w:trPr>
        <w:tc>
          <w:tcPr>
            <w:tcW w:w="1880" w:type="dxa"/>
            <w:tcMar>
              <w:left w:w="105" w:type="dxa"/>
              <w:right w:w="105" w:type="dxa"/>
            </w:tcMar>
          </w:tcPr>
          <w:p w14:paraId="3DA8554C" w14:textId="5F4483FC" w:rsidR="2B3823C4" w:rsidRDefault="2B3823C4" w:rsidP="2B3823C4">
            <w:pPr>
              <w:rPr>
                <w:rFonts w:ascii="Calibri" w:eastAsia="Calibri" w:hAnsi="Calibri" w:cs="Calibri"/>
                <w:color w:val="000000" w:themeColor="text1"/>
                <w:lang w:val="es-ES"/>
              </w:rPr>
            </w:pPr>
            <w:commentRangeStart w:id="24"/>
            <w:commentRangeStart w:id="25"/>
            <w:commentRangeStart w:id="26"/>
            <w:r w:rsidRPr="2B3823C4">
              <w:rPr>
                <w:rFonts w:ascii="Calibri" w:eastAsia="Calibri" w:hAnsi="Calibri" w:cs="Calibri"/>
                <w:color w:val="000000" w:themeColor="text1"/>
              </w:rPr>
              <w:lastRenderedPageBreak/>
              <w:t>Gobernanza</w:t>
            </w:r>
          </w:p>
        </w:tc>
        <w:tc>
          <w:tcPr>
            <w:tcW w:w="2199" w:type="dxa"/>
            <w:tcMar>
              <w:left w:w="105" w:type="dxa"/>
              <w:right w:w="105" w:type="dxa"/>
            </w:tcMar>
          </w:tcPr>
          <w:p w14:paraId="56856A3E" w14:textId="3B880FF8" w:rsidR="2B3823C4" w:rsidRDefault="2B3823C4" w:rsidP="2B3823C4">
            <w:pPr>
              <w:rPr>
                <w:rFonts w:ascii="Calibri" w:eastAsia="Calibri" w:hAnsi="Calibri" w:cs="Calibri"/>
                <w:color w:val="000000" w:themeColor="text1"/>
                <w:lang w:val="es-ES"/>
              </w:rPr>
            </w:pPr>
            <w:r w:rsidRPr="2B3823C4">
              <w:rPr>
                <w:rFonts w:ascii="Calibri" w:eastAsia="Calibri" w:hAnsi="Calibri" w:cs="Calibri"/>
                <w:color w:val="000000" w:themeColor="text1"/>
              </w:rPr>
              <w:t>Recursos apalancados de inversión territorial con recursos del FNSV</w:t>
            </w:r>
          </w:p>
        </w:tc>
        <w:tc>
          <w:tcPr>
            <w:tcW w:w="2334" w:type="dxa"/>
            <w:tcMar>
              <w:left w:w="105" w:type="dxa"/>
              <w:right w:w="105" w:type="dxa"/>
            </w:tcMar>
          </w:tcPr>
          <w:p w14:paraId="7860568F" w14:textId="209EC384" w:rsidR="2B3823C4" w:rsidRDefault="2B3823C4" w:rsidP="2B3823C4">
            <w:pPr>
              <w:tabs>
                <w:tab w:val="left" w:pos="1441"/>
              </w:tabs>
              <w:rPr>
                <w:rFonts w:ascii="Calibri" w:eastAsia="Calibri" w:hAnsi="Calibri" w:cs="Calibri"/>
                <w:color w:val="000000" w:themeColor="text1"/>
                <w:lang w:val="es-ES"/>
              </w:rPr>
            </w:pPr>
            <w:r w:rsidRPr="2B3823C4">
              <w:rPr>
                <w:rFonts w:ascii="Calibri" w:eastAsia="Calibri" w:hAnsi="Calibri" w:cs="Calibri"/>
                <w:color w:val="000000" w:themeColor="text1"/>
              </w:rPr>
              <w:t>Agencia Nacional de Seguridad Vial</w:t>
            </w:r>
          </w:p>
          <w:p w14:paraId="6EA968B3" w14:textId="58A9C005" w:rsidR="2B3823C4" w:rsidRDefault="2B3823C4" w:rsidP="2B3823C4">
            <w:pPr>
              <w:rPr>
                <w:rFonts w:ascii="Calibri" w:eastAsia="Calibri" w:hAnsi="Calibri" w:cs="Calibri"/>
                <w:sz w:val="24"/>
                <w:szCs w:val="24"/>
              </w:rPr>
            </w:pPr>
          </w:p>
          <w:p w14:paraId="3BC2088A" w14:textId="4B3D050F" w:rsidR="2B3823C4" w:rsidRDefault="2B3823C4" w:rsidP="2B3823C4">
            <w:pPr>
              <w:rPr>
                <w:rFonts w:ascii="Calibri" w:eastAsia="Calibri" w:hAnsi="Calibri" w:cs="Calibri"/>
                <w:color w:val="000000" w:themeColor="text1"/>
                <w:lang w:val="es-ES"/>
              </w:rPr>
            </w:pPr>
            <w:r w:rsidRPr="2B3823C4">
              <w:rPr>
                <w:rFonts w:ascii="Calibri" w:eastAsia="Calibri" w:hAnsi="Calibri" w:cs="Calibri"/>
                <w:color w:val="000000" w:themeColor="text1"/>
              </w:rPr>
              <w:t>Dirección de Coordinación Interinstitucional</w:t>
            </w:r>
          </w:p>
        </w:tc>
        <w:tc>
          <w:tcPr>
            <w:tcW w:w="2411" w:type="dxa"/>
            <w:tcMar>
              <w:left w:w="105" w:type="dxa"/>
              <w:right w:w="105" w:type="dxa"/>
            </w:tcMar>
          </w:tcPr>
          <w:p w14:paraId="3E4AF229" w14:textId="57BEA2D5" w:rsidR="2B3823C4" w:rsidRDefault="2B3823C4" w:rsidP="2B3823C4">
            <w:r w:rsidRPr="2B3823C4">
              <w:rPr>
                <w:rFonts w:ascii="Calibri" w:eastAsia="Calibri" w:hAnsi="Calibri" w:cs="Calibri"/>
                <w:sz w:val="24"/>
                <w:szCs w:val="24"/>
              </w:rPr>
              <w:t>Indicador con avance de 0%</w:t>
            </w:r>
            <w:commentRangeEnd w:id="24"/>
            <w:r>
              <w:rPr>
                <w:rStyle w:val="Refdecomentario"/>
                <w:sz w:val="22"/>
                <w:szCs w:val="22"/>
              </w:rPr>
              <w:commentReference w:id="24"/>
            </w:r>
            <w:commentRangeEnd w:id="25"/>
            <w:r>
              <w:rPr>
                <w:rStyle w:val="Refdecomentario"/>
                <w:sz w:val="22"/>
                <w:szCs w:val="22"/>
              </w:rPr>
              <w:commentReference w:id="25"/>
            </w:r>
            <w:commentRangeEnd w:id="26"/>
            <w:r>
              <w:rPr>
                <w:rStyle w:val="Refdecomentario"/>
                <w:sz w:val="22"/>
                <w:szCs w:val="22"/>
              </w:rPr>
              <w:commentReference w:id="26"/>
            </w:r>
          </w:p>
          <w:p w14:paraId="4B58488B" w14:textId="6E8274A8" w:rsidR="2B3823C4" w:rsidRDefault="5E6250B0" w:rsidP="2B3823C4">
            <w:pPr>
              <w:rPr>
                <w:rFonts w:ascii="Calibri" w:eastAsia="Calibri" w:hAnsi="Calibri" w:cs="Calibri"/>
                <w:sz w:val="24"/>
                <w:szCs w:val="24"/>
              </w:rPr>
            </w:pPr>
            <w:r w:rsidRPr="7179EE42">
              <w:rPr>
                <w:rFonts w:ascii="Calibri" w:eastAsia="Calibri" w:hAnsi="Calibri" w:cs="Calibri"/>
                <w:sz w:val="24"/>
                <w:szCs w:val="24"/>
              </w:rPr>
              <w:t xml:space="preserve">Por ser un indicador estratégico, se </w:t>
            </w:r>
            <w:r w:rsidR="18CB6123" w:rsidRPr="7179EE42">
              <w:rPr>
                <w:rFonts w:ascii="Calibri" w:eastAsia="Calibri" w:hAnsi="Calibri" w:cs="Calibri"/>
                <w:sz w:val="24"/>
                <w:szCs w:val="24"/>
              </w:rPr>
              <w:t>está</w:t>
            </w:r>
            <w:r w:rsidRPr="7179EE42">
              <w:rPr>
                <w:rFonts w:ascii="Calibri" w:eastAsia="Calibri" w:hAnsi="Calibri" w:cs="Calibri"/>
                <w:sz w:val="24"/>
                <w:szCs w:val="24"/>
              </w:rPr>
              <w:t xml:space="preserve"> realizando una evaluación del cuatrienio que arroje las fuentes de información necesarias para su consolidación</w:t>
            </w:r>
            <w:r w:rsidR="38B29500" w:rsidRPr="7179EE42">
              <w:rPr>
                <w:rFonts w:ascii="Calibri" w:eastAsia="Calibri" w:hAnsi="Calibri" w:cs="Calibri"/>
                <w:sz w:val="24"/>
                <w:szCs w:val="24"/>
              </w:rPr>
              <w:t xml:space="preserve"> de su seguimiento.</w:t>
            </w:r>
          </w:p>
        </w:tc>
      </w:tr>
      <w:tr w:rsidR="2B3823C4" w14:paraId="0901A6E1" w14:textId="77777777" w:rsidTr="00AE6806">
        <w:trPr>
          <w:trHeight w:val="300"/>
        </w:trPr>
        <w:tc>
          <w:tcPr>
            <w:tcW w:w="1880" w:type="dxa"/>
            <w:tcMar>
              <w:left w:w="105" w:type="dxa"/>
              <w:right w:w="105" w:type="dxa"/>
            </w:tcMar>
          </w:tcPr>
          <w:p w14:paraId="21B69A55" w14:textId="6A41588B" w:rsidR="2B3823C4" w:rsidRDefault="2B3823C4" w:rsidP="2B3823C4">
            <w:pPr>
              <w:rPr>
                <w:rFonts w:ascii="Calibri" w:eastAsia="Calibri" w:hAnsi="Calibri" w:cs="Calibri"/>
                <w:color w:val="000000" w:themeColor="text1"/>
                <w:lang w:val="es-ES"/>
              </w:rPr>
            </w:pPr>
            <w:r w:rsidRPr="2B3823C4">
              <w:rPr>
                <w:rFonts w:ascii="Calibri" w:eastAsia="Calibri" w:hAnsi="Calibri" w:cs="Calibri"/>
                <w:color w:val="000000" w:themeColor="text1"/>
              </w:rPr>
              <w:t>Vehículos Seguros</w:t>
            </w:r>
          </w:p>
          <w:p w14:paraId="6BAA3598" w14:textId="25AB2C98" w:rsidR="2B3823C4" w:rsidRDefault="2B3823C4" w:rsidP="2B3823C4">
            <w:pPr>
              <w:rPr>
                <w:rFonts w:ascii="Calibri" w:eastAsia="Calibri" w:hAnsi="Calibri" w:cs="Calibri"/>
                <w:color w:val="000000" w:themeColor="text1"/>
              </w:rPr>
            </w:pPr>
          </w:p>
        </w:tc>
        <w:tc>
          <w:tcPr>
            <w:tcW w:w="2199" w:type="dxa"/>
            <w:tcMar>
              <w:left w:w="105" w:type="dxa"/>
              <w:right w:w="105" w:type="dxa"/>
            </w:tcMar>
          </w:tcPr>
          <w:p w14:paraId="4ACDF17E" w14:textId="6437E3D6" w:rsidR="2B3823C4" w:rsidRDefault="2B3823C4" w:rsidP="2B3823C4">
            <w:pPr>
              <w:rPr>
                <w:rFonts w:ascii="Calibri" w:eastAsia="Calibri" w:hAnsi="Calibri" w:cs="Calibri"/>
                <w:color w:val="000000" w:themeColor="text1"/>
                <w:lang w:val="es-ES"/>
              </w:rPr>
            </w:pPr>
            <w:r w:rsidRPr="2B3823C4">
              <w:rPr>
                <w:rFonts w:ascii="Calibri" w:eastAsia="Calibri" w:hAnsi="Calibri" w:cs="Calibri"/>
                <w:color w:val="000000" w:themeColor="text1"/>
              </w:rPr>
              <w:t>Uso de silla de retención infantil en vehículos que transportan niños.</w:t>
            </w:r>
          </w:p>
        </w:tc>
        <w:tc>
          <w:tcPr>
            <w:tcW w:w="2334" w:type="dxa"/>
            <w:tcMar>
              <w:left w:w="105" w:type="dxa"/>
              <w:right w:w="105" w:type="dxa"/>
            </w:tcMar>
          </w:tcPr>
          <w:p w14:paraId="2C70F4D5" w14:textId="6092EB37" w:rsidR="2B3823C4" w:rsidRDefault="2B3823C4" w:rsidP="2B3823C4">
            <w:pPr>
              <w:tabs>
                <w:tab w:val="left" w:pos="1441"/>
              </w:tabs>
              <w:rPr>
                <w:rFonts w:ascii="Calibri" w:eastAsia="Calibri" w:hAnsi="Calibri" w:cs="Calibri"/>
                <w:color w:val="000000" w:themeColor="text1"/>
                <w:lang w:val="es-ES"/>
              </w:rPr>
            </w:pPr>
            <w:r w:rsidRPr="2B3823C4">
              <w:rPr>
                <w:rFonts w:ascii="Calibri" w:eastAsia="Calibri" w:hAnsi="Calibri" w:cs="Calibri"/>
                <w:color w:val="000000" w:themeColor="text1"/>
              </w:rPr>
              <w:t>Agencia Nacional de Seguridad Vial</w:t>
            </w:r>
          </w:p>
          <w:p w14:paraId="3EC7998E" w14:textId="0CC6EA78" w:rsidR="2B3823C4" w:rsidRDefault="2B3823C4" w:rsidP="2B3823C4">
            <w:pPr>
              <w:tabs>
                <w:tab w:val="left" w:pos="1441"/>
              </w:tabs>
              <w:rPr>
                <w:rFonts w:ascii="Calibri" w:eastAsia="Calibri" w:hAnsi="Calibri" w:cs="Calibri"/>
                <w:color w:val="000000" w:themeColor="text1"/>
                <w:lang w:val="es-ES"/>
              </w:rPr>
            </w:pPr>
          </w:p>
          <w:p w14:paraId="30D1CF41" w14:textId="75E67996" w:rsidR="2B3823C4" w:rsidRDefault="2B3823C4" w:rsidP="2B3823C4">
            <w:pPr>
              <w:tabs>
                <w:tab w:val="left" w:pos="1441"/>
              </w:tabs>
              <w:rPr>
                <w:rFonts w:ascii="Calibri" w:eastAsia="Calibri" w:hAnsi="Calibri" w:cs="Calibri"/>
                <w:color w:val="000000" w:themeColor="text1"/>
                <w:lang w:val="es-ES"/>
              </w:rPr>
            </w:pPr>
            <w:r w:rsidRPr="2B3823C4">
              <w:rPr>
                <w:rFonts w:ascii="Calibri" w:eastAsia="Calibri" w:hAnsi="Calibri" w:cs="Calibri"/>
                <w:color w:val="000000" w:themeColor="text1"/>
              </w:rPr>
              <w:t>Observatorio Nacional de Seguridad Vial</w:t>
            </w:r>
          </w:p>
        </w:tc>
        <w:tc>
          <w:tcPr>
            <w:tcW w:w="2411" w:type="dxa"/>
            <w:tcMar>
              <w:left w:w="105" w:type="dxa"/>
              <w:right w:w="105" w:type="dxa"/>
            </w:tcMar>
          </w:tcPr>
          <w:p w14:paraId="6D0DF10B" w14:textId="341CFD82" w:rsidR="2B3823C4" w:rsidRDefault="2B3823C4" w:rsidP="2B3823C4">
            <w:pPr>
              <w:tabs>
                <w:tab w:val="left" w:pos="1441"/>
              </w:tabs>
              <w:rPr>
                <w:rFonts w:ascii="Calibri" w:eastAsia="Calibri" w:hAnsi="Calibri" w:cs="Calibri"/>
                <w:color w:val="000000" w:themeColor="text1"/>
                <w:lang w:val="es-ES"/>
              </w:rPr>
            </w:pPr>
            <w:commentRangeStart w:id="28"/>
            <w:r w:rsidRPr="2B3823C4">
              <w:rPr>
                <w:rFonts w:ascii="Calibri" w:eastAsia="Calibri" w:hAnsi="Calibri" w:cs="Calibri"/>
                <w:color w:val="000000" w:themeColor="text1"/>
              </w:rPr>
              <w:t>Pendiente por determinar línea base</w:t>
            </w:r>
            <w:commentRangeEnd w:id="28"/>
            <w:r>
              <w:rPr>
                <w:rStyle w:val="Refdecomentario"/>
                <w:rFonts w:ascii="Calibri" w:eastAsia="Calibri" w:hAnsi="Calibri" w:cs="Calibri"/>
                <w:color w:val="000000" w:themeColor="text1"/>
                <w:sz w:val="22"/>
                <w:szCs w:val="22"/>
                <w:lang w:val="es-ES"/>
              </w:rPr>
              <w:commentReference w:id="28"/>
            </w:r>
          </w:p>
          <w:p w14:paraId="2E479E5E" w14:textId="287C1B86" w:rsidR="2B3823C4" w:rsidRDefault="2B3823C4" w:rsidP="2B3823C4">
            <w:pPr>
              <w:rPr>
                <w:rFonts w:ascii="Calibri" w:eastAsia="Calibri" w:hAnsi="Calibri" w:cs="Calibri"/>
                <w:sz w:val="24"/>
                <w:szCs w:val="24"/>
              </w:rPr>
            </w:pPr>
          </w:p>
        </w:tc>
      </w:tr>
      <w:tr w:rsidR="2B3823C4" w14:paraId="3A4FF2FC" w14:textId="77777777" w:rsidTr="00AE6806">
        <w:trPr>
          <w:trHeight w:val="300"/>
        </w:trPr>
        <w:tc>
          <w:tcPr>
            <w:tcW w:w="1880" w:type="dxa"/>
            <w:tcMar>
              <w:left w:w="105" w:type="dxa"/>
              <w:right w:w="105" w:type="dxa"/>
            </w:tcMar>
          </w:tcPr>
          <w:p w14:paraId="131C03FC" w14:textId="60CE747B" w:rsidR="2B3823C4" w:rsidRDefault="2B3823C4" w:rsidP="2B3823C4">
            <w:pPr>
              <w:rPr>
                <w:rFonts w:ascii="Calibri" w:eastAsia="Calibri" w:hAnsi="Calibri" w:cs="Calibri"/>
                <w:color w:val="000000" w:themeColor="text1"/>
                <w:lang w:val="es-ES"/>
              </w:rPr>
            </w:pPr>
            <w:r w:rsidRPr="2B3823C4">
              <w:rPr>
                <w:rFonts w:ascii="Calibri" w:eastAsia="Calibri" w:hAnsi="Calibri" w:cs="Calibri"/>
                <w:color w:val="000000" w:themeColor="text1"/>
              </w:rPr>
              <w:t>Vehículos Seguros</w:t>
            </w:r>
          </w:p>
        </w:tc>
        <w:tc>
          <w:tcPr>
            <w:tcW w:w="2199" w:type="dxa"/>
            <w:tcMar>
              <w:left w:w="105" w:type="dxa"/>
              <w:right w:w="105" w:type="dxa"/>
            </w:tcMar>
          </w:tcPr>
          <w:p w14:paraId="283D08DC" w14:textId="5B4FD820" w:rsidR="2B3823C4" w:rsidRDefault="2B3823C4" w:rsidP="2B3823C4">
            <w:pPr>
              <w:rPr>
                <w:rFonts w:ascii="Calibri" w:eastAsia="Calibri" w:hAnsi="Calibri" w:cs="Calibri"/>
                <w:color w:val="000000" w:themeColor="text1"/>
                <w:lang w:val="es-ES"/>
              </w:rPr>
            </w:pPr>
            <w:r w:rsidRPr="2B3823C4">
              <w:rPr>
                <w:rFonts w:ascii="Calibri" w:eastAsia="Calibri" w:hAnsi="Calibri" w:cs="Calibri"/>
                <w:color w:val="000000" w:themeColor="text1"/>
              </w:rPr>
              <w:t>Vehículos tipo motocicleta con sistema antibloqueo de frenos (ABS), posterior a la reglamentación respectiva.</w:t>
            </w:r>
          </w:p>
        </w:tc>
        <w:tc>
          <w:tcPr>
            <w:tcW w:w="2334" w:type="dxa"/>
            <w:tcMar>
              <w:left w:w="105" w:type="dxa"/>
              <w:right w:w="105" w:type="dxa"/>
            </w:tcMar>
          </w:tcPr>
          <w:p w14:paraId="241A8DC5" w14:textId="186F12A4" w:rsidR="2B3823C4" w:rsidRDefault="2B3823C4" w:rsidP="2B3823C4">
            <w:pPr>
              <w:tabs>
                <w:tab w:val="left" w:pos="1441"/>
              </w:tabs>
              <w:rPr>
                <w:rFonts w:ascii="Calibri" w:eastAsia="Calibri" w:hAnsi="Calibri" w:cs="Calibri"/>
                <w:color w:val="000000" w:themeColor="text1"/>
                <w:lang w:val="es-ES"/>
              </w:rPr>
            </w:pPr>
            <w:r w:rsidRPr="2B3823C4">
              <w:rPr>
                <w:rFonts w:ascii="Calibri" w:eastAsia="Calibri" w:hAnsi="Calibri" w:cs="Calibri"/>
                <w:color w:val="000000" w:themeColor="text1"/>
              </w:rPr>
              <w:t>Agencia Nacional de Seguridad Vial</w:t>
            </w:r>
          </w:p>
          <w:p w14:paraId="4AED2178" w14:textId="7DD7E355" w:rsidR="2B3823C4" w:rsidRDefault="2B3823C4" w:rsidP="2B3823C4">
            <w:pPr>
              <w:tabs>
                <w:tab w:val="left" w:pos="1441"/>
              </w:tabs>
              <w:rPr>
                <w:rFonts w:ascii="Calibri" w:eastAsia="Calibri" w:hAnsi="Calibri" w:cs="Calibri"/>
                <w:color w:val="000000" w:themeColor="text1"/>
                <w:lang w:val="es-ES"/>
              </w:rPr>
            </w:pPr>
          </w:p>
          <w:p w14:paraId="2D334773" w14:textId="6F043EDD" w:rsidR="2B3823C4" w:rsidRDefault="2B3823C4" w:rsidP="2B3823C4">
            <w:pPr>
              <w:tabs>
                <w:tab w:val="left" w:pos="1441"/>
              </w:tabs>
              <w:rPr>
                <w:rFonts w:ascii="Calibri" w:eastAsia="Calibri" w:hAnsi="Calibri" w:cs="Calibri"/>
                <w:color w:val="000000" w:themeColor="text1"/>
                <w:lang w:val="es-ES"/>
              </w:rPr>
            </w:pPr>
            <w:r w:rsidRPr="2B3823C4">
              <w:rPr>
                <w:rFonts w:ascii="Calibri" w:eastAsia="Calibri" w:hAnsi="Calibri" w:cs="Calibri"/>
                <w:color w:val="000000" w:themeColor="text1"/>
              </w:rPr>
              <w:t>Dirección de Infraestructura y Vehículos</w:t>
            </w:r>
          </w:p>
          <w:p w14:paraId="5F48F1D1" w14:textId="6836A5FB" w:rsidR="2B3823C4" w:rsidRDefault="2B3823C4" w:rsidP="2B3823C4">
            <w:pPr>
              <w:rPr>
                <w:rFonts w:ascii="Calibri" w:eastAsia="Calibri" w:hAnsi="Calibri" w:cs="Calibri"/>
                <w:sz w:val="24"/>
                <w:szCs w:val="24"/>
              </w:rPr>
            </w:pPr>
          </w:p>
        </w:tc>
        <w:tc>
          <w:tcPr>
            <w:tcW w:w="2411" w:type="dxa"/>
            <w:tcMar>
              <w:left w:w="105" w:type="dxa"/>
              <w:right w:w="105" w:type="dxa"/>
            </w:tcMar>
          </w:tcPr>
          <w:p w14:paraId="7366ECF7" w14:textId="5A36EE5A" w:rsidR="2B3823C4" w:rsidRDefault="4A2DFF5A" w:rsidP="2B3823C4">
            <w:commentRangeStart w:id="31"/>
            <w:r w:rsidRPr="73AE8B6C">
              <w:rPr>
                <w:rFonts w:ascii="Calibri" w:eastAsia="Calibri" w:hAnsi="Calibri" w:cs="Calibri"/>
                <w:sz w:val="24"/>
                <w:szCs w:val="24"/>
              </w:rPr>
              <w:t>Indicador con avance de 0</w:t>
            </w:r>
            <w:commentRangeEnd w:id="31"/>
            <w:r w:rsidR="2B3823C4">
              <w:rPr>
                <w:rStyle w:val="Refdecomentario"/>
                <w:sz w:val="22"/>
                <w:szCs w:val="22"/>
              </w:rPr>
              <w:commentReference w:id="31"/>
            </w:r>
          </w:p>
          <w:p w14:paraId="525B6A51" w14:textId="510BC938" w:rsidR="2B3823C4" w:rsidRDefault="2B3823C4" w:rsidP="73AE8B6C">
            <w:pPr>
              <w:rPr>
                <w:rFonts w:ascii="Calibri" w:eastAsia="Calibri" w:hAnsi="Calibri" w:cs="Calibri"/>
                <w:sz w:val="24"/>
                <w:szCs w:val="24"/>
              </w:rPr>
            </w:pPr>
          </w:p>
          <w:p w14:paraId="703A8490" w14:textId="498EC8B7" w:rsidR="2B3823C4" w:rsidRDefault="2B3823C4" w:rsidP="73AE8B6C">
            <w:pPr>
              <w:rPr>
                <w:rFonts w:ascii="Calibri" w:eastAsia="Calibri" w:hAnsi="Calibri" w:cs="Calibri"/>
                <w:sz w:val="24"/>
                <w:szCs w:val="24"/>
              </w:rPr>
            </w:pPr>
          </w:p>
          <w:p w14:paraId="186AD39A" w14:textId="6F4930BA" w:rsidR="2B3823C4" w:rsidRDefault="6F77E201" w:rsidP="73AE8B6C">
            <w:pPr>
              <w:spacing w:line="257" w:lineRule="auto"/>
            </w:pPr>
            <w:r w:rsidRPr="73AE8B6C">
              <w:rPr>
                <w:rFonts w:ascii="Calibri" w:eastAsia="Calibri" w:hAnsi="Calibri" w:cs="Calibri"/>
                <w:sz w:val="24"/>
                <w:szCs w:val="24"/>
              </w:rPr>
              <w:t xml:space="preserve">El indicador que precede no corresponde a una apreciación exacta, toda vez que, si se cuenta con un </w:t>
            </w:r>
            <w:r w:rsidRPr="73AE8B6C">
              <w:rPr>
                <w:rFonts w:ascii="Calibri" w:eastAsia="Calibri" w:hAnsi="Calibri" w:cs="Calibri"/>
                <w:sz w:val="24"/>
                <w:szCs w:val="24"/>
              </w:rPr>
              <w:lastRenderedPageBreak/>
              <w:t>reglamento técnico a la fecha y el cual corresponde a la RESOLUCIÓN NÚMERO 20223040062115, del 13 de octubre de 2022.</w:t>
            </w:r>
          </w:p>
          <w:p w14:paraId="616BA5B2" w14:textId="2F2B8801" w:rsidR="2B3823C4" w:rsidRDefault="6F77E201" w:rsidP="73AE8B6C">
            <w:pPr>
              <w:spacing w:line="257" w:lineRule="auto"/>
            </w:pPr>
            <w:r w:rsidRPr="73AE8B6C">
              <w:rPr>
                <w:rFonts w:ascii="Calibri" w:eastAsia="Calibri" w:hAnsi="Calibri" w:cs="Calibri"/>
                <w:sz w:val="24"/>
                <w:szCs w:val="24"/>
              </w:rPr>
              <w:t xml:space="preserve"> </w:t>
            </w:r>
          </w:p>
          <w:p w14:paraId="07594359" w14:textId="17B9D136" w:rsidR="2B3823C4" w:rsidRDefault="6F77E201" w:rsidP="73AE8B6C">
            <w:pPr>
              <w:rPr>
                <w:rFonts w:ascii="Calibri" w:eastAsia="Calibri" w:hAnsi="Calibri" w:cs="Calibri"/>
                <w:sz w:val="24"/>
                <w:szCs w:val="24"/>
              </w:rPr>
            </w:pPr>
            <w:r w:rsidRPr="73AE8B6C">
              <w:rPr>
                <w:rFonts w:ascii="Calibri" w:eastAsia="Calibri" w:hAnsi="Calibri" w:cs="Calibri"/>
                <w:sz w:val="24"/>
                <w:szCs w:val="24"/>
              </w:rPr>
              <w:t xml:space="preserve">No obstante que en la actualidad se cuenta con un proyecto de reglamento técnico que actualiza lo concerniente a este aspecto de </w:t>
            </w:r>
            <w:r w:rsidRPr="73AE8B6C">
              <w:rPr>
                <w:rFonts w:ascii="Calibri" w:eastAsia="Calibri" w:hAnsi="Calibri" w:cs="Calibri"/>
                <w:sz w:val="21"/>
                <w:szCs w:val="21"/>
                <w:lang w:val="es-MX"/>
              </w:rPr>
              <w:t>sistemas de frenado, para uso en vehículos tipo motocicleta, para el cual su entrada en vigencia se encuentra postergada, por decisión del Ministerio de Transporte.</w:t>
            </w:r>
          </w:p>
        </w:tc>
      </w:tr>
    </w:tbl>
    <w:p w14:paraId="39BE5D52" w14:textId="48CB1EC3" w:rsidR="2B3823C4" w:rsidRDefault="2B3823C4" w:rsidP="2B3823C4">
      <w:pPr>
        <w:tabs>
          <w:tab w:val="left" w:pos="1441"/>
        </w:tabs>
        <w:rPr>
          <w:rFonts w:ascii="Calibri" w:eastAsia="Calibri" w:hAnsi="Calibri" w:cs="Calibri"/>
          <w:color w:val="000000" w:themeColor="text1"/>
          <w:sz w:val="24"/>
          <w:szCs w:val="24"/>
        </w:rPr>
      </w:pPr>
    </w:p>
    <w:p w14:paraId="0519EEDE" w14:textId="533EC9A2" w:rsidR="1CAAD8AA" w:rsidRDefault="13590D77" w:rsidP="1CAAD8AA">
      <w:pPr>
        <w:tabs>
          <w:tab w:val="left" w:pos="1441"/>
        </w:tabs>
      </w:pPr>
      <w:r w:rsidRPr="593F852F">
        <w:rPr>
          <w:rFonts w:ascii="Calibri" w:eastAsia="Calibri" w:hAnsi="Calibri" w:cs="Calibri"/>
          <w:color w:val="000000" w:themeColor="text1"/>
          <w:sz w:val="24"/>
          <w:szCs w:val="24"/>
        </w:rPr>
        <w:t xml:space="preserve">Respuesta ONSV – Indicadores </w:t>
      </w:r>
      <w:r w:rsidR="6A1D9C30" w:rsidRPr="593F852F">
        <w:rPr>
          <w:rFonts w:ascii="Calibri" w:eastAsia="Calibri" w:hAnsi="Calibri" w:cs="Calibri"/>
          <w:color w:val="000000" w:themeColor="text1"/>
          <w:sz w:val="24"/>
          <w:szCs w:val="24"/>
        </w:rPr>
        <w:t>de resultado</w:t>
      </w:r>
      <w:r w:rsidRPr="593F852F">
        <w:rPr>
          <w:rFonts w:ascii="Calibri" w:eastAsia="Calibri" w:hAnsi="Calibri" w:cs="Calibri"/>
          <w:color w:val="000000" w:themeColor="text1"/>
          <w:sz w:val="24"/>
          <w:szCs w:val="24"/>
        </w:rPr>
        <w:t xml:space="preserve"> </w:t>
      </w:r>
      <w:r w:rsidR="6A1D9C30" w:rsidRPr="593F852F">
        <w:rPr>
          <w:rFonts w:ascii="Calibri" w:eastAsia="Calibri" w:hAnsi="Calibri" w:cs="Calibri"/>
          <w:color w:val="000000" w:themeColor="text1"/>
          <w:sz w:val="24"/>
          <w:szCs w:val="24"/>
        </w:rPr>
        <w:t>intermedio</w:t>
      </w:r>
    </w:p>
    <w:p w14:paraId="287E7D99" w14:textId="2032650A" w:rsidR="593F852F" w:rsidRDefault="593F852F" w:rsidP="593F852F">
      <w:pPr>
        <w:tabs>
          <w:tab w:val="left" w:pos="1441"/>
        </w:tabs>
        <w:rPr>
          <w:rFonts w:ascii="Calibri" w:eastAsia="Calibri" w:hAnsi="Calibri" w:cs="Calibri"/>
          <w:color w:val="000000" w:themeColor="text1"/>
          <w:sz w:val="24"/>
          <w:szCs w:val="24"/>
        </w:rPr>
      </w:pPr>
    </w:p>
    <w:p w14:paraId="57268A9D" w14:textId="4481B391" w:rsidR="4A3B827E" w:rsidRDefault="4A3B827E" w:rsidP="593F852F">
      <w:pPr>
        <w:tabs>
          <w:tab w:val="left" w:pos="1441"/>
        </w:tabs>
        <w:jc w:val="both"/>
      </w:pPr>
      <w:r w:rsidRPr="593F852F">
        <w:rPr>
          <w:rFonts w:ascii="Calibri" w:eastAsia="Calibri" w:hAnsi="Calibri" w:cs="Calibri"/>
          <w:color w:val="000000" w:themeColor="text1"/>
          <w:sz w:val="24"/>
          <w:szCs w:val="24"/>
        </w:rPr>
        <w:t>Para el seguimiento de los indicadores de resultado intermedio del Plan Nacional de Seguridad Vial (PNSV) asociados al Observatorio Nacional de Seguridad Vial (ONSV), se tomó como referencia la línea base con información de 2022 y se realizó una nueva medición con el propósito de analizar su evolución. En este marco, la ANSV adelantó un estudio orientado a evaluar el desempeño en seguridad vial mediante el cálculo de indicadores estratégicos bajo un enfoque observacional, permitiendo comparar los resultados actuales con la información recopilada en 2022 y ampliar el análisis sobre el comportamiento de los usuarios viales en Colombia. En consecuencia, los valores que se presentan en la siguiente tabla corresponden a aquellos indicadores para los cuales es posible efectuar una comparación directa entre la línea base 2022 y la medición reportada en 2026, facilitando la identificación de variaciones y tendencias en su comportamiento.</w:t>
      </w:r>
    </w:p>
    <w:p w14:paraId="676787BC" w14:textId="59B30E47" w:rsidR="593F852F" w:rsidRDefault="593F852F" w:rsidP="593F852F">
      <w:pPr>
        <w:tabs>
          <w:tab w:val="left" w:pos="1441"/>
        </w:tabs>
        <w:rPr>
          <w:rFonts w:ascii="Calibri" w:eastAsia="Calibri" w:hAnsi="Calibri" w:cs="Calibri"/>
          <w:color w:val="000000" w:themeColor="text1"/>
          <w:sz w:val="24"/>
          <w:szCs w:val="24"/>
        </w:rPr>
      </w:pPr>
    </w:p>
    <w:tbl>
      <w:tblPr>
        <w:tblW w:w="0" w:type="auto"/>
        <w:tblLook w:val="04A0" w:firstRow="1" w:lastRow="0" w:firstColumn="1" w:lastColumn="0" w:noHBand="0" w:noVBand="1"/>
      </w:tblPr>
      <w:tblGrid>
        <w:gridCol w:w="1003"/>
        <w:gridCol w:w="4308"/>
        <w:gridCol w:w="1553"/>
        <w:gridCol w:w="1956"/>
      </w:tblGrid>
      <w:tr w:rsidR="61EEDC79" w14:paraId="6DE45CAF" w14:textId="77777777" w:rsidTr="61EEDC79">
        <w:trPr>
          <w:trHeight w:val="1245"/>
        </w:trPr>
        <w:tc>
          <w:tcPr>
            <w:tcW w:w="9045" w:type="dxa"/>
            <w:gridSpan w:val="4"/>
            <w:tcBorders>
              <w:top w:val="single" w:sz="8" w:space="0" w:color="auto"/>
              <w:left w:val="single" w:sz="8" w:space="0" w:color="auto"/>
              <w:bottom w:val="single" w:sz="8" w:space="0" w:color="auto"/>
              <w:right w:val="single" w:sz="8" w:space="0" w:color="auto"/>
            </w:tcBorders>
            <w:shd w:val="clear" w:color="auto" w:fill="5B9BD5" w:themeFill="accent5"/>
            <w:tcMar>
              <w:left w:w="70" w:type="dxa"/>
              <w:right w:w="70" w:type="dxa"/>
            </w:tcMar>
            <w:vAlign w:val="center"/>
          </w:tcPr>
          <w:p w14:paraId="1BFE4393" w14:textId="7071354B" w:rsidR="61EEDC79" w:rsidRDefault="61EEDC79" w:rsidP="61EEDC79">
            <w:pPr>
              <w:spacing w:after="0"/>
              <w:jc w:val="center"/>
            </w:pPr>
            <w:r w:rsidRPr="61EEDC79">
              <w:rPr>
                <w:rFonts w:ascii="Calibri" w:eastAsia="Calibri" w:hAnsi="Calibri" w:cs="Calibri"/>
                <w:b/>
                <w:bCs/>
                <w:color w:val="FFFFFF" w:themeColor="background1"/>
                <w:sz w:val="40"/>
                <w:szCs w:val="40"/>
              </w:rPr>
              <w:lastRenderedPageBreak/>
              <w:t xml:space="preserve">INDICADORES DE RESULTADO INTERMEDIO PNSV </w:t>
            </w:r>
            <w:r w:rsidR="00216340">
              <w:rPr>
                <w:rFonts w:ascii="Calibri" w:eastAsia="Calibri" w:hAnsi="Calibri" w:cs="Calibri"/>
                <w:b/>
                <w:bCs/>
                <w:color w:val="FFFFFF" w:themeColor="background1"/>
                <w:sz w:val="40"/>
                <w:szCs w:val="40"/>
              </w:rPr>
              <w:t>–</w:t>
            </w:r>
            <w:r w:rsidRPr="61EEDC79">
              <w:rPr>
                <w:rFonts w:ascii="Calibri" w:eastAsia="Calibri" w:hAnsi="Calibri" w:cs="Calibri"/>
                <w:b/>
                <w:bCs/>
                <w:color w:val="FFFFFF" w:themeColor="background1"/>
                <w:sz w:val="40"/>
                <w:szCs w:val="40"/>
              </w:rPr>
              <w:t xml:space="preserve"> ONSV</w:t>
            </w:r>
          </w:p>
        </w:tc>
      </w:tr>
      <w:tr w:rsidR="61EEDC79" w14:paraId="11293D49" w14:textId="77777777" w:rsidTr="61EEDC79">
        <w:trPr>
          <w:trHeight w:val="660"/>
        </w:trPr>
        <w:tc>
          <w:tcPr>
            <w:tcW w:w="960" w:type="dxa"/>
            <w:tcBorders>
              <w:top w:val="single" w:sz="8" w:space="0" w:color="auto"/>
              <w:left w:val="single" w:sz="8" w:space="0" w:color="auto"/>
              <w:bottom w:val="nil"/>
              <w:right w:val="single" w:sz="8" w:space="0" w:color="auto"/>
            </w:tcBorders>
            <w:shd w:val="clear" w:color="auto" w:fill="9BC2E6"/>
            <w:tcMar>
              <w:left w:w="70" w:type="dxa"/>
              <w:right w:w="70" w:type="dxa"/>
            </w:tcMar>
            <w:vAlign w:val="center"/>
          </w:tcPr>
          <w:p w14:paraId="3990A268" w14:textId="53F698BA" w:rsidR="61EEDC79" w:rsidRDefault="61EEDC79" w:rsidP="61EEDC79">
            <w:pPr>
              <w:spacing w:after="0"/>
              <w:jc w:val="center"/>
            </w:pPr>
            <w:r w:rsidRPr="61EEDC79">
              <w:rPr>
                <w:rFonts w:ascii="Calibri" w:eastAsia="Calibri" w:hAnsi="Calibri" w:cs="Calibri"/>
                <w:b/>
                <w:bCs/>
                <w:color w:val="000000" w:themeColor="text1"/>
              </w:rPr>
              <w:t>Indicador</w:t>
            </w:r>
          </w:p>
        </w:tc>
        <w:tc>
          <w:tcPr>
            <w:tcW w:w="4470" w:type="dxa"/>
            <w:tcBorders>
              <w:top w:val="nil"/>
              <w:left w:val="single" w:sz="8" w:space="0" w:color="auto"/>
              <w:bottom w:val="nil"/>
              <w:right w:val="single" w:sz="8" w:space="0" w:color="auto"/>
            </w:tcBorders>
            <w:shd w:val="clear" w:color="auto" w:fill="9BC2E6"/>
            <w:tcMar>
              <w:left w:w="70" w:type="dxa"/>
              <w:right w:w="70" w:type="dxa"/>
            </w:tcMar>
            <w:vAlign w:val="center"/>
          </w:tcPr>
          <w:p w14:paraId="3B1BFFF2" w14:textId="02BD4C9A" w:rsidR="61EEDC79" w:rsidRDefault="61EEDC79" w:rsidP="61EEDC79">
            <w:pPr>
              <w:spacing w:after="0"/>
              <w:jc w:val="center"/>
            </w:pPr>
            <w:r w:rsidRPr="61EEDC79">
              <w:rPr>
                <w:rFonts w:ascii="Calibri" w:eastAsia="Calibri" w:hAnsi="Calibri" w:cs="Calibri"/>
                <w:b/>
                <w:bCs/>
                <w:color w:val="000000" w:themeColor="text1"/>
              </w:rPr>
              <w:t>Subindicador</w:t>
            </w:r>
          </w:p>
        </w:tc>
        <w:tc>
          <w:tcPr>
            <w:tcW w:w="1605" w:type="dxa"/>
            <w:tcBorders>
              <w:top w:val="nil"/>
              <w:left w:val="single" w:sz="8" w:space="0" w:color="auto"/>
              <w:bottom w:val="nil"/>
              <w:right w:val="single" w:sz="8" w:space="0" w:color="auto"/>
            </w:tcBorders>
            <w:shd w:val="clear" w:color="auto" w:fill="FFC000" w:themeFill="accent4"/>
            <w:tcMar>
              <w:left w:w="70" w:type="dxa"/>
              <w:right w:w="70" w:type="dxa"/>
            </w:tcMar>
            <w:vAlign w:val="center"/>
          </w:tcPr>
          <w:p w14:paraId="5413B831" w14:textId="1D200184" w:rsidR="61EEDC79" w:rsidRDefault="61EEDC79" w:rsidP="61EEDC79">
            <w:pPr>
              <w:spacing w:after="0"/>
              <w:jc w:val="center"/>
            </w:pPr>
            <w:r w:rsidRPr="61EEDC79">
              <w:rPr>
                <w:rFonts w:ascii="Calibri" w:eastAsia="Calibri" w:hAnsi="Calibri" w:cs="Calibri"/>
                <w:b/>
                <w:bCs/>
                <w:color w:val="000000" w:themeColor="text1"/>
              </w:rPr>
              <w:t>Línea base 2022</w:t>
            </w:r>
          </w:p>
        </w:tc>
        <w:tc>
          <w:tcPr>
            <w:tcW w:w="2010" w:type="dxa"/>
            <w:tcBorders>
              <w:top w:val="nil"/>
              <w:left w:val="single" w:sz="8" w:space="0" w:color="auto"/>
              <w:bottom w:val="nil"/>
              <w:right w:val="single" w:sz="8" w:space="0" w:color="auto"/>
            </w:tcBorders>
            <w:shd w:val="clear" w:color="auto" w:fill="9BC2E6"/>
            <w:tcMar>
              <w:left w:w="70" w:type="dxa"/>
              <w:right w:w="70" w:type="dxa"/>
            </w:tcMar>
            <w:vAlign w:val="center"/>
          </w:tcPr>
          <w:p w14:paraId="39D01F46" w14:textId="3703988E" w:rsidR="61EEDC79" w:rsidRDefault="61EEDC79" w:rsidP="61EEDC79">
            <w:pPr>
              <w:spacing w:after="0"/>
              <w:jc w:val="center"/>
            </w:pPr>
            <w:r w:rsidRPr="61EEDC79">
              <w:rPr>
                <w:rFonts w:ascii="Calibri" w:eastAsia="Calibri" w:hAnsi="Calibri" w:cs="Calibri"/>
                <w:b/>
                <w:bCs/>
                <w:color w:val="000000" w:themeColor="text1"/>
              </w:rPr>
              <w:t>Medición actual 2026</w:t>
            </w:r>
          </w:p>
        </w:tc>
      </w:tr>
      <w:tr w:rsidR="61EEDC79" w14:paraId="6B1FF6B6" w14:textId="77777777" w:rsidTr="61EEDC79">
        <w:trPr>
          <w:trHeight w:val="645"/>
        </w:trPr>
        <w:tc>
          <w:tcPr>
            <w:tcW w:w="960" w:type="dxa"/>
            <w:vMerge w:val="restart"/>
            <w:tcBorders>
              <w:top w:val="single" w:sz="8" w:space="0" w:color="auto"/>
              <w:left w:val="single" w:sz="8" w:space="0" w:color="auto"/>
              <w:bottom w:val="single" w:sz="8" w:space="0" w:color="000000" w:themeColor="text1"/>
              <w:right w:val="single" w:sz="8" w:space="0" w:color="auto"/>
            </w:tcBorders>
            <w:tcMar>
              <w:left w:w="70" w:type="dxa"/>
              <w:right w:w="70" w:type="dxa"/>
            </w:tcMar>
            <w:vAlign w:val="center"/>
          </w:tcPr>
          <w:p w14:paraId="7C132179" w14:textId="0352751D" w:rsidR="61EEDC79" w:rsidRDefault="61EEDC79" w:rsidP="61EEDC79">
            <w:pPr>
              <w:spacing w:after="0"/>
              <w:jc w:val="center"/>
            </w:pPr>
            <w:r w:rsidRPr="61EEDC79">
              <w:rPr>
                <w:rFonts w:ascii="Calibri" w:eastAsia="Calibri" w:hAnsi="Calibri" w:cs="Calibri"/>
                <w:b/>
                <w:bCs/>
                <w:color w:val="000000" w:themeColor="text1"/>
              </w:rPr>
              <w:t>1</w:t>
            </w:r>
          </w:p>
        </w:tc>
        <w:tc>
          <w:tcPr>
            <w:tcW w:w="447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7A67781E" w14:textId="677BA649" w:rsidR="61EEDC79" w:rsidRDefault="61EEDC79" w:rsidP="61EEDC79">
            <w:pPr>
              <w:spacing w:after="0"/>
              <w:jc w:val="center"/>
            </w:pPr>
            <w:r w:rsidRPr="61EEDC79">
              <w:rPr>
                <w:rFonts w:ascii="Calibri" w:eastAsia="Calibri" w:hAnsi="Calibri" w:cs="Calibri"/>
                <w:color w:val="000000" w:themeColor="text1"/>
              </w:rPr>
              <w:t>Porcentaje de uso de cinturón de seguridad en conductores</w:t>
            </w:r>
          </w:p>
        </w:tc>
        <w:tc>
          <w:tcPr>
            <w:tcW w:w="1605"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0102C114" w14:textId="20FAB65C" w:rsidR="61EEDC79" w:rsidRDefault="61EEDC79" w:rsidP="61EEDC79">
            <w:pPr>
              <w:spacing w:after="0"/>
              <w:jc w:val="center"/>
            </w:pPr>
            <w:r w:rsidRPr="61EEDC79">
              <w:rPr>
                <w:rFonts w:ascii="Calibri" w:eastAsia="Calibri" w:hAnsi="Calibri" w:cs="Calibri"/>
                <w:color w:val="000000" w:themeColor="text1"/>
              </w:rPr>
              <w:t>67%</w:t>
            </w:r>
          </w:p>
        </w:tc>
        <w:tc>
          <w:tcPr>
            <w:tcW w:w="201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140DE1BF" w14:textId="11A0F7D5" w:rsidR="61EEDC79" w:rsidRDefault="61EEDC79" w:rsidP="61EEDC79">
            <w:pPr>
              <w:spacing w:after="0"/>
              <w:jc w:val="center"/>
            </w:pPr>
            <w:r w:rsidRPr="61EEDC79">
              <w:rPr>
                <w:rFonts w:ascii="Calibri" w:eastAsia="Calibri" w:hAnsi="Calibri" w:cs="Calibri"/>
                <w:color w:val="000000" w:themeColor="text1"/>
              </w:rPr>
              <w:t>63,93%</w:t>
            </w:r>
          </w:p>
        </w:tc>
      </w:tr>
      <w:tr w:rsidR="61EEDC79" w14:paraId="7E100A9D" w14:textId="77777777" w:rsidTr="2895F015">
        <w:trPr>
          <w:trHeight w:val="660"/>
        </w:trPr>
        <w:tc>
          <w:tcPr>
            <w:tcW w:w="960" w:type="dxa"/>
            <w:vMerge/>
            <w:vAlign w:val="center"/>
          </w:tcPr>
          <w:p w14:paraId="79770A2C" w14:textId="77777777" w:rsidR="00E5156F" w:rsidRDefault="00E5156F"/>
        </w:tc>
        <w:tc>
          <w:tcPr>
            <w:tcW w:w="4470" w:type="dxa"/>
            <w:tcBorders>
              <w:top w:val="single" w:sz="8" w:space="0" w:color="auto"/>
              <w:left w:val="nil"/>
              <w:bottom w:val="single" w:sz="8" w:space="0" w:color="auto"/>
              <w:right w:val="single" w:sz="8" w:space="0" w:color="auto"/>
            </w:tcBorders>
            <w:tcMar>
              <w:left w:w="70" w:type="dxa"/>
              <w:right w:w="70" w:type="dxa"/>
            </w:tcMar>
            <w:vAlign w:val="center"/>
          </w:tcPr>
          <w:p w14:paraId="437B4F78" w14:textId="58E78A07" w:rsidR="61EEDC79" w:rsidRDefault="61EEDC79" w:rsidP="61EEDC79">
            <w:pPr>
              <w:spacing w:after="0"/>
              <w:jc w:val="center"/>
            </w:pPr>
            <w:r w:rsidRPr="61EEDC79">
              <w:rPr>
                <w:rFonts w:ascii="Calibri" w:eastAsia="Calibri" w:hAnsi="Calibri" w:cs="Calibri"/>
                <w:color w:val="000000" w:themeColor="text1"/>
              </w:rPr>
              <w:t>Porcentaje de uso de cinturón en acompañantes (silla delantera)</w:t>
            </w:r>
          </w:p>
        </w:tc>
        <w:tc>
          <w:tcPr>
            <w:tcW w:w="1605"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66AC6592" w14:textId="37A7D1F3" w:rsidR="61EEDC79" w:rsidRDefault="61EEDC79" w:rsidP="61EEDC79">
            <w:pPr>
              <w:spacing w:after="0"/>
              <w:jc w:val="center"/>
            </w:pPr>
            <w:r w:rsidRPr="61EEDC79">
              <w:rPr>
                <w:rFonts w:ascii="Calibri" w:eastAsia="Calibri" w:hAnsi="Calibri" w:cs="Calibri"/>
                <w:color w:val="000000" w:themeColor="text1"/>
              </w:rPr>
              <w:t>49%</w:t>
            </w:r>
          </w:p>
        </w:tc>
        <w:tc>
          <w:tcPr>
            <w:tcW w:w="201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6A3C2B01" w14:textId="4C2E9E21" w:rsidR="61EEDC79" w:rsidRDefault="61EEDC79" w:rsidP="61EEDC79">
            <w:pPr>
              <w:spacing w:after="0"/>
              <w:jc w:val="center"/>
            </w:pPr>
            <w:r w:rsidRPr="61EEDC79">
              <w:rPr>
                <w:rFonts w:ascii="Calibri" w:eastAsia="Calibri" w:hAnsi="Calibri" w:cs="Calibri"/>
                <w:color w:val="000000" w:themeColor="text1"/>
              </w:rPr>
              <w:t>51,06%</w:t>
            </w:r>
          </w:p>
        </w:tc>
      </w:tr>
      <w:tr w:rsidR="61EEDC79" w14:paraId="3C1AAE9D" w14:textId="77777777" w:rsidTr="61EEDC79">
        <w:trPr>
          <w:trHeight w:val="660"/>
        </w:trPr>
        <w:tc>
          <w:tcPr>
            <w:tcW w:w="960" w:type="dxa"/>
            <w:tcBorders>
              <w:top w:val="nil"/>
              <w:left w:val="single" w:sz="8" w:space="0" w:color="auto"/>
              <w:bottom w:val="single" w:sz="8" w:space="0" w:color="auto"/>
              <w:right w:val="single" w:sz="8" w:space="0" w:color="auto"/>
            </w:tcBorders>
            <w:tcMar>
              <w:left w:w="70" w:type="dxa"/>
              <w:right w:w="70" w:type="dxa"/>
            </w:tcMar>
            <w:vAlign w:val="center"/>
          </w:tcPr>
          <w:p w14:paraId="40A32EF2" w14:textId="02B46D38" w:rsidR="61EEDC79" w:rsidRDefault="61EEDC79" w:rsidP="61EEDC79">
            <w:pPr>
              <w:spacing w:after="0"/>
              <w:jc w:val="center"/>
            </w:pPr>
            <w:r w:rsidRPr="61EEDC79">
              <w:rPr>
                <w:rFonts w:ascii="Calibri" w:eastAsia="Calibri" w:hAnsi="Calibri" w:cs="Calibri"/>
                <w:b/>
                <w:bCs/>
                <w:color w:val="000000" w:themeColor="text1"/>
              </w:rPr>
              <w:t>2</w:t>
            </w:r>
          </w:p>
        </w:tc>
        <w:tc>
          <w:tcPr>
            <w:tcW w:w="447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7355F3D5" w14:textId="7657FAA7" w:rsidR="61EEDC79" w:rsidRDefault="61EEDC79" w:rsidP="61EEDC79">
            <w:pPr>
              <w:spacing w:after="0"/>
              <w:jc w:val="center"/>
            </w:pPr>
            <w:r w:rsidRPr="61EEDC79">
              <w:rPr>
                <w:rFonts w:ascii="Calibri" w:eastAsia="Calibri" w:hAnsi="Calibri" w:cs="Calibri"/>
                <w:color w:val="000000" w:themeColor="text1"/>
              </w:rPr>
              <w:t>Porcentaje de uso de silla de retención infantil en vehículos que transportan niños</w:t>
            </w:r>
          </w:p>
        </w:tc>
        <w:tc>
          <w:tcPr>
            <w:tcW w:w="1605"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397D09FE" w14:textId="3E35B4BF" w:rsidR="61EEDC79" w:rsidRDefault="61EEDC79" w:rsidP="61EEDC79">
            <w:pPr>
              <w:spacing w:after="0"/>
              <w:jc w:val="center"/>
            </w:pPr>
            <w:r w:rsidRPr="61EEDC79">
              <w:rPr>
                <w:rFonts w:ascii="Calibri" w:eastAsia="Calibri" w:hAnsi="Calibri" w:cs="Calibri"/>
                <w:color w:val="000000" w:themeColor="text1"/>
              </w:rPr>
              <w:t>11%</w:t>
            </w:r>
          </w:p>
        </w:tc>
        <w:tc>
          <w:tcPr>
            <w:tcW w:w="201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08BDF9C7" w14:textId="3A310E0C" w:rsidR="61EEDC79" w:rsidRDefault="61EEDC79" w:rsidP="61EEDC79">
            <w:pPr>
              <w:spacing w:after="0"/>
              <w:jc w:val="center"/>
            </w:pPr>
            <w:r w:rsidRPr="61EEDC79">
              <w:rPr>
                <w:rFonts w:ascii="Calibri" w:eastAsia="Calibri" w:hAnsi="Calibri" w:cs="Calibri"/>
                <w:color w:val="000000" w:themeColor="text1"/>
              </w:rPr>
              <w:t>14,16%</w:t>
            </w:r>
          </w:p>
        </w:tc>
      </w:tr>
      <w:tr w:rsidR="61EEDC79" w14:paraId="07A93E11" w14:textId="77777777" w:rsidTr="61EEDC79">
        <w:trPr>
          <w:trHeight w:val="660"/>
        </w:trPr>
        <w:tc>
          <w:tcPr>
            <w:tcW w:w="960" w:type="dxa"/>
            <w:tcBorders>
              <w:top w:val="single" w:sz="8" w:space="0" w:color="auto"/>
              <w:left w:val="single" w:sz="8" w:space="0" w:color="auto"/>
              <w:bottom w:val="single" w:sz="8" w:space="0" w:color="000000" w:themeColor="text1"/>
              <w:right w:val="single" w:sz="8" w:space="0" w:color="auto"/>
            </w:tcBorders>
            <w:tcMar>
              <w:left w:w="70" w:type="dxa"/>
              <w:right w:w="70" w:type="dxa"/>
            </w:tcMar>
            <w:vAlign w:val="center"/>
          </w:tcPr>
          <w:p w14:paraId="5582F0F1" w14:textId="719A85B8" w:rsidR="61EEDC79" w:rsidRDefault="61EEDC79" w:rsidP="61EEDC79">
            <w:pPr>
              <w:spacing w:after="0"/>
              <w:jc w:val="center"/>
            </w:pPr>
            <w:r w:rsidRPr="61EEDC79">
              <w:rPr>
                <w:rFonts w:ascii="Calibri" w:eastAsia="Calibri" w:hAnsi="Calibri" w:cs="Calibri"/>
                <w:b/>
                <w:bCs/>
                <w:color w:val="000000" w:themeColor="text1"/>
              </w:rPr>
              <w:t>3</w:t>
            </w:r>
          </w:p>
        </w:tc>
        <w:tc>
          <w:tcPr>
            <w:tcW w:w="447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640F680C" w14:textId="76552C3A" w:rsidR="61EEDC79" w:rsidRDefault="61EEDC79" w:rsidP="61EEDC79">
            <w:pPr>
              <w:spacing w:after="0"/>
              <w:jc w:val="center"/>
            </w:pPr>
            <w:r w:rsidRPr="61EEDC79">
              <w:rPr>
                <w:rFonts w:ascii="Calibri" w:eastAsia="Calibri" w:hAnsi="Calibri" w:cs="Calibri"/>
                <w:color w:val="000000" w:themeColor="text1"/>
              </w:rPr>
              <w:t>Porcentaje de automóviles que superan el límite de velocidad</w:t>
            </w:r>
          </w:p>
        </w:tc>
        <w:tc>
          <w:tcPr>
            <w:tcW w:w="1605"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6460D7BE" w14:textId="791A791C" w:rsidR="61EEDC79" w:rsidRDefault="61EEDC79" w:rsidP="61EEDC79">
            <w:pPr>
              <w:spacing w:after="0"/>
              <w:jc w:val="center"/>
            </w:pPr>
            <w:r w:rsidRPr="61EEDC79">
              <w:rPr>
                <w:rFonts w:ascii="Calibri" w:eastAsia="Calibri" w:hAnsi="Calibri" w:cs="Calibri"/>
                <w:color w:val="000000" w:themeColor="text1"/>
              </w:rPr>
              <w:t>32%</w:t>
            </w:r>
          </w:p>
        </w:tc>
        <w:tc>
          <w:tcPr>
            <w:tcW w:w="201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14A0AE0D" w14:textId="7B13B2D6" w:rsidR="61EEDC79" w:rsidRDefault="61EEDC79" w:rsidP="61EEDC79">
            <w:pPr>
              <w:spacing w:after="0"/>
              <w:jc w:val="center"/>
            </w:pPr>
            <w:r w:rsidRPr="61EEDC79">
              <w:rPr>
                <w:rFonts w:ascii="Calibri" w:eastAsia="Calibri" w:hAnsi="Calibri" w:cs="Calibri"/>
                <w:color w:val="000000" w:themeColor="text1"/>
              </w:rPr>
              <w:t>23,49%</w:t>
            </w:r>
          </w:p>
        </w:tc>
      </w:tr>
      <w:tr w:rsidR="61EEDC79" w14:paraId="7E025F0D" w14:textId="77777777" w:rsidTr="61EEDC79">
        <w:trPr>
          <w:trHeight w:val="960"/>
        </w:trPr>
        <w:tc>
          <w:tcPr>
            <w:tcW w:w="960" w:type="dxa"/>
            <w:vMerge w:val="restart"/>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58E89D6C" w14:textId="4BA8531F" w:rsidR="61EEDC79" w:rsidRDefault="61EEDC79" w:rsidP="61EEDC79">
            <w:pPr>
              <w:spacing w:after="0"/>
              <w:jc w:val="center"/>
            </w:pPr>
            <w:r w:rsidRPr="61EEDC79">
              <w:rPr>
                <w:rFonts w:ascii="Calibri" w:eastAsia="Calibri" w:hAnsi="Calibri" w:cs="Calibri"/>
                <w:b/>
                <w:bCs/>
                <w:color w:val="000000" w:themeColor="text1"/>
              </w:rPr>
              <w:t>4</w:t>
            </w:r>
          </w:p>
        </w:tc>
        <w:tc>
          <w:tcPr>
            <w:tcW w:w="447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6ED8914A" w14:textId="745DBB2B" w:rsidR="61EEDC79" w:rsidRDefault="61EEDC79" w:rsidP="61EEDC79">
            <w:pPr>
              <w:spacing w:after="0"/>
              <w:jc w:val="center"/>
            </w:pPr>
            <w:r w:rsidRPr="61EEDC79">
              <w:rPr>
                <w:rFonts w:ascii="Calibri" w:eastAsia="Calibri" w:hAnsi="Calibri" w:cs="Calibri"/>
                <w:color w:val="000000" w:themeColor="text1"/>
              </w:rPr>
              <w:t>1-Porcentaje de uso de elementos de protección personal para motociclistas - Guantes</w:t>
            </w:r>
          </w:p>
        </w:tc>
        <w:tc>
          <w:tcPr>
            <w:tcW w:w="1605"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626E191A" w14:textId="32C0173D" w:rsidR="61EEDC79" w:rsidRDefault="61EEDC79" w:rsidP="61EEDC79">
            <w:pPr>
              <w:spacing w:after="0"/>
              <w:jc w:val="center"/>
            </w:pPr>
            <w:r w:rsidRPr="61EEDC79">
              <w:rPr>
                <w:rFonts w:ascii="Calibri" w:eastAsia="Calibri" w:hAnsi="Calibri" w:cs="Calibri"/>
                <w:color w:val="000000" w:themeColor="text1"/>
              </w:rPr>
              <w:t>10%</w:t>
            </w:r>
          </w:p>
        </w:tc>
        <w:tc>
          <w:tcPr>
            <w:tcW w:w="201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4EB5E2F6" w14:textId="4A940575" w:rsidR="61EEDC79" w:rsidRDefault="61EEDC79" w:rsidP="61EEDC79">
            <w:pPr>
              <w:spacing w:after="0"/>
              <w:jc w:val="center"/>
            </w:pPr>
            <w:r w:rsidRPr="61EEDC79">
              <w:rPr>
                <w:rFonts w:ascii="Calibri" w:eastAsia="Calibri" w:hAnsi="Calibri" w:cs="Calibri"/>
                <w:color w:val="000000" w:themeColor="text1"/>
              </w:rPr>
              <w:t>14,38%</w:t>
            </w:r>
          </w:p>
        </w:tc>
      </w:tr>
      <w:tr w:rsidR="79BE6568" w14:paraId="01F2C681" w14:textId="77777777" w:rsidTr="79BE6568">
        <w:trPr>
          <w:trHeight w:val="645"/>
        </w:trPr>
        <w:tc>
          <w:tcPr>
            <w:tcW w:w="1003" w:type="dxa"/>
            <w:vMerge/>
            <w:tcMar>
              <w:left w:w="70" w:type="dxa"/>
              <w:right w:w="70" w:type="dxa"/>
            </w:tcMar>
            <w:vAlign w:val="center"/>
          </w:tcPr>
          <w:p w14:paraId="50DC6F2F" w14:textId="77777777" w:rsidR="00F0434E" w:rsidRDefault="00F0434E"/>
        </w:tc>
        <w:tc>
          <w:tcPr>
            <w:tcW w:w="4308" w:type="dxa"/>
            <w:tcBorders>
              <w:top w:val="single" w:sz="8" w:space="0" w:color="auto"/>
              <w:left w:val="nil"/>
              <w:bottom w:val="single" w:sz="8" w:space="0" w:color="auto"/>
              <w:right w:val="single" w:sz="8" w:space="0" w:color="auto"/>
            </w:tcBorders>
            <w:tcMar>
              <w:left w:w="70" w:type="dxa"/>
              <w:right w:w="70" w:type="dxa"/>
            </w:tcMar>
            <w:vAlign w:val="center"/>
          </w:tcPr>
          <w:p w14:paraId="0E6F19F5" w14:textId="41DE7930" w:rsidR="145319E5" w:rsidRDefault="145319E5" w:rsidP="79BE6568">
            <w:pPr>
              <w:jc w:val="center"/>
            </w:pPr>
            <w:r w:rsidRPr="79BE6568">
              <w:rPr>
                <w:rFonts w:ascii="Aptos Narrow" w:eastAsia="Aptos Narrow" w:hAnsi="Aptos Narrow" w:cs="Aptos Narrow"/>
                <w:color w:val="242424"/>
              </w:rPr>
              <w:t>1-Porcentaje de uso de casco en conductor - Motocicletas</w:t>
            </w:r>
          </w:p>
        </w:tc>
        <w:tc>
          <w:tcPr>
            <w:tcW w:w="1553"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0B51F022" w14:textId="6BE3AF34" w:rsidR="145319E5" w:rsidRDefault="145319E5" w:rsidP="79BE6568">
            <w:pPr>
              <w:jc w:val="center"/>
            </w:pPr>
            <w:r w:rsidRPr="79BE6568">
              <w:rPr>
                <w:rFonts w:ascii="Calibri" w:eastAsia="Calibri" w:hAnsi="Calibri" w:cs="Calibri"/>
                <w:color w:val="000000" w:themeColor="text1"/>
              </w:rPr>
              <w:t>79%</w:t>
            </w:r>
          </w:p>
        </w:tc>
        <w:tc>
          <w:tcPr>
            <w:tcW w:w="1956"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2DFA2DBE" w14:textId="002D3F9C" w:rsidR="145319E5" w:rsidRDefault="145319E5" w:rsidP="79BE6568">
            <w:pPr>
              <w:jc w:val="center"/>
            </w:pPr>
            <w:r w:rsidRPr="79BE6568">
              <w:rPr>
                <w:rFonts w:ascii="Calibri" w:eastAsia="Calibri" w:hAnsi="Calibri" w:cs="Calibri"/>
                <w:color w:val="000000" w:themeColor="text1"/>
              </w:rPr>
              <w:t>78,38%</w:t>
            </w:r>
          </w:p>
        </w:tc>
      </w:tr>
      <w:tr w:rsidR="61EEDC79" w14:paraId="6DFA00D3" w14:textId="77777777" w:rsidTr="2895F015">
        <w:trPr>
          <w:trHeight w:val="645"/>
        </w:trPr>
        <w:tc>
          <w:tcPr>
            <w:tcW w:w="960" w:type="dxa"/>
            <w:vMerge/>
            <w:vAlign w:val="center"/>
          </w:tcPr>
          <w:p w14:paraId="236F1BDE" w14:textId="77777777" w:rsidR="00E5156F" w:rsidRDefault="00E5156F"/>
        </w:tc>
        <w:tc>
          <w:tcPr>
            <w:tcW w:w="4470" w:type="dxa"/>
            <w:tcBorders>
              <w:top w:val="single" w:sz="8" w:space="0" w:color="auto"/>
              <w:left w:val="nil"/>
              <w:bottom w:val="single" w:sz="8" w:space="0" w:color="auto"/>
              <w:right w:val="single" w:sz="8" w:space="0" w:color="auto"/>
            </w:tcBorders>
            <w:tcMar>
              <w:left w:w="70" w:type="dxa"/>
              <w:right w:w="70" w:type="dxa"/>
            </w:tcMar>
            <w:vAlign w:val="center"/>
          </w:tcPr>
          <w:p w14:paraId="57201637" w14:textId="70DB7573" w:rsidR="61EEDC79" w:rsidRDefault="61EEDC79" w:rsidP="61EEDC79">
            <w:pPr>
              <w:spacing w:after="0"/>
              <w:jc w:val="center"/>
            </w:pPr>
            <w:r w:rsidRPr="61EEDC79">
              <w:rPr>
                <w:rFonts w:ascii="Calibri" w:eastAsia="Calibri" w:hAnsi="Calibri" w:cs="Calibri"/>
                <w:color w:val="000000" w:themeColor="text1"/>
              </w:rPr>
              <w:t>1-Porcentaje de uso de prendas reflectivas en conductor - Motocicletas</w:t>
            </w:r>
          </w:p>
        </w:tc>
        <w:tc>
          <w:tcPr>
            <w:tcW w:w="1605"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7BFE67BD" w14:textId="2FDC821A" w:rsidR="61EEDC79" w:rsidRDefault="61EEDC79" w:rsidP="61EEDC79">
            <w:pPr>
              <w:spacing w:after="0"/>
              <w:jc w:val="center"/>
            </w:pPr>
            <w:r w:rsidRPr="61EEDC79">
              <w:rPr>
                <w:rFonts w:ascii="Calibri" w:eastAsia="Calibri" w:hAnsi="Calibri" w:cs="Calibri"/>
                <w:color w:val="000000" w:themeColor="text1"/>
              </w:rPr>
              <w:t>21%</w:t>
            </w:r>
          </w:p>
        </w:tc>
        <w:tc>
          <w:tcPr>
            <w:tcW w:w="201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36999443" w14:textId="24D93B3A" w:rsidR="61EEDC79" w:rsidRDefault="61EEDC79" w:rsidP="61EEDC79">
            <w:pPr>
              <w:spacing w:after="0"/>
              <w:jc w:val="center"/>
            </w:pPr>
            <w:r w:rsidRPr="61EEDC79">
              <w:rPr>
                <w:rFonts w:ascii="Calibri" w:eastAsia="Calibri" w:hAnsi="Calibri" w:cs="Calibri"/>
                <w:color w:val="000000" w:themeColor="text1"/>
              </w:rPr>
              <w:t>21,37%</w:t>
            </w:r>
          </w:p>
        </w:tc>
      </w:tr>
      <w:tr w:rsidR="61EEDC79" w14:paraId="053B343D" w14:textId="77777777" w:rsidTr="2895F015">
        <w:trPr>
          <w:trHeight w:val="960"/>
        </w:trPr>
        <w:tc>
          <w:tcPr>
            <w:tcW w:w="960" w:type="dxa"/>
            <w:vMerge/>
            <w:vAlign w:val="center"/>
          </w:tcPr>
          <w:p w14:paraId="40764F48" w14:textId="77777777" w:rsidR="00E5156F" w:rsidRDefault="00E5156F"/>
        </w:tc>
        <w:tc>
          <w:tcPr>
            <w:tcW w:w="4470" w:type="dxa"/>
            <w:tcBorders>
              <w:top w:val="single" w:sz="8" w:space="0" w:color="auto"/>
              <w:left w:val="nil"/>
              <w:bottom w:val="single" w:sz="8" w:space="0" w:color="auto"/>
              <w:right w:val="single" w:sz="8" w:space="0" w:color="auto"/>
            </w:tcBorders>
            <w:tcMar>
              <w:left w:w="70" w:type="dxa"/>
              <w:right w:w="70" w:type="dxa"/>
            </w:tcMar>
            <w:vAlign w:val="center"/>
          </w:tcPr>
          <w:p w14:paraId="4556E4E6" w14:textId="0F3C9309" w:rsidR="61EEDC79" w:rsidRDefault="61EEDC79" w:rsidP="61EEDC79">
            <w:pPr>
              <w:spacing w:after="0"/>
              <w:jc w:val="center"/>
            </w:pPr>
            <w:r w:rsidRPr="61EEDC79">
              <w:rPr>
                <w:rFonts w:ascii="Calibri" w:eastAsia="Calibri" w:hAnsi="Calibri" w:cs="Calibri"/>
                <w:color w:val="000000" w:themeColor="text1"/>
              </w:rPr>
              <w:t>1-Porcentaje de uso de prendas reflectivas en conductor en horario nocturno - Motocicletas</w:t>
            </w:r>
          </w:p>
        </w:tc>
        <w:tc>
          <w:tcPr>
            <w:tcW w:w="1605"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658709BE" w14:textId="30E8B2D1" w:rsidR="61EEDC79" w:rsidRDefault="61EEDC79" w:rsidP="61EEDC79">
            <w:pPr>
              <w:spacing w:after="0"/>
              <w:jc w:val="center"/>
            </w:pPr>
            <w:r w:rsidRPr="61EEDC79">
              <w:rPr>
                <w:rFonts w:ascii="Calibri" w:eastAsia="Calibri" w:hAnsi="Calibri" w:cs="Calibri"/>
                <w:color w:val="000000" w:themeColor="text1"/>
              </w:rPr>
              <w:t>22%</w:t>
            </w:r>
          </w:p>
        </w:tc>
        <w:tc>
          <w:tcPr>
            <w:tcW w:w="201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5D8A4292" w14:textId="5CF84F2A" w:rsidR="61EEDC79" w:rsidRDefault="61EEDC79" w:rsidP="61EEDC79">
            <w:pPr>
              <w:spacing w:after="0"/>
              <w:jc w:val="center"/>
            </w:pPr>
            <w:r w:rsidRPr="61EEDC79">
              <w:rPr>
                <w:rFonts w:ascii="Calibri" w:eastAsia="Calibri" w:hAnsi="Calibri" w:cs="Calibri"/>
                <w:color w:val="000000" w:themeColor="text1"/>
              </w:rPr>
              <w:t>21,23%</w:t>
            </w:r>
          </w:p>
        </w:tc>
      </w:tr>
      <w:tr w:rsidR="61EEDC79" w14:paraId="29241B3F" w14:textId="77777777" w:rsidTr="2895F015">
        <w:trPr>
          <w:trHeight w:val="960"/>
        </w:trPr>
        <w:tc>
          <w:tcPr>
            <w:tcW w:w="960" w:type="dxa"/>
            <w:vMerge/>
            <w:vAlign w:val="center"/>
          </w:tcPr>
          <w:p w14:paraId="7853A798" w14:textId="77777777" w:rsidR="00E5156F" w:rsidRDefault="00E5156F"/>
        </w:tc>
        <w:tc>
          <w:tcPr>
            <w:tcW w:w="4470" w:type="dxa"/>
            <w:tcBorders>
              <w:top w:val="single" w:sz="8" w:space="0" w:color="auto"/>
              <w:left w:val="nil"/>
              <w:bottom w:val="single" w:sz="8" w:space="0" w:color="auto"/>
              <w:right w:val="single" w:sz="8" w:space="0" w:color="auto"/>
            </w:tcBorders>
            <w:tcMar>
              <w:left w:w="70" w:type="dxa"/>
              <w:right w:w="70" w:type="dxa"/>
            </w:tcMar>
            <w:vAlign w:val="center"/>
          </w:tcPr>
          <w:p w14:paraId="6BA5E12D" w14:textId="3FF4E9A3" w:rsidR="61EEDC79" w:rsidRDefault="61EEDC79" w:rsidP="61EEDC79">
            <w:pPr>
              <w:spacing w:after="0"/>
              <w:jc w:val="center"/>
            </w:pPr>
            <w:r w:rsidRPr="61EEDC79">
              <w:rPr>
                <w:rFonts w:ascii="Calibri" w:eastAsia="Calibri" w:hAnsi="Calibri" w:cs="Calibri"/>
                <w:color w:val="000000" w:themeColor="text1"/>
              </w:rPr>
              <w:t>2-Porcentaje de uso de elementos de protección personal para motociclistas - Calzado</w:t>
            </w:r>
          </w:p>
        </w:tc>
        <w:tc>
          <w:tcPr>
            <w:tcW w:w="1605"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12DA851D" w14:textId="6A737AF3" w:rsidR="61EEDC79" w:rsidRDefault="61EEDC79" w:rsidP="61EEDC79">
            <w:pPr>
              <w:spacing w:after="0"/>
              <w:jc w:val="center"/>
            </w:pPr>
            <w:r w:rsidRPr="61EEDC79">
              <w:rPr>
                <w:rFonts w:ascii="Calibri" w:eastAsia="Calibri" w:hAnsi="Calibri" w:cs="Calibri"/>
                <w:color w:val="000000" w:themeColor="text1"/>
              </w:rPr>
              <w:t>31%</w:t>
            </w:r>
          </w:p>
        </w:tc>
        <w:tc>
          <w:tcPr>
            <w:tcW w:w="201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049704D2" w14:textId="56034B2A" w:rsidR="61EEDC79" w:rsidRDefault="61EEDC79" w:rsidP="61EEDC79">
            <w:pPr>
              <w:spacing w:after="0"/>
              <w:jc w:val="center"/>
            </w:pPr>
            <w:r w:rsidRPr="61EEDC79">
              <w:rPr>
                <w:rFonts w:ascii="Calibri" w:eastAsia="Calibri" w:hAnsi="Calibri" w:cs="Calibri"/>
                <w:color w:val="000000" w:themeColor="text1"/>
              </w:rPr>
              <w:t>76,61%</w:t>
            </w:r>
          </w:p>
        </w:tc>
      </w:tr>
      <w:tr w:rsidR="61EEDC79" w14:paraId="43421B67" w14:textId="77777777" w:rsidTr="2895F015">
        <w:trPr>
          <w:trHeight w:val="960"/>
        </w:trPr>
        <w:tc>
          <w:tcPr>
            <w:tcW w:w="960" w:type="dxa"/>
            <w:vMerge/>
            <w:vAlign w:val="center"/>
          </w:tcPr>
          <w:p w14:paraId="7FD62CB6" w14:textId="77777777" w:rsidR="00E5156F" w:rsidRDefault="00E5156F"/>
        </w:tc>
        <w:tc>
          <w:tcPr>
            <w:tcW w:w="4470" w:type="dxa"/>
            <w:tcBorders>
              <w:top w:val="single" w:sz="8" w:space="0" w:color="auto"/>
              <w:left w:val="nil"/>
              <w:bottom w:val="single" w:sz="8" w:space="0" w:color="auto"/>
              <w:right w:val="single" w:sz="8" w:space="0" w:color="auto"/>
            </w:tcBorders>
            <w:tcMar>
              <w:left w:w="70" w:type="dxa"/>
              <w:right w:w="70" w:type="dxa"/>
            </w:tcMar>
            <w:vAlign w:val="center"/>
          </w:tcPr>
          <w:p w14:paraId="7A31488F" w14:textId="3637974C" w:rsidR="61EEDC79" w:rsidRDefault="61EEDC79" w:rsidP="61EEDC79">
            <w:pPr>
              <w:spacing w:after="0"/>
              <w:jc w:val="center"/>
            </w:pPr>
            <w:r w:rsidRPr="61EEDC79">
              <w:rPr>
                <w:rFonts w:ascii="Calibri" w:eastAsia="Calibri" w:hAnsi="Calibri" w:cs="Calibri"/>
                <w:color w:val="000000" w:themeColor="text1"/>
              </w:rPr>
              <w:t>3-Porcentaje de uso de elementos de protección personal para motociclistas - indumentaria inferior</w:t>
            </w:r>
          </w:p>
        </w:tc>
        <w:tc>
          <w:tcPr>
            <w:tcW w:w="1605"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159434B6" w14:textId="0848B1E1" w:rsidR="61EEDC79" w:rsidRDefault="61EEDC79" w:rsidP="61EEDC79">
            <w:pPr>
              <w:spacing w:after="0"/>
              <w:jc w:val="center"/>
            </w:pPr>
            <w:r w:rsidRPr="61EEDC79">
              <w:rPr>
                <w:rFonts w:ascii="Calibri" w:eastAsia="Calibri" w:hAnsi="Calibri" w:cs="Calibri"/>
                <w:color w:val="000000" w:themeColor="text1"/>
              </w:rPr>
              <w:t>7%</w:t>
            </w:r>
          </w:p>
        </w:tc>
        <w:tc>
          <w:tcPr>
            <w:tcW w:w="201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2EE9CFEE" w14:textId="31F0FF0B" w:rsidR="61EEDC79" w:rsidRDefault="61EEDC79" w:rsidP="61EEDC79">
            <w:pPr>
              <w:spacing w:after="0"/>
              <w:jc w:val="center"/>
            </w:pPr>
            <w:r w:rsidRPr="61EEDC79">
              <w:rPr>
                <w:rFonts w:ascii="Calibri" w:eastAsia="Calibri" w:hAnsi="Calibri" w:cs="Calibri"/>
                <w:color w:val="000000" w:themeColor="text1"/>
              </w:rPr>
              <w:t>14,33%</w:t>
            </w:r>
          </w:p>
        </w:tc>
      </w:tr>
      <w:tr w:rsidR="61EEDC79" w14:paraId="795B3813" w14:textId="77777777" w:rsidTr="2895F015">
        <w:trPr>
          <w:trHeight w:val="960"/>
        </w:trPr>
        <w:tc>
          <w:tcPr>
            <w:tcW w:w="960" w:type="dxa"/>
            <w:vMerge/>
            <w:vAlign w:val="center"/>
          </w:tcPr>
          <w:p w14:paraId="74EC229D" w14:textId="77777777" w:rsidR="00E5156F" w:rsidRDefault="00E5156F"/>
        </w:tc>
        <w:tc>
          <w:tcPr>
            <w:tcW w:w="4470" w:type="dxa"/>
            <w:tcBorders>
              <w:top w:val="single" w:sz="8" w:space="0" w:color="auto"/>
              <w:left w:val="nil"/>
              <w:bottom w:val="single" w:sz="8" w:space="0" w:color="auto"/>
              <w:right w:val="single" w:sz="8" w:space="0" w:color="auto"/>
            </w:tcBorders>
            <w:tcMar>
              <w:left w:w="70" w:type="dxa"/>
              <w:right w:w="70" w:type="dxa"/>
            </w:tcMar>
            <w:vAlign w:val="center"/>
          </w:tcPr>
          <w:p w14:paraId="665B24F1" w14:textId="4C7FFF8E" w:rsidR="61EEDC79" w:rsidRDefault="61EEDC79" w:rsidP="61EEDC79">
            <w:pPr>
              <w:spacing w:after="0"/>
              <w:jc w:val="center"/>
            </w:pPr>
            <w:r w:rsidRPr="61EEDC79">
              <w:rPr>
                <w:rFonts w:ascii="Calibri" w:eastAsia="Calibri" w:hAnsi="Calibri" w:cs="Calibri"/>
                <w:color w:val="000000" w:themeColor="text1"/>
              </w:rPr>
              <w:t>4-Porcentaje de uso de elementos de protección personal para motociclistas - indumentaria superior</w:t>
            </w:r>
          </w:p>
        </w:tc>
        <w:tc>
          <w:tcPr>
            <w:tcW w:w="1605"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03B8A484" w14:textId="7287CB0F" w:rsidR="61EEDC79" w:rsidRDefault="61EEDC79" w:rsidP="61EEDC79">
            <w:pPr>
              <w:spacing w:after="0"/>
              <w:jc w:val="center"/>
            </w:pPr>
            <w:r w:rsidRPr="61EEDC79">
              <w:rPr>
                <w:rFonts w:ascii="Calibri" w:eastAsia="Calibri" w:hAnsi="Calibri" w:cs="Calibri"/>
                <w:color w:val="000000" w:themeColor="text1"/>
              </w:rPr>
              <w:t>13%</w:t>
            </w:r>
          </w:p>
        </w:tc>
        <w:tc>
          <w:tcPr>
            <w:tcW w:w="201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49B9B5CC" w14:textId="59A2E2A2" w:rsidR="61EEDC79" w:rsidRDefault="61EEDC79" w:rsidP="61EEDC79">
            <w:pPr>
              <w:spacing w:after="0"/>
              <w:jc w:val="center"/>
            </w:pPr>
            <w:r w:rsidRPr="61EEDC79">
              <w:rPr>
                <w:rFonts w:ascii="Calibri" w:eastAsia="Calibri" w:hAnsi="Calibri" w:cs="Calibri"/>
                <w:color w:val="000000" w:themeColor="text1"/>
              </w:rPr>
              <w:t>12,78%</w:t>
            </w:r>
          </w:p>
        </w:tc>
      </w:tr>
      <w:tr w:rsidR="61EEDC79" w14:paraId="1106AA8B" w14:textId="77777777" w:rsidTr="61EEDC79">
        <w:trPr>
          <w:trHeight w:val="645"/>
        </w:trPr>
        <w:tc>
          <w:tcPr>
            <w:tcW w:w="960" w:type="dxa"/>
            <w:vMerge w:val="restart"/>
            <w:tcBorders>
              <w:top w:val="nil"/>
              <w:left w:val="single" w:sz="8" w:space="0" w:color="auto"/>
              <w:bottom w:val="single" w:sz="8" w:space="0" w:color="auto"/>
              <w:right w:val="single" w:sz="8" w:space="0" w:color="auto"/>
            </w:tcBorders>
            <w:tcMar>
              <w:left w:w="70" w:type="dxa"/>
              <w:right w:w="70" w:type="dxa"/>
            </w:tcMar>
            <w:vAlign w:val="center"/>
          </w:tcPr>
          <w:p w14:paraId="7ADE7B3B" w14:textId="6A9C38D7" w:rsidR="61EEDC79" w:rsidRDefault="61EEDC79" w:rsidP="61EEDC79">
            <w:pPr>
              <w:spacing w:after="0"/>
              <w:jc w:val="center"/>
            </w:pPr>
            <w:r w:rsidRPr="61EEDC79">
              <w:rPr>
                <w:rFonts w:ascii="Calibri" w:eastAsia="Calibri" w:hAnsi="Calibri" w:cs="Calibri"/>
                <w:b/>
                <w:bCs/>
                <w:color w:val="000000" w:themeColor="text1"/>
              </w:rPr>
              <w:t>5</w:t>
            </w:r>
          </w:p>
        </w:tc>
        <w:tc>
          <w:tcPr>
            <w:tcW w:w="447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508AF020" w14:textId="0AA69028" w:rsidR="61EEDC79" w:rsidRDefault="61EEDC79" w:rsidP="61EEDC79">
            <w:pPr>
              <w:spacing w:after="0"/>
              <w:jc w:val="center"/>
            </w:pPr>
            <w:r w:rsidRPr="61EEDC79">
              <w:rPr>
                <w:rFonts w:ascii="Calibri" w:eastAsia="Calibri" w:hAnsi="Calibri" w:cs="Calibri"/>
                <w:color w:val="000000" w:themeColor="text1"/>
              </w:rPr>
              <w:t>1-Porcentaje de vehículos que pasan semáforos en rojo - Vehículos livianos</w:t>
            </w:r>
          </w:p>
        </w:tc>
        <w:tc>
          <w:tcPr>
            <w:tcW w:w="1605"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18D534EF" w14:textId="66D51DBF" w:rsidR="61EEDC79" w:rsidRDefault="61EEDC79" w:rsidP="61EEDC79">
            <w:pPr>
              <w:spacing w:after="0"/>
              <w:jc w:val="center"/>
            </w:pPr>
            <w:r w:rsidRPr="61EEDC79">
              <w:rPr>
                <w:rFonts w:ascii="Calibri" w:eastAsia="Calibri" w:hAnsi="Calibri" w:cs="Calibri"/>
                <w:color w:val="000000" w:themeColor="text1"/>
              </w:rPr>
              <w:t>2%</w:t>
            </w:r>
          </w:p>
        </w:tc>
        <w:tc>
          <w:tcPr>
            <w:tcW w:w="201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10ED697B" w14:textId="111DA44D" w:rsidR="61EEDC79" w:rsidRDefault="61EEDC79" w:rsidP="61EEDC79">
            <w:pPr>
              <w:spacing w:after="0"/>
              <w:jc w:val="center"/>
            </w:pPr>
            <w:r w:rsidRPr="61EEDC79">
              <w:rPr>
                <w:rFonts w:ascii="Calibri" w:eastAsia="Calibri" w:hAnsi="Calibri" w:cs="Calibri"/>
                <w:color w:val="000000" w:themeColor="text1"/>
              </w:rPr>
              <w:t>3,72%</w:t>
            </w:r>
          </w:p>
        </w:tc>
      </w:tr>
      <w:tr w:rsidR="61EEDC79" w14:paraId="1227F61D" w14:textId="77777777" w:rsidTr="2895F015">
        <w:trPr>
          <w:trHeight w:val="645"/>
        </w:trPr>
        <w:tc>
          <w:tcPr>
            <w:tcW w:w="960" w:type="dxa"/>
            <w:vMerge/>
            <w:vAlign w:val="center"/>
          </w:tcPr>
          <w:p w14:paraId="66DA2525" w14:textId="77777777" w:rsidR="00E5156F" w:rsidRDefault="00E5156F"/>
        </w:tc>
        <w:tc>
          <w:tcPr>
            <w:tcW w:w="4470" w:type="dxa"/>
            <w:tcBorders>
              <w:top w:val="single" w:sz="8" w:space="0" w:color="auto"/>
              <w:left w:val="nil"/>
              <w:bottom w:val="single" w:sz="8" w:space="0" w:color="auto"/>
              <w:right w:val="single" w:sz="8" w:space="0" w:color="auto"/>
            </w:tcBorders>
            <w:tcMar>
              <w:left w:w="70" w:type="dxa"/>
              <w:right w:w="70" w:type="dxa"/>
            </w:tcMar>
            <w:vAlign w:val="center"/>
          </w:tcPr>
          <w:p w14:paraId="06FE782F" w14:textId="76C052BF" w:rsidR="61EEDC79" w:rsidRDefault="61EEDC79" w:rsidP="61EEDC79">
            <w:pPr>
              <w:spacing w:after="0"/>
              <w:jc w:val="center"/>
            </w:pPr>
            <w:r w:rsidRPr="61EEDC79">
              <w:rPr>
                <w:rFonts w:ascii="Calibri" w:eastAsia="Calibri" w:hAnsi="Calibri" w:cs="Calibri"/>
                <w:color w:val="000000" w:themeColor="text1"/>
              </w:rPr>
              <w:t>2-Porcentaje de vehículos que pasan semáforos en rojo - Motocicletas</w:t>
            </w:r>
          </w:p>
        </w:tc>
        <w:tc>
          <w:tcPr>
            <w:tcW w:w="1605"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09C3D704" w14:textId="52827592" w:rsidR="61EEDC79" w:rsidRDefault="61EEDC79" w:rsidP="61EEDC79">
            <w:pPr>
              <w:spacing w:after="0"/>
              <w:jc w:val="center"/>
            </w:pPr>
            <w:r w:rsidRPr="61EEDC79">
              <w:rPr>
                <w:rFonts w:ascii="Calibri" w:eastAsia="Calibri" w:hAnsi="Calibri" w:cs="Calibri"/>
                <w:color w:val="000000" w:themeColor="text1"/>
              </w:rPr>
              <w:t>2%</w:t>
            </w:r>
          </w:p>
        </w:tc>
        <w:tc>
          <w:tcPr>
            <w:tcW w:w="201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5F75EE82" w14:textId="63E80197" w:rsidR="61EEDC79" w:rsidRDefault="61EEDC79" w:rsidP="61EEDC79">
            <w:pPr>
              <w:spacing w:after="0"/>
              <w:jc w:val="center"/>
            </w:pPr>
            <w:r w:rsidRPr="61EEDC79">
              <w:rPr>
                <w:rFonts w:ascii="Calibri" w:eastAsia="Calibri" w:hAnsi="Calibri" w:cs="Calibri"/>
                <w:color w:val="000000" w:themeColor="text1"/>
              </w:rPr>
              <w:t>7,93%</w:t>
            </w:r>
          </w:p>
        </w:tc>
      </w:tr>
      <w:tr w:rsidR="61EEDC79" w14:paraId="3F8FD381" w14:textId="77777777" w:rsidTr="61EEDC79">
        <w:trPr>
          <w:trHeight w:val="660"/>
        </w:trPr>
        <w:tc>
          <w:tcPr>
            <w:tcW w:w="960" w:type="dxa"/>
            <w:tcBorders>
              <w:top w:val="nil"/>
              <w:left w:val="single" w:sz="8" w:space="0" w:color="auto"/>
              <w:bottom w:val="single" w:sz="8" w:space="0" w:color="auto"/>
              <w:right w:val="single" w:sz="8" w:space="0" w:color="auto"/>
            </w:tcBorders>
            <w:tcMar>
              <w:left w:w="70" w:type="dxa"/>
              <w:right w:w="70" w:type="dxa"/>
            </w:tcMar>
            <w:vAlign w:val="center"/>
          </w:tcPr>
          <w:p w14:paraId="03FD4488" w14:textId="0BC212B3" w:rsidR="61EEDC79" w:rsidRDefault="61EEDC79" w:rsidP="61EEDC79">
            <w:pPr>
              <w:spacing w:after="0"/>
              <w:jc w:val="center"/>
            </w:pPr>
            <w:r w:rsidRPr="61EEDC79">
              <w:rPr>
                <w:rFonts w:ascii="Calibri" w:eastAsia="Calibri" w:hAnsi="Calibri" w:cs="Calibri"/>
                <w:b/>
                <w:bCs/>
                <w:color w:val="000000" w:themeColor="text1"/>
              </w:rPr>
              <w:t>6</w:t>
            </w:r>
          </w:p>
        </w:tc>
        <w:tc>
          <w:tcPr>
            <w:tcW w:w="447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2543D5CD" w14:textId="5682210B" w:rsidR="61EEDC79" w:rsidRDefault="61EEDC79" w:rsidP="61EEDC79">
            <w:pPr>
              <w:spacing w:after="0"/>
              <w:jc w:val="center"/>
            </w:pPr>
            <w:r w:rsidRPr="61EEDC79">
              <w:rPr>
                <w:rFonts w:ascii="Calibri" w:eastAsia="Calibri" w:hAnsi="Calibri" w:cs="Calibri"/>
                <w:color w:val="000000" w:themeColor="text1"/>
              </w:rPr>
              <w:t>Porcentaje de peatones que hacen cruces indebidos</w:t>
            </w:r>
          </w:p>
        </w:tc>
        <w:tc>
          <w:tcPr>
            <w:tcW w:w="1605"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5AEC5061" w14:textId="4649A52A" w:rsidR="61EEDC79" w:rsidRDefault="61EEDC79" w:rsidP="61EEDC79">
            <w:pPr>
              <w:spacing w:after="0"/>
              <w:jc w:val="center"/>
            </w:pPr>
            <w:r w:rsidRPr="61EEDC79">
              <w:rPr>
                <w:rFonts w:ascii="Calibri" w:eastAsia="Calibri" w:hAnsi="Calibri" w:cs="Calibri"/>
                <w:color w:val="000000" w:themeColor="text1"/>
              </w:rPr>
              <w:t>23%</w:t>
            </w:r>
          </w:p>
        </w:tc>
        <w:tc>
          <w:tcPr>
            <w:tcW w:w="201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203D3E09" w14:textId="51F55624" w:rsidR="61EEDC79" w:rsidRDefault="61EEDC79" w:rsidP="61EEDC79">
            <w:pPr>
              <w:spacing w:after="0"/>
              <w:jc w:val="center"/>
            </w:pPr>
            <w:r w:rsidRPr="61EEDC79">
              <w:rPr>
                <w:rFonts w:ascii="Calibri" w:eastAsia="Calibri" w:hAnsi="Calibri" w:cs="Calibri"/>
                <w:color w:val="000000" w:themeColor="text1"/>
              </w:rPr>
              <w:t>38,50%</w:t>
            </w:r>
          </w:p>
        </w:tc>
      </w:tr>
    </w:tbl>
    <w:p w14:paraId="690119C3" w14:textId="672756E6" w:rsidR="61EEDC79" w:rsidRDefault="1CC8CAC7" w:rsidP="61EEDC79">
      <w:pPr>
        <w:tabs>
          <w:tab w:val="left" w:pos="1441"/>
        </w:tabs>
      </w:pPr>
      <w:r w:rsidRPr="593F852F">
        <w:rPr>
          <w:rFonts w:ascii="Calibri" w:eastAsia="Calibri" w:hAnsi="Calibri" w:cs="Calibri"/>
          <w:color w:val="000000" w:themeColor="text1"/>
          <w:sz w:val="24"/>
          <w:szCs w:val="24"/>
        </w:rPr>
        <w:t>Fuente: Consorcio ANSV Indicadores 2025. (2026). Producto 5: Informe final. Contrato PA-310-2025. Agencia Nacional de Seguridad Vial.</w:t>
      </w:r>
    </w:p>
    <w:p w14:paraId="3AF15139" w14:textId="3EE9743B" w:rsidR="61EEDC79" w:rsidRDefault="61EEDC79" w:rsidP="593F852F">
      <w:pPr>
        <w:tabs>
          <w:tab w:val="left" w:pos="1441"/>
        </w:tabs>
        <w:rPr>
          <w:rFonts w:ascii="Calibri" w:eastAsia="Calibri" w:hAnsi="Calibri" w:cs="Calibri"/>
          <w:color w:val="000000" w:themeColor="text1"/>
          <w:sz w:val="24"/>
          <w:szCs w:val="24"/>
        </w:rPr>
      </w:pPr>
    </w:p>
    <w:p w14:paraId="1CAAC7C8" w14:textId="5D018A3F" w:rsidR="0D5C5985" w:rsidRDefault="0D5C5985" w:rsidP="71FA8118">
      <w:pPr>
        <w:tabs>
          <w:tab w:val="left" w:pos="1441"/>
        </w:tabs>
        <w:rPr>
          <w:rFonts w:ascii="Calibri" w:eastAsia="Calibri" w:hAnsi="Calibri" w:cs="Calibri"/>
          <w:color w:val="000000" w:themeColor="text1"/>
          <w:sz w:val="24"/>
          <w:szCs w:val="24"/>
        </w:rPr>
      </w:pPr>
      <w:r w:rsidRPr="71FA8118">
        <w:rPr>
          <w:rFonts w:ascii="Calibri" w:eastAsia="Calibri" w:hAnsi="Calibri" w:cs="Calibri"/>
          <w:color w:val="000000" w:themeColor="text1"/>
          <w:sz w:val="24"/>
          <w:szCs w:val="24"/>
        </w:rPr>
        <w:t>En la siguiente tabla se relacionan las entidades responsables por cada área de acción para el periodo comprendido entre el año 2022 y 2026:</w:t>
      </w:r>
    </w:p>
    <w:tbl>
      <w:tblPr>
        <w:tblW w:w="0" w:type="auto"/>
        <w:tblBorders>
          <w:top w:val="single" w:sz="6" w:space="0" w:color="auto"/>
          <w:left w:val="single" w:sz="6" w:space="0" w:color="auto"/>
          <w:bottom w:val="single" w:sz="6" w:space="0" w:color="auto"/>
          <w:right w:val="single" w:sz="6" w:space="0" w:color="auto"/>
        </w:tblBorders>
        <w:tblCellMar>
          <w:left w:w="10" w:type="dxa"/>
          <w:right w:w="10" w:type="dxa"/>
        </w:tblCellMar>
        <w:tblLook w:val="04A0" w:firstRow="1" w:lastRow="0" w:firstColumn="1" w:lastColumn="0" w:noHBand="0" w:noVBand="1"/>
      </w:tblPr>
      <w:tblGrid>
        <w:gridCol w:w="3279"/>
        <w:gridCol w:w="5545"/>
      </w:tblGrid>
      <w:tr w:rsidR="71FA8118" w14:paraId="51A3B26C" w14:textId="77777777" w:rsidTr="71FA8118">
        <w:trPr>
          <w:trHeight w:val="300"/>
        </w:trPr>
        <w:tc>
          <w:tcPr>
            <w:tcW w:w="3315" w:type="dxa"/>
            <w:shd w:val="clear" w:color="auto" w:fill="AEAAAA" w:themeFill="background2" w:themeFillShade="BF"/>
            <w:tcMar>
              <w:left w:w="105" w:type="dxa"/>
              <w:right w:w="105" w:type="dxa"/>
            </w:tcMar>
          </w:tcPr>
          <w:p w14:paraId="75FA8820" w14:textId="3B02ADDC" w:rsidR="71FA8118" w:rsidRDefault="71FA8118" w:rsidP="71FA8118">
            <w:pPr>
              <w:tabs>
                <w:tab w:val="left" w:pos="1441"/>
              </w:tabs>
              <w:rPr>
                <w:rFonts w:ascii="Calibri" w:eastAsia="Calibri" w:hAnsi="Calibri" w:cs="Calibri"/>
                <w:sz w:val="24"/>
                <w:szCs w:val="24"/>
              </w:rPr>
            </w:pPr>
            <w:r w:rsidRPr="71FA8118">
              <w:rPr>
                <w:rFonts w:ascii="Calibri" w:eastAsia="Calibri" w:hAnsi="Calibri" w:cs="Calibri"/>
                <w:b/>
                <w:bCs/>
                <w:sz w:val="24"/>
                <w:szCs w:val="24"/>
              </w:rPr>
              <w:lastRenderedPageBreak/>
              <w:t>Área de acción</w:t>
            </w:r>
          </w:p>
        </w:tc>
        <w:tc>
          <w:tcPr>
            <w:tcW w:w="5640" w:type="dxa"/>
            <w:shd w:val="clear" w:color="auto" w:fill="AEAAAA" w:themeFill="background2" w:themeFillShade="BF"/>
            <w:tcMar>
              <w:left w:w="105" w:type="dxa"/>
              <w:right w:w="105" w:type="dxa"/>
            </w:tcMar>
          </w:tcPr>
          <w:p w14:paraId="5CE4177A" w14:textId="356FC6C4" w:rsidR="71FA8118" w:rsidRDefault="71FA8118" w:rsidP="71FA8118">
            <w:pPr>
              <w:tabs>
                <w:tab w:val="left" w:pos="1441"/>
              </w:tabs>
              <w:rPr>
                <w:rFonts w:ascii="Calibri" w:eastAsia="Calibri" w:hAnsi="Calibri" w:cs="Calibri"/>
                <w:sz w:val="24"/>
                <w:szCs w:val="24"/>
              </w:rPr>
            </w:pPr>
            <w:r w:rsidRPr="71FA8118">
              <w:rPr>
                <w:rFonts w:ascii="Calibri" w:eastAsia="Calibri" w:hAnsi="Calibri" w:cs="Calibri"/>
                <w:b/>
                <w:bCs/>
                <w:sz w:val="24"/>
                <w:szCs w:val="24"/>
              </w:rPr>
              <w:t>Entidad responsable</w:t>
            </w:r>
          </w:p>
        </w:tc>
      </w:tr>
      <w:tr w:rsidR="71FA8118" w14:paraId="19F5D2D5" w14:textId="77777777" w:rsidTr="71FA8118">
        <w:trPr>
          <w:trHeight w:val="300"/>
        </w:trPr>
        <w:tc>
          <w:tcPr>
            <w:tcW w:w="3315" w:type="dxa"/>
            <w:tcMar>
              <w:left w:w="105" w:type="dxa"/>
              <w:right w:w="105" w:type="dxa"/>
            </w:tcMar>
          </w:tcPr>
          <w:p w14:paraId="0A057729" w14:textId="7CB896C2" w:rsidR="71FA8118" w:rsidRDefault="71FA8118" w:rsidP="71FA8118">
            <w:pPr>
              <w:tabs>
                <w:tab w:val="left" w:pos="1441"/>
              </w:tabs>
              <w:rPr>
                <w:rFonts w:ascii="Calibri" w:eastAsia="Calibri" w:hAnsi="Calibri" w:cs="Calibri"/>
                <w:sz w:val="24"/>
                <w:szCs w:val="24"/>
              </w:rPr>
            </w:pPr>
            <w:r w:rsidRPr="71FA8118">
              <w:rPr>
                <w:rFonts w:ascii="Calibri" w:eastAsia="Calibri" w:hAnsi="Calibri" w:cs="Calibri"/>
                <w:sz w:val="24"/>
                <w:szCs w:val="24"/>
              </w:rPr>
              <w:t>Atención Integral a Víctimas de Siniestros Viales</w:t>
            </w:r>
          </w:p>
        </w:tc>
        <w:tc>
          <w:tcPr>
            <w:tcW w:w="5640" w:type="dxa"/>
            <w:tcMar>
              <w:left w:w="105" w:type="dxa"/>
              <w:right w:w="105" w:type="dxa"/>
            </w:tcMar>
          </w:tcPr>
          <w:p w14:paraId="19CB68E0" w14:textId="545D6859" w:rsidR="71FA8118" w:rsidRDefault="71FA8118" w:rsidP="71FA8118">
            <w:pPr>
              <w:tabs>
                <w:tab w:val="left" w:pos="1441"/>
              </w:tabs>
              <w:rPr>
                <w:rFonts w:ascii="Calibri" w:eastAsia="Calibri" w:hAnsi="Calibri" w:cs="Calibri"/>
                <w:sz w:val="24"/>
                <w:szCs w:val="24"/>
              </w:rPr>
            </w:pPr>
            <w:r w:rsidRPr="71FA8118">
              <w:rPr>
                <w:rFonts w:ascii="Calibri" w:eastAsia="Calibri" w:hAnsi="Calibri" w:cs="Calibri"/>
                <w:sz w:val="24"/>
                <w:szCs w:val="24"/>
              </w:rPr>
              <w:t>Agencia Nacional de Seguridad Vial</w:t>
            </w:r>
          </w:p>
        </w:tc>
      </w:tr>
      <w:tr w:rsidR="71FA8118" w14:paraId="665130D9" w14:textId="77777777" w:rsidTr="527762A7">
        <w:trPr>
          <w:trHeight w:val="300"/>
        </w:trPr>
        <w:tc>
          <w:tcPr>
            <w:tcW w:w="3315" w:type="dxa"/>
            <w:vAlign w:val="center"/>
          </w:tcPr>
          <w:p w14:paraId="7889CA3C" w14:textId="77777777" w:rsidR="002C3916" w:rsidRDefault="002C3916"/>
        </w:tc>
        <w:tc>
          <w:tcPr>
            <w:tcW w:w="5640" w:type="dxa"/>
            <w:tcMar>
              <w:left w:w="105" w:type="dxa"/>
              <w:right w:w="105" w:type="dxa"/>
            </w:tcMar>
          </w:tcPr>
          <w:p w14:paraId="265F961C" w14:textId="4CBF4B2A" w:rsidR="71FA8118" w:rsidRDefault="71FA8118" w:rsidP="71FA8118">
            <w:pPr>
              <w:tabs>
                <w:tab w:val="left" w:pos="1441"/>
              </w:tabs>
              <w:rPr>
                <w:rFonts w:ascii="Calibri" w:eastAsia="Calibri" w:hAnsi="Calibri" w:cs="Calibri"/>
                <w:sz w:val="24"/>
                <w:szCs w:val="24"/>
              </w:rPr>
            </w:pPr>
            <w:r w:rsidRPr="71FA8118">
              <w:rPr>
                <w:rFonts w:ascii="Calibri" w:eastAsia="Calibri" w:hAnsi="Calibri" w:cs="Calibri"/>
                <w:sz w:val="24"/>
                <w:szCs w:val="24"/>
              </w:rPr>
              <w:t>Ministerio de Salud y Protección Social</w:t>
            </w:r>
          </w:p>
        </w:tc>
      </w:tr>
      <w:tr w:rsidR="71FA8118" w14:paraId="261D2BB8" w14:textId="77777777" w:rsidTr="527762A7">
        <w:trPr>
          <w:trHeight w:val="300"/>
        </w:trPr>
        <w:tc>
          <w:tcPr>
            <w:tcW w:w="3315" w:type="dxa"/>
            <w:vAlign w:val="center"/>
          </w:tcPr>
          <w:p w14:paraId="6254675F" w14:textId="77777777" w:rsidR="002C3916" w:rsidRDefault="002C3916"/>
        </w:tc>
        <w:tc>
          <w:tcPr>
            <w:tcW w:w="5640" w:type="dxa"/>
            <w:tcMar>
              <w:left w:w="105" w:type="dxa"/>
              <w:right w:w="105" w:type="dxa"/>
            </w:tcMar>
          </w:tcPr>
          <w:p w14:paraId="200A7438" w14:textId="770D08C1" w:rsidR="71FA8118" w:rsidRDefault="71FA8118" w:rsidP="71FA8118">
            <w:pPr>
              <w:tabs>
                <w:tab w:val="left" w:pos="1441"/>
              </w:tabs>
              <w:rPr>
                <w:rFonts w:ascii="Calibri" w:eastAsia="Calibri" w:hAnsi="Calibri" w:cs="Calibri"/>
                <w:sz w:val="24"/>
                <w:szCs w:val="24"/>
              </w:rPr>
            </w:pPr>
            <w:r w:rsidRPr="71FA8118">
              <w:rPr>
                <w:rFonts w:ascii="Calibri" w:eastAsia="Calibri" w:hAnsi="Calibri" w:cs="Calibri"/>
                <w:sz w:val="24"/>
                <w:szCs w:val="24"/>
              </w:rPr>
              <w:t>Ministerio de Transporte</w:t>
            </w:r>
          </w:p>
        </w:tc>
      </w:tr>
      <w:tr w:rsidR="71FA8118" w14:paraId="1C5B3CB4" w14:textId="77777777" w:rsidTr="527762A7">
        <w:trPr>
          <w:trHeight w:val="300"/>
        </w:trPr>
        <w:tc>
          <w:tcPr>
            <w:tcW w:w="3315" w:type="dxa"/>
            <w:vAlign w:val="center"/>
          </w:tcPr>
          <w:p w14:paraId="5E8A1674" w14:textId="77777777" w:rsidR="002C3916" w:rsidRDefault="002C3916"/>
        </w:tc>
        <w:tc>
          <w:tcPr>
            <w:tcW w:w="5640" w:type="dxa"/>
            <w:tcMar>
              <w:left w:w="105" w:type="dxa"/>
              <w:right w:w="105" w:type="dxa"/>
            </w:tcMar>
          </w:tcPr>
          <w:p w14:paraId="77CEA411" w14:textId="1CF496A3" w:rsidR="71FA8118" w:rsidRDefault="71FA8118" w:rsidP="71FA8118">
            <w:pPr>
              <w:tabs>
                <w:tab w:val="left" w:pos="1441"/>
              </w:tabs>
              <w:rPr>
                <w:rFonts w:ascii="Calibri" w:eastAsia="Calibri" w:hAnsi="Calibri" w:cs="Calibri"/>
                <w:sz w:val="24"/>
                <w:szCs w:val="24"/>
              </w:rPr>
            </w:pPr>
            <w:r w:rsidRPr="71FA8118">
              <w:rPr>
                <w:rFonts w:ascii="Calibri" w:eastAsia="Calibri" w:hAnsi="Calibri" w:cs="Calibri"/>
                <w:sz w:val="24"/>
                <w:szCs w:val="24"/>
              </w:rPr>
              <w:t>Ministerio del Interior</w:t>
            </w:r>
          </w:p>
        </w:tc>
      </w:tr>
      <w:tr w:rsidR="71FA8118" w14:paraId="322877FE" w14:textId="77777777" w:rsidTr="71FA8118">
        <w:trPr>
          <w:trHeight w:val="300"/>
        </w:trPr>
        <w:tc>
          <w:tcPr>
            <w:tcW w:w="3315" w:type="dxa"/>
            <w:tcMar>
              <w:left w:w="105" w:type="dxa"/>
              <w:right w:w="105" w:type="dxa"/>
            </w:tcMar>
          </w:tcPr>
          <w:p w14:paraId="77A940B9" w14:textId="4328580B" w:rsidR="71FA8118" w:rsidRDefault="71FA8118" w:rsidP="71FA8118">
            <w:pPr>
              <w:tabs>
                <w:tab w:val="left" w:pos="1441"/>
              </w:tabs>
              <w:rPr>
                <w:rFonts w:ascii="Calibri" w:eastAsia="Calibri" w:hAnsi="Calibri" w:cs="Calibri"/>
                <w:sz w:val="24"/>
                <w:szCs w:val="24"/>
              </w:rPr>
            </w:pPr>
            <w:r w:rsidRPr="71FA8118">
              <w:rPr>
                <w:rFonts w:ascii="Calibri" w:eastAsia="Calibri" w:hAnsi="Calibri" w:cs="Calibri"/>
                <w:sz w:val="24"/>
                <w:szCs w:val="24"/>
              </w:rPr>
              <w:t>Comportamiento Seguro</w:t>
            </w:r>
          </w:p>
        </w:tc>
        <w:tc>
          <w:tcPr>
            <w:tcW w:w="5640" w:type="dxa"/>
            <w:tcMar>
              <w:left w:w="105" w:type="dxa"/>
              <w:right w:w="105" w:type="dxa"/>
            </w:tcMar>
          </w:tcPr>
          <w:p w14:paraId="55955F67" w14:textId="207AEAD8" w:rsidR="71FA8118" w:rsidRDefault="71FA8118" w:rsidP="71FA8118">
            <w:pPr>
              <w:tabs>
                <w:tab w:val="left" w:pos="1441"/>
              </w:tabs>
              <w:rPr>
                <w:rFonts w:ascii="Calibri" w:eastAsia="Calibri" w:hAnsi="Calibri" w:cs="Calibri"/>
                <w:sz w:val="24"/>
                <w:szCs w:val="24"/>
              </w:rPr>
            </w:pPr>
            <w:r w:rsidRPr="71FA8118">
              <w:rPr>
                <w:rFonts w:ascii="Calibri" w:eastAsia="Calibri" w:hAnsi="Calibri" w:cs="Calibri"/>
                <w:sz w:val="24"/>
                <w:szCs w:val="24"/>
              </w:rPr>
              <w:t>Agencia Nacional de Seguridad Vial</w:t>
            </w:r>
          </w:p>
        </w:tc>
      </w:tr>
      <w:tr w:rsidR="71FA8118" w14:paraId="5FCAE2DB" w14:textId="77777777" w:rsidTr="527762A7">
        <w:trPr>
          <w:trHeight w:val="300"/>
        </w:trPr>
        <w:tc>
          <w:tcPr>
            <w:tcW w:w="3315" w:type="dxa"/>
            <w:vAlign w:val="center"/>
          </w:tcPr>
          <w:p w14:paraId="4A90877C" w14:textId="77777777" w:rsidR="002C3916" w:rsidRDefault="002C3916"/>
        </w:tc>
        <w:tc>
          <w:tcPr>
            <w:tcW w:w="5640" w:type="dxa"/>
            <w:tcMar>
              <w:left w:w="105" w:type="dxa"/>
              <w:right w:w="105" w:type="dxa"/>
            </w:tcMar>
          </w:tcPr>
          <w:p w14:paraId="7B657C67" w14:textId="6F4C70C6" w:rsidR="71FA8118" w:rsidRDefault="71FA8118" w:rsidP="71FA8118">
            <w:pPr>
              <w:rPr>
                <w:rFonts w:ascii="Calibri" w:eastAsia="Calibri" w:hAnsi="Calibri" w:cs="Calibri"/>
                <w:sz w:val="24"/>
                <w:szCs w:val="24"/>
              </w:rPr>
            </w:pPr>
            <w:r w:rsidRPr="71FA8118">
              <w:rPr>
                <w:rFonts w:ascii="Calibri" w:eastAsia="Calibri" w:hAnsi="Calibri" w:cs="Calibri"/>
                <w:sz w:val="24"/>
                <w:szCs w:val="24"/>
              </w:rPr>
              <w:t>Ministerio de Educación</w:t>
            </w:r>
          </w:p>
        </w:tc>
      </w:tr>
      <w:tr w:rsidR="71FA8118" w14:paraId="2EBC5DB9" w14:textId="77777777" w:rsidTr="71FA8118">
        <w:trPr>
          <w:trHeight w:val="300"/>
        </w:trPr>
        <w:tc>
          <w:tcPr>
            <w:tcW w:w="3315" w:type="dxa"/>
            <w:tcMar>
              <w:left w:w="105" w:type="dxa"/>
              <w:right w:w="105" w:type="dxa"/>
            </w:tcMar>
          </w:tcPr>
          <w:p w14:paraId="0F01F159" w14:textId="01F2FB02" w:rsidR="71FA8118" w:rsidRDefault="71FA8118" w:rsidP="71FA8118">
            <w:pPr>
              <w:rPr>
                <w:rFonts w:ascii="Calibri" w:eastAsia="Calibri" w:hAnsi="Calibri" w:cs="Calibri"/>
                <w:sz w:val="24"/>
                <w:szCs w:val="24"/>
              </w:rPr>
            </w:pPr>
            <w:r w:rsidRPr="71FA8118">
              <w:rPr>
                <w:rFonts w:ascii="Calibri" w:eastAsia="Calibri" w:hAnsi="Calibri" w:cs="Calibri"/>
                <w:sz w:val="24"/>
                <w:szCs w:val="24"/>
              </w:rPr>
              <w:t>Cumplimiento de normas de tránsito en materia de seguridad vial</w:t>
            </w:r>
          </w:p>
        </w:tc>
        <w:tc>
          <w:tcPr>
            <w:tcW w:w="5640" w:type="dxa"/>
            <w:tcMar>
              <w:left w:w="105" w:type="dxa"/>
              <w:right w:w="105" w:type="dxa"/>
            </w:tcMar>
          </w:tcPr>
          <w:p w14:paraId="6C1C1244" w14:textId="4EF2525B" w:rsidR="71FA8118" w:rsidRDefault="71FA8118" w:rsidP="71FA8118">
            <w:pPr>
              <w:tabs>
                <w:tab w:val="left" w:pos="1441"/>
              </w:tabs>
              <w:rPr>
                <w:rFonts w:ascii="Calibri" w:eastAsia="Calibri" w:hAnsi="Calibri" w:cs="Calibri"/>
                <w:sz w:val="24"/>
                <w:szCs w:val="24"/>
              </w:rPr>
            </w:pPr>
            <w:r w:rsidRPr="71FA8118">
              <w:rPr>
                <w:rFonts w:ascii="Calibri" w:eastAsia="Calibri" w:hAnsi="Calibri" w:cs="Calibri"/>
                <w:sz w:val="24"/>
                <w:szCs w:val="24"/>
              </w:rPr>
              <w:t>Agencia Nacional de Seguridad Vial</w:t>
            </w:r>
          </w:p>
        </w:tc>
      </w:tr>
      <w:tr w:rsidR="71FA8118" w14:paraId="3C60929F" w14:textId="77777777" w:rsidTr="527762A7">
        <w:trPr>
          <w:trHeight w:val="300"/>
        </w:trPr>
        <w:tc>
          <w:tcPr>
            <w:tcW w:w="3315" w:type="dxa"/>
            <w:vAlign w:val="center"/>
          </w:tcPr>
          <w:p w14:paraId="3F8DA10C" w14:textId="77777777" w:rsidR="002C3916" w:rsidRDefault="002C3916"/>
        </w:tc>
        <w:tc>
          <w:tcPr>
            <w:tcW w:w="5640" w:type="dxa"/>
            <w:tcMar>
              <w:left w:w="105" w:type="dxa"/>
              <w:right w:w="105" w:type="dxa"/>
            </w:tcMar>
          </w:tcPr>
          <w:p w14:paraId="06BBCE1C" w14:textId="03E9D0E1" w:rsidR="71FA8118" w:rsidRDefault="71FA8118" w:rsidP="71FA8118">
            <w:pPr>
              <w:rPr>
                <w:rFonts w:ascii="Calibri" w:eastAsia="Calibri" w:hAnsi="Calibri" w:cs="Calibri"/>
                <w:sz w:val="24"/>
                <w:szCs w:val="24"/>
              </w:rPr>
            </w:pPr>
            <w:r w:rsidRPr="71FA8118">
              <w:rPr>
                <w:rFonts w:ascii="Calibri" w:eastAsia="Calibri" w:hAnsi="Calibri" w:cs="Calibri"/>
                <w:sz w:val="24"/>
                <w:szCs w:val="24"/>
              </w:rPr>
              <w:t>Superintendencia de Transporte</w:t>
            </w:r>
          </w:p>
        </w:tc>
      </w:tr>
      <w:tr w:rsidR="71FA8118" w14:paraId="2A473650" w14:textId="77777777" w:rsidTr="71FA8118">
        <w:trPr>
          <w:trHeight w:val="300"/>
        </w:trPr>
        <w:tc>
          <w:tcPr>
            <w:tcW w:w="3315" w:type="dxa"/>
            <w:tcMar>
              <w:left w:w="105" w:type="dxa"/>
              <w:right w:w="105" w:type="dxa"/>
            </w:tcMar>
          </w:tcPr>
          <w:p w14:paraId="4C6AA0CE" w14:textId="6F7FCCAE" w:rsidR="71FA8118" w:rsidRDefault="71FA8118" w:rsidP="71FA8118">
            <w:pPr>
              <w:rPr>
                <w:rFonts w:ascii="Calibri" w:eastAsia="Calibri" w:hAnsi="Calibri" w:cs="Calibri"/>
                <w:sz w:val="24"/>
                <w:szCs w:val="24"/>
              </w:rPr>
            </w:pPr>
            <w:r w:rsidRPr="71FA8118">
              <w:rPr>
                <w:rFonts w:ascii="Calibri" w:eastAsia="Calibri" w:hAnsi="Calibri" w:cs="Calibri"/>
                <w:sz w:val="24"/>
                <w:szCs w:val="24"/>
              </w:rPr>
              <w:t>Gestión conocimiento</w:t>
            </w:r>
          </w:p>
        </w:tc>
        <w:tc>
          <w:tcPr>
            <w:tcW w:w="5640" w:type="dxa"/>
            <w:tcMar>
              <w:left w:w="105" w:type="dxa"/>
              <w:right w:w="105" w:type="dxa"/>
            </w:tcMar>
          </w:tcPr>
          <w:p w14:paraId="72F5BEE8" w14:textId="783FEE1A" w:rsidR="71FA8118" w:rsidRDefault="71FA8118" w:rsidP="71FA8118">
            <w:pPr>
              <w:tabs>
                <w:tab w:val="left" w:pos="1441"/>
              </w:tabs>
              <w:rPr>
                <w:rFonts w:ascii="Calibri" w:eastAsia="Calibri" w:hAnsi="Calibri" w:cs="Calibri"/>
                <w:sz w:val="24"/>
                <w:szCs w:val="24"/>
              </w:rPr>
            </w:pPr>
            <w:r w:rsidRPr="71FA8118">
              <w:rPr>
                <w:rFonts w:ascii="Calibri" w:eastAsia="Calibri" w:hAnsi="Calibri" w:cs="Calibri"/>
                <w:sz w:val="24"/>
                <w:szCs w:val="24"/>
              </w:rPr>
              <w:t>Agencia Nacional de Seguridad Vial</w:t>
            </w:r>
          </w:p>
        </w:tc>
      </w:tr>
      <w:tr w:rsidR="71FA8118" w14:paraId="3D58AAC6" w14:textId="77777777" w:rsidTr="71FA8118">
        <w:trPr>
          <w:trHeight w:val="300"/>
        </w:trPr>
        <w:tc>
          <w:tcPr>
            <w:tcW w:w="3315" w:type="dxa"/>
            <w:tcMar>
              <w:left w:w="105" w:type="dxa"/>
              <w:right w:w="105" w:type="dxa"/>
            </w:tcMar>
          </w:tcPr>
          <w:p w14:paraId="48E68483" w14:textId="6E56283E" w:rsidR="71FA8118" w:rsidRDefault="71FA8118" w:rsidP="71FA8118">
            <w:pPr>
              <w:rPr>
                <w:rFonts w:ascii="Calibri" w:eastAsia="Calibri" w:hAnsi="Calibri" w:cs="Calibri"/>
                <w:sz w:val="24"/>
                <w:szCs w:val="24"/>
              </w:rPr>
            </w:pPr>
            <w:r w:rsidRPr="71FA8118">
              <w:rPr>
                <w:rFonts w:ascii="Calibri" w:eastAsia="Calibri" w:hAnsi="Calibri" w:cs="Calibri"/>
                <w:sz w:val="24"/>
                <w:szCs w:val="24"/>
              </w:rPr>
              <w:t>Gobernanza</w:t>
            </w:r>
          </w:p>
        </w:tc>
        <w:tc>
          <w:tcPr>
            <w:tcW w:w="5640" w:type="dxa"/>
            <w:tcMar>
              <w:left w:w="105" w:type="dxa"/>
              <w:right w:w="105" w:type="dxa"/>
            </w:tcMar>
          </w:tcPr>
          <w:p w14:paraId="0AF60809" w14:textId="60A74B6F" w:rsidR="71FA8118" w:rsidRDefault="71FA8118" w:rsidP="71FA8118">
            <w:pPr>
              <w:tabs>
                <w:tab w:val="left" w:pos="1441"/>
              </w:tabs>
              <w:rPr>
                <w:rFonts w:ascii="Calibri" w:eastAsia="Calibri" w:hAnsi="Calibri" w:cs="Calibri"/>
                <w:sz w:val="24"/>
                <w:szCs w:val="24"/>
              </w:rPr>
            </w:pPr>
            <w:r w:rsidRPr="71FA8118">
              <w:rPr>
                <w:rFonts w:ascii="Calibri" w:eastAsia="Calibri" w:hAnsi="Calibri" w:cs="Calibri"/>
                <w:sz w:val="24"/>
                <w:szCs w:val="24"/>
              </w:rPr>
              <w:t>Agencia Nacional de Seguridad Vial</w:t>
            </w:r>
          </w:p>
        </w:tc>
      </w:tr>
      <w:tr w:rsidR="71FA8118" w14:paraId="6AFA6813" w14:textId="77777777" w:rsidTr="71FA8118">
        <w:trPr>
          <w:trHeight w:val="300"/>
        </w:trPr>
        <w:tc>
          <w:tcPr>
            <w:tcW w:w="3315" w:type="dxa"/>
            <w:tcMar>
              <w:left w:w="105" w:type="dxa"/>
              <w:right w:w="105" w:type="dxa"/>
            </w:tcMar>
          </w:tcPr>
          <w:p w14:paraId="49D18639" w14:textId="49FFFCA7" w:rsidR="71FA8118" w:rsidRDefault="71FA8118" w:rsidP="71FA8118">
            <w:pPr>
              <w:rPr>
                <w:rFonts w:ascii="Calibri" w:eastAsia="Calibri" w:hAnsi="Calibri" w:cs="Calibri"/>
                <w:sz w:val="24"/>
                <w:szCs w:val="24"/>
              </w:rPr>
            </w:pPr>
            <w:r w:rsidRPr="71FA8118">
              <w:rPr>
                <w:rFonts w:ascii="Calibri" w:eastAsia="Calibri" w:hAnsi="Calibri" w:cs="Calibri"/>
                <w:sz w:val="24"/>
                <w:szCs w:val="24"/>
              </w:rPr>
              <w:t>Infraestructura Segura</w:t>
            </w:r>
          </w:p>
        </w:tc>
        <w:tc>
          <w:tcPr>
            <w:tcW w:w="5640" w:type="dxa"/>
            <w:tcMar>
              <w:left w:w="105" w:type="dxa"/>
              <w:right w:w="105" w:type="dxa"/>
            </w:tcMar>
          </w:tcPr>
          <w:p w14:paraId="3AF2759C" w14:textId="64C99022" w:rsidR="71FA8118" w:rsidRDefault="71FA8118" w:rsidP="71FA8118">
            <w:pPr>
              <w:rPr>
                <w:rFonts w:ascii="Calibri" w:eastAsia="Calibri" w:hAnsi="Calibri" w:cs="Calibri"/>
                <w:sz w:val="24"/>
                <w:szCs w:val="24"/>
              </w:rPr>
            </w:pPr>
            <w:r w:rsidRPr="71FA8118">
              <w:rPr>
                <w:rFonts w:ascii="Calibri" w:eastAsia="Calibri" w:hAnsi="Calibri" w:cs="Calibri"/>
                <w:sz w:val="24"/>
                <w:szCs w:val="24"/>
              </w:rPr>
              <w:t>Agencia Nacional de Seguridad Vial</w:t>
            </w:r>
          </w:p>
        </w:tc>
      </w:tr>
      <w:tr w:rsidR="71FA8118" w14:paraId="0AE5D873" w14:textId="77777777" w:rsidTr="527762A7">
        <w:trPr>
          <w:trHeight w:val="300"/>
        </w:trPr>
        <w:tc>
          <w:tcPr>
            <w:tcW w:w="3315" w:type="dxa"/>
            <w:vAlign w:val="center"/>
          </w:tcPr>
          <w:p w14:paraId="167D6231" w14:textId="77777777" w:rsidR="002C3916" w:rsidRDefault="002C3916"/>
        </w:tc>
        <w:tc>
          <w:tcPr>
            <w:tcW w:w="5640" w:type="dxa"/>
            <w:tcMar>
              <w:left w:w="105" w:type="dxa"/>
              <w:right w:w="105" w:type="dxa"/>
            </w:tcMar>
          </w:tcPr>
          <w:p w14:paraId="1E6CBE42" w14:textId="2B869C78" w:rsidR="71FA8118" w:rsidRDefault="71FA8118" w:rsidP="71FA8118">
            <w:pPr>
              <w:rPr>
                <w:rFonts w:ascii="Calibri" w:eastAsia="Calibri" w:hAnsi="Calibri" w:cs="Calibri"/>
                <w:sz w:val="24"/>
                <w:szCs w:val="24"/>
              </w:rPr>
            </w:pPr>
            <w:r w:rsidRPr="71FA8118">
              <w:rPr>
                <w:rFonts w:ascii="Calibri" w:eastAsia="Calibri" w:hAnsi="Calibri" w:cs="Calibri"/>
                <w:sz w:val="24"/>
                <w:szCs w:val="24"/>
              </w:rPr>
              <w:t>Instituto Nacional de Vías</w:t>
            </w:r>
          </w:p>
        </w:tc>
      </w:tr>
      <w:tr w:rsidR="71FA8118" w14:paraId="242EE6F2" w14:textId="77777777" w:rsidTr="527762A7">
        <w:trPr>
          <w:trHeight w:val="300"/>
        </w:trPr>
        <w:tc>
          <w:tcPr>
            <w:tcW w:w="3315" w:type="dxa"/>
            <w:vAlign w:val="center"/>
          </w:tcPr>
          <w:p w14:paraId="106CA185" w14:textId="77777777" w:rsidR="002C3916" w:rsidRDefault="002C3916"/>
        </w:tc>
        <w:tc>
          <w:tcPr>
            <w:tcW w:w="5640" w:type="dxa"/>
            <w:tcMar>
              <w:left w:w="105" w:type="dxa"/>
              <w:right w:w="105" w:type="dxa"/>
            </w:tcMar>
          </w:tcPr>
          <w:p w14:paraId="00C10C7C" w14:textId="56D67A2A" w:rsidR="71FA8118" w:rsidRDefault="71FA8118" w:rsidP="71FA8118">
            <w:pPr>
              <w:rPr>
                <w:rFonts w:ascii="Calibri" w:eastAsia="Calibri" w:hAnsi="Calibri" w:cs="Calibri"/>
                <w:sz w:val="24"/>
                <w:szCs w:val="24"/>
              </w:rPr>
            </w:pPr>
            <w:r w:rsidRPr="71FA8118">
              <w:rPr>
                <w:rFonts w:ascii="Calibri" w:eastAsia="Calibri" w:hAnsi="Calibri" w:cs="Calibri"/>
                <w:sz w:val="24"/>
                <w:szCs w:val="24"/>
              </w:rPr>
              <w:t>Agencia Nacional de Infraestructural</w:t>
            </w:r>
          </w:p>
        </w:tc>
      </w:tr>
      <w:tr w:rsidR="71FA8118" w14:paraId="52898350" w14:textId="77777777" w:rsidTr="71FA8118">
        <w:trPr>
          <w:trHeight w:val="300"/>
        </w:trPr>
        <w:tc>
          <w:tcPr>
            <w:tcW w:w="3315" w:type="dxa"/>
            <w:tcMar>
              <w:left w:w="105" w:type="dxa"/>
              <w:right w:w="105" w:type="dxa"/>
            </w:tcMar>
          </w:tcPr>
          <w:p w14:paraId="326ED514" w14:textId="149C5497" w:rsidR="71FA8118" w:rsidRDefault="71FA8118" w:rsidP="71FA8118">
            <w:pPr>
              <w:rPr>
                <w:rFonts w:ascii="Calibri" w:eastAsia="Calibri" w:hAnsi="Calibri" w:cs="Calibri"/>
                <w:sz w:val="24"/>
                <w:szCs w:val="24"/>
              </w:rPr>
            </w:pPr>
            <w:r w:rsidRPr="71FA8118">
              <w:rPr>
                <w:rFonts w:ascii="Calibri" w:eastAsia="Calibri" w:hAnsi="Calibri" w:cs="Calibri"/>
                <w:sz w:val="24"/>
                <w:szCs w:val="24"/>
              </w:rPr>
              <w:t>Vehículos Seguros</w:t>
            </w:r>
          </w:p>
        </w:tc>
        <w:tc>
          <w:tcPr>
            <w:tcW w:w="5640" w:type="dxa"/>
            <w:tcMar>
              <w:left w:w="105" w:type="dxa"/>
              <w:right w:w="105" w:type="dxa"/>
            </w:tcMar>
          </w:tcPr>
          <w:p w14:paraId="443EA1C9" w14:textId="3F5EEF4D" w:rsidR="71FA8118" w:rsidRDefault="71FA8118" w:rsidP="71FA8118">
            <w:pPr>
              <w:rPr>
                <w:rFonts w:ascii="Calibri" w:eastAsia="Calibri" w:hAnsi="Calibri" w:cs="Calibri"/>
                <w:sz w:val="24"/>
                <w:szCs w:val="24"/>
              </w:rPr>
            </w:pPr>
            <w:r w:rsidRPr="71FA8118">
              <w:rPr>
                <w:rFonts w:ascii="Calibri" w:eastAsia="Calibri" w:hAnsi="Calibri" w:cs="Calibri"/>
                <w:sz w:val="24"/>
                <w:szCs w:val="24"/>
              </w:rPr>
              <w:t>Agencia Nacional de Seguridad Vial</w:t>
            </w:r>
          </w:p>
        </w:tc>
      </w:tr>
      <w:tr w:rsidR="71FA8118" w14:paraId="233C6311" w14:textId="77777777" w:rsidTr="527762A7">
        <w:trPr>
          <w:trHeight w:val="300"/>
        </w:trPr>
        <w:tc>
          <w:tcPr>
            <w:tcW w:w="3315" w:type="dxa"/>
            <w:vAlign w:val="center"/>
          </w:tcPr>
          <w:p w14:paraId="20C8444E" w14:textId="77777777" w:rsidR="002C3916" w:rsidRDefault="002C3916"/>
        </w:tc>
        <w:tc>
          <w:tcPr>
            <w:tcW w:w="5640" w:type="dxa"/>
            <w:tcMar>
              <w:left w:w="105" w:type="dxa"/>
              <w:right w:w="105" w:type="dxa"/>
            </w:tcMar>
          </w:tcPr>
          <w:p w14:paraId="06302325" w14:textId="581EDA0B" w:rsidR="71FA8118" w:rsidRDefault="71FA8118" w:rsidP="71FA8118">
            <w:pPr>
              <w:rPr>
                <w:rFonts w:ascii="Calibri" w:eastAsia="Calibri" w:hAnsi="Calibri" w:cs="Calibri"/>
                <w:sz w:val="24"/>
                <w:szCs w:val="24"/>
              </w:rPr>
            </w:pPr>
            <w:r w:rsidRPr="71FA8118">
              <w:rPr>
                <w:rFonts w:ascii="Calibri" w:eastAsia="Calibri" w:hAnsi="Calibri" w:cs="Calibri"/>
                <w:sz w:val="24"/>
                <w:szCs w:val="24"/>
              </w:rPr>
              <w:t>Superintendencia de Industria y Comercio</w:t>
            </w:r>
          </w:p>
        </w:tc>
      </w:tr>
      <w:tr w:rsidR="71FA8118" w14:paraId="386648D1" w14:textId="77777777" w:rsidTr="71FA8118">
        <w:trPr>
          <w:trHeight w:val="300"/>
        </w:trPr>
        <w:tc>
          <w:tcPr>
            <w:tcW w:w="3315" w:type="dxa"/>
            <w:tcMar>
              <w:left w:w="105" w:type="dxa"/>
              <w:right w:w="105" w:type="dxa"/>
            </w:tcMar>
          </w:tcPr>
          <w:p w14:paraId="70D858B9" w14:textId="3122B72E" w:rsidR="71FA8118" w:rsidRDefault="71FA8118" w:rsidP="71FA8118">
            <w:pPr>
              <w:rPr>
                <w:rFonts w:ascii="Calibri" w:eastAsia="Calibri" w:hAnsi="Calibri" w:cs="Calibri"/>
                <w:sz w:val="24"/>
                <w:szCs w:val="24"/>
              </w:rPr>
            </w:pPr>
            <w:r w:rsidRPr="71FA8118">
              <w:rPr>
                <w:rFonts w:ascii="Calibri" w:eastAsia="Calibri" w:hAnsi="Calibri" w:cs="Calibri"/>
                <w:sz w:val="24"/>
                <w:szCs w:val="24"/>
              </w:rPr>
              <w:t>Velocidades Seguras</w:t>
            </w:r>
          </w:p>
        </w:tc>
        <w:tc>
          <w:tcPr>
            <w:tcW w:w="5640" w:type="dxa"/>
            <w:tcMar>
              <w:left w:w="105" w:type="dxa"/>
              <w:right w:w="105" w:type="dxa"/>
            </w:tcMar>
          </w:tcPr>
          <w:p w14:paraId="63B6206B" w14:textId="4E3AF031" w:rsidR="71FA8118" w:rsidRDefault="71FA8118" w:rsidP="71FA8118">
            <w:pPr>
              <w:rPr>
                <w:rFonts w:ascii="Calibri" w:eastAsia="Calibri" w:hAnsi="Calibri" w:cs="Calibri"/>
                <w:sz w:val="24"/>
                <w:szCs w:val="24"/>
              </w:rPr>
            </w:pPr>
            <w:r w:rsidRPr="71FA8118">
              <w:rPr>
                <w:rFonts w:ascii="Calibri" w:eastAsia="Calibri" w:hAnsi="Calibri" w:cs="Calibri"/>
                <w:sz w:val="24"/>
                <w:szCs w:val="24"/>
              </w:rPr>
              <w:t>Agencia Nacional de Seguridad Vial</w:t>
            </w:r>
          </w:p>
        </w:tc>
      </w:tr>
    </w:tbl>
    <w:p w14:paraId="7AD99F12" w14:textId="7FCE1C4C" w:rsidR="71FA8118" w:rsidRDefault="71FA8118" w:rsidP="71FA8118">
      <w:pPr>
        <w:tabs>
          <w:tab w:val="left" w:pos="1441"/>
        </w:tabs>
        <w:rPr>
          <w:rFonts w:ascii="Calibri" w:eastAsia="Calibri" w:hAnsi="Calibri" w:cs="Calibri"/>
          <w:color w:val="000000" w:themeColor="text1"/>
          <w:sz w:val="24"/>
          <w:szCs w:val="24"/>
        </w:rPr>
      </w:pPr>
    </w:p>
    <w:p w14:paraId="50140D28" w14:textId="79F1BA20" w:rsidR="1E34CA4E" w:rsidRDefault="1E34CA4E" w:rsidP="1E34CA4E">
      <w:pPr>
        <w:tabs>
          <w:tab w:val="left" w:pos="1441"/>
        </w:tabs>
        <w:ind w:left="721"/>
        <w:rPr>
          <w:sz w:val="24"/>
          <w:szCs w:val="24"/>
        </w:rPr>
      </w:pPr>
    </w:p>
    <w:p w14:paraId="77FEA788" w14:textId="0221B926" w:rsidR="00A472D1" w:rsidRPr="00246884" w:rsidRDefault="74B4CBC6" w:rsidP="32F1A7B8">
      <w:pPr>
        <w:pStyle w:val="Prrafodelista"/>
        <w:numPr>
          <w:ilvl w:val="1"/>
          <w:numId w:val="13"/>
        </w:numPr>
        <w:tabs>
          <w:tab w:val="left" w:pos="719"/>
          <w:tab w:val="left" w:pos="721"/>
        </w:tabs>
        <w:spacing w:before="55" w:line="261" w:lineRule="auto"/>
        <w:ind w:right="144"/>
        <w:jc w:val="both"/>
        <w:rPr>
          <w:sz w:val="24"/>
          <w:szCs w:val="24"/>
        </w:rPr>
      </w:pPr>
      <w:r w:rsidRPr="32F1A7B8">
        <w:rPr>
          <w:w w:val="85"/>
          <w:sz w:val="24"/>
          <w:szCs w:val="24"/>
        </w:rPr>
        <w:t>Teniendo</w:t>
      </w:r>
      <w:r w:rsidRPr="32F1A7B8">
        <w:rPr>
          <w:spacing w:val="-8"/>
          <w:w w:val="85"/>
          <w:sz w:val="24"/>
          <w:szCs w:val="24"/>
        </w:rPr>
        <w:t xml:space="preserve"> </w:t>
      </w:r>
      <w:r w:rsidRPr="32F1A7B8">
        <w:rPr>
          <w:w w:val="85"/>
          <w:sz w:val="24"/>
          <w:szCs w:val="24"/>
        </w:rPr>
        <w:t>en</w:t>
      </w:r>
      <w:r w:rsidRPr="32F1A7B8">
        <w:rPr>
          <w:spacing w:val="-7"/>
          <w:w w:val="85"/>
          <w:sz w:val="24"/>
          <w:szCs w:val="24"/>
        </w:rPr>
        <w:t xml:space="preserve"> </w:t>
      </w:r>
      <w:r w:rsidRPr="32F1A7B8">
        <w:rPr>
          <w:w w:val="85"/>
          <w:sz w:val="24"/>
          <w:szCs w:val="24"/>
        </w:rPr>
        <w:t>cuenta</w:t>
      </w:r>
      <w:r w:rsidRPr="32F1A7B8">
        <w:rPr>
          <w:spacing w:val="-8"/>
          <w:w w:val="85"/>
          <w:sz w:val="24"/>
          <w:szCs w:val="24"/>
        </w:rPr>
        <w:t xml:space="preserve"> </w:t>
      </w:r>
      <w:r w:rsidRPr="32F1A7B8">
        <w:rPr>
          <w:w w:val="85"/>
          <w:sz w:val="24"/>
          <w:szCs w:val="24"/>
        </w:rPr>
        <w:t>que</w:t>
      </w:r>
      <w:r w:rsidRPr="32F1A7B8">
        <w:rPr>
          <w:spacing w:val="-7"/>
          <w:w w:val="85"/>
          <w:sz w:val="24"/>
          <w:szCs w:val="24"/>
        </w:rPr>
        <w:t xml:space="preserve"> </w:t>
      </w:r>
      <w:r w:rsidRPr="32F1A7B8">
        <w:rPr>
          <w:w w:val="85"/>
          <w:sz w:val="24"/>
          <w:szCs w:val="24"/>
        </w:rPr>
        <w:t>el</w:t>
      </w:r>
      <w:r w:rsidRPr="32F1A7B8">
        <w:rPr>
          <w:spacing w:val="-8"/>
          <w:w w:val="85"/>
          <w:sz w:val="24"/>
          <w:szCs w:val="24"/>
        </w:rPr>
        <w:t xml:space="preserve"> </w:t>
      </w:r>
      <w:r w:rsidRPr="32F1A7B8">
        <w:rPr>
          <w:w w:val="85"/>
          <w:sz w:val="24"/>
          <w:szCs w:val="24"/>
        </w:rPr>
        <w:t>Plan</w:t>
      </w:r>
      <w:r w:rsidRPr="32F1A7B8">
        <w:rPr>
          <w:spacing w:val="-7"/>
          <w:w w:val="85"/>
          <w:sz w:val="24"/>
          <w:szCs w:val="24"/>
        </w:rPr>
        <w:t xml:space="preserve"> </w:t>
      </w:r>
      <w:r w:rsidRPr="32F1A7B8">
        <w:rPr>
          <w:w w:val="85"/>
          <w:sz w:val="24"/>
          <w:szCs w:val="24"/>
        </w:rPr>
        <w:t>Nacional</w:t>
      </w:r>
      <w:r w:rsidRPr="32F1A7B8">
        <w:rPr>
          <w:spacing w:val="-8"/>
          <w:w w:val="85"/>
          <w:sz w:val="24"/>
          <w:szCs w:val="24"/>
        </w:rPr>
        <w:t xml:space="preserve"> </w:t>
      </w:r>
      <w:r w:rsidRPr="32F1A7B8">
        <w:rPr>
          <w:w w:val="85"/>
          <w:sz w:val="24"/>
          <w:szCs w:val="24"/>
        </w:rPr>
        <w:t>de</w:t>
      </w:r>
      <w:r w:rsidRPr="32F1A7B8">
        <w:rPr>
          <w:spacing w:val="-7"/>
          <w:w w:val="85"/>
          <w:sz w:val="24"/>
          <w:szCs w:val="24"/>
        </w:rPr>
        <w:t xml:space="preserve"> </w:t>
      </w:r>
      <w:r w:rsidRPr="32F1A7B8">
        <w:rPr>
          <w:w w:val="85"/>
          <w:sz w:val="24"/>
          <w:szCs w:val="24"/>
        </w:rPr>
        <w:t>Seguridad</w:t>
      </w:r>
      <w:r w:rsidRPr="32F1A7B8">
        <w:rPr>
          <w:spacing w:val="-8"/>
          <w:w w:val="85"/>
          <w:sz w:val="24"/>
          <w:szCs w:val="24"/>
        </w:rPr>
        <w:t xml:space="preserve"> </w:t>
      </w:r>
      <w:r w:rsidRPr="32F1A7B8">
        <w:rPr>
          <w:w w:val="85"/>
          <w:sz w:val="24"/>
          <w:szCs w:val="24"/>
        </w:rPr>
        <w:t>Vial</w:t>
      </w:r>
      <w:r w:rsidRPr="32F1A7B8">
        <w:rPr>
          <w:spacing w:val="-7"/>
          <w:w w:val="85"/>
          <w:sz w:val="24"/>
          <w:szCs w:val="24"/>
        </w:rPr>
        <w:t xml:space="preserve"> </w:t>
      </w:r>
      <w:r w:rsidRPr="32F1A7B8">
        <w:rPr>
          <w:w w:val="85"/>
          <w:sz w:val="24"/>
          <w:szCs w:val="24"/>
        </w:rPr>
        <w:t>tiene</w:t>
      </w:r>
      <w:r w:rsidRPr="32F1A7B8">
        <w:rPr>
          <w:spacing w:val="-8"/>
          <w:w w:val="85"/>
          <w:sz w:val="24"/>
          <w:szCs w:val="24"/>
        </w:rPr>
        <w:t xml:space="preserve"> </w:t>
      </w:r>
      <w:r w:rsidRPr="32F1A7B8">
        <w:rPr>
          <w:w w:val="85"/>
          <w:sz w:val="24"/>
          <w:szCs w:val="24"/>
        </w:rPr>
        <w:t>como</w:t>
      </w:r>
      <w:r w:rsidRPr="32F1A7B8">
        <w:rPr>
          <w:spacing w:val="-7"/>
          <w:w w:val="85"/>
          <w:sz w:val="24"/>
          <w:szCs w:val="24"/>
        </w:rPr>
        <w:t xml:space="preserve"> </w:t>
      </w:r>
      <w:r w:rsidRPr="32F1A7B8">
        <w:rPr>
          <w:w w:val="85"/>
          <w:sz w:val="24"/>
          <w:szCs w:val="24"/>
        </w:rPr>
        <w:t>propósito</w:t>
      </w:r>
      <w:r w:rsidRPr="32F1A7B8">
        <w:rPr>
          <w:spacing w:val="-8"/>
          <w:w w:val="85"/>
          <w:sz w:val="24"/>
          <w:szCs w:val="24"/>
        </w:rPr>
        <w:t xml:space="preserve"> </w:t>
      </w:r>
      <w:r w:rsidRPr="32F1A7B8">
        <w:rPr>
          <w:w w:val="85"/>
          <w:sz w:val="24"/>
          <w:szCs w:val="24"/>
        </w:rPr>
        <w:t>reducir</w:t>
      </w:r>
      <w:r w:rsidRPr="32F1A7B8">
        <w:rPr>
          <w:spacing w:val="-7"/>
          <w:w w:val="85"/>
          <w:sz w:val="24"/>
          <w:szCs w:val="24"/>
        </w:rPr>
        <w:t xml:space="preserve"> </w:t>
      </w:r>
      <w:r w:rsidRPr="32F1A7B8">
        <w:rPr>
          <w:w w:val="85"/>
          <w:sz w:val="24"/>
          <w:szCs w:val="24"/>
        </w:rPr>
        <w:t>en</w:t>
      </w:r>
      <w:r w:rsidRPr="32F1A7B8">
        <w:rPr>
          <w:spacing w:val="-8"/>
          <w:w w:val="85"/>
          <w:sz w:val="24"/>
          <w:szCs w:val="24"/>
        </w:rPr>
        <w:t xml:space="preserve"> </w:t>
      </w:r>
      <w:r w:rsidRPr="32F1A7B8">
        <w:rPr>
          <w:w w:val="85"/>
          <w:sz w:val="24"/>
          <w:szCs w:val="24"/>
        </w:rPr>
        <w:t>un</w:t>
      </w:r>
      <w:r w:rsidRPr="32F1A7B8">
        <w:rPr>
          <w:spacing w:val="-7"/>
          <w:w w:val="85"/>
          <w:sz w:val="24"/>
          <w:szCs w:val="24"/>
        </w:rPr>
        <w:t xml:space="preserve"> </w:t>
      </w:r>
      <w:r w:rsidRPr="32F1A7B8">
        <w:rPr>
          <w:w w:val="85"/>
          <w:sz w:val="24"/>
          <w:szCs w:val="24"/>
        </w:rPr>
        <w:t xml:space="preserve">50% </w:t>
      </w:r>
      <w:r w:rsidRPr="32F1A7B8">
        <w:rPr>
          <w:w w:val="80"/>
          <w:sz w:val="24"/>
          <w:szCs w:val="24"/>
        </w:rPr>
        <w:t xml:space="preserve">las fatalidades y lesiones derivadas de siniestros viales para 2031, indique cuál debería ser la trayectoria anual de reducción y si, con los resultados actuales, Colombia se encuentra en condiciones de alcanzar </w:t>
      </w:r>
      <w:r w:rsidRPr="32F1A7B8">
        <w:rPr>
          <w:w w:val="95"/>
          <w:sz w:val="24"/>
          <w:szCs w:val="24"/>
        </w:rPr>
        <w:t>dicha</w:t>
      </w:r>
      <w:r w:rsidRPr="32F1A7B8">
        <w:rPr>
          <w:spacing w:val="-7"/>
          <w:w w:val="95"/>
          <w:sz w:val="24"/>
          <w:szCs w:val="24"/>
        </w:rPr>
        <w:t xml:space="preserve"> </w:t>
      </w:r>
      <w:r w:rsidRPr="32F1A7B8">
        <w:rPr>
          <w:w w:val="95"/>
          <w:sz w:val="24"/>
          <w:szCs w:val="24"/>
        </w:rPr>
        <w:t>meta.</w:t>
      </w:r>
      <w:r w:rsidRPr="32F1A7B8">
        <w:rPr>
          <w:b/>
          <w:bCs/>
          <w:color w:val="FF0000"/>
          <w:spacing w:val="-2"/>
          <w:w w:val="90"/>
          <w:sz w:val="24"/>
          <w:szCs w:val="24"/>
        </w:rPr>
        <w:t xml:space="preserve"> ONSV</w:t>
      </w:r>
    </w:p>
    <w:p w14:paraId="5D3B177F" w14:textId="77777777" w:rsidR="00246884" w:rsidRDefault="00246884" w:rsidP="00246884">
      <w:pPr>
        <w:tabs>
          <w:tab w:val="left" w:pos="719"/>
          <w:tab w:val="left" w:pos="721"/>
        </w:tabs>
        <w:spacing w:before="55" w:line="261" w:lineRule="auto"/>
        <w:ind w:right="144"/>
        <w:jc w:val="both"/>
        <w:rPr>
          <w:sz w:val="24"/>
          <w:szCs w:val="24"/>
        </w:rPr>
      </w:pPr>
    </w:p>
    <w:p w14:paraId="49F8FBBF" w14:textId="657037AD" w:rsidR="00246884" w:rsidRPr="00246884" w:rsidRDefault="00E329E6" w:rsidP="00246884">
      <w:pPr>
        <w:tabs>
          <w:tab w:val="left" w:pos="719"/>
          <w:tab w:val="left" w:pos="721"/>
        </w:tabs>
        <w:spacing w:before="55" w:line="261" w:lineRule="auto"/>
        <w:ind w:right="144"/>
        <w:jc w:val="both"/>
        <w:rPr>
          <w:rFonts w:ascii="Verdana" w:hAnsi="Verdana"/>
          <w:sz w:val="24"/>
          <w:szCs w:val="24"/>
        </w:rPr>
      </w:pPr>
      <w:r>
        <w:rPr>
          <w:rFonts w:ascii="Verdana" w:hAnsi="Verdana"/>
          <w:b/>
          <w:bCs/>
          <w:sz w:val="24"/>
          <w:szCs w:val="24"/>
        </w:rPr>
        <w:t xml:space="preserve">Respuesta: </w:t>
      </w:r>
      <w:r w:rsidR="00246884" w:rsidRPr="00246884">
        <w:rPr>
          <w:rFonts w:ascii="Verdana" w:hAnsi="Verdana"/>
          <w:sz w:val="24"/>
          <w:szCs w:val="24"/>
        </w:rPr>
        <w:t xml:space="preserve">El Plan Nacional de Seguridad Vial estableció como objetivo reducir en un 50% la tasa de mortalidad por siniestros viales para 2031, tomando como línea base el año 2021. En términos de tasa, esto implica pasar de 14,2 a 7,1 fallecidos por cada 100.000 habitantes; en términos absolutos, descender de 7.238 a 3.981 fallecidos al año. La trayectoria anual diseñada para alcanzar ese objetivo requería una reducción sostenida de aproximadamente 325 fallecidos por año. El seguimiento a </w:t>
      </w:r>
      <w:r w:rsidR="00246884" w:rsidRPr="00246884">
        <w:rPr>
          <w:rFonts w:ascii="Verdana" w:hAnsi="Verdana"/>
          <w:sz w:val="24"/>
          <w:szCs w:val="24"/>
        </w:rPr>
        <w:lastRenderedPageBreak/>
        <w:t>los indicadores del PNSV muestra que este camino enfrenta desafíos importantes: la tasa de mortalidad, que debía ubicarse en 12,1 en 2024</w:t>
      </w:r>
      <w:r w:rsidR="00C92754">
        <w:rPr>
          <w:rStyle w:val="Refdenotaalpie"/>
          <w:rFonts w:ascii="Verdana" w:hAnsi="Verdana"/>
          <w:sz w:val="24"/>
          <w:szCs w:val="24"/>
        </w:rPr>
        <w:footnoteReference w:id="1"/>
      </w:r>
      <w:r w:rsidR="00246884" w:rsidRPr="00246884">
        <w:rPr>
          <w:rFonts w:ascii="Verdana" w:hAnsi="Verdana"/>
          <w:sz w:val="24"/>
          <w:szCs w:val="24"/>
        </w:rPr>
        <w:t>, se situó en 15,4 según cifras cerradas del Instituto Nacional de Medicina Legal y Ciencias Forenses (INMLCF), lo que representa un leve descenso frente al 15,8 registrado en 2023, pero supera considerablemente la meta proyectada en el Plan. Para llegar a la meta de 3.981 fallecidos en 2031 partiendo de los niveles actuales, se requeriría una reducción promedio de aproximadamente 672 fallecidos por año durante los próximos seis años, una aceleración significativa respecto a la trayectoria original. Entre las causas probables de esta situación,</w:t>
      </w:r>
      <w:r w:rsidR="00143403">
        <w:rPr>
          <w:rFonts w:ascii="Verdana" w:hAnsi="Verdana"/>
          <w:sz w:val="24"/>
          <w:szCs w:val="24"/>
        </w:rPr>
        <w:t xml:space="preserve"> se</w:t>
      </w:r>
      <w:r w:rsidR="00246884" w:rsidRPr="00246884">
        <w:rPr>
          <w:rFonts w:ascii="Verdana" w:hAnsi="Verdana"/>
          <w:sz w:val="24"/>
          <w:szCs w:val="24"/>
        </w:rPr>
        <w:t xml:space="preserve"> destaca el aumento sostenido del parque automotor, especialmente de motocicletas.</w:t>
      </w:r>
    </w:p>
    <w:p w14:paraId="5CE1D556" w14:textId="2414B88F" w:rsidR="00246884" w:rsidRPr="00246884" w:rsidRDefault="00246884" w:rsidP="00246884">
      <w:pPr>
        <w:tabs>
          <w:tab w:val="left" w:pos="719"/>
          <w:tab w:val="left" w:pos="721"/>
        </w:tabs>
        <w:spacing w:before="55" w:line="261" w:lineRule="auto"/>
        <w:ind w:right="144"/>
        <w:jc w:val="both"/>
        <w:rPr>
          <w:rFonts w:ascii="Verdana" w:hAnsi="Verdana"/>
          <w:sz w:val="24"/>
          <w:szCs w:val="24"/>
        </w:rPr>
      </w:pPr>
      <w:r w:rsidRPr="00246884">
        <w:rPr>
          <w:rFonts w:ascii="Verdana" w:hAnsi="Verdana"/>
          <w:sz w:val="24"/>
          <w:szCs w:val="24"/>
        </w:rPr>
        <w:t>El análisis por tipo de usuario de la vía permite identificar con mayor precisión dónde se concentran los mayores desafíos y dónde hay señales que merecen reconocerse:</w:t>
      </w:r>
    </w:p>
    <w:p w14:paraId="574845F7" w14:textId="7049A531" w:rsidR="00246884" w:rsidRPr="00246884" w:rsidRDefault="00246884" w:rsidP="00246884">
      <w:pPr>
        <w:tabs>
          <w:tab w:val="left" w:pos="719"/>
          <w:tab w:val="left" w:pos="721"/>
        </w:tabs>
        <w:spacing w:before="55" w:line="261" w:lineRule="auto"/>
        <w:ind w:right="144"/>
        <w:jc w:val="both"/>
        <w:rPr>
          <w:rFonts w:ascii="Verdana" w:hAnsi="Verdana"/>
          <w:sz w:val="24"/>
          <w:szCs w:val="24"/>
        </w:rPr>
      </w:pPr>
      <w:r w:rsidRPr="00246884">
        <w:rPr>
          <w:rFonts w:ascii="Verdana" w:hAnsi="Verdana"/>
          <w:sz w:val="24"/>
          <w:szCs w:val="24"/>
        </w:rPr>
        <w:t>Los motociclistas constituyen el grupo de mayor preocupación. En 2024, este actor vial representó más del 62% del total de fallecidos en el país, con 4.969 casos registrados</w:t>
      </w:r>
      <w:r w:rsidR="00503B0A">
        <w:rPr>
          <w:rFonts w:ascii="Verdana" w:hAnsi="Verdana"/>
          <w:sz w:val="24"/>
          <w:szCs w:val="24"/>
        </w:rPr>
        <w:t xml:space="preserve">. Esta </w:t>
      </w:r>
      <w:r w:rsidRPr="00246884">
        <w:rPr>
          <w:rFonts w:ascii="Verdana" w:hAnsi="Verdana"/>
          <w:sz w:val="24"/>
          <w:szCs w:val="24"/>
        </w:rPr>
        <w:t>cifra que, si bien muestra una leve disminución frente a 2023, supera en 1.216 personas la meta anual prevista de 3.753. El aumento sostenido del parque de motocicletas en las vías y la falta de pericia de muchos conductores son identificados por el seguimiento institucional como los principales retos para la aplicación de medidas efectivas de control de los factores de riesgo que afectan a este actor.</w:t>
      </w:r>
    </w:p>
    <w:p w14:paraId="41CE3C6D" w14:textId="4EF97E6D" w:rsidR="00246884" w:rsidRPr="00246884" w:rsidRDefault="00246884" w:rsidP="00246884">
      <w:pPr>
        <w:tabs>
          <w:tab w:val="left" w:pos="719"/>
          <w:tab w:val="left" w:pos="721"/>
        </w:tabs>
        <w:spacing w:before="55" w:line="261" w:lineRule="auto"/>
        <w:ind w:right="144"/>
        <w:jc w:val="both"/>
        <w:rPr>
          <w:rFonts w:ascii="Verdana" w:hAnsi="Verdana"/>
          <w:sz w:val="24"/>
          <w:szCs w:val="24"/>
        </w:rPr>
      </w:pPr>
      <w:r w:rsidRPr="00246884">
        <w:rPr>
          <w:rFonts w:ascii="Verdana" w:hAnsi="Verdana"/>
          <w:sz w:val="24"/>
          <w:szCs w:val="24"/>
        </w:rPr>
        <w:t xml:space="preserve">Los peatones representan más del 20% del total de fallecidos, con 1.743 casos en 2024 frente a una meta de 1.378. El seguimiento institucional destaca </w:t>
      </w:r>
      <w:r w:rsidR="00697B1B" w:rsidRPr="00246884">
        <w:rPr>
          <w:rFonts w:ascii="Verdana" w:hAnsi="Verdana"/>
          <w:sz w:val="24"/>
          <w:szCs w:val="24"/>
        </w:rPr>
        <w:t>que,</w:t>
      </w:r>
      <w:r w:rsidRPr="00246884">
        <w:rPr>
          <w:rFonts w:ascii="Verdana" w:hAnsi="Verdana"/>
          <w:sz w:val="24"/>
          <w:szCs w:val="24"/>
        </w:rPr>
        <w:t xml:space="preserve"> del total de peatones fallecidos, 765 fueron víctimas de siniestros en los que estuvieron involucradas motocicletas, lo que evidencia la interrelación entre ambos grupos. </w:t>
      </w:r>
    </w:p>
    <w:p w14:paraId="79ABB7B6" w14:textId="1CC759D3" w:rsidR="00246884" w:rsidRPr="00246884" w:rsidRDefault="00246884" w:rsidP="00246884">
      <w:pPr>
        <w:tabs>
          <w:tab w:val="left" w:pos="719"/>
          <w:tab w:val="left" w:pos="721"/>
        </w:tabs>
        <w:spacing w:before="55" w:line="261" w:lineRule="auto"/>
        <w:ind w:right="144"/>
        <w:jc w:val="both"/>
        <w:rPr>
          <w:rFonts w:ascii="Verdana" w:hAnsi="Verdana"/>
          <w:sz w:val="24"/>
          <w:szCs w:val="24"/>
        </w:rPr>
      </w:pPr>
      <w:r w:rsidRPr="00246884">
        <w:rPr>
          <w:rFonts w:ascii="Verdana" w:hAnsi="Verdana"/>
          <w:sz w:val="24"/>
          <w:szCs w:val="24"/>
        </w:rPr>
        <w:t>Los ciclistas son la excepción positiva que el Plan reconoce de manera explícita. Es el único grupo que muestra una reducción sostenida y que ha cumplido sus metas anuales</w:t>
      </w:r>
      <w:r w:rsidR="00697B1B">
        <w:rPr>
          <w:rFonts w:ascii="Verdana" w:hAnsi="Verdana"/>
          <w:sz w:val="24"/>
          <w:szCs w:val="24"/>
        </w:rPr>
        <w:t>,</w:t>
      </w:r>
      <w:r w:rsidRPr="00246884">
        <w:rPr>
          <w:rFonts w:ascii="Verdana" w:hAnsi="Verdana"/>
          <w:sz w:val="24"/>
          <w:szCs w:val="24"/>
        </w:rPr>
        <w:t xml:space="preserve"> de 466 fallecidos en 2021 descendió a 435 en 2023</w:t>
      </w:r>
      <w:r w:rsidR="00697B1B">
        <w:rPr>
          <w:rFonts w:ascii="Verdana" w:hAnsi="Verdana"/>
          <w:sz w:val="24"/>
          <w:szCs w:val="24"/>
        </w:rPr>
        <w:t xml:space="preserve">, </w:t>
      </w:r>
      <w:r w:rsidRPr="00246884">
        <w:rPr>
          <w:rFonts w:ascii="Verdana" w:hAnsi="Verdana"/>
          <w:sz w:val="24"/>
          <w:szCs w:val="24"/>
        </w:rPr>
        <w:t xml:space="preserve">1% por debajo de la </w:t>
      </w:r>
      <w:r w:rsidR="00697B1B" w:rsidRPr="00246884">
        <w:rPr>
          <w:rFonts w:ascii="Verdana" w:hAnsi="Verdana"/>
          <w:sz w:val="24"/>
          <w:szCs w:val="24"/>
        </w:rPr>
        <w:t>meta</w:t>
      </w:r>
      <w:r w:rsidR="00697B1B">
        <w:rPr>
          <w:rFonts w:ascii="Verdana" w:hAnsi="Verdana"/>
          <w:sz w:val="24"/>
          <w:szCs w:val="24"/>
        </w:rPr>
        <w:t xml:space="preserve">, </w:t>
      </w:r>
      <w:r w:rsidR="00697B1B" w:rsidRPr="00246884">
        <w:rPr>
          <w:rFonts w:ascii="Verdana" w:hAnsi="Verdana"/>
          <w:sz w:val="24"/>
          <w:szCs w:val="24"/>
        </w:rPr>
        <w:t>y</w:t>
      </w:r>
      <w:r w:rsidRPr="00246884">
        <w:rPr>
          <w:rFonts w:ascii="Verdana" w:hAnsi="Verdana"/>
          <w:sz w:val="24"/>
          <w:szCs w:val="24"/>
        </w:rPr>
        <w:t xml:space="preserve"> a 391 en 2024, un 9% por debajo de la proyección. El reto para este actor es continuar consolidando esa tendencia favorable.</w:t>
      </w:r>
    </w:p>
    <w:p w14:paraId="5CDD25CD" w14:textId="6A411728" w:rsidR="004D15E1" w:rsidRPr="004D15E1" w:rsidRDefault="00246884" w:rsidP="004D15E1">
      <w:pPr>
        <w:tabs>
          <w:tab w:val="left" w:pos="719"/>
          <w:tab w:val="left" w:pos="721"/>
        </w:tabs>
        <w:spacing w:before="55" w:line="261" w:lineRule="auto"/>
        <w:ind w:right="144"/>
        <w:jc w:val="both"/>
        <w:rPr>
          <w:sz w:val="24"/>
          <w:szCs w:val="24"/>
        </w:rPr>
      </w:pPr>
      <w:r w:rsidRPr="00246884">
        <w:rPr>
          <w:rFonts w:ascii="Verdana" w:hAnsi="Verdana"/>
          <w:sz w:val="24"/>
          <w:szCs w:val="24"/>
        </w:rPr>
        <w:t xml:space="preserve">La Agencia Nacional de Seguridad Vial reconoce que, pese a los esfuerzos institucionales, las cifras se mantienen en niveles altos, lo que constituye un desafío constante para las políticas públicas del sector. Reducir los fallecidos en siniestros viales requiere el compromiso de toda la institucionalidad para la toma de medidas que conduzcan a un cambio en los comportamientos de riesgo de los actores viales. La meta del 50% sigue siendo el horizonte que orienta el trabajo de la Agencia, y los </w:t>
      </w:r>
      <w:r w:rsidRPr="00246884">
        <w:rPr>
          <w:rFonts w:ascii="Verdana" w:hAnsi="Verdana"/>
          <w:sz w:val="24"/>
          <w:szCs w:val="24"/>
        </w:rPr>
        <w:lastRenderedPageBreak/>
        <w:t>resultados del seguimiento a los indicadores del PNSV son precisamente el insumo técnico que permite identificar dónde es urgente intensificar la acción y con qué prioridad.</w:t>
      </w:r>
    </w:p>
    <w:p w14:paraId="42C754B6" w14:textId="47FCF04E" w:rsidR="32F1A7B8" w:rsidRDefault="32F1A7B8" w:rsidP="32F1A7B8">
      <w:pPr>
        <w:pStyle w:val="Prrafodelista"/>
        <w:tabs>
          <w:tab w:val="left" w:pos="719"/>
          <w:tab w:val="left" w:pos="721"/>
        </w:tabs>
        <w:spacing w:before="55" w:line="261" w:lineRule="auto"/>
        <w:ind w:right="144"/>
        <w:jc w:val="both"/>
        <w:rPr>
          <w:sz w:val="24"/>
          <w:szCs w:val="24"/>
        </w:rPr>
      </w:pPr>
    </w:p>
    <w:p w14:paraId="7F6DF347" w14:textId="77777777" w:rsidR="00A472D1" w:rsidRDefault="74B4CBC6" w:rsidP="32F1A7B8">
      <w:pPr>
        <w:pStyle w:val="Prrafodelista"/>
        <w:numPr>
          <w:ilvl w:val="1"/>
          <w:numId w:val="13"/>
        </w:numPr>
        <w:tabs>
          <w:tab w:val="left" w:pos="719"/>
          <w:tab w:val="left" w:pos="721"/>
        </w:tabs>
        <w:spacing w:before="4" w:line="261" w:lineRule="auto"/>
        <w:ind w:right="142"/>
        <w:jc w:val="both"/>
        <w:rPr>
          <w:sz w:val="24"/>
          <w:szCs w:val="24"/>
        </w:rPr>
      </w:pPr>
      <w:commentRangeStart w:id="34"/>
      <w:commentRangeStart w:id="35"/>
      <w:commentRangeStart w:id="36"/>
      <w:commentRangeStart w:id="37"/>
      <w:commentRangeStart w:id="38"/>
      <w:r w:rsidRPr="32F1A7B8">
        <w:rPr>
          <w:w w:val="80"/>
          <w:sz w:val="24"/>
          <w:szCs w:val="24"/>
        </w:rPr>
        <w:t xml:space="preserve">En caso de existir rezagos frente a las metas establecidas, explique las causas y las medidas correctivas </w:t>
      </w:r>
      <w:r w:rsidRPr="32F1A7B8">
        <w:rPr>
          <w:spacing w:val="-2"/>
          <w:w w:val="95"/>
          <w:sz w:val="24"/>
          <w:szCs w:val="24"/>
        </w:rPr>
        <w:t>adoptadas.</w:t>
      </w:r>
      <w:commentRangeEnd w:id="34"/>
      <w:r w:rsidR="005B2A3F" w:rsidRPr="32F1A7B8">
        <w:rPr>
          <w:rStyle w:val="Refdecomentario"/>
          <w:spacing w:val="-2"/>
          <w:w w:val="95"/>
          <w:sz w:val="24"/>
          <w:szCs w:val="24"/>
        </w:rPr>
        <w:commentReference w:id="34"/>
      </w:r>
      <w:commentRangeEnd w:id="35"/>
      <w:r w:rsidRPr="32F1A7B8">
        <w:rPr>
          <w:rStyle w:val="Refdecomentario"/>
          <w:spacing w:val="-2"/>
          <w:w w:val="95"/>
          <w:sz w:val="24"/>
          <w:szCs w:val="24"/>
        </w:rPr>
        <w:commentReference w:id="35"/>
      </w:r>
      <w:commentRangeEnd w:id="36"/>
      <w:r w:rsidRPr="32F1A7B8">
        <w:rPr>
          <w:rStyle w:val="Refdecomentario"/>
          <w:spacing w:val="-2"/>
          <w:w w:val="95"/>
          <w:sz w:val="24"/>
          <w:szCs w:val="24"/>
        </w:rPr>
        <w:commentReference w:id="36"/>
      </w:r>
      <w:commentRangeEnd w:id="37"/>
      <w:r w:rsidRPr="32F1A7B8">
        <w:rPr>
          <w:rStyle w:val="Refdecomentario"/>
          <w:spacing w:val="-2"/>
          <w:w w:val="95"/>
          <w:sz w:val="24"/>
          <w:szCs w:val="24"/>
        </w:rPr>
        <w:commentReference w:id="37"/>
      </w:r>
      <w:commentRangeEnd w:id="38"/>
      <w:r w:rsidRPr="32F1A7B8">
        <w:rPr>
          <w:rStyle w:val="Refdecomentario"/>
          <w:spacing w:val="-2"/>
          <w:w w:val="95"/>
          <w:sz w:val="24"/>
          <w:szCs w:val="24"/>
        </w:rPr>
        <w:commentReference w:id="38"/>
      </w:r>
      <w:r w:rsidRPr="32F1A7B8">
        <w:rPr>
          <w:spacing w:val="-2"/>
          <w:w w:val="95"/>
          <w:sz w:val="24"/>
          <w:szCs w:val="24"/>
        </w:rPr>
        <w:t xml:space="preserve"> </w:t>
      </w:r>
      <w:r w:rsidRPr="32F1A7B8">
        <w:rPr>
          <w:b/>
          <w:bCs/>
          <w:color w:val="FF0000"/>
          <w:spacing w:val="-2"/>
          <w:w w:val="95"/>
          <w:sz w:val="24"/>
          <w:szCs w:val="24"/>
        </w:rPr>
        <w:t>DCI</w:t>
      </w:r>
    </w:p>
    <w:p w14:paraId="66BADDC5" w14:textId="4487F501" w:rsidR="32F1A7B8" w:rsidRDefault="32F1A7B8" w:rsidP="32F1A7B8">
      <w:pPr>
        <w:pStyle w:val="Prrafodelista"/>
        <w:tabs>
          <w:tab w:val="left" w:pos="719"/>
          <w:tab w:val="left" w:pos="721"/>
        </w:tabs>
        <w:spacing w:before="4" w:line="261" w:lineRule="auto"/>
        <w:ind w:right="142"/>
        <w:jc w:val="both"/>
        <w:rPr>
          <w:sz w:val="24"/>
          <w:szCs w:val="24"/>
        </w:rPr>
      </w:pPr>
    </w:p>
    <w:tbl>
      <w:tblPr>
        <w:tblW w:w="8835" w:type="dxa"/>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1815"/>
        <w:gridCol w:w="1065"/>
        <w:gridCol w:w="1410"/>
        <w:gridCol w:w="2925"/>
        <w:gridCol w:w="1620"/>
      </w:tblGrid>
      <w:tr w:rsidR="743D8BFA" w14:paraId="2877B65B" w14:textId="77777777" w:rsidTr="4ECAE2C4">
        <w:trPr>
          <w:trHeight w:val="600"/>
        </w:trPr>
        <w:tc>
          <w:tcPr>
            <w:tcW w:w="1815" w:type="dxa"/>
            <w:shd w:val="clear" w:color="auto" w:fill="D0CECE" w:themeFill="background2" w:themeFillShade="E6"/>
            <w:tcMar>
              <w:left w:w="105" w:type="dxa"/>
              <w:right w:w="105" w:type="dxa"/>
            </w:tcMar>
            <w:vAlign w:val="center"/>
          </w:tcPr>
          <w:p w14:paraId="0A1D4899" w14:textId="6A54B967" w:rsidR="743D8BFA" w:rsidRDefault="743D8BFA" w:rsidP="743D8BFA">
            <w:pPr>
              <w:tabs>
                <w:tab w:val="left" w:pos="1441"/>
              </w:tabs>
              <w:jc w:val="center"/>
              <w:rPr>
                <w:rFonts w:ascii="Calibri" w:eastAsia="Calibri" w:hAnsi="Calibri" w:cs="Calibri"/>
                <w:sz w:val="20"/>
                <w:szCs w:val="20"/>
              </w:rPr>
            </w:pPr>
            <w:r w:rsidRPr="743D8BFA">
              <w:rPr>
                <w:rFonts w:ascii="Calibri" w:eastAsia="Calibri" w:hAnsi="Calibri" w:cs="Calibri"/>
                <w:b/>
                <w:bCs/>
                <w:sz w:val="20"/>
                <w:szCs w:val="20"/>
              </w:rPr>
              <w:t xml:space="preserve">Área de acción </w:t>
            </w:r>
          </w:p>
        </w:tc>
        <w:tc>
          <w:tcPr>
            <w:tcW w:w="1065" w:type="dxa"/>
            <w:shd w:val="clear" w:color="auto" w:fill="D0CECE" w:themeFill="background2" w:themeFillShade="E6"/>
            <w:tcMar>
              <w:left w:w="105" w:type="dxa"/>
              <w:right w:w="105" w:type="dxa"/>
            </w:tcMar>
            <w:vAlign w:val="center"/>
          </w:tcPr>
          <w:p w14:paraId="59977486" w14:textId="1A109256" w:rsidR="743D8BFA" w:rsidRDefault="743D8BFA" w:rsidP="743D8BFA">
            <w:pPr>
              <w:tabs>
                <w:tab w:val="left" w:pos="1441"/>
              </w:tabs>
              <w:jc w:val="center"/>
              <w:rPr>
                <w:rFonts w:ascii="Calibri" w:eastAsia="Calibri" w:hAnsi="Calibri" w:cs="Calibri"/>
                <w:sz w:val="20"/>
                <w:szCs w:val="20"/>
              </w:rPr>
            </w:pPr>
            <w:r w:rsidRPr="743D8BFA">
              <w:rPr>
                <w:rFonts w:ascii="Calibri" w:eastAsia="Calibri" w:hAnsi="Calibri" w:cs="Calibri"/>
                <w:b/>
                <w:bCs/>
                <w:sz w:val="20"/>
                <w:szCs w:val="20"/>
              </w:rPr>
              <w:t>Meta Prevista</w:t>
            </w:r>
          </w:p>
          <w:p w14:paraId="145C6283" w14:textId="011A9D3C" w:rsidR="743D8BFA" w:rsidRDefault="743D8BFA" w:rsidP="743D8BFA">
            <w:pPr>
              <w:tabs>
                <w:tab w:val="left" w:pos="1441"/>
              </w:tabs>
              <w:jc w:val="center"/>
              <w:rPr>
                <w:rFonts w:ascii="Calibri" w:eastAsia="Calibri" w:hAnsi="Calibri" w:cs="Calibri"/>
                <w:sz w:val="20"/>
                <w:szCs w:val="20"/>
              </w:rPr>
            </w:pPr>
            <w:r w:rsidRPr="743D8BFA">
              <w:rPr>
                <w:rFonts w:ascii="Calibri" w:eastAsia="Calibri" w:hAnsi="Calibri" w:cs="Calibri"/>
                <w:b/>
                <w:bCs/>
                <w:sz w:val="20"/>
                <w:szCs w:val="20"/>
              </w:rPr>
              <w:t>(vigencia 2026)</w:t>
            </w:r>
          </w:p>
        </w:tc>
        <w:tc>
          <w:tcPr>
            <w:tcW w:w="1410" w:type="dxa"/>
            <w:shd w:val="clear" w:color="auto" w:fill="D0CECE" w:themeFill="background2" w:themeFillShade="E6"/>
            <w:tcMar>
              <w:left w:w="105" w:type="dxa"/>
              <w:right w:w="105" w:type="dxa"/>
            </w:tcMar>
            <w:vAlign w:val="center"/>
          </w:tcPr>
          <w:p w14:paraId="3B96F257" w14:textId="61B6C3CB" w:rsidR="743D8BFA" w:rsidRDefault="743D8BFA" w:rsidP="743D8BFA">
            <w:pPr>
              <w:tabs>
                <w:tab w:val="left" w:pos="1441"/>
              </w:tabs>
              <w:jc w:val="center"/>
              <w:rPr>
                <w:rFonts w:ascii="Calibri" w:eastAsia="Calibri" w:hAnsi="Calibri" w:cs="Calibri"/>
                <w:sz w:val="20"/>
                <w:szCs w:val="20"/>
              </w:rPr>
            </w:pPr>
            <w:r w:rsidRPr="743D8BFA">
              <w:rPr>
                <w:rFonts w:ascii="Calibri" w:eastAsia="Calibri" w:hAnsi="Calibri" w:cs="Calibri"/>
                <w:b/>
                <w:bCs/>
                <w:sz w:val="20"/>
                <w:szCs w:val="20"/>
              </w:rPr>
              <w:t>Avance alcanzado</w:t>
            </w:r>
          </w:p>
          <w:p w14:paraId="2B0A6AD7" w14:textId="4124BC1A" w:rsidR="743D8BFA" w:rsidRDefault="743D8BFA" w:rsidP="743D8BFA">
            <w:pPr>
              <w:tabs>
                <w:tab w:val="left" w:pos="1441"/>
              </w:tabs>
              <w:jc w:val="center"/>
              <w:rPr>
                <w:rFonts w:ascii="Calibri" w:eastAsia="Calibri" w:hAnsi="Calibri" w:cs="Calibri"/>
                <w:sz w:val="20"/>
                <w:szCs w:val="20"/>
              </w:rPr>
            </w:pPr>
            <w:r w:rsidRPr="743D8BFA">
              <w:rPr>
                <w:rFonts w:ascii="Calibri" w:eastAsia="Calibri" w:hAnsi="Calibri" w:cs="Calibri"/>
                <w:b/>
                <w:bCs/>
                <w:sz w:val="20"/>
                <w:szCs w:val="20"/>
              </w:rPr>
              <w:t>(2do trimestre 2026)</w:t>
            </w:r>
          </w:p>
        </w:tc>
        <w:tc>
          <w:tcPr>
            <w:tcW w:w="2925" w:type="dxa"/>
            <w:shd w:val="clear" w:color="auto" w:fill="D0CECE" w:themeFill="background2" w:themeFillShade="E6"/>
            <w:tcMar>
              <w:left w:w="105" w:type="dxa"/>
              <w:right w:w="105" w:type="dxa"/>
            </w:tcMar>
            <w:vAlign w:val="center"/>
          </w:tcPr>
          <w:p w14:paraId="1E9B44ED" w14:textId="26E8C3E4" w:rsidR="4DE4A7A0" w:rsidRDefault="62FFC718" w:rsidP="743D8BFA">
            <w:pPr>
              <w:tabs>
                <w:tab w:val="left" w:pos="1441"/>
              </w:tabs>
              <w:jc w:val="center"/>
            </w:pPr>
            <w:r w:rsidRPr="3A5D8F30">
              <w:rPr>
                <w:rFonts w:ascii="Calibri" w:eastAsia="Calibri" w:hAnsi="Calibri" w:cs="Calibri"/>
                <w:b/>
                <w:bCs/>
                <w:sz w:val="20"/>
                <w:szCs w:val="20"/>
              </w:rPr>
              <w:t xml:space="preserve">Causas </w:t>
            </w:r>
          </w:p>
        </w:tc>
        <w:tc>
          <w:tcPr>
            <w:tcW w:w="1620" w:type="dxa"/>
            <w:shd w:val="clear" w:color="auto" w:fill="D0CECE" w:themeFill="background2" w:themeFillShade="E6"/>
            <w:tcMar>
              <w:left w:w="105" w:type="dxa"/>
              <w:right w:w="105" w:type="dxa"/>
            </w:tcMar>
            <w:vAlign w:val="center"/>
          </w:tcPr>
          <w:p w14:paraId="32FC4785" w14:textId="698C633E" w:rsidR="62FFC718" w:rsidRDefault="62FFC718" w:rsidP="3A5D8F30">
            <w:pPr>
              <w:jc w:val="center"/>
            </w:pPr>
            <w:r w:rsidRPr="3A5D8F30">
              <w:rPr>
                <w:rFonts w:ascii="Calibri" w:eastAsia="Calibri" w:hAnsi="Calibri" w:cs="Calibri"/>
                <w:b/>
                <w:bCs/>
                <w:sz w:val="20"/>
                <w:szCs w:val="20"/>
              </w:rPr>
              <w:t>Medidas correctivas</w:t>
            </w:r>
          </w:p>
        </w:tc>
      </w:tr>
      <w:tr w:rsidR="743D8BFA" w14:paraId="450BFB88" w14:textId="77777777" w:rsidTr="4ECAE2C4">
        <w:trPr>
          <w:trHeight w:val="300"/>
        </w:trPr>
        <w:tc>
          <w:tcPr>
            <w:tcW w:w="1815" w:type="dxa"/>
            <w:tcMar>
              <w:left w:w="105" w:type="dxa"/>
              <w:right w:w="105" w:type="dxa"/>
            </w:tcMar>
            <w:vAlign w:val="center"/>
          </w:tcPr>
          <w:p w14:paraId="0B4E91BA" w14:textId="021CB101" w:rsidR="743D8BFA" w:rsidRDefault="743D8BFA" w:rsidP="743D8BFA">
            <w:pPr>
              <w:tabs>
                <w:tab w:val="left" w:pos="1441"/>
              </w:tabs>
              <w:rPr>
                <w:rFonts w:ascii="Helvetica" w:eastAsia="Helvetica" w:hAnsi="Helvetica" w:cs="Helvetica"/>
                <w:color w:val="000000" w:themeColor="text1"/>
                <w:sz w:val="20"/>
                <w:szCs w:val="20"/>
              </w:rPr>
            </w:pPr>
            <w:r w:rsidRPr="743D8BFA">
              <w:rPr>
                <w:rFonts w:ascii="Helvetica" w:eastAsia="Helvetica" w:hAnsi="Helvetica" w:cs="Helvetica"/>
                <w:color w:val="000000" w:themeColor="text1"/>
                <w:sz w:val="20"/>
                <w:szCs w:val="20"/>
              </w:rPr>
              <w:t>Velocidades Seguras</w:t>
            </w:r>
          </w:p>
        </w:tc>
        <w:tc>
          <w:tcPr>
            <w:tcW w:w="1065" w:type="dxa"/>
            <w:tcMar>
              <w:left w:w="105" w:type="dxa"/>
              <w:right w:w="105" w:type="dxa"/>
            </w:tcMar>
            <w:vAlign w:val="center"/>
          </w:tcPr>
          <w:p w14:paraId="2071E2A1" w14:textId="2C27CF85" w:rsidR="743D8BFA" w:rsidRDefault="743D8BFA" w:rsidP="743D8BFA">
            <w:pPr>
              <w:tabs>
                <w:tab w:val="left" w:pos="1441"/>
              </w:tabs>
              <w:jc w:val="center"/>
              <w:rPr>
                <w:rFonts w:ascii="Calibri" w:eastAsia="Calibri" w:hAnsi="Calibri" w:cs="Calibri"/>
                <w:color w:val="000000" w:themeColor="text1"/>
                <w:sz w:val="20"/>
                <w:szCs w:val="20"/>
              </w:rPr>
            </w:pPr>
            <w:r w:rsidRPr="743D8BFA">
              <w:rPr>
                <w:rFonts w:ascii="Calibri" w:eastAsia="Calibri" w:hAnsi="Calibri" w:cs="Calibri"/>
                <w:color w:val="000000" w:themeColor="text1"/>
                <w:sz w:val="20"/>
                <w:szCs w:val="20"/>
              </w:rPr>
              <w:t>69%</w:t>
            </w:r>
          </w:p>
        </w:tc>
        <w:tc>
          <w:tcPr>
            <w:tcW w:w="1410" w:type="dxa"/>
            <w:tcMar>
              <w:left w:w="105" w:type="dxa"/>
              <w:right w:w="105" w:type="dxa"/>
            </w:tcMar>
            <w:vAlign w:val="center"/>
          </w:tcPr>
          <w:p w14:paraId="27DC5505" w14:textId="2EF4406C" w:rsidR="743D8BFA" w:rsidRDefault="743D8BFA" w:rsidP="743D8BFA">
            <w:pPr>
              <w:tabs>
                <w:tab w:val="left" w:pos="1441"/>
              </w:tabs>
              <w:jc w:val="center"/>
              <w:rPr>
                <w:rFonts w:ascii="Calibri" w:eastAsia="Calibri" w:hAnsi="Calibri" w:cs="Calibri"/>
                <w:color w:val="000000" w:themeColor="text1"/>
                <w:sz w:val="20"/>
                <w:szCs w:val="20"/>
              </w:rPr>
            </w:pPr>
            <w:r w:rsidRPr="743D8BFA">
              <w:rPr>
                <w:rFonts w:ascii="Calibri" w:eastAsia="Calibri" w:hAnsi="Calibri" w:cs="Calibri"/>
                <w:color w:val="000000" w:themeColor="text1"/>
                <w:sz w:val="20"/>
                <w:szCs w:val="20"/>
              </w:rPr>
              <w:t>60%</w:t>
            </w:r>
          </w:p>
        </w:tc>
        <w:tc>
          <w:tcPr>
            <w:tcW w:w="2925" w:type="dxa"/>
            <w:tcMar>
              <w:left w:w="105" w:type="dxa"/>
              <w:right w:w="105" w:type="dxa"/>
            </w:tcMar>
            <w:vAlign w:val="center"/>
          </w:tcPr>
          <w:p w14:paraId="553535A3" w14:textId="1F699C68" w:rsidR="743D8BFA" w:rsidRDefault="743D8BFA" w:rsidP="3A5D8F30">
            <w:pPr>
              <w:tabs>
                <w:tab w:val="left" w:pos="1441"/>
              </w:tabs>
              <w:jc w:val="right"/>
              <w:rPr>
                <w:rFonts w:ascii="Calibri" w:eastAsia="Calibri" w:hAnsi="Calibri" w:cs="Calibri"/>
                <w:color w:val="000000" w:themeColor="text1"/>
                <w:sz w:val="20"/>
                <w:szCs w:val="20"/>
              </w:rPr>
            </w:pPr>
          </w:p>
        </w:tc>
        <w:tc>
          <w:tcPr>
            <w:tcW w:w="1620" w:type="dxa"/>
            <w:tcMar>
              <w:left w:w="105" w:type="dxa"/>
              <w:right w:w="105" w:type="dxa"/>
            </w:tcMar>
            <w:vAlign w:val="center"/>
          </w:tcPr>
          <w:p w14:paraId="39616726" w14:textId="6B9729FF" w:rsidR="3A5D8F30" w:rsidRDefault="3A5D8F30" w:rsidP="3A5D8F30">
            <w:pPr>
              <w:jc w:val="right"/>
              <w:rPr>
                <w:rFonts w:ascii="Calibri" w:eastAsia="Calibri" w:hAnsi="Calibri" w:cs="Calibri"/>
                <w:color w:val="000000" w:themeColor="text1"/>
                <w:sz w:val="20"/>
                <w:szCs w:val="20"/>
              </w:rPr>
            </w:pPr>
          </w:p>
        </w:tc>
      </w:tr>
      <w:tr w:rsidR="743D8BFA" w14:paraId="66D50D00" w14:textId="77777777" w:rsidTr="4ECAE2C4">
        <w:trPr>
          <w:trHeight w:val="300"/>
        </w:trPr>
        <w:tc>
          <w:tcPr>
            <w:tcW w:w="1815" w:type="dxa"/>
            <w:tcMar>
              <w:left w:w="105" w:type="dxa"/>
              <w:right w:w="105" w:type="dxa"/>
            </w:tcMar>
            <w:vAlign w:val="center"/>
          </w:tcPr>
          <w:p w14:paraId="425BD966" w14:textId="3AA3EC04" w:rsidR="743D8BFA" w:rsidRDefault="743D8BFA" w:rsidP="743D8BFA">
            <w:pPr>
              <w:tabs>
                <w:tab w:val="left" w:pos="1441"/>
              </w:tabs>
              <w:rPr>
                <w:rFonts w:ascii="Helvetica" w:eastAsia="Helvetica" w:hAnsi="Helvetica" w:cs="Helvetica"/>
                <w:color w:val="000000" w:themeColor="text1"/>
                <w:sz w:val="20"/>
                <w:szCs w:val="20"/>
              </w:rPr>
            </w:pPr>
            <w:r w:rsidRPr="743D8BFA">
              <w:rPr>
                <w:rFonts w:ascii="Helvetica" w:eastAsia="Helvetica" w:hAnsi="Helvetica" w:cs="Helvetica"/>
                <w:color w:val="000000" w:themeColor="text1"/>
                <w:sz w:val="20"/>
                <w:szCs w:val="20"/>
              </w:rPr>
              <w:t>Vehículos Seguros</w:t>
            </w:r>
          </w:p>
        </w:tc>
        <w:tc>
          <w:tcPr>
            <w:tcW w:w="1065" w:type="dxa"/>
            <w:tcMar>
              <w:left w:w="105" w:type="dxa"/>
              <w:right w:w="105" w:type="dxa"/>
            </w:tcMar>
            <w:vAlign w:val="center"/>
          </w:tcPr>
          <w:p w14:paraId="55D30DF5" w14:textId="19362884" w:rsidR="743D8BFA" w:rsidRDefault="743D8BFA" w:rsidP="743D8BFA">
            <w:pPr>
              <w:tabs>
                <w:tab w:val="left" w:pos="1441"/>
              </w:tabs>
              <w:jc w:val="center"/>
              <w:rPr>
                <w:rFonts w:ascii="Calibri" w:eastAsia="Calibri" w:hAnsi="Calibri" w:cs="Calibri"/>
                <w:color w:val="000000" w:themeColor="text1"/>
                <w:sz w:val="20"/>
                <w:szCs w:val="20"/>
              </w:rPr>
            </w:pPr>
            <w:r w:rsidRPr="743D8BFA">
              <w:rPr>
                <w:rFonts w:ascii="Calibri" w:eastAsia="Calibri" w:hAnsi="Calibri" w:cs="Calibri"/>
                <w:color w:val="000000" w:themeColor="text1"/>
                <w:sz w:val="20"/>
                <w:szCs w:val="20"/>
              </w:rPr>
              <w:t>67%</w:t>
            </w:r>
          </w:p>
        </w:tc>
        <w:tc>
          <w:tcPr>
            <w:tcW w:w="1410" w:type="dxa"/>
            <w:tcMar>
              <w:left w:w="105" w:type="dxa"/>
              <w:right w:w="105" w:type="dxa"/>
            </w:tcMar>
            <w:vAlign w:val="center"/>
          </w:tcPr>
          <w:p w14:paraId="63C5605F" w14:textId="465B24E9" w:rsidR="743D8BFA" w:rsidRDefault="743D8BFA" w:rsidP="743D8BFA">
            <w:pPr>
              <w:tabs>
                <w:tab w:val="left" w:pos="1441"/>
              </w:tabs>
              <w:jc w:val="center"/>
              <w:rPr>
                <w:rFonts w:ascii="Calibri" w:eastAsia="Calibri" w:hAnsi="Calibri" w:cs="Calibri"/>
                <w:color w:val="000000" w:themeColor="text1"/>
                <w:sz w:val="20"/>
                <w:szCs w:val="20"/>
              </w:rPr>
            </w:pPr>
            <w:r w:rsidRPr="743D8BFA">
              <w:rPr>
                <w:rFonts w:ascii="Calibri" w:eastAsia="Calibri" w:hAnsi="Calibri" w:cs="Calibri"/>
                <w:color w:val="000000" w:themeColor="text1"/>
                <w:sz w:val="20"/>
                <w:szCs w:val="20"/>
              </w:rPr>
              <w:t>31%</w:t>
            </w:r>
          </w:p>
        </w:tc>
        <w:tc>
          <w:tcPr>
            <w:tcW w:w="2925" w:type="dxa"/>
            <w:tcMar>
              <w:left w:w="105" w:type="dxa"/>
              <w:right w:w="105" w:type="dxa"/>
            </w:tcMar>
            <w:vAlign w:val="center"/>
          </w:tcPr>
          <w:p w14:paraId="12D5EEE5" w14:textId="3F234DAF" w:rsidR="743D8BFA" w:rsidRDefault="743D8BFA" w:rsidP="3A5D8F30">
            <w:pPr>
              <w:tabs>
                <w:tab w:val="left" w:pos="1441"/>
              </w:tabs>
              <w:jc w:val="right"/>
              <w:rPr>
                <w:rFonts w:ascii="Calibri" w:eastAsia="Calibri" w:hAnsi="Calibri" w:cs="Calibri"/>
                <w:color w:val="000000" w:themeColor="text1"/>
                <w:sz w:val="20"/>
                <w:szCs w:val="20"/>
              </w:rPr>
            </w:pPr>
          </w:p>
        </w:tc>
        <w:tc>
          <w:tcPr>
            <w:tcW w:w="1620" w:type="dxa"/>
            <w:tcMar>
              <w:left w:w="105" w:type="dxa"/>
              <w:right w:w="105" w:type="dxa"/>
            </w:tcMar>
            <w:vAlign w:val="center"/>
          </w:tcPr>
          <w:p w14:paraId="6A878022" w14:textId="696A9351" w:rsidR="3A5D8F30" w:rsidRDefault="3A5D8F30" w:rsidP="3A5D8F30">
            <w:pPr>
              <w:jc w:val="right"/>
              <w:rPr>
                <w:rFonts w:ascii="Calibri" w:eastAsia="Calibri" w:hAnsi="Calibri" w:cs="Calibri"/>
                <w:color w:val="000000" w:themeColor="text1"/>
                <w:sz w:val="20"/>
                <w:szCs w:val="20"/>
              </w:rPr>
            </w:pPr>
          </w:p>
        </w:tc>
      </w:tr>
      <w:tr w:rsidR="743D8BFA" w14:paraId="21AF6BA9" w14:textId="77777777" w:rsidTr="4ECAE2C4">
        <w:trPr>
          <w:trHeight w:val="300"/>
        </w:trPr>
        <w:tc>
          <w:tcPr>
            <w:tcW w:w="1815" w:type="dxa"/>
            <w:tcMar>
              <w:left w:w="105" w:type="dxa"/>
              <w:right w:w="105" w:type="dxa"/>
            </w:tcMar>
            <w:vAlign w:val="center"/>
          </w:tcPr>
          <w:p w14:paraId="0E61BCC0" w14:textId="03B3D285" w:rsidR="743D8BFA" w:rsidRDefault="743D8BFA" w:rsidP="743D8BFA">
            <w:pPr>
              <w:tabs>
                <w:tab w:val="left" w:pos="1441"/>
              </w:tabs>
              <w:rPr>
                <w:rFonts w:ascii="Helvetica" w:eastAsia="Helvetica" w:hAnsi="Helvetica" w:cs="Helvetica"/>
                <w:color w:val="000000" w:themeColor="text1"/>
                <w:sz w:val="20"/>
                <w:szCs w:val="20"/>
              </w:rPr>
            </w:pPr>
            <w:r w:rsidRPr="743D8BFA">
              <w:rPr>
                <w:rFonts w:ascii="Helvetica" w:eastAsia="Helvetica" w:hAnsi="Helvetica" w:cs="Helvetica"/>
                <w:color w:val="000000" w:themeColor="text1"/>
                <w:sz w:val="20"/>
                <w:szCs w:val="20"/>
              </w:rPr>
              <w:t>Infraestructura Segura</w:t>
            </w:r>
          </w:p>
        </w:tc>
        <w:tc>
          <w:tcPr>
            <w:tcW w:w="1065" w:type="dxa"/>
            <w:tcMar>
              <w:left w:w="105" w:type="dxa"/>
              <w:right w:w="105" w:type="dxa"/>
            </w:tcMar>
            <w:vAlign w:val="center"/>
          </w:tcPr>
          <w:p w14:paraId="7A5B5CAD" w14:textId="26808E35" w:rsidR="743D8BFA" w:rsidRDefault="743D8BFA" w:rsidP="743D8BFA">
            <w:pPr>
              <w:tabs>
                <w:tab w:val="left" w:pos="1441"/>
              </w:tabs>
              <w:jc w:val="center"/>
              <w:rPr>
                <w:rFonts w:ascii="Calibri" w:eastAsia="Calibri" w:hAnsi="Calibri" w:cs="Calibri"/>
                <w:color w:val="000000" w:themeColor="text1"/>
                <w:sz w:val="20"/>
                <w:szCs w:val="20"/>
              </w:rPr>
            </w:pPr>
            <w:r w:rsidRPr="743D8BFA">
              <w:rPr>
                <w:rFonts w:ascii="Calibri" w:eastAsia="Calibri" w:hAnsi="Calibri" w:cs="Calibri"/>
                <w:color w:val="000000" w:themeColor="text1"/>
                <w:sz w:val="20"/>
                <w:szCs w:val="20"/>
              </w:rPr>
              <w:t>86%</w:t>
            </w:r>
          </w:p>
        </w:tc>
        <w:tc>
          <w:tcPr>
            <w:tcW w:w="1410" w:type="dxa"/>
            <w:tcMar>
              <w:left w:w="105" w:type="dxa"/>
              <w:right w:w="105" w:type="dxa"/>
            </w:tcMar>
            <w:vAlign w:val="center"/>
          </w:tcPr>
          <w:p w14:paraId="5D398992" w14:textId="525C0BA0" w:rsidR="743D8BFA" w:rsidRDefault="743D8BFA" w:rsidP="743D8BFA">
            <w:pPr>
              <w:tabs>
                <w:tab w:val="left" w:pos="1441"/>
              </w:tabs>
              <w:jc w:val="center"/>
              <w:rPr>
                <w:rFonts w:ascii="Calibri" w:eastAsia="Calibri" w:hAnsi="Calibri" w:cs="Calibri"/>
                <w:color w:val="000000" w:themeColor="text1"/>
                <w:sz w:val="20"/>
                <w:szCs w:val="20"/>
              </w:rPr>
            </w:pPr>
            <w:r w:rsidRPr="743D8BFA">
              <w:rPr>
                <w:rFonts w:ascii="Calibri" w:eastAsia="Calibri" w:hAnsi="Calibri" w:cs="Calibri"/>
                <w:color w:val="000000" w:themeColor="text1"/>
                <w:sz w:val="20"/>
                <w:szCs w:val="20"/>
              </w:rPr>
              <w:t>65%</w:t>
            </w:r>
          </w:p>
        </w:tc>
        <w:tc>
          <w:tcPr>
            <w:tcW w:w="2925" w:type="dxa"/>
            <w:tcMar>
              <w:left w:w="105" w:type="dxa"/>
              <w:right w:w="105" w:type="dxa"/>
            </w:tcMar>
            <w:vAlign w:val="center"/>
          </w:tcPr>
          <w:p w14:paraId="69E7EB66" w14:textId="6C306A24" w:rsidR="743D8BFA" w:rsidRDefault="743D8BFA" w:rsidP="3A5D8F30">
            <w:pPr>
              <w:tabs>
                <w:tab w:val="left" w:pos="1441"/>
              </w:tabs>
              <w:jc w:val="right"/>
              <w:rPr>
                <w:rFonts w:ascii="Calibri" w:eastAsia="Calibri" w:hAnsi="Calibri" w:cs="Calibri"/>
                <w:color w:val="000000" w:themeColor="text1"/>
                <w:sz w:val="20"/>
                <w:szCs w:val="20"/>
              </w:rPr>
            </w:pPr>
          </w:p>
        </w:tc>
        <w:tc>
          <w:tcPr>
            <w:tcW w:w="1620" w:type="dxa"/>
            <w:tcMar>
              <w:left w:w="105" w:type="dxa"/>
              <w:right w:w="105" w:type="dxa"/>
            </w:tcMar>
            <w:vAlign w:val="center"/>
          </w:tcPr>
          <w:p w14:paraId="7FEEC94E" w14:textId="06E6B026" w:rsidR="3A5D8F30" w:rsidRDefault="3A5D8F30" w:rsidP="3A5D8F30">
            <w:pPr>
              <w:jc w:val="right"/>
              <w:rPr>
                <w:rFonts w:ascii="Calibri" w:eastAsia="Calibri" w:hAnsi="Calibri" w:cs="Calibri"/>
                <w:color w:val="000000" w:themeColor="text1"/>
                <w:sz w:val="20"/>
                <w:szCs w:val="20"/>
              </w:rPr>
            </w:pPr>
          </w:p>
        </w:tc>
      </w:tr>
      <w:tr w:rsidR="743D8BFA" w14:paraId="71A73DF4" w14:textId="77777777" w:rsidTr="4ECAE2C4">
        <w:trPr>
          <w:trHeight w:val="300"/>
        </w:trPr>
        <w:tc>
          <w:tcPr>
            <w:tcW w:w="1815" w:type="dxa"/>
            <w:tcMar>
              <w:left w:w="105" w:type="dxa"/>
              <w:right w:w="105" w:type="dxa"/>
            </w:tcMar>
            <w:vAlign w:val="center"/>
          </w:tcPr>
          <w:p w14:paraId="6E4C880E" w14:textId="478033DB" w:rsidR="743D8BFA" w:rsidRDefault="743D8BFA" w:rsidP="743D8BFA">
            <w:pPr>
              <w:tabs>
                <w:tab w:val="left" w:pos="1441"/>
              </w:tabs>
              <w:rPr>
                <w:rFonts w:ascii="Helvetica" w:eastAsia="Helvetica" w:hAnsi="Helvetica" w:cs="Helvetica"/>
                <w:color w:val="000000" w:themeColor="text1"/>
                <w:sz w:val="20"/>
                <w:szCs w:val="20"/>
              </w:rPr>
            </w:pPr>
            <w:r w:rsidRPr="743D8BFA">
              <w:rPr>
                <w:rFonts w:ascii="Helvetica" w:eastAsia="Helvetica" w:hAnsi="Helvetica" w:cs="Helvetica"/>
                <w:color w:val="000000" w:themeColor="text1"/>
                <w:sz w:val="20"/>
                <w:szCs w:val="20"/>
              </w:rPr>
              <w:t>Comportamiento Seguro</w:t>
            </w:r>
          </w:p>
        </w:tc>
        <w:tc>
          <w:tcPr>
            <w:tcW w:w="1065" w:type="dxa"/>
            <w:tcMar>
              <w:left w:w="105" w:type="dxa"/>
              <w:right w:w="105" w:type="dxa"/>
            </w:tcMar>
            <w:vAlign w:val="center"/>
          </w:tcPr>
          <w:p w14:paraId="5D85CC6E" w14:textId="309E0429" w:rsidR="743D8BFA" w:rsidRDefault="743D8BFA" w:rsidP="743D8BFA">
            <w:pPr>
              <w:tabs>
                <w:tab w:val="left" w:pos="1441"/>
              </w:tabs>
              <w:jc w:val="center"/>
              <w:rPr>
                <w:rFonts w:ascii="Calibri" w:eastAsia="Calibri" w:hAnsi="Calibri" w:cs="Calibri"/>
                <w:color w:val="000000" w:themeColor="text1"/>
                <w:sz w:val="20"/>
                <w:szCs w:val="20"/>
              </w:rPr>
            </w:pPr>
            <w:r w:rsidRPr="743D8BFA">
              <w:rPr>
                <w:rFonts w:ascii="Calibri" w:eastAsia="Calibri" w:hAnsi="Calibri" w:cs="Calibri"/>
                <w:color w:val="000000" w:themeColor="text1"/>
                <w:sz w:val="20"/>
                <w:szCs w:val="20"/>
              </w:rPr>
              <w:t>78%</w:t>
            </w:r>
          </w:p>
        </w:tc>
        <w:tc>
          <w:tcPr>
            <w:tcW w:w="1410" w:type="dxa"/>
            <w:tcMar>
              <w:left w:w="105" w:type="dxa"/>
              <w:right w:w="105" w:type="dxa"/>
            </w:tcMar>
            <w:vAlign w:val="center"/>
          </w:tcPr>
          <w:p w14:paraId="52C2BC46" w14:textId="3A7DC934" w:rsidR="743D8BFA" w:rsidRDefault="743D8BFA" w:rsidP="743D8BFA">
            <w:pPr>
              <w:tabs>
                <w:tab w:val="left" w:pos="1441"/>
              </w:tabs>
              <w:jc w:val="center"/>
              <w:rPr>
                <w:rFonts w:ascii="Calibri" w:eastAsia="Calibri" w:hAnsi="Calibri" w:cs="Calibri"/>
                <w:color w:val="000000" w:themeColor="text1"/>
                <w:sz w:val="20"/>
                <w:szCs w:val="20"/>
              </w:rPr>
            </w:pPr>
            <w:r w:rsidRPr="743D8BFA">
              <w:rPr>
                <w:rFonts w:ascii="Calibri" w:eastAsia="Calibri" w:hAnsi="Calibri" w:cs="Calibri"/>
                <w:color w:val="000000" w:themeColor="text1"/>
                <w:sz w:val="20"/>
                <w:szCs w:val="20"/>
              </w:rPr>
              <w:t>67%</w:t>
            </w:r>
          </w:p>
        </w:tc>
        <w:tc>
          <w:tcPr>
            <w:tcW w:w="2925" w:type="dxa"/>
            <w:tcMar>
              <w:left w:w="105" w:type="dxa"/>
              <w:right w:w="105" w:type="dxa"/>
            </w:tcMar>
            <w:vAlign w:val="center"/>
          </w:tcPr>
          <w:p w14:paraId="3C121B4F" w14:textId="057DDCD2" w:rsidR="743D8BFA" w:rsidRDefault="743D8BFA" w:rsidP="3A5D8F30">
            <w:pPr>
              <w:tabs>
                <w:tab w:val="left" w:pos="1441"/>
              </w:tabs>
              <w:jc w:val="right"/>
              <w:rPr>
                <w:rFonts w:ascii="Calibri" w:eastAsia="Calibri" w:hAnsi="Calibri" w:cs="Calibri"/>
                <w:color w:val="000000" w:themeColor="text1"/>
                <w:sz w:val="20"/>
                <w:szCs w:val="20"/>
              </w:rPr>
            </w:pPr>
          </w:p>
        </w:tc>
        <w:tc>
          <w:tcPr>
            <w:tcW w:w="1620" w:type="dxa"/>
            <w:tcMar>
              <w:left w:w="105" w:type="dxa"/>
              <w:right w:w="105" w:type="dxa"/>
            </w:tcMar>
            <w:vAlign w:val="center"/>
          </w:tcPr>
          <w:p w14:paraId="135011ED" w14:textId="25FE8992" w:rsidR="3A5D8F30" w:rsidRDefault="3A5D8F30" w:rsidP="3A5D8F30">
            <w:pPr>
              <w:jc w:val="right"/>
              <w:rPr>
                <w:rFonts w:ascii="Calibri" w:eastAsia="Calibri" w:hAnsi="Calibri" w:cs="Calibri"/>
                <w:color w:val="000000" w:themeColor="text1"/>
                <w:sz w:val="20"/>
                <w:szCs w:val="20"/>
              </w:rPr>
            </w:pPr>
          </w:p>
        </w:tc>
      </w:tr>
      <w:tr w:rsidR="743D8BFA" w14:paraId="532FD971" w14:textId="77777777" w:rsidTr="4ECAE2C4">
        <w:trPr>
          <w:trHeight w:val="300"/>
        </w:trPr>
        <w:tc>
          <w:tcPr>
            <w:tcW w:w="1815" w:type="dxa"/>
            <w:tcMar>
              <w:left w:w="105" w:type="dxa"/>
              <w:right w:w="105" w:type="dxa"/>
            </w:tcMar>
            <w:vAlign w:val="center"/>
          </w:tcPr>
          <w:p w14:paraId="10BEE384" w14:textId="5398F71F" w:rsidR="743D8BFA" w:rsidRDefault="743D8BFA" w:rsidP="743D8BFA">
            <w:pPr>
              <w:tabs>
                <w:tab w:val="left" w:pos="1441"/>
              </w:tabs>
              <w:rPr>
                <w:rFonts w:ascii="Helvetica" w:eastAsia="Helvetica" w:hAnsi="Helvetica" w:cs="Helvetica"/>
                <w:color w:val="000000" w:themeColor="text1"/>
                <w:sz w:val="20"/>
                <w:szCs w:val="20"/>
              </w:rPr>
            </w:pPr>
            <w:r w:rsidRPr="743D8BFA">
              <w:rPr>
                <w:rFonts w:ascii="Helvetica" w:eastAsia="Helvetica" w:hAnsi="Helvetica" w:cs="Helvetica"/>
                <w:color w:val="000000" w:themeColor="text1"/>
                <w:sz w:val="20"/>
                <w:szCs w:val="20"/>
              </w:rPr>
              <w:t>Cumplimiento de Normas de Seguridad Vial</w:t>
            </w:r>
          </w:p>
        </w:tc>
        <w:tc>
          <w:tcPr>
            <w:tcW w:w="1065" w:type="dxa"/>
            <w:tcMar>
              <w:left w:w="105" w:type="dxa"/>
              <w:right w:w="105" w:type="dxa"/>
            </w:tcMar>
            <w:vAlign w:val="center"/>
          </w:tcPr>
          <w:p w14:paraId="55EEC4EF" w14:textId="4A135FED" w:rsidR="743D8BFA" w:rsidRDefault="743D8BFA" w:rsidP="743D8BFA">
            <w:pPr>
              <w:tabs>
                <w:tab w:val="left" w:pos="1441"/>
              </w:tabs>
              <w:jc w:val="center"/>
              <w:rPr>
                <w:rFonts w:ascii="Calibri" w:eastAsia="Calibri" w:hAnsi="Calibri" w:cs="Calibri"/>
                <w:color w:val="000000" w:themeColor="text1"/>
                <w:sz w:val="20"/>
                <w:szCs w:val="20"/>
              </w:rPr>
            </w:pPr>
            <w:r w:rsidRPr="743D8BFA">
              <w:rPr>
                <w:rFonts w:ascii="Calibri" w:eastAsia="Calibri" w:hAnsi="Calibri" w:cs="Calibri"/>
                <w:color w:val="000000" w:themeColor="text1"/>
                <w:sz w:val="20"/>
                <w:szCs w:val="20"/>
              </w:rPr>
              <w:t>83%</w:t>
            </w:r>
          </w:p>
        </w:tc>
        <w:tc>
          <w:tcPr>
            <w:tcW w:w="1410" w:type="dxa"/>
            <w:tcMar>
              <w:left w:w="105" w:type="dxa"/>
              <w:right w:w="105" w:type="dxa"/>
            </w:tcMar>
            <w:vAlign w:val="center"/>
          </w:tcPr>
          <w:p w14:paraId="12517E7B" w14:textId="33D7868A" w:rsidR="743D8BFA" w:rsidRDefault="743D8BFA" w:rsidP="743D8BFA">
            <w:pPr>
              <w:tabs>
                <w:tab w:val="left" w:pos="1441"/>
              </w:tabs>
              <w:jc w:val="center"/>
              <w:rPr>
                <w:rFonts w:ascii="Calibri" w:eastAsia="Calibri" w:hAnsi="Calibri" w:cs="Calibri"/>
                <w:color w:val="000000" w:themeColor="text1"/>
                <w:sz w:val="20"/>
                <w:szCs w:val="20"/>
              </w:rPr>
            </w:pPr>
            <w:r w:rsidRPr="743D8BFA">
              <w:rPr>
                <w:rFonts w:ascii="Calibri" w:eastAsia="Calibri" w:hAnsi="Calibri" w:cs="Calibri"/>
                <w:color w:val="000000" w:themeColor="text1"/>
                <w:sz w:val="20"/>
                <w:szCs w:val="20"/>
              </w:rPr>
              <w:t>69%</w:t>
            </w:r>
          </w:p>
        </w:tc>
        <w:tc>
          <w:tcPr>
            <w:tcW w:w="2925" w:type="dxa"/>
            <w:tcMar>
              <w:left w:w="105" w:type="dxa"/>
              <w:right w:w="105" w:type="dxa"/>
            </w:tcMar>
            <w:vAlign w:val="center"/>
          </w:tcPr>
          <w:p w14:paraId="10AB3C16" w14:textId="461137AF" w:rsidR="743D8BFA" w:rsidRDefault="01950BCE" w:rsidP="4ECAE2C4">
            <w:pPr>
              <w:tabs>
                <w:tab w:val="left" w:pos="1441"/>
              </w:tabs>
              <w:jc w:val="right"/>
            </w:pPr>
            <w:r w:rsidRPr="4ECAE2C4">
              <w:rPr>
                <w:rFonts w:ascii="Calibri" w:eastAsia="Calibri" w:hAnsi="Calibri" w:cs="Calibri"/>
                <w:sz w:val="20"/>
                <w:szCs w:val="20"/>
              </w:rPr>
              <w:t xml:space="preserve">En esta área de acción se registra un avance acumulado del </w:t>
            </w:r>
            <w:r w:rsidRPr="4ECAE2C4">
              <w:rPr>
                <w:rFonts w:ascii="Calibri" w:eastAsia="Calibri" w:hAnsi="Calibri" w:cs="Calibri"/>
                <w:b/>
                <w:bCs/>
                <w:sz w:val="20"/>
                <w:szCs w:val="20"/>
              </w:rPr>
              <w:t>69 %</w:t>
            </w:r>
            <w:r w:rsidRPr="4ECAE2C4">
              <w:rPr>
                <w:rFonts w:ascii="Calibri" w:eastAsia="Calibri" w:hAnsi="Calibri" w:cs="Calibri"/>
                <w:sz w:val="20"/>
                <w:szCs w:val="20"/>
              </w:rPr>
              <w:t xml:space="preserve">, frente a una meta anual prevista del </w:t>
            </w:r>
            <w:r w:rsidRPr="4ECAE2C4">
              <w:rPr>
                <w:rFonts w:ascii="Calibri" w:eastAsia="Calibri" w:hAnsi="Calibri" w:cs="Calibri"/>
                <w:b/>
                <w:bCs/>
                <w:sz w:val="20"/>
                <w:szCs w:val="20"/>
              </w:rPr>
              <w:t>83 %</w:t>
            </w:r>
            <w:r w:rsidRPr="4ECAE2C4">
              <w:rPr>
                <w:rFonts w:ascii="Calibri" w:eastAsia="Calibri" w:hAnsi="Calibri" w:cs="Calibri"/>
                <w:sz w:val="20"/>
                <w:szCs w:val="20"/>
              </w:rPr>
              <w:t xml:space="preserve">. La diferencia de catorce (14) puntos porcentuales corresponde a actividades programadas para ejecutarse durante el segundo semestre de la vigencia y, por tanto, no constituye rezago al periodo de corte. Por lo </w:t>
            </w:r>
            <w:r w:rsidR="5F6B110E" w:rsidRPr="4ECAE2C4">
              <w:rPr>
                <w:rFonts w:ascii="Calibri" w:eastAsia="Calibri" w:hAnsi="Calibri" w:cs="Calibri"/>
                <w:sz w:val="20"/>
                <w:szCs w:val="20"/>
              </w:rPr>
              <w:t>tanto,</w:t>
            </w:r>
            <w:r w:rsidRPr="4ECAE2C4">
              <w:rPr>
                <w:rFonts w:ascii="Calibri" w:eastAsia="Calibri" w:hAnsi="Calibri" w:cs="Calibri"/>
                <w:sz w:val="20"/>
                <w:szCs w:val="20"/>
              </w:rPr>
              <w:t xml:space="preserve"> </w:t>
            </w:r>
            <w:r w:rsidR="62031448" w:rsidRPr="4ECAE2C4">
              <w:rPr>
                <w:rFonts w:ascii="Calibri" w:eastAsia="Calibri" w:hAnsi="Calibri" w:cs="Calibri"/>
                <w:sz w:val="20"/>
                <w:szCs w:val="20"/>
              </w:rPr>
              <w:t>no se presentan rezagos frente a la programación establecida</w:t>
            </w:r>
            <w:r w:rsidRPr="4ECAE2C4">
              <w:rPr>
                <w:rFonts w:ascii="Calibri" w:eastAsia="Calibri" w:hAnsi="Calibri" w:cs="Calibri"/>
                <w:sz w:val="20"/>
                <w:szCs w:val="20"/>
              </w:rPr>
              <w:t>.</w:t>
            </w:r>
          </w:p>
        </w:tc>
        <w:tc>
          <w:tcPr>
            <w:tcW w:w="1620" w:type="dxa"/>
            <w:tcMar>
              <w:left w:w="105" w:type="dxa"/>
              <w:right w:w="105" w:type="dxa"/>
            </w:tcMar>
            <w:vAlign w:val="center"/>
          </w:tcPr>
          <w:p w14:paraId="293DE748" w14:textId="469D8D01" w:rsidR="3A5D8F30" w:rsidRDefault="3A5D8F30" w:rsidP="3A5D8F30">
            <w:pPr>
              <w:jc w:val="right"/>
              <w:rPr>
                <w:rFonts w:ascii="Calibri" w:eastAsia="Calibri" w:hAnsi="Calibri" w:cs="Calibri"/>
                <w:color w:val="000000" w:themeColor="text1"/>
                <w:sz w:val="20"/>
                <w:szCs w:val="20"/>
              </w:rPr>
            </w:pPr>
          </w:p>
        </w:tc>
      </w:tr>
      <w:tr w:rsidR="743D8BFA" w14:paraId="6355F042" w14:textId="77777777" w:rsidTr="4ECAE2C4">
        <w:trPr>
          <w:trHeight w:val="300"/>
        </w:trPr>
        <w:tc>
          <w:tcPr>
            <w:tcW w:w="1815" w:type="dxa"/>
            <w:tcMar>
              <w:left w:w="105" w:type="dxa"/>
              <w:right w:w="105" w:type="dxa"/>
            </w:tcMar>
            <w:vAlign w:val="center"/>
          </w:tcPr>
          <w:p w14:paraId="017DD657" w14:textId="444D055E" w:rsidR="743D8BFA" w:rsidRDefault="743D8BFA" w:rsidP="743D8BFA">
            <w:pPr>
              <w:tabs>
                <w:tab w:val="left" w:pos="1441"/>
              </w:tabs>
              <w:rPr>
                <w:rFonts w:ascii="Helvetica" w:eastAsia="Helvetica" w:hAnsi="Helvetica" w:cs="Helvetica"/>
                <w:color w:val="000000" w:themeColor="text1"/>
                <w:sz w:val="20"/>
                <w:szCs w:val="20"/>
              </w:rPr>
            </w:pPr>
            <w:r w:rsidRPr="743D8BFA">
              <w:rPr>
                <w:rFonts w:ascii="Helvetica" w:eastAsia="Helvetica" w:hAnsi="Helvetica" w:cs="Helvetica"/>
                <w:color w:val="000000" w:themeColor="text1"/>
                <w:sz w:val="20"/>
                <w:szCs w:val="20"/>
              </w:rPr>
              <w:t>Atención Integral a Víctimas</w:t>
            </w:r>
          </w:p>
        </w:tc>
        <w:tc>
          <w:tcPr>
            <w:tcW w:w="1065" w:type="dxa"/>
            <w:tcMar>
              <w:left w:w="105" w:type="dxa"/>
              <w:right w:w="105" w:type="dxa"/>
            </w:tcMar>
            <w:vAlign w:val="center"/>
          </w:tcPr>
          <w:p w14:paraId="36614940" w14:textId="37298696" w:rsidR="743D8BFA" w:rsidRDefault="743D8BFA" w:rsidP="743D8BFA">
            <w:pPr>
              <w:tabs>
                <w:tab w:val="left" w:pos="1441"/>
              </w:tabs>
              <w:jc w:val="center"/>
              <w:rPr>
                <w:rFonts w:ascii="Calibri" w:eastAsia="Calibri" w:hAnsi="Calibri" w:cs="Calibri"/>
                <w:color w:val="000000" w:themeColor="text1"/>
                <w:sz w:val="20"/>
                <w:szCs w:val="20"/>
              </w:rPr>
            </w:pPr>
            <w:r w:rsidRPr="743D8BFA">
              <w:rPr>
                <w:rFonts w:ascii="Calibri" w:eastAsia="Calibri" w:hAnsi="Calibri" w:cs="Calibri"/>
                <w:color w:val="000000" w:themeColor="text1"/>
                <w:sz w:val="20"/>
                <w:szCs w:val="20"/>
              </w:rPr>
              <w:t>66%</w:t>
            </w:r>
          </w:p>
        </w:tc>
        <w:tc>
          <w:tcPr>
            <w:tcW w:w="1410" w:type="dxa"/>
            <w:tcMar>
              <w:left w:w="105" w:type="dxa"/>
              <w:right w:w="105" w:type="dxa"/>
            </w:tcMar>
            <w:vAlign w:val="center"/>
          </w:tcPr>
          <w:p w14:paraId="3B3D7B4C" w14:textId="132C30E4" w:rsidR="743D8BFA" w:rsidRDefault="743D8BFA" w:rsidP="743D8BFA">
            <w:pPr>
              <w:tabs>
                <w:tab w:val="left" w:pos="1441"/>
              </w:tabs>
              <w:jc w:val="center"/>
              <w:rPr>
                <w:rFonts w:ascii="Calibri" w:eastAsia="Calibri" w:hAnsi="Calibri" w:cs="Calibri"/>
                <w:color w:val="000000" w:themeColor="text1"/>
                <w:sz w:val="20"/>
                <w:szCs w:val="20"/>
              </w:rPr>
            </w:pPr>
            <w:r w:rsidRPr="743D8BFA">
              <w:rPr>
                <w:rFonts w:ascii="Calibri" w:eastAsia="Calibri" w:hAnsi="Calibri" w:cs="Calibri"/>
                <w:color w:val="000000" w:themeColor="text1"/>
                <w:sz w:val="20"/>
                <w:szCs w:val="20"/>
              </w:rPr>
              <w:t>47%</w:t>
            </w:r>
          </w:p>
        </w:tc>
        <w:tc>
          <w:tcPr>
            <w:tcW w:w="2925" w:type="dxa"/>
            <w:tcMar>
              <w:left w:w="105" w:type="dxa"/>
              <w:right w:w="105" w:type="dxa"/>
            </w:tcMar>
            <w:vAlign w:val="center"/>
          </w:tcPr>
          <w:p w14:paraId="59E9E2DB" w14:textId="0DA35851" w:rsidR="743D8BFA" w:rsidRDefault="743D8BFA" w:rsidP="3A5D8F30">
            <w:pPr>
              <w:tabs>
                <w:tab w:val="left" w:pos="1441"/>
              </w:tabs>
              <w:jc w:val="right"/>
              <w:rPr>
                <w:rFonts w:ascii="Calibri" w:eastAsia="Calibri" w:hAnsi="Calibri" w:cs="Calibri"/>
                <w:color w:val="000000" w:themeColor="text1"/>
                <w:sz w:val="20"/>
                <w:szCs w:val="20"/>
              </w:rPr>
            </w:pPr>
          </w:p>
        </w:tc>
        <w:tc>
          <w:tcPr>
            <w:tcW w:w="1620" w:type="dxa"/>
            <w:tcMar>
              <w:left w:w="105" w:type="dxa"/>
              <w:right w:w="105" w:type="dxa"/>
            </w:tcMar>
            <w:vAlign w:val="center"/>
          </w:tcPr>
          <w:p w14:paraId="022401AF" w14:textId="717CE52F" w:rsidR="3A5D8F30" w:rsidRDefault="3A5D8F30" w:rsidP="3A5D8F30">
            <w:pPr>
              <w:jc w:val="right"/>
              <w:rPr>
                <w:rFonts w:ascii="Calibri" w:eastAsia="Calibri" w:hAnsi="Calibri" w:cs="Calibri"/>
                <w:color w:val="000000" w:themeColor="text1"/>
                <w:sz w:val="20"/>
                <w:szCs w:val="20"/>
              </w:rPr>
            </w:pPr>
          </w:p>
        </w:tc>
      </w:tr>
      <w:tr w:rsidR="743D8BFA" w14:paraId="2601688D" w14:textId="77777777" w:rsidTr="4ECAE2C4">
        <w:trPr>
          <w:trHeight w:val="300"/>
        </w:trPr>
        <w:tc>
          <w:tcPr>
            <w:tcW w:w="1815" w:type="dxa"/>
            <w:tcMar>
              <w:left w:w="105" w:type="dxa"/>
              <w:right w:w="105" w:type="dxa"/>
            </w:tcMar>
            <w:vAlign w:val="center"/>
          </w:tcPr>
          <w:p w14:paraId="559689C0" w14:textId="65F35649" w:rsidR="743D8BFA" w:rsidRDefault="743D8BFA" w:rsidP="743D8BFA">
            <w:pPr>
              <w:tabs>
                <w:tab w:val="left" w:pos="1441"/>
              </w:tabs>
              <w:rPr>
                <w:rFonts w:ascii="Helvetica" w:eastAsia="Helvetica" w:hAnsi="Helvetica" w:cs="Helvetica"/>
                <w:color w:val="000000" w:themeColor="text1"/>
                <w:sz w:val="20"/>
                <w:szCs w:val="20"/>
              </w:rPr>
            </w:pPr>
            <w:r w:rsidRPr="743D8BFA">
              <w:rPr>
                <w:rFonts w:ascii="Helvetica" w:eastAsia="Helvetica" w:hAnsi="Helvetica" w:cs="Helvetica"/>
                <w:color w:val="000000" w:themeColor="text1"/>
                <w:sz w:val="20"/>
                <w:szCs w:val="20"/>
              </w:rPr>
              <w:t>Gobernanza</w:t>
            </w:r>
          </w:p>
        </w:tc>
        <w:tc>
          <w:tcPr>
            <w:tcW w:w="1065" w:type="dxa"/>
            <w:tcMar>
              <w:left w:w="105" w:type="dxa"/>
              <w:right w:w="105" w:type="dxa"/>
            </w:tcMar>
            <w:vAlign w:val="center"/>
          </w:tcPr>
          <w:p w14:paraId="3F6FD03F" w14:textId="21EFF89C" w:rsidR="743D8BFA" w:rsidRDefault="743D8BFA" w:rsidP="743D8BFA">
            <w:pPr>
              <w:tabs>
                <w:tab w:val="left" w:pos="1441"/>
              </w:tabs>
              <w:jc w:val="center"/>
              <w:rPr>
                <w:rFonts w:ascii="Calibri" w:eastAsia="Calibri" w:hAnsi="Calibri" w:cs="Calibri"/>
                <w:color w:val="000000" w:themeColor="text1"/>
                <w:sz w:val="20"/>
                <w:szCs w:val="20"/>
              </w:rPr>
            </w:pPr>
            <w:r w:rsidRPr="743D8BFA">
              <w:rPr>
                <w:rFonts w:ascii="Calibri" w:eastAsia="Calibri" w:hAnsi="Calibri" w:cs="Calibri"/>
                <w:color w:val="000000" w:themeColor="text1"/>
                <w:sz w:val="20"/>
                <w:szCs w:val="20"/>
              </w:rPr>
              <w:t>85%</w:t>
            </w:r>
          </w:p>
        </w:tc>
        <w:tc>
          <w:tcPr>
            <w:tcW w:w="1410" w:type="dxa"/>
            <w:tcMar>
              <w:left w:w="105" w:type="dxa"/>
              <w:right w:w="105" w:type="dxa"/>
            </w:tcMar>
            <w:vAlign w:val="center"/>
          </w:tcPr>
          <w:p w14:paraId="0CC75384" w14:textId="1AA433E1" w:rsidR="743D8BFA" w:rsidRDefault="743D8BFA" w:rsidP="743D8BFA">
            <w:pPr>
              <w:tabs>
                <w:tab w:val="left" w:pos="1441"/>
              </w:tabs>
              <w:jc w:val="center"/>
              <w:rPr>
                <w:rFonts w:ascii="Calibri" w:eastAsia="Calibri" w:hAnsi="Calibri" w:cs="Calibri"/>
                <w:color w:val="000000" w:themeColor="text1"/>
                <w:sz w:val="20"/>
                <w:szCs w:val="20"/>
              </w:rPr>
            </w:pPr>
            <w:r w:rsidRPr="743D8BFA">
              <w:rPr>
                <w:rFonts w:ascii="Calibri" w:eastAsia="Calibri" w:hAnsi="Calibri" w:cs="Calibri"/>
                <w:color w:val="000000" w:themeColor="text1"/>
                <w:sz w:val="20"/>
                <w:szCs w:val="20"/>
              </w:rPr>
              <w:t>78%</w:t>
            </w:r>
          </w:p>
        </w:tc>
        <w:tc>
          <w:tcPr>
            <w:tcW w:w="2925" w:type="dxa"/>
            <w:tcMar>
              <w:left w:w="105" w:type="dxa"/>
              <w:right w:w="105" w:type="dxa"/>
            </w:tcMar>
            <w:vAlign w:val="center"/>
          </w:tcPr>
          <w:p w14:paraId="28FF7457" w14:textId="7F876FFF" w:rsidR="743D8BFA" w:rsidRDefault="5F014EE5" w:rsidP="4ECAE2C4">
            <w:pPr>
              <w:tabs>
                <w:tab w:val="left" w:pos="1441"/>
              </w:tabs>
              <w:jc w:val="right"/>
              <w:rPr>
                <w:rFonts w:ascii="Calibri" w:eastAsia="Calibri" w:hAnsi="Calibri" w:cs="Calibri"/>
                <w:sz w:val="20"/>
                <w:szCs w:val="20"/>
              </w:rPr>
            </w:pPr>
            <w:r w:rsidRPr="4ECAE2C4">
              <w:rPr>
                <w:rFonts w:ascii="Calibri" w:eastAsia="Calibri" w:hAnsi="Calibri" w:cs="Calibri"/>
                <w:sz w:val="20"/>
                <w:szCs w:val="20"/>
              </w:rPr>
              <w:t xml:space="preserve">En esta Área de acción se presenta un avance acumulado del </w:t>
            </w:r>
            <w:r w:rsidRPr="4ECAE2C4">
              <w:rPr>
                <w:rFonts w:ascii="Calibri" w:eastAsia="Calibri" w:hAnsi="Calibri" w:cs="Calibri"/>
                <w:b/>
                <w:bCs/>
                <w:sz w:val="20"/>
                <w:szCs w:val="20"/>
              </w:rPr>
              <w:t>78 %</w:t>
            </w:r>
            <w:r w:rsidRPr="4ECAE2C4">
              <w:rPr>
                <w:rFonts w:ascii="Calibri" w:eastAsia="Calibri" w:hAnsi="Calibri" w:cs="Calibri"/>
                <w:sz w:val="20"/>
                <w:szCs w:val="20"/>
              </w:rPr>
              <w:t xml:space="preserve">, frente a una meta anual del </w:t>
            </w:r>
            <w:r w:rsidRPr="4ECAE2C4">
              <w:rPr>
                <w:rFonts w:ascii="Calibri" w:eastAsia="Calibri" w:hAnsi="Calibri" w:cs="Calibri"/>
                <w:b/>
                <w:bCs/>
                <w:sz w:val="20"/>
                <w:szCs w:val="20"/>
              </w:rPr>
              <w:t>85 %</w:t>
            </w:r>
            <w:r w:rsidRPr="4ECAE2C4">
              <w:rPr>
                <w:rFonts w:ascii="Calibri" w:eastAsia="Calibri" w:hAnsi="Calibri" w:cs="Calibri"/>
                <w:sz w:val="20"/>
                <w:szCs w:val="20"/>
              </w:rPr>
              <w:t>. Los siete (7) puntos porcentuales pendientes corresponden igualmente a acciones previstas para el resto de la vigencia. Por lo tanto, no se presentan rezagos frente a la programación establecida.</w:t>
            </w:r>
          </w:p>
        </w:tc>
        <w:tc>
          <w:tcPr>
            <w:tcW w:w="1620" w:type="dxa"/>
            <w:tcMar>
              <w:left w:w="105" w:type="dxa"/>
              <w:right w:w="105" w:type="dxa"/>
            </w:tcMar>
            <w:vAlign w:val="center"/>
          </w:tcPr>
          <w:p w14:paraId="422F56D5" w14:textId="7DAA0342" w:rsidR="3A5D8F30" w:rsidRDefault="3A5D8F30" w:rsidP="3A5D8F30">
            <w:pPr>
              <w:jc w:val="right"/>
              <w:rPr>
                <w:rFonts w:ascii="Calibri" w:eastAsia="Calibri" w:hAnsi="Calibri" w:cs="Calibri"/>
                <w:color w:val="000000" w:themeColor="text1"/>
                <w:sz w:val="20"/>
                <w:szCs w:val="20"/>
              </w:rPr>
            </w:pPr>
          </w:p>
        </w:tc>
      </w:tr>
      <w:tr w:rsidR="743D8BFA" w14:paraId="4C7BC76E" w14:textId="77777777" w:rsidTr="4ECAE2C4">
        <w:trPr>
          <w:trHeight w:val="300"/>
        </w:trPr>
        <w:tc>
          <w:tcPr>
            <w:tcW w:w="1815" w:type="dxa"/>
            <w:tcMar>
              <w:left w:w="105" w:type="dxa"/>
              <w:right w:w="105" w:type="dxa"/>
            </w:tcMar>
            <w:vAlign w:val="center"/>
          </w:tcPr>
          <w:p w14:paraId="75C972DF" w14:textId="04841AA9" w:rsidR="743D8BFA" w:rsidRDefault="743D8BFA" w:rsidP="743D8BFA">
            <w:pPr>
              <w:tabs>
                <w:tab w:val="left" w:pos="1441"/>
              </w:tabs>
              <w:rPr>
                <w:rFonts w:ascii="Helvetica" w:eastAsia="Helvetica" w:hAnsi="Helvetica" w:cs="Helvetica"/>
                <w:color w:val="000000" w:themeColor="text1"/>
                <w:sz w:val="20"/>
                <w:szCs w:val="20"/>
              </w:rPr>
            </w:pPr>
            <w:r w:rsidRPr="743D8BFA">
              <w:rPr>
                <w:rFonts w:ascii="Helvetica" w:eastAsia="Helvetica" w:hAnsi="Helvetica" w:cs="Helvetica"/>
                <w:color w:val="000000" w:themeColor="text1"/>
                <w:sz w:val="20"/>
                <w:szCs w:val="20"/>
              </w:rPr>
              <w:t>Gestión del Conocimiento</w:t>
            </w:r>
          </w:p>
        </w:tc>
        <w:tc>
          <w:tcPr>
            <w:tcW w:w="1065" w:type="dxa"/>
            <w:tcMar>
              <w:left w:w="105" w:type="dxa"/>
              <w:right w:w="105" w:type="dxa"/>
            </w:tcMar>
            <w:vAlign w:val="center"/>
          </w:tcPr>
          <w:p w14:paraId="1769C325" w14:textId="23170DCD" w:rsidR="743D8BFA" w:rsidRDefault="743D8BFA" w:rsidP="743D8BFA">
            <w:pPr>
              <w:tabs>
                <w:tab w:val="left" w:pos="1441"/>
              </w:tabs>
              <w:jc w:val="center"/>
              <w:rPr>
                <w:rFonts w:ascii="Calibri" w:eastAsia="Calibri" w:hAnsi="Calibri" w:cs="Calibri"/>
                <w:color w:val="000000" w:themeColor="text1"/>
                <w:sz w:val="20"/>
                <w:szCs w:val="20"/>
              </w:rPr>
            </w:pPr>
            <w:r w:rsidRPr="743D8BFA">
              <w:rPr>
                <w:rFonts w:ascii="Calibri" w:eastAsia="Calibri" w:hAnsi="Calibri" w:cs="Calibri"/>
                <w:color w:val="000000" w:themeColor="text1"/>
                <w:sz w:val="20"/>
                <w:szCs w:val="20"/>
              </w:rPr>
              <w:t>67%</w:t>
            </w:r>
          </w:p>
        </w:tc>
        <w:tc>
          <w:tcPr>
            <w:tcW w:w="1410" w:type="dxa"/>
            <w:tcMar>
              <w:left w:w="105" w:type="dxa"/>
              <w:right w:w="105" w:type="dxa"/>
            </w:tcMar>
            <w:vAlign w:val="center"/>
          </w:tcPr>
          <w:p w14:paraId="18BDD569" w14:textId="317C94B1" w:rsidR="743D8BFA" w:rsidRDefault="743D8BFA" w:rsidP="743D8BFA">
            <w:pPr>
              <w:tabs>
                <w:tab w:val="left" w:pos="1441"/>
              </w:tabs>
              <w:jc w:val="center"/>
              <w:rPr>
                <w:rFonts w:ascii="Calibri" w:eastAsia="Calibri" w:hAnsi="Calibri" w:cs="Calibri"/>
                <w:color w:val="000000" w:themeColor="text1"/>
                <w:sz w:val="20"/>
                <w:szCs w:val="20"/>
              </w:rPr>
            </w:pPr>
            <w:r w:rsidRPr="743D8BFA">
              <w:rPr>
                <w:rFonts w:ascii="Calibri" w:eastAsia="Calibri" w:hAnsi="Calibri" w:cs="Calibri"/>
                <w:color w:val="000000" w:themeColor="text1"/>
                <w:sz w:val="20"/>
                <w:szCs w:val="20"/>
              </w:rPr>
              <w:t>65%</w:t>
            </w:r>
          </w:p>
        </w:tc>
        <w:tc>
          <w:tcPr>
            <w:tcW w:w="2925" w:type="dxa"/>
            <w:tcMar>
              <w:left w:w="105" w:type="dxa"/>
              <w:right w:w="105" w:type="dxa"/>
            </w:tcMar>
            <w:vAlign w:val="center"/>
          </w:tcPr>
          <w:p w14:paraId="7EE642C7" w14:textId="028BF8D5" w:rsidR="743D8BFA" w:rsidRDefault="00497491" w:rsidP="3A5D8F30">
            <w:pPr>
              <w:tabs>
                <w:tab w:val="left" w:pos="1441"/>
              </w:tabs>
              <w:jc w:val="right"/>
              <w:rPr>
                <w:rFonts w:ascii="Calibri" w:eastAsia="Calibri" w:hAnsi="Calibri" w:cs="Calibri"/>
                <w:color w:val="000000" w:themeColor="text1"/>
                <w:sz w:val="20"/>
                <w:szCs w:val="20"/>
              </w:rPr>
            </w:pPr>
            <w:r>
              <w:rPr>
                <w:rFonts w:ascii="Calibri" w:eastAsia="Calibri" w:hAnsi="Calibri" w:cs="Calibri"/>
                <w:color w:val="000000" w:themeColor="text1"/>
                <w:sz w:val="20"/>
                <w:szCs w:val="20"/>
              </w:rPr>
              <w:t>No se presentan rezagos significativos, teniendo en cuenta que el cumplimiento representa un 97% de</w:t>
            </w:r>
            <w:r w:rsidR="008864E3">
              <w:rPr>
                <w:rFonts w:ascii="Calibri" w:eastAsia="Calibri" w:hAnsi="Calibri" w:cs="Calibri"/>
                <w:color w:val="000000" w:themeColor="text1"/>
                <w:sz w:val="20"/>
                <w:szCs w:val="20"/>
              </w:rPr>
              <w:t xml:space="preserve"> lo programado.</w:t>
            </w:r>
            <w:r w:rsidR="008E4D42">
              <w:rPr>
                <w:rFonts w:ascii="Calibri" w:eastAsia="Calibri" w:hAnsi="Calibri" w:cs="Calibri"/>
                <w:color w:val="000000" w:themeColor="text1"/>
                <w:sz w:val="20"/>
                <w:szCs w:val="20"/>
              </w:rPr>
              <w:t xml:space="preserve"> </w:t>
            </w:r>
          </w:p>
        </w:tc>
        <w:tc>
          <w:tcPr>
            <w:tcW w:w="1620" w:type="dxa"/>
            <w:tcMar>
              <w:left w:w="105" w:type="dxa"/>
              <w:right w:w="105" w:type="dxa"/>
            </w:tcMar>
            <w:vAlign w:val="center"/>
          </w:tcPr>
          <w:p w14:paraId="7AFA279B" w14:textId="72BB5E43" w:rsidR="3A5D8F30" w:rsidRDefault="3A5D8F30" w:rsidP="3A5D8F30">
            <w:pPr>
              <w:jc w:val="right"/>
              <w:rPr>
                <w:rFonts w:ascii="Calibri" w:eastAsia="Calibri" w:hAnsi="Calibri" w:cs="Calibri"/>
                <w:color w:val="000000" w:themeColor="text1"/>
                <w:sz w:val="20"/>
                <w:szCs w:val="20"/>
              </w:rPr>
            </w:pPr>
          </w:p>
        </w:tc>
      </w:tr>
      <w:tr w:rsidR="743D8BFA" w14:paraId="0975FCE4" w14:textId="77777777" w:rsidTr="4ECAE2C4">
        <w:trPr>
          <w:trHeight w:val="300"/>
        </w:trPr>
        <w:tc>
          <w:tcPr>
            <w:tcW w:w="1815" w:type="dxa"/>
            <w:tcMar>
              <w:left w:w="105" w:type="dxa"/>
              <w:right w:w="105" w:type="dxa"/>
            </w:tcMar>
          </w:tcPr>
          <w:p w14:paraId="509E9864" w14:textId="07AEF1AB" w:rsidR="743D8BFA" w:rsidRDefault="743D8BFA" w:rsidP="743D8BFA">
            <w:pPr>
              <w:tabs>
                <w:tab w:val="left" w:pos="1441"/>
              </w:tabs>
              <w:rPr>
                <w:rFonts w:ascii="Calibri" w:eastAsia="Calibri" w:hAnsi="Calibri" w:cs="Calibri"/>
                <w:b/>
                <w:bCs/>
                <w:sz w:val="20"/>
                <w:szCs w:val="20"/>
              </w:rPr>
            </w:pPr>
            <w:r w:rsidRPr="743D8BFA">
              <w:rPr>
                <w:rFonts w:ascii="Calibri" w:eastAsia="Calibri" w:hAnsi="Calibri" w:cs="Calibri"/>
                <w:b/>
                <w:bCs/>
                <w:sz w:val="20"/>
                <w:szCs w:val="20"/>
              </w:rPr>
              <w:t>AVANCE GENERAL</w:t>
            </w:r>
          </w:p>
        </w:tc>
        <w:tc>
          <w:tcPr>
            <w:tcW w:w="1065" w:type="dxa"/>
            <w:tcMar>
              <w:left w:w="105" w:type="dxa"/>
              <w:right w:w="105" w:type="dxa"/>
            </w:tcMar>
            <w:vAlign w:val="center"/>
          </w:tcPr>
          <w:p w14:paraId="2902A7AC" w14:textId="53DB20FA" w:rsidR="743D8BFA" w:rsidRDefault="743D8BFA" w:rsidP="743D8BFA">
            <w:pPr>
              <w:tabs>
                <w:tab w:val="left" w:pos="1441"/>
              </w:tabs>
              <w:jc w:val="center"/>
              <w:rPr>
                <w:rFonts w:ascii="Calibri" w:eastAsia="Calibri" w:hAnsi="Calibri" w:cs="Calibri"/>
                <w:b/>
                <w:bCs/>
                <w:sz w:val="20"/>
                <w:szCs w:val="20"/>
              </w:rPr>
            </w:pPr>
            <w:r w:rsidRPr="743D8BFA">
              <w:rPr>
                <w:rFonts w:ascii="Calibri" w:eastAsia="Calibri" w:hAnsi="Calibri" w:cs="Calibri"/>
                <w:b/>
                <w:bCs/>
                <w:sz w:val="20"/>
                <w:szCs w:val="20"/>
              </w:rPr>
              <w:t>75%</w:t>
            </w:r>
          </w:p>
        </w:tc>
        <w:tc>
          <w:tcPr>
            <w:tcW w:w="1410" w:type="dxa"/>
            <w:tcMar>
              <w:left w:w="105" w:type="dxa"/>
              <w:right w:w="105" w:type="dxa"/>
            </w:tcMar>
            <w:vAlign w:val="center"/>
          </w:tcPr>
          <w:p w14:paraId="6EA2B7A7" w14:textId="5EE1D1C3" w:rsidR="743D8BFA" w:rsidRDefault="743D8BFA" w:rsidP="743D8BFA">
            <w:pPr>
              <w:tabs>
                <w:tab w:val="left" w:pos="1441"/>
              </w:tabs>
              <w:jc w:val="center"/>
              <w:rPr>
                <w:rFonts w:ascii="Calibri" w:eastAsia="Calibri" w:hAnsi="Calibri" w:cs="Calibri"/>
                <w:b/>
                <w:bCs/>
                <w:sz w:val="20"/>
                <w:szCs w:val="20"/>
              </w:rPr>
            </w:pPr>
            <w:r w:rsidRPr="743D8BFA">
              <w:rPr>
                <w:rFonts w:ascii="Calibri" w:eastAsia="Calibri" w:hAnsi="Calibri" w:cs="Calibri"/>
                <w:b/>
                <w:bCs/>
                <w:sz w:val="20"/>
                <w:szCs w:val="20"/>
              </w:rPr>
              <w:t>55%</w:t>
            </w:r>
          </w:p>
        </w:tc>
        <w:tc>
          <w:tcPr>
            <w:tcW w:w="2925" w:type="dxa"/>
            <w:tcMar>
              <w:left w:w="105" w:type="dxa"/>
              <w:right w:w="105" w:type="dxa"/>
            </w:tcMar>
            <w:vAlign w:val="center"/>
          </w:tcPr>
          <w:p w14:paraId="3C6891E6" w14:textId="4667AAE1" w:rsidR="743D8BFA" w:rsidRDefault="743D8BFA" w:rsidP="743D8BFA">
            <w:pPr>
              <w:tabs>
                <w:tab w:val="left" w:pos="1441"/>
              </w:tabs>
              <w:jc w:val="right"/>
              <w:rPr>
                <w:rFonts w:ascii="Calibri" w:eastAsia="Calibri" w:hAnsi="Calibri" w:cs="Calibri"/>
                <w:b/>
                <w:bCs/>
                <w:sz w:val="20"/>
                <w:szCs w:val="20"/>
              </w:rPr>
            </w:pPr>
          </w:p>
        </w:tc>
        <w:tc>
          <w:tcPr>
            <w:tcW w:w="1620" w:type="dxa"/>
            <w:tcMar>
              <w:left w:w="105" w:type="dxa"/>
              <w:right w:w="105" w:type="dxa"/>
            </w:tcMar>
            <w:vAlign w:val="center"/>
          </w:tcPr>
          <w:p w14:paraId="1C309C1D" w14:textId="204D5ADC" w:rsidR="3A5D8F30" w:rsidRDefault="3A5D8F30" w:rsidP="3A5D8F30">
            <w:pPr>
              <w:jc w:val="right"/>
              <w:rPr>
                <w:rFonts w:ascii="Calibri" w:eastAsia="Calibri" w:hAnsi="Calibri" w:cs="Calibri"/>
                <w:b/>
                <w:bCs/>
                <w:sz w:val="20"/>
                <w:szCs w:val="20"/>
              </w:rPr>
            </w:pPr>
          </w:p>
        </w:tc>
      </w:tr>
    </w:tbl>
    <w:p w14:paraId="4532EC3E" w14:textId="7E2B1CDD" w:rsidR="743D8BFA" w:rsidRDefault="743D8BFA" w:rsidP="743D8BFA">
      <w:pPr>
        <w:pStyle w:val="Prrafodelista"/>
        <w:tabs>
          <w:tab w:val="left" w:pos="719"/>
          <w:tab w:val="left" w:pos="721"/>
        </w:tabs>
        <w:spacing w:before="4" w:line="261" w:lineRule="auto"/>
        <w:ind w:right="142"/>
        <w:jc w:val="both"/>
        <w:rPr>
          <w:sz w:val="24"/>
          <w:szCs w:val="24"/>
        </w:rPr>
      </w:pPr>
    </w:p>
    <w:p w14:paraId="381AFA22" w14:textId="2C6C7DF2" w:rsidR="00A472D1" w:rsidRPr="00A02160" w:rsidRDefault="74B4CBC6" w:rsidP="07034E15">
      <w:pPr>
        <w:pStyle w:val="Prrafodelista"/>
        <w:numPr>
          <w:ilvl w:val="1"/>
          <w:numId w:val="13"/>
        </w:numPr>
        <w:tabs>
          <w:tab w:val="left" w:pos="719"/>
          <w:tab w:val="left" w:pos="721"/>
        </w:tabs>
        <w:spacing w:before="2" w:line="261" w:lineRule="auto"/>
        <w:ind w:right="139"/>
        <w:jc w:val="both"/>
        <w:rPr>
          <w:b/>
          <w:bCs/>
          <w:color w:val="FF0000"/>
          <w:sz w:val="24"/>
          <w:szCs w:val="24"/>
        </w:rPr>
      </w:pPr>
      <w:r w:rsidRPr="32F1A7B8">
        <w:rPr>
          <w:w w:val="80"/>
          <w:sz w:val="24"/>
          <w:szCs w:val="24"/>
        </w:rPr>
        <w:t>¿</w:t>
      </w:r>
      <w:r w:rsidRPr="07034E15">
        <w:rPr>
          <w:sz w:val="24"/>
          <w:szCs w:val="24"/>
        </w:rPr>
        <w:t xml:space="preserve">Qué mecanismos utiliza la ANSV para hacer </w:t>
      </w:r>
      <w:r w:rsidRPr="07034E15">
        <w:rPr>
          <w:w w:val="80"/>
          <w:sz w:val="24"/>
          <w:szCs w:val="24"/>
        </w:rPr>
        <w:t xml:space="preserve">seguimiento al cumplimiento de los planes, programas y </w:t>
      </w:r>
      <w:r w:rsidRPr="07034E15">
        <w:rPr>
          <w:w w:val="85"/>
          <w:sz w:val="24"/>
          <w:szCs w:val="24"/>
        </w:rPr>
        <w:t>compromisos</w:t>
      </w:r>
      <w:r w:rsidRPr="07034E15">
        <w:rPr>
          <w:spacing w:val="-5"/>
          <w:w w:val="85"/>
          <w:sz w:val="24"/>
          <w:szCs w:val="24"/>
        </w:rPr>
        <w:t xml:space="preserve"> </w:t>
      </w:r>
      <w:r w:rsidRPr="07034E15">
        <w:rPr>
          <w:w w:val="85"/>
          <w:sz w:val="24"/>
          <w:szCs w:val="24"/>
        </w:rPr>
        <w:t>de</w:t>
      </w:r>
      <w:r w:rsidRPr="07034E15">
        <w:rPr>
          <w:spacing w:val="-7"/>
          <w:w w:val="85"/>
          <w:sz w:val="24"/>
          <w:szCs w:val="24"/>
        </w:rPr>
        <w:t xml:space="preserve"> </w:t>
      </w:r>
      <w:r w:rsidRPr="07034E15">
        <w:rPr>
          <w:w w:val="85"/>
          <w:sz w:val="24"/>
          <w:szCs w:val="24"/>
        </w:rPr>
        <w:t>seguridad</w:t>
      </w:r>
      <w:r w:rsidRPr="07034E15">
        <w:rPr>
          <w:spacing w:val="-9"/>
          <w:w w:val="85"/>
          <w:sz w:val="24"/>
          <w:szCs w:val="24"/>
        </w:rPr>
        <w:t xml:space="preserve"> </w:t>
      </w:r>
      <w:r w:rsidRPr="07034E15">
        <w:rPr>
          <w:w w:val="85"/>
          <w:sz w:val="24"/>
          <w:szCs w:val="24"/>
        </w:rPr>
        <w:t>vial</w:t>
      </w:r>
      <w:r w:rsidRPr="07034E15">
        <w:rPr>
          <w:spacing w:val="-5"/>
          <w:w w:val="85"/>
          <w:sz w:val="24"/>
          <w:szCs w:val="24"/>
        </w:rPr>
        <w:t xml:space="preserve"> </w:t>
      </w:r>
      <w:r w:rsidRPr="07034E15">
        <w:rPr>
          <w:w w:val="85"/>
          <w:sz w:val="24"/>
          <w:szCs w:val="24"/>
        </w:rPr>
        <w:t>de</w:t>
      </w:r>
      <w:r w:rsidRPr="07034E15">
        <w:rPr>
          <w:spacing w:val="-4"/>
          <w:w w:val="85"/>
          <w:sz w:val="24"/>
          <w:szCs w:val="24"/>
        </w:rPr>
        <w:t xml:space="preserve"> </w:t>
      </w:r>
      <w:r w:rsidRPr="07034E15">
        <w:rPr>
          <w:w w:val="85"/>
          <w:sz w:val="24"/>
          <w:szCs w:val="24"/>
        </w:rPr>
        <w:t>las</w:t>
      </w:r>
      <w:r w:rsidRPr="07034E15">
        <w:rPr>
          <w:spacing w:val="-8"/>
          <w:w w:val="85"/>
          <w:sz w:val="24"/>
          <w:szCs w:val="24"/>
        </w:rPr>
        <w:t xml:space="preserve"> </w:t>
      </w:r>
      <w:r w:rsidRPr="07034E15">
        <w:rPr>
          <w:w w:val="85"/>
          <w:sz w:val="24"/>
          <w:szCs w:val="24"/>
        </w:rPr>
        <w:t>entidades</w:t>
      </w:r>
      <w:r w:rsidRPr="07034E15">
        <w:rPr>
          <w:spacing w:val="-5"/>
          <w:w w:val="85"/>
          <w:sz w:val="24"/>
          <w:szCs w:val="24"/>
        </w:rPr>
        <w:t xml:space="preserve"> </w:t>
      </w:r>
      <w:r w:rsidRPr="07034E15">
        <w:rPr>
          <w:w w:val="85"/>
          <w:sz w:val="24"/>
          <w:szCs w:val="24"/>
        </w:rPr>
        <w:t>nacionales</w:t>
      </w:r>
      <w:r w:rsidRPr="07034E15">
        <w:rPr>
          <w:spacing w:val="-4"/>
          <w:w w:val="85"/>
          <w:sz w:val="24"/>
          <w:szCs w:val="24"/>
        </w:rPr>
        <w:t xml:space="preserve"> </w:t>
      </w:r>
      <w:r w:rsidRPr="07034E15">
        <w:rPr>
          <w:w w:val="85"/>
          <w:sz w:val="24"/>
          <w:szCs w:val="24"/>
        </w:rPr>
        <w:t>y</w:t>
      </w:r>
      <w:r w:rsidRPr="07034E15">
        <w:rPr>
          <w:spacing w:val="-5"/>
          <w:w w:val="85"/>
          <w:sz w:val="24"/>
          <w:szCs w:val="24"/>
        </w:rPr>
        <w:t xml:space="preserve"> </w:t>
      </w:r>
      <w:r w:rsidRPr="07034E15">
        <w:rPr>
          <w:w w:val="85"/>
          <w:sz w:val="24"/>
          <w:szCs w:val="24"/>
        </w:rPr>
        <w:t xml:space="preserve">territoriales? </w:t>
      </w:r>
      <w:r w:rsidRPr="07034E15">
        <w:rPr>
          <w:b/>
          <w:bCs/>
          <w:color w:val="FF0000"/>
          <w:w w:val="85"/>
          <w:sz w:val="24"/>
          <w:szCs w:val="24"/>
        </w:rPr>
        <w:t>DIRECCIONES MISIONALES</w:t>
      </w:r>
      <w:r w:rsidR="10A49746" w:rsidRPr="07034E15">
        <w:rPr>
          <w:b/>
          <w:bCs/>
          <w:color w:val="FF0000"/>
          <w:sz w:val="24"/>
          <w:szCs w:val="24"/>
        </w:rPr>
        <w:t xml:space="preserve"> / OAP</w:t>
      </w:r>
    </w:p>
    <w:p w14:paraId="6D2507AD" w14:textId="4C44FB9D" w:rsidR="593F852F" w:rsidRDefault="593F852F" w:rsidP="593F852F">
      <w:pPr>
        <w:tabs>
          <w:tab w:val="left" w:pos="719"/>
          <w:tab w:val="left" w:pos="721"/>
        </w:tabs>
        <w:spacing w:before="2" w:line="261" w:lineRule="auto"/>
        <w:ind w:right="139"/>
        <w:jc w:val="both"/>
        <w:rPr>
          <w:b/>
          <w:bCs/>
          <w:color w:val="FF0000"/>
          <w:sz w:val="24"/>
          <w:szCs w:val="24"/>
          <w:highlight w:val="yellow"/>
        </w:rPr>
      </w:pPr>
    </w:p>
    <w:p w14:paraId="6758C7A5" w14:textId="2CFE1C01" w:rsidR="1066F35D" w:rsidRDefault="1066F35D" w:rsidP="593F852F">
      <w:pPr>
        <w:tabs>
          <w:tab w:val="left" w:pos="719"/>
          <w:tab w:val="left" w:pos="721"/>
        </w:tabs>
        <w:spacing w:before="2" w:line="261" w:lineRule="auto"/>
        <w:ind w:right="139"/>
        <w:jc w:val="both"/>
      </w:pPr>
      <w:r w:rsidRPr="593F852F">
        <w:rPr>
          <w:rFonts w:eastAsiaTheme="minorEastAsia"/>
          <w:sz w:val="24"/>
          <w:szCs w:val="24"/>
        </w:rPr>
        <w:t xml:space="preserve">Respuesta ONSV: En lo que corresponde al Observatorio Nacional de Seguridad Vial (ONSV), uno de los mecanismos de articulación y seguimiento con las entidades territoriales es la Red de Observatorios Territoriales de Seguridad Vial (ROT). Conforme al artículo 7.9.1 de la Resolución 20263040005765 de 2026, la ROT se estructura como una estrategia permanente de la Agencia Nacional de Seguridad Vial, orientada a promover, fortalecer y articular la gestión del conocimiento y de la información en materia de seguridad vial. </w:t>
      </w:r>
    </w:p>
    <w:p w14:paraId="565022F1" w14:textId="11DA82DC" w:rsidR="1066F35D" w:rsidRDefault="1066F35D" w:rsidP="593F852F">
      <w:pPr>
        <w:tabs>
          <w:tab w:val="left" w:pos="719"/>
          <w:tab w:val="left" w:pos="721"/>
        </w:tabs>
        <w:spacing w:before="2" w:line="261" w:lineRule="auto"/>
        <w:ind w:right="139"/>
        <w:jc w:val="both"/>
      </w:pPr>
      <w:r w:rsidRPr="593F852F">
        <w:rPr>
          <w:rFonts w:eastAsiaTheme="minorEastAsia"/>
          <w:sz w:val="24"/>
          <w:szCs w:val="24"/>
        </w:rPr>
        <w:t xml:space="preserve">En desarrollo de esta estrategia, el ONSV brinda asistencia y acompañamiento técnico a las entidades territoriales para la conformación y fortalecimiento de observatorios territoriales, la formulación e implementación de acciones de gestión del conocimiento y el mejoramiento de los procesos de recolección, procesamiento, análisis y uso de información de seguridad vial. De igual manera, se realiza seguimiento a los objetivos, actividades y logros desarrollados en el marco de la Red, promoviendo que la información generada sirva como insumo para la formulación, implementación, seguimiento y evaluación de políticas, planes, programas y proyectos de seguridad vial. </w:t>
      </w:r>
    </w:p>
    <w:p w14:paraId="2F38637C" w14:textId="5DDC46CD" w:rsidR="1066F35D" w:rsidRDefault="1066F35D" w:rsidP="593F852F">
      <w:pPr>
        <w:tabs>
          <w:tab w:val="left" w:pos="719"/>
          <w:tab w:val="left" w:pos="721"/>
        </w:tabs>
        <w:spacing w:before="2" w:line="261" w:lineRule="auto"/>
        <w:ind w:right="139"/>
        <w:jc w:val="both"/>
      </w:pPr>
      <w:r w:rsidRPr="593F852F">
        <w:rPr>
          <w:rFonts w:eastAsiaTheme="minorEastAsia"/>
          <w:sz w:val="24"/>
          <w:szCs w:val="24"/>
        </w:rPr>
        <w:t>Debe precisarse que la ROT funciona principalmente como un mecanismo de articulación, asistencia técnica y gestión del conocimiento, y no como un instrumento de control y seguimiento sobre las entidades territoriales. De igual forma, el artículo 7.9.5 de la Resolución 20263040005765 de 2026 establece la integración de la Red de Observatorios Territoriales de Seguridad Vial (ROT), señalando como integrantes permanentes al Observatorio Nacional de Seguridad Vial (ONSV) y a los organismos de tránsito del orden departamental, municipal o distrital, así como a las entidades territoriales que ejercen funciones en materia de tránsito y transporte. Estos integrantes permanentes deben velar por el cumplimiento de los objetivos de la Red y por el ejercicio de las responsabilidades definidas en el marco de la ROT, lo que permite mantener una articulación institucional continua entre el nivel nacional y territorial para la gestión, intercambio y seguimiento de la información y del conocimiento en materia de seguridad vial.</w:t>
      </w:r>
    </w:p>
    <w:p w14:paraId="34BB0E65" w14:textId="1A41360F" w:rsidR="1066F35D" w:rsidRDefault="1066F35D" w:rsidP="593F852F">
      <w:pPr>
        <w:tabs>
          <w:tab w:val="left" w:pos="719"/>
          <w:tab w:val="left" w:pos="721"/>
        </w:tabs>
        <w:spacing w:before="2" w:line="261" w:lineRule="auto"/>
        <w:ind w:right="139"/>
        <w:jc w:val="both"/>
      </w:pPr>
      <w:r w:rsidRPr="593F852F">
        <w:rPr>
          <w:rFonts w:eastAsiaTheme="minorEastAsia"/>
          <w:sz w:val="24"/>
          <w:szCs w:val="24"/>
        </w:rPr>
        <w:t>Adicionalmente, el artículo 7.9.4 establece como objetivos de la Red de Observatorios Territoriales de Seguridad Vial los siguientes:</w:t>
      </w:r>
    </w:p>
    <w:p w14:paraId="7A9A2D59" w14:textId="2ABCB22C" w:rsidR="1066F35D" w:rsidRDefault="1066F35D" w:rsidP="593F852F">
      <w:pPr>
        <w:tabs>
          <w:tab w:val="left" w:pos="719"/>
          <w:tab w:val="left" w:pos="721"/>
        </w:tabs>
        <w:spacing w:before="2" w:line="261" w:lineRule="auto"/>
        <w:ind w:right="139"/>
        <w:jc w:val="both"/>
      </w:pPr>
      <w:r w:rsidRPr="593F852F">
        <w:rPr>
          <w:rFonts w:eastAsiaTheme="minorEastAsia"/>
          <w:sz w:val="24"/>
          <w:szCs w:val="24"/>
        </w:rPr>
        <w:t xml:space="preserve"> </w:t>
      </w:r>
    </w:p>
    <w:p w14:paraId="05B31925" w14:textId="6B7FD32D" w:rsidR="1066F35D" w:rsidRDefault="1066F35D" w:rsidP="593F852F">
      <w:pPr>
        <w:pStyle w:val="Prrafodelista"/>
        <w:numPr>
          <w:ilvl w:val="0"/>
          <w:numId w:val="3"/>
        </w:numPr>
        <w:tabs>
          <w:tab w:val="left" w:pos="719"/>
          <w:tab w:val="left" w:pos="721"/>
        </w:tabs>
        <w:spacing w:before="2" w:line="261" w:lineRule="auto"/>
        <w:ind w:right="139"/>
        <w:jc w:val="both"/>
        <w:rPr>
          <w:rFonts w:asciiTheme="minorHAnsi" w:eastAsiaTheme="minorEastAsia" w:hAnsiTheme="minorHAnsi" w:cstheme="minorBidi"/>
          <w:sz w:val="24"/>
          <w:szCs w:val="24"/>
        </w:rPr>
      </w:pPr>
      <w:r w:rsidRPr="593F852F">
        <w:rPr>
          <w:rFonts w:asciiTheme="minorHAnsi" w:eastAsiaTheme="minorEastAsia" w:hAnsiTheme="minorHAnsi" w:cstheme="minorBidi"/>
          <w:sz w:val="24"/>
          <w:szCs w:val="24"/>
        </w:rPr>
        <w:lastRenderedPageBreak/>
        <w:t>Generar estándares para la gestión de la información en materia de seguridad en el transporte en los modos de transporte terrestre —carretero, férreo y fluvial— que faciliten el manejo de la información.</w:t>
      </w:r>
    </w:p>
    <w:p w14:paraId="6F05DBBB" w14:textId="62DFB07E" w:rsidR="593F852F" w:rsidRDefault="593F852F" w:rsidP="593F852F">
      <w:pPr>
        <w:pStyle w:val="Prrafodelista"/>
        <w:tabs>
          <w:tab w:val="left" w:pos="719"/>
          <w:tab w:val="left" w:pos="721"/>
        </w:tabs>
        <w:spacing w:before="2" w:line="261" w:lineRule="auto"/>
        <w:ind w:left="360" w:right="139" w:firstLine="0"/>
        <w:jc w:val="both"/>
        <w:rPr>
          <w:rFonts w:asciiTheme="minorHAnsi" w:eastAsiaTheme="minorEastAsia" w:hAnsiTheme="minorHAnsi" w:cstheme="minorBidi"/>
          <w:sz w:val="24"/>
          <w:szCs w:val="24"/>
        </w:rPr>
      </w:pPr>
    </w:p>
    <w:p w14:paraId="035FB864" w14:textId="5AF742E8" w:rsidR="1066F35D" w:rsidRDefault="1066F35D" w:rsidP="593F852F">
      <w:pPr>
        <w:pStyle w:val="Prrafodelista"/>
        <w:numPr>
          <w:ilvl w:val="0"/>
          <w:numId w:val="3"/>
        </w:numPr>
        <w:tabs>
          <w:tab w:val="left" w:pos="719"/>
          <w:tab w:val="left" w:pos="721"/>
        </w:tabs>
        <w:spacing w:before="2" w:line="261" w:lineRule="auto"/>
        <w:ind w:right="139"/>
        <w:jc w:val="both"/>
        <w:rPr>
          <w:rFonts w:asciiTheme="minorHAnsi" w:eastAsiaTheme="minorEastAsia" w:hAnsiTheme="minorHAnsi" w:cstheme="minorBidi"/>
          <w:sz w:val="24"/>
          <w:szCs w:val="24"/>
        </w:rPr>
      </w:pPr>
      <w:r w:rsidRPr="593F852F">
        <w:rPr>
          <w:rFonts w:asciiTheme="minorHAnsi" w:eastAsiaTheme="minorEastAsia" w:hAnsiTheme="minorHAnsi" w:cstheme="minorBidi"/>
          <w:sz w:val="24"/>
          <w:szCs w:val="24"/>
        </w:rPr>
        <w:t>Definir e implementar acciones que faciliten la conciliación de los datos y cifras que, en materia de seguridad en el transporte en los modos terrestre —carretero, férreo y fluvial—, gestionan los integrantes de la Red.</w:t>
      </w:r>
    </w:p>
    <w:p w14:paraId="464D8FB3" w14:textId="0D872917" w:rsidR="1066F35D" w:rsidRDefault="1066F35D" w:rsidP="593F852F">
      <w:pPr>
        <w:pStyle w:val="Prrafodelista"/>
        <w:tabs>
          <w:tab w:val="left" w:pos="719"/>
          <w:tab w:val="left" w:pos="721"/>
        </w:tabs>
        <w:spacing w:before="2" w:line="261" w:lineRule="auto"/>
        <w:ind w:left="360" w:right="139" w:firstLine="0"/>
        <w:jc w:val="both"/>
        <w:rPr>
          <w:rFonts w:asciiTheme="minorHAnsi" w:eastAsiaTheme="minorEastAsia" w:hAnsiTheme="minorHAnsi" w:cstheme="minorBidi"/>
          <w:sz w:val="24"/>
          <w:szCs w:val="24"/>
        </w:rPr>
      </w:pPr>
      <w:r w:rsidRPr="593F852F">
        <w:rPr>
          <w:rFonts w:asciiTheme="minorHAnsi" w:eastAsiaTheme="minorEastAsia" w:hAnsiTheme="minorHAnsi" w:cstheme="minorBidi"/>
          <w:sz w:val="24"/>
          <w:szCs w:val="24"/>
        </w:rPr>
        <w:t xml:space="preserve"> </w:t>
      </w:r>
    </w:p>
    <w:p w14:paraId="1CC49328" w14:textId="47E083C0" w:rsidR="1066F35D" w:rsidRDefault="1066F35D" w:rsidP="593F852F">
      <w:pPr>
        <w:pStyle w:val="Prrafodelista"/>
        <w:numPr>
          <w:ilvl w:val="0"/>
          <w:numId w:val="3"/>
        </w:numPr>
        <w:tabs>
          <w:tab w:val="left" w:pos="719"/>
          <w:tab w:val="left" w:pos="721"/>
        </w:tabs>
        <w:spacing w:before="2" w:line="261" w:lineRule="auto"/>
        <w:ind w:right="139"/>
        <w:jc w:val="both"/>
        <w:rPr>
          <w:rFonts w:asciiTheme="minorHAnsi" w:eastAsiaTheme="minorEastAsia" w:hAnsiTheme="minorHAnsi" w:cstheme="minorBidi"/>
          <w:sz w:val="24"/>
          <w:szCs w:val="24"/>
        </w:rPr>
      </w:pPr>
      <w:r w:rsidRPr="593F852F">
        <w:rPr>
          <w:rFonts w:asciiTheme="minorHAnsi" w:eastAsiaTheme="minorEastAsia" w:hAnsiTheme="minorHAnsi" w:cstheme="minorBidi"/>
          <w:sz w:val="24"/>
          <w:szCs w:val="24"/>
        </w:rPr>
        <w:t>Promover la creación, formalización y fortalecimiento de grupos de trabajo orientados a la gestión del conocimiento y la información en materia de seguridad en el transporte en los modos terrestre —carretero, férreo y fluvial—.</w:t>
      </w:r>
    </w:p>
    <w:p w14:paraId="6BDFD662" w14:textId="44A4AFDF" w:rsidR="593F852F" w:rsidRDefault="593F852F" w:rsidP="593F852F">
      <w:pPr>
        <w:pStyle w:val="Prrafodelista"/>
        <w:tabs>
          <w:tab w:val="left" w:pos="719"/>
          <w:tab w:val="left" w:pos="721"/>
        </w:tabs>
        <w:spacing w:before="2" w:line="261" w:lineRule="auto"/>
        <w:ind w:left="720" w:right="139"/>
        <w:jc w:val="both"/>
        <w:rPr>
          <w:rFonts w:asciiTheme="minorHAnsi" w:eastAsiaTheme="minorEastAsia" w:hAnsiTheme="minorHAnsi" w:cstheme="minorBidi"/>
          <w:sz w:val="24"/>
          <w:szCs w:val="24"/>
        </w:rPr>
      </w:pPr>
    </w:p>
    <w:p w14:paraId="32EEABE6" w14:textId="6DCD875B" w:rsidR="1066F35D" w:rsidRDefault="1066F35D" w:rsidP="593F852F">
      <w:pPr>
        <w:pStyle w:val="Prrafodelista"/>
        <w:numPr>
          <w:ilvl w:val="0"/>
          <w:numId w:val="3"/>
        </w:numPr>
        <w:tabs>
          <w:tab w:val="left" w:pos="719"/>
          <w:tab w:val="left" w:pos="721"/>
        </w:tabs>
        <w:spacing w:before="2" w:line="261" w:lineRule="auto"/>
        <w:ind w:right="139"/>
        <w:jc w:val="both"/>
        <w:rPr>
          <w:rFonts w:asciiTheme="minorHAnsi" w:eastAsiaTheme="minorEastAsia" w:hAnsiTheme="minorHAnsi" w:cstheme="minorBidi"/>
          <w:sz w:val="24"/>
          <w:szCs w:val="24"/>
        </w:rPr>
      </w:pPr>
      <w:r w:rsidRPr="593F852F">
        <w:rPr>
          <w:rFonts w:asciiTheme="minorHAnsi" w:eastAsiaTheme="minorEastAsia" w:hAnsiTheme="minorHAnsi" w:cstheme="minorBidi"/>
          <w:sz w:val="24"/>
          <w:szCs w:val="24"/>
        </w:rPr>
        <w:t>Impulsar estrategias de georreferenciación de la información en materia de seguridad en el transporte en los modos terrestre —carretero, férreo y fluvial— por los integrantes de la Red.</w:t>
      </w:r>
    </w:p>
    <w:p w14:paraId="4E17A150" w14:textId="4CB8112E" w:rsidR="593F852F" w:rsidRDefault="593F852F" w:rsidP="593F852F">
      <w:pPr>
        <w:pStyle w:val="Prrafodelista"/>
        <w:tabs>
          <w:tab w:val="left" w:pos="719"/>
          <w:tab w:val="left" w:pos="721"/>
        </w:tabs>
        <w:spacing w:before="2" w:line="261" w:lineRule="auto"/>
        <w:ind w:left="720" w:right="139"/>
        <w:jc w:val="both"/>
        <w:rPr>
          <w:rFonts w:asciiTheme="minorHAnsi" w:eastAsiaTheme="minorEastAsia" w:hAnsiTheme="minorHAnsi" w:cstheme="minorBidi"/>
          <w:sz w:val="24"/>
          <w:szCs w:val="24"/>
        </w:rPr>
      </w:pPr>
    </w:p>
    <w:p w14:paraId="70CEEC2B" w14:textId="621ABEB1" w:rsidR="1066F35D" w:rsidRDefault="1066F35D" w:rsidP="593F852F">
      <w:pPr>
        <w:pStyle w:val="Prrafodelista"/>
        <w:numPr>
          <w:ilvl w:val="0"/>
          <w:numId w:val="3"/>
        </w:numPr>
        <w:tabs>
          <w:tab w:val="left" w:pos="719"/>
          <w:tab w:val="left" w:pos="721"/>
        </w:tabs>
        <w:spacing w:before="2" w:line="261" w:lineRule="auto"/>
        <w:ind w:right="139"/>
        <w:jc w:val="both"/>
        <w:rPr>
          <w:rFonts w:asciiTheme="minorHAnsi" w:eastAsiaTheme="minorEastAsia" w:hAnsiTheme="minorHAnsi" w:cstheme="minorBidi"/>
          <w:sz w:val="24"/>
          <w:szCs w:val="24"/>
        </w:rPr>
      </w:pPr>
      <w:r w:rsidRPr="593F852F">
        <w:rPr>
          <w:rFonts w:asciiTheme="minorHAnsi" w:eastAsiaTheme="minorEastAsia" w:hAnsiTheme="minorHAnsi" w:cstheme="minorBidi"/>
          <w:sz w:val="24"/>
          <w:szCs w:val="24"/>
        </w:rPr>
        <w:t>Propiciar estrategias y acciones que promuevan el análisis, la investigación y la evaluación en materia de seguridad en el transporte en los modos terrestre —carretero, férreo y fluvial—, orientadas a identificar tendencias y factores que inciden en la siniestralidad vial.</w:t>
      </w:r>
    </w:p>
    <w:p w14:paraId="62BE766B" w14:textId="79B3C8AB" w:rsidR="593F852F" w:rsidRDefault="593F852F" w:rsidP="593F852F">
      <w:pPr>
        <w:pStyle w:val="Prrafodelista"/>
        <w:tabs>
          <w:tab w:val="left" w:pos="719"/>
          <w:tab w:val="left" w:pos="721"/>
        </w:tabs>
        <w:spacing w:before="2" w:line="261" w:lineRule="auto"/>
        <w:ind w:left="720" w:right="139"/>
        <w:jc w:val="both"/>
        <w:rPr>
          <w:rFonts w:asciiTheme="minorHAnsi" w:eastAsiaTheme="minorEastAsia" w:hAnsiTheme="minorHAnsi" w:cstheme="minorBidi"/>
          <w:sz w:val="24"/>
          <w:szCs w:val="24"/>
        </w:rPr>
      </w:pPr>
    </w:p>
    <w:p w14:paraId="1B1271D4" w14:textId="44362FA9" w:rsidR="1066F35D" w:rsidRDefault="1066F35D" w:rsidP="593F852F">
      <w:pPr>
        <w:pStyle w:val="Prrafodelista"/>
        <w:numPr>
          <w:ilvl w:val="0"/>
          <w:numId w:val="3"/>
        </w:numPr>
        <w:tabs>
          <w:tab w:val="left" w:pos="719"/>
          <w:tab w:val="left" w:pos="721"/>
        </w:tabs>
        <w:spacing w:before="2" w:line="261" w:lineRule="auto"/>
        <w:ind w:right="139"/>
        <w:jc w:val="both"/>
        <w:rPr>
          <w:rFonts w:asciiTheme="minorHAnsi" w:eastAsiaTheme="minorEastAsia" w:hAnsiTheme="minorHAnsi" w:cstheme="minorBidi"/>
          <w:sz w:val="24"/>
          <w:szCs w:val="24"/>
        </w:rPr>
      </w:pPr>
      <w:r w:rsidRPr="593F852F">
        <w:rPr>
          <w:rFonts w:asciiTheme="minorHAnsi" w:eastAsiaTheme="minorEastAsia" w:hAnsiTheme="minorHAnsi" w:cstheme="minorBidi"/>
          <w:sz w:val="24"/>
          <w:szCs w:val="24"/>
        </w:rPr>
        <w:t>Fomentar el uso de la información generada por los integrantes de la ROT en los procesos de formulación de políticas públicas, toma de decisiones y elaboración de instrumentos de planeación en materia de transporte, Planes de Ordenamiento Territorial, Planes de Seguridad Vial, entre otros instrumentos a nivel local, regional y nacional.</w:t>
      </w:r>
    </w:p>
    <w:p w14:paraId="79006FB5" w14:textId="30CB5654" w:rsidR="593F852F" w:rsidRDefault="593F852F" w:rsidP="593F852F">
      <w:pPr>
        <w:pStyle w:val="Prrafodelista"/>
        <w:tabs>
          <w:tab w:val="left" w:pos="719"/>
          <w:tab w:val="left" w:pos="721"/>
        </w:tabs>
        <w:spacing w:before="2" w:line="261" w:lineRule="auto"/>
        <w:ind w:left="720" w:right="139"/>
        <w:jc w:val="both"/>
        <w:rPr>
          <w:rFonts w:asciiTheme="minorHAnsi" w:eastAsiaTheme="minorEastAsia" w:hAnsiTheme="minorHAnsi" w:cstheme="minorBidi"/>
          <w:sz w:val="24"/>
          <w:szCs w:val="24"/>
        </w:rPr>
      </w:pPr>
    </w:p>
    <w:p w14:paraId="73D45E8B" w14:textId="3616B224" w:rsidR="1066F35D" w:rsidRDefault="1066F35D" w:rsidP="593F852F">
      <w:pPr>
        <w:pStyle w:val="Prrafodelista"/>
        <w:numPr>
          <w:ilvl w:val="0"/>
          <w:numId w:val="3"/>
        </w:numPr>
        <w:tabs>
          <w:tab w:val="left" w:pos="719"/>
          <w:tab w:val="left" w:pos="721"/>
        </w:tabs>
        <w:spacing w:before="2" w:line="261" w:lineRule="auto"/>
        <w:ind w:right="139"/>
        <w:jc w:val="both"/>
        <w:rPr>
          <w:rFonts w:asciiTheme="minorHAnsi" w:eastAsiaTheme="minorEastAsia" w:hAnsiTheme="minorHAnsi" w:cstheme="minorBidi"/>
          <w:sz w:val="24"/>
          <w:szCs w:val="24"/>
        </w:rPr>
      </w:pPr>
      <w:r w:rsidRPr="593F852F">
        <w:rPr>
          <w:rFonts w:asciiTheme="minorHAnsi" w:eastAsiaTheme="minorEastAsia" w:hAnsiTheme="minorHAnsi" w:cstheme="minorBidi"/>
          <w:sz w:val="24"/>
          <w:szCs w:val="24"/>
        </w:rPr>
        <w:t>Adoptar canales para la difusión y divulgación del conocimiento en materia de seguridad en el transporte en los modos terrestre —carretero, férreo y fluvial— y siniestralidad vial.</w:t>
      </w:r>
    </w:p>
    <w:p w14:paraId="5B14EA63" w14:textId="2196DC2D" w:rsidR="593F852F" w:rsidRDefault="593F852F" w:rsidP="593F852F">
      <w:pPr>
        <w:pStyle w:val="Prrafodelista"/>
        <w:tabs>
          <w:tab w:val="left" w:pos="719"/>
          <w:tab w:val="left" w:pos="721"/>
        </w:tabs>
        <w:spacing w:before="2" w:line="261" w:lineRule="auto"/>
        <w:ind w:left="720" w:right="139"/>
        <w:jc w:val="both"/>
        <w:rPr>
          <w:rFonts w:asciiTheme="minorHAnsi" w:eastAsiaTheme="minorEastAsia" w:hAnsiTheme="minorHAnsi" w:cstheme="minorBidi"/>
          <w:sz w:val="24"/>
          <w:szCs w:val="24"/>
        </w:rPr>
      </w:pPr>
    </w:p>
    <w:p w14:paraId="45008437" w14:textId="68FD36B5" w:rsidR="1066F35D" w:rsidRDefault="1066F35D" w:rsidP="593F852F">
      <w:pPr>
        <w:pStyle w:val="Prrafodelista"/>
        <w:numPr>
          <w:ilvl w:val="0"/>
          <w:numId w:val="3"/>
        </w:numPr>
        <w:tabs>
          <w:tab w:val="left" w:pos="719"/>
          <w:tab w:val="left" w:pos="721"/>
        </w:tabs>
        <w:spacing w:before="2" w:line="261" w:lineRule="auto"/>
        <w:ind w:right="139"/>
        <w:jc w:val="both"/>
        <w:rPr>
          <w:rFonts w:asciiTheme="minorHAnsi" w:eastAsiaTheme="minorEastAsia" w:hAnsiTheme="minorHAnsi" w:cstheme="minorBidi"/>
          <w:sz w:val="24"/>
          <w:szCs w:val="24"/>
        </w:rPr>
      </w:pPr>
      <w:r w:rsidRPr="593F852F">
        <w:rPr>
          <w:rFonts w:asciiTheme="minorHAnsi" w:eastAsiaTheme="minorEastAsia" w:hAnsiTheme="minorHAnsi" w:cstheme="minorBidi"/>
          <w:sz w:val="24"/>
          <w:szCs w:val="24"/>
        </w:rPr>
        <w:t>Fortalecer de manera continua las capacidades organizativas, técnicas y tecnológicas de los integrantes de la Red, con el fin de generar condiciones para la producción y gestión del conocimiento y la información en materia de seguridad en el transporte en los modos terrestre —carretero, férreo y fluvial—.</w:t>
      </w:r>
    </w:p>
    <w:p w14:paraId="3314DEC1" w14:textId="17BE3F0E" w:rsidR="1066F35D" w:rsidRDefault="1066F35D" w:rsidP="593F852F">
      <w:pPr>
        <w:tabs>
          <w:tab w:val="left" w:pos="719"/>
          <w:tab w:val="left" w:pos="721"/>
        </w:tabs>
        <w:spacing w:before="2" w:line="261" w:lineRule="auto"/>
        <w:ind w:right="139"/>
        <w:jc w:val="both"/>
      </w:pPr>
      <w:r w:rsidRPr="593F852F">
        <w:rPr>
          <w:rFonts w:eastAsiaTheme="minorEastAsia"/>
          <w:sz w:val="24"/>
          <w:szCs w:val="24"/>
        </w:rPr>
        <w:t xml:space="preserve"> </w:t>
      </w:r>
    </w:p>
    <w:p w14:paraId="76621017" w14:textId="0E568E7E" w:rsidR="1066F35D" w:rsidRDefault="1066F35D" w:rsidP="593F852F">
      <w:pPr>
        <w:tabs>
          <w:tab w:val="left" w:pos="719"/>
          <w:tab w:val="left" w:pos="721"/>
        </w:tabs>
        <w:spacing w:before="2" w:line="261" w:lineRule="auto"/>
        <w:ind w:right="139"/>
        <w:jc w:val="both"/>
      </w:pPr>
      <w:r w:rsidRPr="593F852F">
        <w:rPr>
          <w:rFonts w:eastAsiaTheme="minorEastAsia"/>
          <w:sz w:val="24"/>
          <w:szCs w:val="24"/>
        </w:rPr>
        <w:t xml:space="preserve">Aunado a lo anterior el artículo 7.9.8 establece responsabilidades para los integrantes de la ROT que fortalecen este esquema de articulación y seguimiento, entre ellas, apoyar la recolección, procesamiento y análisis periódico de información de seguridad vial; participar activamente en las actividades y objetivos de la Red; intercambiar, gestionar y difundir conocimiento; reportar y enviar al nodo central las bases de datos e información relevante para los objetivos de la ROT; participar en los espacios de coordinación y seguimiento; y facilitar la articulación entre las dependencias e instancias territoriales relacionadas con la seguridad vial. Estas responsabilidades permiten que el ONSV cuente </w:t>
      </w:r>
      <w:r w:rsidRPr="593F852F">
        <w:rPr>
          <w:rFonts w:eastAsiaTheme="minorEastAsia"/>
          <w:sz w:val="24"/>
          <w:szCs w:val="24"/>
        </w:rPr>
        <w:lastRenderedPageBreak/>
        <w:t>con información periódica sobre las acciones desarrolladas por los integrantes de la Red, sus avances y resultados, y que dicha información pueda utilizarse como insumo para la formulación, seguimiento y evaluación de políticas, planes, programas y proyectos en materia de seguridad vial, dentro del carácter colaborativo y de gestión del conocimiento propio de la ROT.</w:t>
      </w:r>
    </w:p>
    <w:p w14:paraId="79D63242" w14:textId="48C6ED98" w:rsidR="593F852F" w:rsidRDefault="593F852F" w:rsidP="593F852F">
      <w:pPr>
        <w:tabs>
          <w:tab w:val="left" w:pos="719"/>
          <w:tab w:val="left" w:pos="721"/>
        </w:tabs>
        <w:spacing w:before="2" w:line="261" w:lineRule="auto"/>
        <w:ind w:right="139"/>
        <w:jc w:val="both"/>
        <w:rPr>
          <w:rFonts w:eastAsiaTheme="minorEastAsia"/>
          <w:sz w:val="24"/>
          <w:szCs w:val="24"/>
        </w:rPr>
      </w:pPr>
    </w:p>
    <w:p w14:paraId="0A5B8471" w14:textId="4863EE74" w:rsidR="32F1A7B8" w:rsidRDefault="32F1A7B8" w:rsidP="726A3959">
      <w:pPr>
        <w:tabs>
          <w:tab w:val="left" w:pos="719"/>
          <w:tab w:val="left" w:pos="721"/>
        </w:tabs>
        <w:spacing w:before="2" w:after="0" w:line="261" w:lineRule="auto"/>
        <w:ind w:right="139"/>
        <w:jc w:val="both"/>
        <w:rPr>
          <w:b/>
          <w:bCs/>
          <w:color w:val="FF0000"/>
          <w:sz w:val="24"/>
          <w:szCs w:val="24"/>
        </w:rPr>
      </w:pPr>
    </w:p>
    <w:p w14:paraId="0849B0FC" w14:textId="77777777" w:rsidR="00A472D1" w:rsidRDefault="00A472D1" w:rsidP="4D2FCEEE">
      <w:pPr>
        <w:pStyle w:val="Prrafodelista"/>
        <w:numPr>
          <w:ilvl w:val="1"/>
          <w:numId w:val="13"/>
        </w:numPr>
        <w:tabs>
          <w:tab w:val="left" w:pos="719"/>
          <w:tab w:val="left" w:pos="721"/>
        </w:tabs>
        <w:spacing w:before="3" w:line="261" w:lineRule="auto"/>
        <w:ind w:right="143"/>
        <w:jc w:val="both"/>
        <w:rPr>
          <w:sz w:val="24"/>
          <w:szCs w:val="24"/>
        </w:rPr>
      </w:pPr>
      <w:commentRangeStart w:id="47"/>
      <w:r w:rsidRPr="4D2FCEEE">
        <w:rPr>
          <w:w w:val="80"/>
          <w:sz w:val="24"/>
          <w:szCs w:val="24"/>
        </w:rPr>
        <w:t>Remita los informes de seguimiento y evaluación realizados al Plan Nacional de Seguridad Vial durante</w:t>
      </w:r>
      <w:r w:rsidRPr="4D2FCEEE">
        <w:rPr>
          <w:spacing w:val="40"/>
          <w:sz w:val="24"/>
          <w:szCs w:val="24"/>
        </w:rPr>
        <w:t xml:space="preserve"> </w:t>
      </w:r>
      <w:r w:rsidRPr="4D2FCEEE">
        <w:rPr>
          <w:w w:val="90"/>
          <w:sz w:val="24"/>
          <w:szCs w:val="24"/>
        </w:rPr>
        <w:t xml:space="preserve">su actual vigencia. </w:t>
      </w:r>
      <w:r w:rsidRPr="4D2FCEEE">
        <w:rPr>
          <w:b/>
          <w:bCs/>
          <w:color w:val="FF0000"/>
          <w:w w:val="90"/>
          <w:sz w:val="24"/>
          <w:szCs w:val="24"/>
        </w:rPr>
        <w:t>OAP</w:t>
      </w:r>
      <w:commentRangeEnd w:id="47"/>
      <w:r>
        <w:rPr>
          <w:rStyle w:val="Refdecomentario"/>
          <w:sz w:val="24"/>
          <w:szCs w:val="24"/>
        </w:rPr>
        <w:commentReference w:id="47"/>
      </w:r>
    </w:p>
    <w:p w14:paraId="3C230469" w14:textId="51BCE2EF" w:rsidR="00A472D1" w:rsidRDefault="00A472D1" w:rsidP="61EEDC79">
      <w:pPr>
        <w:tabs>
          <w:tab w:val="left" w:pos="719"/>
          <w:tab w:val="left" w:pos="721"/>
        </w:tabs>
        <w:spacing w:before="3" w:line="261" w:lineRule="auto"/>
        <w:ind w:right="143"/>
        <w:jc w:val="both"/>
        <w:rPr>
          <w:sz w:val="24"/>
          <w:szCs w:val="24"/>
        </w:rPr>
      </w:pPr>
    </w:p>
    <w:p w14:paraId="071D5D74" w14:textId="54386F50" w:rsidR="00A472D1" w:rsidRDefault="3174C613" w:rsidP="61EEDC79">
      <w:pPr>
        <w:tabs>
          <w:tab w:val="left" w:pos="719"/>
          <w:tab w:val="left" w:pos="721"/>
        </w:tabs>
        <w:spacing w:before="3" w:line="261" w:lineRule="auto"/>
        <w:ind w:right="143"/>
        <w:jc w:val="both"/>
        <w:rPr>
          <w:sz w:val="24"/>
          <w:szCs w:val="24"/>
        </w:rPr>
      </w:pPr>
      <w:r w:rsidRPr="61EEDC79">
        <w:rPr>
          <w:sz w:val="24"/>
          <w:szCs w:val="24"/>
        </w:rPr>
        <w:t>En atención al requerimiento, se remiten los informes de seguimiento al Plan Nacional de Seguridad Vial (PNSV) 2022–2031. La documentación corresponde al Informe de Seguimiento</w:t>
      </w:r>
      <w:r w:rsidR="5F7FCEB5" w:rsidRPr="61EEDC79">
        <w:rPr>
          <w:sz w:val="24"/>
          <w:szCs w:val="24"/>
        </w:rPr>
        <w:t xml:space="preserve"> con corte al</w:t>
      </w:r>
      <w:r w:rsidRPr="61EEDC79">
        <w:rPr>
          <w:sz w:val="24"/>
          <w:szCs w:val="24"/>
        </w:rPr>
        <w:t xml:space="preserve"> 202</w:t>
      </w:r>
      <w:r w:rsidR="2BF1DBC7" w:rsidRPr="61EEDC79">
        <w:rPr>
          <w:sz w:val="24"/>
          <w:szCs w:val="24"/>
        </w:rPr>
        <w:t xml:space="preserve">2 </w:t>
      </w:r>
      <w:r w:rsidR="7073FB2A" w:rsidRPr="61EEDC79">
        <w:rPr>
          <w:sz w:val="24"/>
          <w:szCs w:val="24"/>
        </w:rPr>
        <w:t>(La documentación corresponde al Informe de Seguimiento de la vigencia 2022, teniendo en cuenta que el PNSV 2022–2031 fue adoptado mediante el Decreto 1430 del 29 de julio de 2022, año a partir del cual inició su implementación);</w:t>
      </w:r>
      <w:r w:rsidRPr="61EEDC79">
        <w:rPr>
          <w:sz w:val="24"/>
          <w:szCs w:val="24"/>
        </w:rPr>
        <w:t xml:space="preserve"> al Informe Anual de Seguimiento con corte a diciembre de 2023 y al Informe Anual de Seguimiento con corte a diciembre de 2024. Estos documentos presentan el seguimiento a los indicadores generales del Plan y a los avances en la ejecución de las actividades previstas en sus diferentes áreas de acción.</w:t>
      </w:r>
      <w:r w:rsidR="074F4C4D" w:rsidRPr="61EEDC79">
        <w:rPr>
          <w:sz w:val="24"/>
          <w:szCs w:val="24"/>
        </w:rPr>
        <w:t xml:space="preserve"> Los informes fueron cargados en la subcarpeta – INFORMES DE SEGUIMIENTO AL PNSV VIII</w:t>
      </w:r>
    </w:p>
    <w:p w14:paraId="1548BFE0" w14:textId="77777777" w:rsidR="00A472D1" w:rsidRDefault="00A472D1" w:rsidP="00A472D1">
      <w:pPr>
        <w:pStyle w:val="Ttulo1"/>
        <w:numPr>
          <w:ilvl w:val="0"/>
          <w:numId w:val="13"/>
        </w:numPr>
        <w:tabs>
          <w:tab w:val="left" w:pos="220"/>
        </w:tabs>
        <w:ind w:left="220" w:hanging="219"/>
      </w:pPr>
      <w:r>
        <w:rPr>
          <w:w w:val="80"/>
        </w:rPr>
        <w:t>En</w:t>
      </w:r>
      <w:r>
        <w:rPr>
          <w:spacing w:val="-3"/>
        </w:rPr>
        <w:t xml:space="preserve"> </w:t>
      </w:r>
      <w:r>
        <w:rPr>
          <w:w w:val="80"/>
        </w:rPr>
        <w:t>relación</w:t>
      </w:r>
      <w:r>
        <w:rPr>
          <w:spacing w:val="-3"/>
        </w:rPr>
        <w:t xml:space="preserve"> </w:t>
      </w:r>
      <w:r>
        <w:rPr>
          <w:w w:val="80"/>
        </w:rPr>
        <w:t>con</w:t>
      </w:r>
      <w:r>
        <w:rPr>
          <w:spacing w:val="-3"/>
        </w:rPr>
        <w:t xml:space="preserve"> </w:t>
      </w:r>
      <w:r>
        <w:rPr>
          <w:w w:val="80"/>
        </w:rPr>
        <w:t>los</w:t>
      </w:r>
      <w:r>
        <w:rPr>
          <w:spacing w:val="-3"/>
        </w:rPr>
        <w:t xml:space="preserve"> </w:t>
      </w:r>
      <w:r>
        <w:rPr>
          <w:w w:val="80"/>
        </w:rPr>
        <w:t>motociclistas</w:t>
      </w:r>
      <w:r>
        <w:rPr>
          <w:spacing w:val="-4"/>
        </w:rPr>
        <w:t xml:space="preserve"> </w:t>
      </w:r>
      <w:r>
        <w:rPr>
          <w:w w:val="80"/>
        </w:rPr>
        <w:t>y</w:t>
      </w:r>
      <w:r>
        <w:rPr>
          <w:spacing w:val="-3"/>
        </w:rPr>
        <w:t xml:space="preserve"> </w:t>
      </w:r>
      <w:r>
        <w:rPr>
          <w:w w:val="80"/>
        </w:rPr>
        <w:t>demás</w:t>
      </w:r>
      <w:r>
        <w:rPr>
          <w:spacing w:val="-5"/>
        </w:rPr>
        <w:t xml:space="preserve"> </w:t>
      </w:r>
      <w:r>
        <w:rPr>
          <w:w w:val="80"/>
        </w:rPr>
        <w:t>actores</w:t>
      </w:r>
      <w:r>
        <w:rPr>
          <w:spacing w:val="-3"/>
        </w:rPr>
        <w:t xml:space="preserve"> </w:t>
      </w:r>
      <w:r>
        <w:rPr>
          <w:w w:val="80"/>
        </w:rPr>
        <w:t>viales</w:t>
      </w:r>
      <w:r>
        <w:rPr>
          <w:spacing w:val="-3"/>
        </w:rPr>
        <w:t xml:space="preserve"> </w:t>
      </w:r>
      <w:r>
        <w:rPr>
          <w:spacing w:val="-2"/>
          <w:w w:val="80"/>
        </w:rPr>
        <w:t>vulnerables</w:t>
      </w:r>
    </w:p>
    <w:p w14:paraId="22F5BD6F" w14:textId="77777777" w:rsidR="00A472D1" w:rsidRDefault="00A472D1" w:rsidP="00A472D1">
      <w:pPr>
        <w:pStyle w:val="Prrafodelista"/>
        <w:numPr>
          <w:ilvl w:val="1"/>
          <w:numId w:val="13"/>
        </w:numPr>
        <w:tabs>
          <w:tab w:val="left" w:pos="719"/>
          <w:tab w:val="left" w:pos="721"/>
        </w:tabs>
        <w:spacing w:before="244" w:line="261" w:lineRule="auto"/>
        <w:ind w:right="143"/>
        <w:jc w:val="both"/>
        <w:rPr>
          <w:sz w:val="24"/>
          <w:szCs w:val="24"/>
        </w:rPr>
      </w:pPr>
      <w:r w:rsidRPr="726A3959">
        <w:rPr>
          <w:w w:val="80"/>
          <w:sz w:val="24"/>
          <w:szCs w:val="24"/>
        </w:rPr>
        <w:t xml:space="preserve">Remita la evolución del número de motociclistas fallecidos y lesionados entre 2022 y 2026, discriminada </w:t>
      </w:r>
      <w:r w:rsidRPr="726A3959">
        <w:rPr>
          <w:w w:val="85"/>
          <w:sz w:val="24"/>
          <w:szCs w:val="24"/>
        </w:rPr>
        <w:t>por</w:t>
      </w:r>
      <w:r w:rsidRPr="726A3959">
        <w:rPr>
          <w:spacing w:val="-3"/>
          <w:w w:val="85"/>
          <w:sz w:val="24"/>
          <w:szCs w:val="24"/>
        </w:rPr>
        <w:t xml:space="preserve"> </w:t>
      </w:r>
      <w:r w:rsidRPr="726A3959">
        <w:rPr>
          <w:w w:val="85"/>
          <w:sz w:val="24"/>
          <w:szCs w:val="24"/>
        </w:rPr>
        <w:t>departamento,</w:t>
      </w:r>
      <w:r w:rsidRPr="726A3959">
        <w:rPr>
          <w:spacing w:val="-2"/>
          <w:w w:val="85"/>
          <w:sz w:val="24"/>
          <w:szCs w:val="24"/>
        </w:rPr>
        <w:t xml:space="preserve"> </w:t>
      </w:r>
      <w:r w:rsidRPr="726A3959">
        <w:rPr>
          <w:w w:val="85"/>
          <w:sz w:val="24"/>
          <w:szCs w:val="24"/>
        </w:rPr>
        <w:t>municipio,</w:t>
      </w:r>
      <w:r w:rsidRPr="726A3959">
        <w:rPr>
          <w:spacing w:val="-2"/>
          <w:w w:val="85"/>
          <w:sz w:val="24"/>
          <w:szCs w:val="24"/>
        </w:rPr>
        <w:t xml:space="preserve"> </w:t>
      </w:r>
      <w:r w:rsidRPr="726A3959">
        <w:rPr>
          <w:w w:val="85"/>
          <w:sz w:val="24"/>
          <w:szCs w:val="24"/>
        </w:rPr>
        <w:t>edad</w:t>
      </w:r>
      <w:r w:rsidRPr="726A3959">
        <w:rPr>
          <w:spacing w:val="-4"/>
          <w:w w:val="85"/>
          <w:sz w:val="24"/>
          <w:szCs w:val="24"/>
        </w:rPr>
        <w:t xml:space="preserve"> </w:t>
      </w:r>
      <w:r w:rsidRPr="726A3959">
        <w:rPr>
          <w:w w:val="85"/>
          <w:sz w:val="24"/>
          <w:szCs w:val="24"/>
        </w:rPr>
        <w:t>y</w:t>
      </w:r>
      <w:r w:rsidRPr="726A3959">
        <w:rPr>
          <w:spacing w:val="-2"/>
          <w:w w:val="85"/>
          <w:sz w:val="24"/>
          <w:szCs w:val="24"/>
        </w:rPr>
        <w:t xml:space="preserve"> </w:t>
      </w:r>
      <w:r w:rsidRPr="726A3959">
        <w:rPr>
          <w:w w:val="85"/>
          <w:sz w:val="24"/>
          <w:szCs w:val="24"/>
        </w:rPr>
        <w:t xml:space="preserve">sexo. </w:t>
      </w:r>
      <w:r w:rsidRPr="726A3959">
        <w:rPr>
          <w:b/>
          <w:bCs/>
          <w:color w:val="FF0000"/>
          <w:spacing w:val="-2"/>
          <w:w w:val="90"/>
          <w:sz w:val="24"/>
          <w:szCs w:val="24"/>
        </w:rPr>
        <w:t>ONSV</w:t>
      </w:r>
    </w:p>
    <w:p w14:paraId="6C879C67" w14:textId="77777777" w:rsidR="00492938" w:rsidRDefault="00492938" w:rsidP="00492938">
      <w:pPr>
        <w:tabs>
          <w:tab w:val="left" w:pos="719"/>
          <w:tab w:val="left" w:pos="721"/>
        </w:tabs>
        <w:spacing w:before="3" w:line="261" w:lineRule="auto"/>
        <w:ind w:right="143"/>
        <w:jc w:val="both"/>
        <w:rPr>
          <w:sz w:val="24"/>
          <w:szCs w:val="24"/>
        </w:rPr>
      </w:pPr>
    </w:p>
    <w:p w14:paraId="7AA4B091" w14:textId="0F7F6477" w:rsidR="00DF2745" w:rsidRDefault="00DF2745" w:rsidP="00492938">
      <w:pPr>
        <w:tabs>
          <w:tab w:val="left" w:pos="719"/>
          <w:tab w:val="left" w:pos="721"/>
        </w:tabs>
        <w:spacing w:before="3" w:line="261" w:lineRule="auto"/>
        <w:ind w:right="143"/>
        <w:jc w:val="both"/>
        <w:rPr>
          <w:sz w:val="24"/>
          <w:szCs w:val="24"/>
        </w:rPr>
      </w:pPr>
      <w:r>
        <w:rPr>
          <w:sz w:val="24"/>
          <w:szCs w:val="24"/>
        </w:rPr>
        <w:t xml:space="preserve">La cantidad de fallecidos </w:t>
      </w:r>
      <w:r w:rsidR="00AB4E68">
        <w:rPr>
          <w:sz w:val="24"/>
          <w:szCs w:val="24"/>
        </w:rPr>
        <w:t xml:space="preserve">y lesionados </w:t>
      </w:r>
      <w:r>
        <w:rPr>
          <w:sz w:val="24"/>
          <w:szCs w:val="24"/>
        </w:rPr>
        <w:t>de usuarios de motocicleta</w:t>
      </w:r>
      <w:r w:rsidR="00AB4E68">
        <w:rPr>
          <w:sz w:val="24"/>
          <w:szCs w:val="24"/>
        </w:rPr>
        <w:t xml:space="preserve"> se presentan a continuación: </w:t>
      </w:r>
    </w:p>
    <w:tbl>
      <w:tblPr>
        <w:tblW w:w="0" w:type="auto"/>
        <w:tblCellMar>
          <w:left w:w="10" w:type="dxa"/>
          <w:right w:w="10" w:type="dxa"/>
        </w:tblCellMar>
        <w:tblLook w:val="04A0" w:firstRow="1" w:lastRow="0" w:firstColumn="1" w:lastColumn="0" w:noHBand="0" w:noVBand="1"/>
      </w:tblPr>
      <w:tblGrid>
        <w:gridCol w:w="2280"/>
        <w:gridCol w:w="1200"/>
        <w:gridCol w:w="1200"/>
        <w:gridCol w:w="1200"/>
        <w:gridCol w:w="1200"/>
        <w:gridCol w:w="1200"/>
      </w:tblGrid>
      <w:tr w:rsidR="00032EF6" w14:paraId="7894143E" w14:textId="77777777">
        <w:trPr>
          <w:trHeight w:val="300"/>
        </w:trPr>
        <w:tc>
          <w:tcPr>
            <w:tcW w:w="2280" w:type="dxa"/>
            <w:shd w:val="clear" w:color="auto" w:fill="002060"/>
            <w:tcMar>
              <w:left w:w="70" w:type="dxa"/>
              <w:right w:w="70" w:type="dxa"/>
            </w:tcMar>
            <w:vAlign w:val="bottom"/>
          </w:tcPr>
          <w:p w14:paraId="187EA372" w14:textId="77777777" w:rsidR="00032EF6" w:rsidRDefault="00032EF6">
            <w:pPr>
              <w:spacing w:after="0"/>
            </w:pPr>
          </w:p>
        </w:tc>
        <w:tc>
          <w:tcPr>
            <w:tcW w:w="6000" w:type="dxa"/>
            <w:gridSpan w:val="5"/>
            <w:shd w:val="clear" w:color="auto" w:fill="002060"/>
            <w:tcMar>
              <w:left w:w="70" w:type="dxa"/>
              <w:right w:w="70" w:type="dxa"/>
            </w:tcMar>
            <w:vAlign w:val="bottom"/>
          </w:tcPr>
          <w:p w14:paraId="63D835C8" w14:textId="1D2FE074" w:rsidR="00032EF6" w:rsidRDefault="00032EF6" w:rsidP="00032EF6">
            <w:pPr>
              <w:spacing w:after="0"/>
              <w:jc w:val="center"/>
            </w:pPr>
            <w:r>
              <w:rPr>
                <w:rFonts w:ascii="Aptos Narrow" w:eastAsia="Aptos Narrow" w:hAnsi="Aptos Narrow" w:cs="Aptos Narrow"/>
                <w:b/>
                <w:bCs/>
                <w:color w:val="FFFFFF" w:themeColor="background1"/>
              </w:rPr>
              <w:t>Año</w:t>
            </w:r>
          </w:p>
        </w:tc>
      </w:tr>
      <w:tr w:rsidR="00DF2745" w14:paraId="577F6B61" w14:textId="77777777">
        <w:trPr>
          <w:trHeight w:val="300"/>
        </w:trPr>
        <w:tc>
          <w:tcPr>
            <w:tcW w:w="2280" w:type="dxa"/>
            <w:tcBorders>
              <w:left w:val="nil"/>
              <w:bottom w:val="single" w:sz="8" w:space="0" w:color="44B3E1"/>
              <w:right w:val="nil"/>
            </w:tcBorders>
            <w:shd w:val="clear" w:color="auto" w:fill="002060"/>
            <w:tcMar>
              <w:left w:w="70" w:type="dxa"/>
              <w:right w:w="70" w:type="dxa"/>
            </w:tcMar>
            <w:vAlign w:val="bottom"/>
          </w:tcPr>
          <w:p w14:paraId="63D99684" w14:textId="77777777" w:rsidR="00DF2745" w:rsidRDefault="00DF2745">
            <w:pPr>
              <w:spacing w:after="0"/>
            </w:pPr>
            <w:r w:rsidRPr="726A3959">
              <w:rPr>
                <w:rFonts w:ascii="Aptos Narrow" w:eastAsia="Aptos Narrow" w:hAnsi="Aptos Narrow" w:cs="Aptos Narrow"/>
                <w:b/>
                <w:bCs/>
                <w:color w:val="FFFFFF" w:themeColor="background1"/>
              </w:rPr>
              <w:t>Usuario vía</w:t>
            </w:r>
          </w:p>
        </w:tc>
        <w:tc>
          <w:tcPr>
            <w:tcW w:w="1200" w:type="dxa"/>
            <w:tcBorders>
              <w:left w:val="nil"/>
              <w:bottom w:val="single" w:sz="8" w:space="0" w:color="44B3E1"/>
              <w:right w:val="nil"/>
            </w:tcBorders>
            <w:shd w:val="clear" w:color="auto" w:fill="002060"/>
            <w:tcMar>
              <w:left w:w="70" w:type="dxa"/>
              <w:right w:w="70" w:type="dxa"/>
            </w:tcMar>
            <w:vAlign w:val="bottom"/>
          </w:tcPr>
          <w:p w14:paraId="2D7039DE" w14:textId="77777777" w:rsidR="00DF2745" w:rsidRDefault="00DF2745">
            <w:pPr>
              <w:spacing w:after="0"/>
              <w:jc w:val="center"/>
            </w:pPr>
            <w:r w:rsidRPr="726A3959">
              <w:rPr>
                <w:rFonts w:ascii="Aptos Narrow" w:eastAsia="Aptos Narrow" w:hAnsi="Aptos Narrow" w:cs="Aptos Narrow"/>
                <w:b/>
                <w:bCs/>
                <w:color w:val="FFFFFF" w:themeColor="background1"/>
              </w:rPr>
              <w:t>2022</w:t>
            </w:r>
          </w:p>
        </w:tc>
        <w:tc>
          <w:tcPr>
            <w:tcW w:w="1200" w:type="dxa"/>
            <w:tcBorders>
              <w:top w:val="nil"/>
              <w:left w:val="nil"/>
              <w:bottom w:val="single" w:sz="8" w:space="0" w:color="44B3E1"/>
              <w:right w:val="nil"/>
            </w:tcBorders>
            <w:shd w:val="clear" w:color="auto" w:fill="002060"/>
            <w:tcMar>
              <w:left w:w="70" w:type="dxa"/>
              <w:right w:w="70" w:type="dxa"/>
            </w:tcMar>
            <w:vAlign w:val="bottom"/>
          </w:tcPr>
          <w:p w14:paraId="4568D36A" w14:textId="77777777" w:rsidR="00DF2745" w:rsidRDefault="00DF2745">
            <w:pPr>
              <w:spacing w:after="0"/>
              <w:jc w:val="center"/>
            </w:pPr>
            <w:r w:rsidRPr="726A3959">
              <w:rPr>
                <w:rFonts w:ascii="Aptos Narrow" w:eastAsia="Aptos Narrow" w:hAnsi="Aptos Narrow" w:cs="Aptos Narrow"/>
                <w:b/>
                <w:bCs/>
                <w:color w:val="FFFFFF" w:themeColor="background1"/>
              </w:rPr>
              <w:t>2023</w:t>
            </w:r>
          </w:p>
        </w:tc>
        <w:tc>
          <w:tcPr>
            <w:tcW w:w="1200" w:type="dxa"/>
            <w:tcBorders>
              <w:left w:val="nil"/>
              <w:bottom w:val="single" w:sz="8" w:space="0" w:color="44B3E1"/>
              <w:right w:val="nil"/>
            </w:tcBorders>
            <w:shd w:val="clear" w:color="auto" w:fill="002060"/>
            <w:tcMar>
              <w:left w:w="70" w:type="dxa"/>
              <w:right w:w="70" w:type="dxa"/>
            </w:tcMar>
            <w:vAlign w:val="bottom"/>
          </w:tcPr>
          <w:p w14:paraId="61835436" w14:textId="77777777" w:rsidR="00DF2745" w:rsidRDefault="00DF2745">
            <w:pPr>
              <w:spacing w:after="0"/>
              <w:jc w:val="center"/>
            </w:pPr>
            <w:r w:rsidRPr="726A3959">
              <w:rPr>
                <w:rFonts w:ascii="Aptos Narrow" w:eastAsia="Aptos Narrow" w:hAnsi="Aptos Narrow" w:cs="Aptos Narrow"/>
                <w:b/>
                <w:bCs/>
                <w:color w:val="FFFFFF" w:themeColor="background1"/>
              </w:rPr>
              <w:t>2024</w:t>
            </w:r>
          </w:p>
        </w:tc>
        <w:tc>
          <w:tcPr>
            <w:tcW w:w="1200" w:type="dxa"/>
            <w:tcBorders>
              <w:left w:val="nil"/>
              <w:bottom w:val="single" w:sz="8" w:space="0" w:color="44B3E1"/>
              <w:right w:val="nil"/>
            </w:tcBorders>
            <w:shd w:val="clear" w:color="auto" w:fill="002060"/>
            <w:tcMar>
              <w:left w:w="70" w:type="dxa"/>
              <w:right w:w="70" w:type="dxa"/>
            </w:tcMar>
            <w:vAlign w:val="bottom"/>
          </w:tcPr>
          <w:p w14:paraId="06427922" w14:textId="77777777" w:rsidR="00DF2745" w:rsidRDefault="00DF2745">
            <w:pPr>
              <w:spacing w:after="0"/>
              <w:jc w:val="center"/>
            </w:pPr>
            <w:r w:rsidRPr="726A3959">
              <w:rPr>
                <w:rFonts w:ascii="Aptos Narrow" w:eastAsia="Aptos Narrow" w:hAnsi="Aptos Narrow" w:cs="Aptos Narrow"/>
                <w:b/>
                <w:bCs/>
                <w:color w:val="FFFFFF" w:themeColor="background1"/>
              </w:rPr>
              <w:t>2025*</w:t>
            </w:r>
          </w:p>
        </w:tc>
        <w:tc>
          <w:tcPr>
            <w:tcW w:w="1200" w:type="dxa"/>
            <w:tcBorders>
              <w:left w:val="nil"/>
              <w:bottom w:val="single" w:sz="8" w:space="0" w:color="44B3E1"/>
              <w:right w:val="nil"/>
            </w:tcBorders>
            <w:shd w:val="clear" w:color="auto" w:fill="002060"/>
            <w:tcMar>
              <w:left w:w="70" w:type="dxa"/>
              <w:right w:w="70" w:type="dxa"/>
            </w:tcMar>
            <w:vAlign w:val="bottom"/>
          </w:tcPr>
          <w:p w14:paraId="3F2DB4D7" w14:textId="77777777" w:rsidR="00DF2745" w:rsidRDefault="00DF2745">
            <w:pPr>
              <w:spacing w:after="0"/>
              <w:jc w:val="center"/>
            </w:pPr>
            <w:r w:rsidRPr="726A3959">
              <w:rPr>
                <w:rFonts w:ascii="Aptos Narrow" w:eastAsia="Aptos Narrow" w:hAnsi="Aptos Narrow" w:cs="Aptos Narrow"/>
                <w:b/>
                <w:bCs/>
                <w:color w:val="FFFFFF" w:themeColor="background1"/>
              </w:rPr>
              <w:t>2026**</w:t>
            </w:r>
          </w:p>
        </w:tc>
      </w:tr>
      <w:tr w:rsidR="00AB4E68" w14:paraId="40284A1A" w14:textId="77777777">
        <w:trPr>
          <w:trHeight w:val="300"/>
        </w:trPr>
        <w:tc>
          <w:tcPr>
            <w:tcW w:w="2280" w:type="dxa"/>
            <w:tcMar>
              <w:left w:w="70" w:type="dxa"/>
              <w:right w:w="70" w:type="dxa"/>
            </w:tcMar>
            <w:vAlign w:val="bottom"/>
          </w:tcPr>
          <w:p w14:paraId="4E4748D2" w14:textId="7729B064" w:rsidR="00AB4E68" w:rsidRDefault="00AB4E68" w:rsidP="00AB4E68">
            <w:pPr>
              <w:spacing w:after="0"/>
            </w:pPr>
            <w:r>
              <w:rPr>
                <w:rFonts w:ascii="Aptos Narrow" w:eastAsia="Aptos Narrow" w:hAnsi="Aptos Narrow" w:cs="Aptos Narrow"/>
                <w:color w:val="000000" w:themeColor="text1"/>
              </w:rPr>
              <w:t>Fallecidos</w:t>
            </w:r>
          </w:p>
        </w:tc>
        <w:tc>
          <w:tcPr>
            <w:tcW w:w="1200" w:type="dxa"/>
            <w:tcMar>
              <w:left w:w="70" w:type="dxa"/>
              <w:right w:w="70" w:type="dxa"/>
            </w:tcMar>
            <w:vAlign w:val="bottom"/>
          </w:tcPr>
          <w:p w14:paraId="1FC17F4D" w14:textId="625AECAA" w:rsidR="00AB4E68" w:rsidRDefault="00AB4E68" w:rsidP="00AB4E68">
            <w:pPr>
              <w:spacing w:after="0"/>
              <w:jc w:val="center"/>
            </w:pPr>
            <w:r w:rsidRPr="726A3959">
              <w:rPr>
                <w:rFonts w:ascii="Aptos Narrow" w:eastAsia="Aptos Narrow" w:hAnsi="Aptos Narrow" w:cs="Aptos Narrow"/>
                <w:color w:val="000000" w:themeColor="text1"/>
              </w:rPr>
              <w:t>5.051</w:t>
            </w:r>
          </w:p>
        </w:tc>
        <w:tc>
          <w:tcPr>
            <w:tcW w:w="1200" w:type="dxa"/>
            <w:tcMar>
              <w:left w:w="70" w:type="dxa"/>
              <w:right w:w="70" w:type="dxa"/>
            </w:tcMar>
            <w:vAlign w:val="bottom"/>
          </w:tcPr>
          <w:p w14:paraId="5D3D6CBC" w14:textId="1AB59C12" w:rsidR="00AB4E68" w:rsidRDefault="00AB4E68" w:rsidP="00AB4E68">
            <w:pPr>
              <w:spacing w:after="0"/>
              <w:jc w:val="center"/>
            </w:pPr>
            <w:r w:rsidRPr="726A3959">
              <w:rPr>
                <w:rFonts w:ascii="Aptos Narrow" w:eastAsia="Aptos Narrow" w:hAnsi="Aptos Narrow" w:cs="Aptos Narrow"/>
                <w:color w:val="000000" w:themeColor="text1"/>
              </w:rPr>
              <w:t>5.291</w:t>
            </w:r>
          </w:p>
        </w:tc>
        <w:tc>
          <w:tcPr>
            <w:tcW w:w="1200" w:type="dxa"/>
            <w:tcMar>
              <w:left w:w="70" w:type="dxa"/>
              <w:right w:w="70" w:type="dxa"/>
            </w:tcMar>
            <w:vAlign w:val="bottom"/>
          </w:tcPr>
          <w:p w14:paraId="1881583E" w14:textId="296D568D" w:rsidR="00AB4E68" w:rsidRDefault="00AB4E68" w:rsidP="00AB4E68">
            <w:pPr>
              <w:spacing w:after="0"/>
              <w:jc w:val="center"/>
            </w:pPr>
            <w:r w:rsidRPr="726A3959">
              <w:rPr>
                <w:rFonts w:ascii="Aptos Narrow" w:eastAsia="Aptos Narrow" w:hAnsi="Aptos Narrow" w:cs="Aptos Narrow"/>
                <w:color w:val="000000" w:themeColor="text1"/>
              </w:rPr>
              <w:t>5.194</w:t>
            </w:r>
          </w:p>
        </w:tc>
        <w:tc>
          <w:tcPr>
            <w:tcW w:w="1200" w:type="dxa"/>
            <w:tcMar>
              <w:left w:w="70" w:type="dxa"/>
              <w:right w:w="70" w:type="dxa"/>
            </w:tcMar>
            <w:vAlign w:val="bottom"/>
          </w:tcPr>
          <w:p w14:paraId="3523043D" w14:textId="663A4372" w:rsidR="00AB4E68" w:rsidRDefault="00AB4E68" w:rsidP="00AB4E68">
            <w:pPr>
              <w:spacing w:after="0"/>
              <w:jc w:val="center"/>
            </w:pPr>
            <w:r w:rsidRPr="726A3959">
              <w:rPr>
                <w:rFonts w:ascii="Aptos Narrow" w:eastAsia="Aptos Narrow" w:hAnsi="Aptos Narrow" w:cs="Aptos Narrow"/>
                <w:color w:val="000000" w:themeColor="text1"/>
              </w:rPr>
              <w:t>5.516</w:t>
            </w:r>
          </w:p>
        </w:tc>
        <w:tc>
          <w:tcPr>
            <w:tcW w:w="1200" w:type="dxa"/>
            <w:tcMar>
              <w:left w:w="70" w:type="dxa"/>
              <w:right w:w="70" w:type="dxa"/>
            </w:tcMar>
            <w:vAlign w:val="bottom"/>
          </w:tcPr>
          <w:p w14:paraId="1B66571A" w14:textId="2E57B2BD" w:rsidR="00AB4E68" w:rsidRDefault="00AB4E68" w:rsidP="00AB4E68">
            <w:pPr>
              <w:spacing w:after="0"/>
              <w:jc w:val="center"/>
            </w:pPr>
            <w:r w:rsidRPr="726A3959">
              <w:rPr>
                <w:rFonts w:ascii="Aptos Narrow" w:eastAsia="Aptos Narrow" w:hAnsi="Aptos Narrow" w:cs="Aptos Narrow"/>
                <w:color w:val="000000" w:themeColor="text1"/>
              </w:rPr>
              <w:t>3.121</w:t>
            </w:r>
          </w:p>
        </w:tc>
      </w:tr>
      <w:tr w:rsidR="00AB4E68" w14:paraId="1167F4C0" w14:textId="77777777">
        <w:trPr>
          <w:trHeight w:val="300"/>
        </w:trPr>
        <w:tc>
          <w:tcPr>
            <w:tcW w:w="2280" w:type="dxa"/>
            <w:shd w:val="clear" w:color="auto" w:fill="E8E8E8"/>
            <w:tcMar>
              <w:left w:w="70" w:type="dxa"/>
              <w:right w:w="70" w:type="dxa"/>
            </w:tcMar>
            <w:vAlign w:val="bottom"/>
          </w:tcPr>
          <w:p w14:paraId="64AF9020" w14:textId="416690AC" w:rsidR="00AB4E68" w:rsidRDefault="00AB4E68" w:rsidP="00AB4E68">
            <w:pPr>
              <w:spacing w:after="0"/>
            </w:pPr>
            <w:r>
              <w:rPr>
                <w:rFonts w:ascii="Aptos Narrow" w:eastAsia="Aptos Narrow" w:hAnsi="Aptos Narrow" w:cs="Aptos Narrow"/>
                <w:color w:val="000000" w:themeColor="text1"/>
              </w:rPr>
              <w:t>Lesionados</w:t>
            </w:r>
          </w:p>
        </w:tc>
        <w:tc>
          <w:tcPr>
            <w:tcW w:w="1200" w:type="dxa"/>
            <w:shd w:val="clear" w:color="auto" w:fill="E8E8E8"/>
            <w:tcMar>
              <w:left w:w="70" w:type="dxa"/>
              <w:right w:w="70" w:type="dxa"/>
            </w:tcMar>
            <w:vAlign w:val="bottom"/>
          </w:tcPr>
          <w:p w14:paraId="3E38FCCF" w14:textId="2A8DA1B5" w:rsidR="00AB4E68" w:rsidRDefault="00AB4E68" w:rsidP="00AB4E68">
            <w:pPr>
              <w:spacing w:after="0"/>
              <w:jc w:val="center"/>
            </w:pPr>
            <w:r w:rsidRPr="726A3959">
              <w:rPr>
                <w:rFonts w:ascii="Aptos Narrow" w:eastAsia="Aptos Narrow" w:hAnsi="Aptos Narrow" w:cs="Aptos Narrow"/>
                <w:color w:val="000000" w:themeColor="text1"/>
              </w:rPr>
              <w:t>19.055</w:t>
            </w:r>
          </w:p>
        </w:tc>
        <w:tc>
          <w:tcPr>
            <w:tcW w:w="1200" w:type="dxa"/>
            <w:shd w:val="clear" w:color="auto" w:fill="E8E8E8"/>
            <w:tcMar>
              <w:left w:w="70" w:type="dxa"/>
              <w:right w:w="70" w:type="dxa"/>
            </w:tcMar>
            <w:vAlign w:val="bottom"/>
          </w:tcPr>
          <w:p w14:paraId="2B475B3B" w14:textId="7B9C05D5" w:rsidR="00AB4E68" w:rsidRDefault="00AB4E68" w:rsidP="00AB4E68">
            <w:pPr>
              <w:spacing w:after="0"/>
              <w:jc w:val="center"/>
            </w:pPr>
            <w:r w:rsidRPr="726A3959">
              <w:rPr>
                <w:rFonts w:ascii="Aptos Narrow" w:eastAsia="Aptos Narrow" w:hAnsi="Aptos Narrow" w:cs="Aptos Narrow"/>
                <w:color w:val="000000" w:themeColor="text1"/>
              </w:rPr>
              <w:t>19.992</w:t>
            </w:r>
          </w:p>
        </w:tc>
        <w:tc>
          <w:tcPr>
            <w:tcW w:w="1200" w:type="dxa"/>
            <w:shd w:val="clear" w:color="auto" w:fill="E8E8E8"/>
            <w:tcMar>
              <w:left w:w="70" w:type="dxa"/>
              <w:right w:w="70" w:type="dxa"/>
            </w:tcMar>
            <w:vAlign w:val="bottom"/>
          </w:tcPr>
          <w:p w14:paraId="6B83AB97" w14:textId="1D6D931E" w:rsidR="00AB4E68" w:rsidRDefault="00AB4E68" w:rsidP="00AB4E68">
            <w:pPr>
              <w:spacing w:after="0"/>
              <w:jc w:val="center"/>
            </w:pPr>
            <w:r w:rsidRPr="726A3959">
              <w:rPr>
                <w:rFonts w:ascii="Aptos Narrow" w:eastAsia="Aptos Narrow" w:hAnsi="Aptos Narrow" w:cs="Aptos Narrow"/>
                <w:color w:val="000000" w:themeColor="text1"/>
              </w:rPr>
              <w:t>19.103</w:t>
            </w:r>
          </w:p>
        </w:tc>
        <w:tc>
          <w:tcPr>
            <w:tcW w:w="1200" w:type="dxa"/>
            <w:shd w:val="clear" w:color="auto" w:fill="E8E8E8"/>
            <w:tcMar>
              <w:left w:w="70" w:type="dxa"/>
              <w:right w:w="70" w:type="dxa"/>
            </w:tcMar>
            <w:vAlign w:val="bottom"/>
          </w:tcPr>
          <w:p w14:paraId="355AB2CC" w14:textId="2D2A5478" w:rsidR="00AB4E68" w:rsidRDefault="00AB4E68" w:rsidP="00AB4E68">
            <w:pPr>
              <w:spacing w:after="0"/>
              <w:jc w:val="center"/>
            </w:pPr>
            <w:r w:rsidRPr="726A3959">
              <w:rPr>
                <w:rFonts w:ascii="Aptos Narrow" w:eastAsia="Aptos Narrow" w:hAnsi="Aptos Narrow" w:cs="Aptos Narrow"/>
                <w:color w:val="000000" w:themeColor="text1"/>
              </w:rPr>
              <w:t>17.571</w:t>
            </w:r>
          </w:p>
        </w:tc>
        <w:tc>
          <w:tcPr>
            <w:tcW w:w="1200" w:type="dxa"/>
            <w:shd w:val="clear" w:color="auto" w:fill="E8E8E8"/>
            <w:tcMar>
              <w:left w:w="70" w:type="dxa"/>
              <w:right w:w="70" w:type="dxa"/>
            </w:tcMar>
            <w:vAlign w:val="bottom"/>
          </w:tcPr>
          <w:p w14:paraId="738A0829" w14:textId="682F4B86" w:rsidR="00AB4E68" w:rsidRDefault="00AB4E68" w:rsidP="00AB4E68">
            <w:pPr>
              <w:spacing w:after="0"/>
              <w:jc w:val="center"/>
            </w:pPr>
            <w:r w:rsidRPr="726A3959">
              <w:rPr>
                <w:rFonts w:ascii="Aptos Narrow" w:eastAsia="Aptos Narrow" w:hAnsi="Aptos Narrow" w:cs="Aptos Narrow"/>
                <w:color w:val="000000" w:themeColor="text1"/>
              </w:rPr>
              <w:t>7.559</w:t>
            </w:r>
          </w:p>
        </w:tc>
      </w:tr>
      <w:tr w:rsidR="002D574F" w14:paraId="077CAC1A" w14:textId="77777777">
        <w:trPr>
          <w:trHeight w:val="300"/>
        </w:trPr>
        <w:tc>
          <w:tcPr>
            <w:tcW w:w="2280" w:type="dxa"/>
            <w:tcBorders>
              <w:top w:val="single" w:sz="8" w:space="0" w:color="44B3E1"/>
              <w:left w:val="nil"/>
              <w:bottom w:val="nil"/>
              <w:right w:val="nil"/>
            </w:tcBorders>
            <w:shd w:val="clear" w:color="auto" w:fill="002060"/>
            <w:tcMar>
              <w:left w:w="70" w:type="dxa"/>
              <w:right w:w="70" w:type="dxa"/>
            </w:tcMar>
            <w:vAlign w:val="bottom"/>
          </w:tcPr>
          <w:p w14:paraId="6763A17D" w14:textId="219365C7" w:rsidR="002D574F" w:rsidRDefault="002D574F" w:rsidP="002D574F">
            <w:pPr>
              <w:spacing w:after="0"/>
            </w:pPr>
            <w:r w:rsidRPr="726A3959">
              <w:rPr>
                <w:rFonts w:ascii="Aptos Narrow" w:eastAsia="Aptos Narrow" w:hAnsi="Aptos Narrow" w:cs="Aptos Narrow"/>
                <w:b/>
                <w:bCs/>
                <w:color w:val="FFFFFF" w:themeColor="background1"/>
              </w:rPr>
              <w:t xml:space="preserve">Total </w:t>
            </w:r>
            <w:r>
              <w:rPr>
                <w:rFonts w:ascii="Aptos Narrow" w:eastAsia="Aptos Narrow" w:hAnsi="Aptos Narrow" w:cs="Aptos Narrow"/>
                <w:b/>
                <w:bCs/>
                <w:color w:val="FFFFFF" w:themeColor="background1"/>
              </w:rPr>
              <w:t>victimas</w:t>
            </w:r>
          </w:p>
        </w:tc>
        <w:tc>
          <w:tcPr>
            <w:tcW w:w="1200" w:type="dxa"/>
            <w:tcBorders>
              <w:top w:val="single" w:sz="8" w:space="0" w:color="44B3E1"/>
              <w:left w:val="nil"/>
              <w:bottom w:val="nil"/>
              <w:right w:val="nil"/>
            </w:tcBorders>
            <w:shd w:val="clear" w:color="auto" w:fill="002060"/>
            <w:tcMar>
              <w:left w:w="70" w:type="dxa"/>
              <w:right w:w="70" w:type="dxa"/>
            </w:tcMar>
          </w:tcPr>
          <w:p w14:paraId="74372068" w14:textId="3BDDD1B0" w:rsidR="002D574F" w:rsidRPr="002D574F" w:rsidRDefault="002D574F" w:rsidP="002D574F">
            <w:pPr>
              <w:spacing w:after="0"/>
              <w:jc w:val="center"/>
              <w:rPr>
                <w:b/>
                <w:bCs/>
              </w:rPr>
            </w:pPr>
            <w:r w:rsidRPr="002D574F">
              <w:rPr>
                <w:b/>
                <w:bCs/>
              </w:rPr>
              <w:t>24.106</w:t>
            </w:r>
          </w:p>
        </w:tc>
        <w:tc>
          <w:tcPr>
            <w:tcW w:w="1200" w:type="dxa"/>
            <w:tcBorders>
              <w:top w:val="single" w:sz="8" w:space="0" w:color="44B3E1"/>
              <w:left w:val="nil"/>
              <w:bottom w:val="nil"/>
              <w:right w:val="nil"/>
            </w:tcBorders>
            <w:shd w:val="clear" w:color="auto" w:fill="002060"/>
            <w:tcMar>
              <w:left w:w="70" w:type="dxa"/>
              <w:right w:w="70" w:type="dxa"/>
            </w:tcMar>
          </w:tcPr>
          <w:p w14:paraId="01E33A7C" w14:textId="7BB0107B" w:rsidR="002D574F" w:rsidRPr="002D574F" w:rsidRDefault="002D574F" w:rsidP="002D574F">
            <w:pPr>
              <w:spacing w:after="0"/>
              <w:jc w:val="center"/>
              <w:rPr>
                <w:b/>
                <w:bCs/>
              </w:rPr>
            </w:pPr>
            <w:r w:rsidRPr="002D574F">
              <w:rPr>
                <w:b/>
                <w:bCs/>
              </w:rPr>
              <w:t>25.283</w:t>
            </w:r>
          </w:p>
        </w:tc>
        <w:tc>
          <w:tcPr>
            <w:tcW w:w="1200" w:type="dxa"/>
            <w:tcBorders>
              <w:top w:val="single" w:sz="8" w:space="0" w:color="44B3E1"/>
              <w:left w:val="nil"/>
              <w:bottom w:val="nil"/>
              <w:right w:val="nil"/>
            </w:tcBorders>
            <w:shd w:val="clear" w:color="auto" w:fill="002060"/>
            <w:tcMar>
              <w:left w:w="70" w:type="dxa"/>
              <w:right w:w="70" w:type="dxa"/>
            </w:tcMar>
          </w:tcPr>
          <w:p w14:paraId="05474E8A" w14:textId="2AEE85B6" w:rsidR="002D574F" w:rsidRPr="002D574F" w:rsidRDefault="002D574F" w:rsidP="002D574F">
            <w:pPr>
              <w:spacing w:after="0"/>
              <w:jc w:val="center"/>
              <w:rPr>
                <w:b/>
                <w:bCs/>
              </w:rPr>
            </w:pPr>
            <w:r w:rsidRPr="002D574F">
              <w:rPr>
                <w:b/>
                <w:bCs/>
              </w:rPr>
              <w:t>24.297</w:t>
            </w:r>
          </w:p>
        </w:tc>
        <w:tc>
          <w:tcPr>
            <w:tcW w:w="1200" w:type="dxa"/>
            <w:tcBorders>
              <w:top w:val="single" w:sz="8" w:space="0" w:color="44B3E1"/>
              <w:left w:val="nil"/>
              <w:bottom w:val="nil"/>
              <w:right w:val="nil"/>
            </w:tcBorders>
            <w:shd w:val="clear" w:color="auto" w:fill="002060"/>
            <w:tcMar>
              <w:left w:w="70" w:type="dxa"/>
              <w:right w:w="70" w:type="dxa"/>
            </w:tcMar>
          </w:tcPr>
          <w:p w14:paraId="1B9CAD0C" w14:textId="72D6BB34" w:rsidR="002D574F" w:rsidRPr="002D574F" w:rsidRDefault="002D574F" w:rsidP="002D574F">
            <w:pPr>
              <w:spacing w:after="0"/>
              <w:jc w:val="center"/>
              <w:rPr>
                <w:b/>
                <w:bCs/>
              </w:rPr>
            </w:pPr>
            <w:r w:rsidRPr="002D574F">
              <w:rPr>
                <w:b/>
                <w:bCs/>
              </w:rPr>
              <w:t>23.087</w:t>
            </w:r>
          </w:p>
        </w:tc>
        <w:tc>
          <w:tcPr>
            <w:tcW w:w="1200" w:type="dxa"/>
            <w:tcBorders>
              <w:top w:val="single" w:sz="8" w:space="0" w:color="44B3E1"/>
              <w:left w:val="nil"/>
              <w:bottom w:val="nil"/>
              <w:right w:val="nil"/>
            </w:tcBorders>
            <w:shd w:val="clear" w:color="auto" w:fill="002060"/>
            <w:tcMar>
              <w:left w:w="70" w:type="dxa"/>
              <w:right w:w="70" w:type="dxa"/>
            </w:tcMar>
          </w:tcPr>
          <w:p w14:paraId="64A77692" w14:textId="3D823266" w:rsidR="002D574F" w:rsidRPr="002D574F" w:rsidRDefault="002D574F" w:rsidP="002D574F">
            <w:pPr>
              <w:spacing w:after="0"/>
              <w:jc w:val="center"/>
              <w:rPr>
                <w:b/>
                <w:bCs/>
              </w:rPr>
            </w:pPr>
            <w:r w:rsidRPr="002D574F">
              <w:rPr>
                <w:b/>
                <w:bCs/>
              </w:rPr>
              <w:t>10.680</w:t>
            </w:r>
          </w:p>
        </w:tc>
      </w:tr>
    </w:tbl>
    <w:p w14:paraId="78DCE48F" w14:textId="2598075A" w:rsidR="00AB4E68" w:rsidRDefault="00AB4E68" w:rsidP="00B42E33">
      <w:pPr>
        <w:spacing w:after="0" w:line="240" w:lineRule="auto"/>
        <w:jc w:val="center"/>
        <w:rPr>
          <w:rFonts w:ascii="Verdana" w:eastAsia="Verdana" w:hAnsi="Verdana" w:cs="Verdana"/>
          <w:color w:val="000000" w:themeColor="text1"/>
          <w:sz w:val="18"/>
          <w:szCs w:val="18"/>
          <w:lang w:val="es-ES"/>
        </w:rPr>
      </w:pPr>
      <w:r w:rsidRPr="726A3959">
        <w:rPr>
          <w:rFonts w:ascii="Verdana" w:eastAsia="Verdana" w:hAnsi="Verdana" w:cs="Verdana"/>
          <w:color w:val="000000" w:themeColor="text1"/>
          <w:sz w:val="18"/>
          <w:szCs w:val="18"/>
          <w:lang w:val="es-ES"/>
        </w:rPr>
        <w:t>Fuente: INMLCF</w:t>
      </w:r>
    </w:p>
    <w:p w14:paraId="5F5FBDB8" w14:textId="77777777" w:rsidR="00B42E33" w:rsidRPr="00B42E33" w:rsidRDefault="00B42E33" w:rsidP="00B42E33">
      <w:pPr>
        <w:spacing w:after="0" w:line="240" w:lineRule="auto"/>
        <w:jc w:val="center"/>
        <w:rPr>
          <w:rFonts w:ascii="Verdana" w:eastAsia="Verdana" w:hAnsi="Verdana" w:cs="Verdana"/>
          <w:color w:val="000000" w:themeColor="text1"/>
          <w:sz w:val="18"/>
          <w:szCs w:val="18"/>
          <w:lang w:val="es-ES"/>
        </w:rPr>
      </w:pPr>
      <w:r w:rsidRPr="00B42E33">
        <w:rPr>
          <w:rFonts w:ascii="Verdana" w:eastAsia="Verdana" w:hAnsi="Verdana" w:cs="Verdana"/>
          <w:color w:val="000000" w:themeColor="text1"/>
          <w:sz w:val="18"/>
          <w:szCs w:val="18"/>
          <w:lang w:val="es-ES"/>
        </w:rPr>
        <w:t>La información del año 2025* corresponde a datos preliminares con corte a diciembre de 2025.</w:t>
      </w:r>
    </w:p>
    <w:p w14:paraId="76FE30F4" w14:textId="77777777" w:rsidR="00B42E33" w:rsidRPr="00B42E33" w:rsidRDefault="00B42E33" w:rsidP="00B42E33">
      <w:pPr>
        <w:spacing w:after="0" w:line="240" w:lineRule="auto"/>
        <w:jc w:val="center"/>
        <w:rPr>
          <w:rFonts w:ascii="Verdana" w:eastAsia="Verdana" w:hAnsi="Verdana" w:cs="Verdana"/>
          <w:color w:val="000000" w:themeColor="text1"/>
          <w:sz w:val="18"/>
          <w:szCs w:val="18"/>
          <w:lang w:val="es-ES"/>
        </w:rPr>
      </w:pPr>
      <w:r w:rsidRPr="00B42E33">
        <w:rPr>
          <w:rFonts w:ascii="Verdana" w:eastAsia="Verdana" w:hAnsi="Verdana" w:cs="Verdana"/>
          <w:color w:val="000000" w:themeColor="text1"/>
          <w:sz w:val="18"/>
          <w:szCs w:val="18"/>
          <w:lang w:val="es-ES"/>
        </w:rPr>
        <w:t>La información del año 2026** corresponde a datos preliminares con corte a junio de 2026.</w:t>
      </w:r>
    </w:p>
    <w:p w14:paraId="264C7CE2" w14:textId="77777777" w:rsidR="00B42E33" w:rsidRDefault="00B42E33" w:rsidP="00AB4E68">
      <w:pPr>
        <w:jc w:val="center"/>
        <w:rPr>
          <w:rFonts w:ascii="Verdana" w:eastAsia="Verdana" w:hAnsi="Verdana" w:cs="Verdana"/>
          <w:color w:val="000000" w:themeColor="text1"/>
          <w:sz w:val="18"/>
          <w:szCs w:val="18"/>
          <w:lang w:val="es-ES"/>
        </w:rPr>
      </w:pPr>
    </w:p>
    <w:p w14:paraId="38AF39EB" w14:textId="21482DC4" w:rsidR="00BE4890" w:rsidRDefault="00B42E33" w:rsidP="00BE4890">
      <w:pPr>
        <w:jc w:val="both"/>
      </w:pPr>
      <w:r>
        <w:rPr>
          <w:rFonts w:ascii="Verdana" w:eastAsia="Verdana" w:hAnsi="Verdana" w:cs="Verdana"/>
          <w:color w:val="000000" w:themeColor="text1"/>
          <w:lang w:val="es-ES"/>
        </w:rPr>
        <w:t>La información</w:t>
      </w:r>
      <w:r w:rsidR="00BE4890">
        <w:rPr>
          <w:rFonts w:ascii="Verdana" w:eastAsia="Verdana" w:hAnsi="Verdana" w:cs="Verdana"/>
          <w:color w:val="000000" w:themeColor="text1"/>
          <w:lang w:val="es-ES"/>
        </w:rPr>
        <w:t xml:space="preserve"> de las demás variables </w:t>
      </w:r>
      <w:r>
        <w:rPr>
          <w:rFonts w:ascii="Verdana" w:eastAsia="Verdana" w:hAnsi="Verdana" w:cs="Verdana"/>
          <w:color w:val="000000" w:themeColor="text1"/>
          <w:lang w:val="es-ES"/>
        </w:rPr>
        <w:t>solicitadas</w:t>
      </w:r>
      <w:r w:rsidR="00BE4890">
        <w:rPr>
          <w:rFonts w:ascii="Verdana" w:eastAsia="Verdana" w:hAnsi="Verdana" w:cs="Verdana"/>
          <w:color w:val="000000" w:themeColor="text1"/>
          <w:lang w:val="es-ES"/>
        </w:rPr>
        <w:t xml:space="preserve">, pueden ser consultadas en </w:t>
      </w:r>
      <w:r w:rsidR="00BE4890" w:rsidRPr="726A3959">
        <w:rPr>
          <w:rFonts w:ascii="Verdana" w:eastAsia="Verdana" w:hAnsi="Verdana" w:cs="Verdana"/>
          <w:color w:val="000000" w:themeColor="text1"/>
          <w:lang w:val="es-ES"/>
        </w:rPr>
        <w:t xml:space="preserve">el archivo </w:t>
      </w:r>
      <w:r w:rsidR="00BE4890">
        <w:rPr>
          <w:rFonts w:ascii="Verdana" w:eastAsia="Verdana" w:hAnsi="Verdana" w:cs="Verdana"/>
          <w:color w:val="000000" w:themeColor="text1"/>
          <w:lang w:val="es-ES"/>
        </w:rPr>
        <w:t xml:space="preserve">adjunto </w:t>
      </w:r>
      <w:r w:rsidRPr="00B42E33">
        <w:rPr>
          <w:rFonts w:ascii="Verdana" w:eastAsia="Verdana" w:hAnsi="Verdana" w:cs="Verdana"/>
          <w:color w:val="000000" w:themeColor="text1"/>
          <w:lang w:val="es-ES"/>
        </w:rPr>
        <w:t>SiniestralidadNacional_2022_2026</w:t>
      </w:r>
      <w:r>
        <w:rPr>
          <w:rFonts w:ascii="Verdana" w:eastAsia="Verdana" w:hAnsi="Verdana" w:cs="Verdana"/>
          <w:color w:val="000000" w:themeColor="text1"/>
          <w:lang w:val="es-ES"/>
        </w:rPr>
        <w:t>.xlsx, relacionado también en la pregunta 1 del numeral 1.</w:t>
      </w:r>
    </w:p>
    <w:p w14:paraId="46E5B31D" w14:textId="7F442239" w:rsidR="00A472D1" w:rsidRDefault="00A472D1" w:rsidP="16584695">
      <w:pPr>
        <w:pStyle w:val="Prrafodelista"/>
        <w:numPr>
          <w:ilvl w:val="1"/>
          <w:numId w:val="13"/>
        </w:numPr>
        <w:tabs>
          <w:tab w:val="left" w:pos="719"/>
        </w:tabs>
        <w:spacing w:before="3"/>
        <w:ind w:left="719" w:hanging="358"/>
        <w:jc w:val="both"/>
        <w:rPr>
          <w:sz w:val="24"/>
          <w:szCs w:val="24"/>
        </w:rPr>
      </w:pPr>
      <w:r w:rsidRPr="16584695">
        <w:rPr>
          <w:w w:val="80"/>
          <w:sz w:val="24"/>
          <w:szCs w:val="24"/>
        </w:rPr>
        <w:t>¿Cuáles</w:t>
      </w:r>
      <w:r w:rsidRPr="16584695">
        <w:rPr>
          <w:sz w:val="24"/>
          <w:szCs w:val="24"/>
        </w:rPr>
        <w:t xml:space="preserve"> </w:t>
      </w:r>
      <w:r w:rsidRPr="16584695">
        <w:rPr>
          <w:w w:val="80"/>
          <w:sz w:val="24"/>
          <w:szCs w:val="24"/>
        </w:rPr>
        <w:t>son</w:t>
      </w:r>
      <w:r w:rsidRPr="16584695">
        <w:rPr>
          <w:spacing w:val="2"/>
          <w:sz w:val="24"/>
          <w:szCs w:val="24"/>
        </w:rPr>
        <w:t xml:space="preserve"> </w:t>
      </w:r>
      <w:r w:rsidRPr="16584695">
        <w:rPr>
          <w:w w:val="80"/>
          <w:sz w:val="24"/>
          <w:szCs w:val="24"/>
        </w:rPr>
        <w:t>las</w:t>
      </w:r>
      <w:r w:rsidRPr="16584695">
        <w:rPr>
          <w:spacing w:val="-2"/>
          <w:sz w:val="24"/>
          <w:szCs w:val="24"/>
        </w:rPr>
        <w:t xml:space="preserve"> </w:t>
      </w:r>
      <w:r w:rsidRPr="16584695">
        <w:rPr>
          <w:w w:val="80"/>
          <w:sz w:val="24"/>
          <w:szCs w:val="24"/>
        </w:rPr>
        <w:t>principales</w:t>
      </w:r>
      <w:r w:rsidRPr="16584695">
        <w:rPr>
          <w:spacing w:val="-2"/>
          <w:sz w:val="24"/>
          <w:szCs w:val="24"/>
        </w:rPr>
        <w:t xml:space="preserve"> </w:t>
      </w:r>
      <w:r w:rsidRPr="16584695">
        <w:rPr>
          <w:w w:val="80"/>
          <w:sz w:val="24"/>
          <w:szCs w:val="24"/>
        </w:rPr>
        <w:t>causas</w:t>
      </w:r>
      <w:r w:rsidRPr="16584695">
        <w:rPr>
          <w:spacing w:val="-4"/>
          <w:sz w:val="24"/>
          <w:szCs w:val="24"/>
        </w:rPr>
        <w:t xml:space="preserve"> </w:t>
      </w:r>
      <w:r w:rsidRPr="16584695">
        <w:rPr>
          <w:w w:val="80"/>
          <w:sz w:val="24"/>
          <w:szCs w:val="24"/>
        </w:rPr>
        <w:t>identificadas</w:t>
      </w:r>
      <w:r w:rsidRPr="16584695">
        <w:rPr>
          <w:sz w:val="24"/>
          <w:szCs w:val="24"/>
        </w:rPr>
        <w:t xml:space="preserve"> </w:t>
      </w:r>
      <w:r w:rsidRPr="16584695">
        <w:rPr>
          <w:w w:val="80"/>
          <w:sz w:val="24"/>
          <w:szCs w:val="24"/>
        </w:rPr>
        <w:t>en</w:t>
      </w:r>
      <w:r w:rsidRPr="16584695">
        <w:rPr>
          <w:spacing w:val="2"/>
          <w:sz w:val="24"/>
          <w:szCs w:val="24"/>
        </w:rPr>
        <w:t xml:space="preserve"> </w:t>
      </w:r>
      <w:r w:rsidRPr="16584695">
        <w:rPr>
          <w:w w:val="80"/>
          <w:sz w:val="24"/>
          <w:szCs w:val="24"/>
        </w:rPr>
        <w:t>los</w:t>
      </w:r>
      <w:r w:rsidRPr="16584695">
        <w:rPr>
          <w:spacing w:val="-5"/>
          <w:sz w:val="24"/>
          <w:szCs w:val="24"/>
        </w:rPr>
        <w:t xml:space="preserve"> </w:t>
      </w:r>
      <w:r w:rsidRPr="16584695">
        <w:rPr>
          <w:w w:val="80"/>
          <w:sz w:val="24"/>
          <w:szCs w:val="24"/>
        </w:rPr>
        <w:t>siniestros</w:t>
      </w:r>
      <w:r w:rsidRPr="16584695">
        <w:rPr>
          <w:spacing w:val="1"/>
          <w:sz w:val="24"/>
          <w:szCs w:val="24"/>
        </w:rPr>
        <w:t xml:space="preserve"> </w:t>
      </w:r>
      <w:r w:rsidRPr="16584695">
        <w:rPr>
          <w:w w:val="80"/>
          <w:sz w:val="24"/>
          <w:szCs w:val="24"/>
        </w:rPr>
        <w:t>viales</w:t>
      </w:r>
      <w:r w:rsidRPr="16584695">
        <w:rPr>
          <w:spacing w:val="-4"/>
          <w:sz w:val="24"/>
          <w:szCs w:val="24"/>
        </w:rPr>
        <w:t xml:space="preserve"> </w:t>
      </w:r>
      <w:r w:rsidRPr="16584695">
        <w:rPr>
          <w:w w:val="80"/>
          <w:sz w:val="24"/>
          <w:szCs w:val="24"/>
        </w:rPr>
        <w:t>que</w:t>
      </w:r>
      <w:r w:rsidRPr="16584695">
        <w:rPr>
          <w:spacing w:val="2"/>
          <w:sz w:val="24"/>
          <w:szCs w:val="24"/>
        </w:rPr>
        <w:t xml:space="preserve"> </w:t>
      </w:r>
      <w:r w:rsidRPr="16584695">
        <w:rPr>
          <w:w w:val="80"/>
          <w:sz w:val="24"/>
          <w:szCs w:val="24"/>
        </w:rPr>
        <w:t>involucran</w:t>
      </w:r>
      <w:r w:rsidRPr="16584695">
        <w:rPr>
          <w:spacing w:val="2"/>
          <w:sz w:val="24"/>
          <w:szCs w:val="24"/>
        </w:rPr>
        <w:t xml:space="preserve"> </w:t>
      </w:r>
      <w:r w:rsidRPr="16584695">
        <w:rPr>
          <w:w w:val="80"/>
          <w:sz w:val="24"/>
          <w:szCs w:val="24"/>
        </w:rPr>
        <w:t>a</w:t>
      </w:r>
      <w:r w:rsidRPr="16584695">
        <w:rPr>
          <w:spacing w:val="-2"/>
          <w:sz w:val="24"/>
          <w:szCs w:val="24"/>
        </w:rPr>
        <w:t xml:space="preserve"> </w:t>
      </w:r>
      <w:r w:rsidRPr="16584695">
        <w:rPr>
          <w:spacing w:val="-2"/>
          <w:w w:val="80"/>
          <w:sz w:val="24"/>
          <w:szCs w:val="24"/>
        </w:rPr>
        <w:t>motociclistas?</w:t>
      </w:r>
      <w:r w:rsidR="2630B7C0" w:rsidRPr="44201F64">
        <w:rPr>
          <w:sz w:val="24"/>
          <w:szCs w:val="24"/>
        </w:rPr>
        <w:t xml:space="preserve"> </w:t>
      </w:r>
      <w:r w:rsidR="2630B7C0" w:rsidRPr="4AD31416">
        <w:rPr>
          <w:b/>
          <w:bCs/>
          <w:color w:val="FF0000"/>
          <w:sz w:val="24"/>
          <w:szCs w:val="24"/>
        </w:rPr>
        <w:t>ONSV</w:t>
      </w:r>
    </w:p>
    <w:p w14:paraId="6E6193F2" w14:textId="7C47DFC7" w:rsidR="00A472D1" w:rsidRDefault="00A472D1" w:rsidP="16584695">
      <w:pPr>
        <w:pStyle w:val="Prrafodelista"/>
        <w:tabs>
          <w:tab w:val="left" w:pos="719"/>
        </w:tabs>
        <w:spacing w:before="3"/>
        <w:ind w:left="719" w:hanging="358"/>
        <w:jc w:val="both"/>
        <w:rPr>
          <w:b/>
          <w:bCs/>
          <w:color w:val="FF0000"/>
          <w:sz w:val="24"/>
          <w:szCs w:val="24"/>
        </w:rPr>
      </w:pPr>
    </w:p>
    <w:p w14:paraId="552B5373" w14:textId="403FACD2" w:rsidR="00A472D1" w:rsidRDefault="00B42E33" w:rsidP="726A3959">
      <w:pPr>
        <w:jc w:val="both"/>
      </w:pPr>
      <w:r>
        <w:rPr>
          <w:rFonts w:ascii="Verdana" w:eastAsia="Verdana" w:hAnsi="Verdana" w:cs="Verdana"/>
          <w:color w:val="000000" w:themeColor="text1"/>
          <w:lang w:val="es-ES"/>
        </w:rPr>
        <w:lastRenderedPageBreak/>
        <w:t>Cabe señalar que l</w:t>
      </w:r>
      <w:r w:rsidR="387F15A2" w:rsidRPr="726A3959">
        <w:rPr>
          <w:rFonts w:ascii="Verdana" w:eastAsia="Verdana" w:hAnsi="Verdana" w:cs="Verdana"/>
          <w:color w:val="000000" w:themeColor="text1"/>
          <w:lang w:val="es-ES"/>
        </w:rPr>
        <w:t>as circunstancia o causa probable no se encuentra definida en todos los registros de nuestra fuente primaria INMLCF</w:t>
      </w:r>
      <w:r>
        <w:rPr>
          <w:rFonts w:ascii="Verdana" w:eastAsia="Verdana" w:hAnsi="Verdana" w:cs="Verdana"/>
          <w:color w:val="000000" w:themeColor="text1"/>
          <w:lang w:val="es-ES"/>
        </w:rPr>
        <w:t xml:space="preserve">. Teniendo en cuenta lo anterior, </w:t>
      </w:r>
      <w:r w:rsidR="387F15A2" w:rsidRPr="726A3959">
        <w:rPr>
          <w:rFonts w:ascii="Verdana" w:eastAsia="Verdana" w:hAnsi="Verdana" w:cs="Verdana"/>
          <w:color w:val="000000" w:themeColor="text1"/>
          <w:lang w:val="es-ES"/>
        </w:rPr>
        <w:t>realizado el análisis en los registros que contienen información de circunstancia durante el período 2022 a 2026 para usuario de motocicleta se identifican</w:t>
      </w:r>
      <w:r>
        <w:rPr>
          <w:rFonts w:ascii="Verdana" w:eastAsia="Verdana" w:hAnsi="Verdana" w:cs="Verdana"/>
          <w:color w:val="000000" w:themeColor="text1"/>
          <w:lang w:val="es-ES"/>
        </w:rPr>
        <w:t xml:space="preserve"> las siguientes</w:t>
      </w:r>
      <w:r w:rsidR="387F15A2" w:rsidRPr="726A3959">
        <w:rPr>
          <w:rFonts w:ascii="Verdana" w:eastAsia="Verdana" w:hAnsi="Verdana" w:cs="Verdana"/>
          <w:color w:val="000000" w:themeColor="text1"/>
          <w:lang w:val="es-ES"/>
        </w:rPr>
        <w:t>:</w:t>
      </w:r>
    </w:p>
    <w:p w14:paraId="46A2F9ED" w14:textId="5E2E12D5" w:rsidR="00A472D1" w:rsidRDefault="387F15A2" w:rsidP="726A3959">
      <w:pPr>
        <w:jc w:val="both"/>
      </w:pPr>
      <w:r w:rsidRPr="726A3959">
        <w:rPr>
          <w:rFonts w:ascii="Verdana" w:eastAsia="Verdana" w:hAnsi="Verdana" w:cs="Verdana"/>
          <w:color w:val="000000" w:themeColor="text1"/>
          <w:lang w:val="es-ES"/>
        </w:rPr>
        <w:t>Tabla 9. Circunstancia probable para registros Fallecidos Usuarios Motocicleta</w:t>
      </w:r>
    </w:p>
    <w:p w14:paraId="67E7E5C7" w14:textId="64A78388" w:rsidR="00A472D1" w:rsidRDefault="387F15A2" w:rsidP="726A3959">
      <w:pPr>
        <w:jc w:val="center"/>
      </w:pPr>
      <w:r w:rsidRPr="726A3959">
        <w:rPr>
          <w:rFonts w:ascii="Verdana" w:eastAsia="Verdana" w:hAnsi="Verdana" w:cs="Verdana"/>
          <w:color w:val="000000" w:themeColor="text1"/>
          <w:sz w:val="18"/>
          <w:szCs w:val="18"/>
          <w:lang w:val="es-ES"/>
        </w:rPr>
        <w:t>Fuente: Base SIRDEC del INMLCF</w:t>
      </w:r>
    </w:p>
    <w:p w14:paraId="78B0D017" w14:textId="12F9E736" w:rsidR="00A472D1" w:rsidRDefault="387F15A2" w:rsidP="726A3959">
      <w:pPr>
        <w:jc w:val="both"/>
      </w:pPr>
      <w:r w:rsidRPr="726A3959">
        <w:rPr>
          <w:rFonts w:ascii="Verdana" w:eastAsia="Verdana" w:hAnsi="Verdana" w:cs="Verdana"/>
          <w:color w:val="000000" w:themeColor="text1"/>
          <w:lang w:val="es-ES"/>
        </w:rPr>
        <w:t xml:space="preserve"> </w:t>
      </w:r>
    </w:p>
    <w:p w14:paraId="7A1B196E" w14:textId="7258D7E4" w:rsidR="00A472D1" w:rsidRDefault="387F15A2" w:rsidP="726A3959">
      <w:pPr>
        <w:jc w:val="both"/>
      </w:pPr>
      <w:r w:rsidRPr="726A3959">
        <w:rPr>
          <w:rFonts w:ascii="Verdana" w:eastAsia="Verdana" w:hAnsi="Verdana" w:cs="Verdana"/>
          <w:color w:val="000000" w:themeColor="text1"/>
          <w:lang w:val="es-ES"/>
        </w:rPr>
        <w:t>Tabla 10. Circunstancia probable para registros Lesionados Usuarios Motocicleta</w:t>
      </w:r>
    </w:p>
    <w:tbl>
      <w:tblPr>
        <w:tblW w:w="0" w:type="auto"/>
        <w:tblCellMar>
          <w:left w:w="10" w:type="dxa"/>
          <w:right w:w="10" w:type="dxa"/>
        </w:tblCellMar>
        <w:tblLook w:val="04A0" w:firstRow="1" w:lastRow="0" w:firstColumn="1" w:lastColumn="0" w:noHBand="0" w:noVBand="1"/>
      </w:tblPr>
      <w:tblGrid>
        <w:gridCol w:w="4185"/>
        <w:gridCol w:w="405"/>
        <w:gridCol w:w="1755"/>
        <w:gridCol w:w="405"/>
      </w:tblGrid>
      <w:tr w:rsidR="726A3959" w14:paraId="19D5C0E3" w14:textId="77777777" w:rsidTr="726A3959">
        <w:trPr>
          <w:gridAfter w:val="1"/>
          <w:wAfter w:w="405" w:type="dxa"/>
          <w:trHeight w:val="300"/>
        </w:trPr>
        <w:tc>
          <w:tcPr>
            <w:tcW w:w="4185" w:type="dxa"/>
            <w:tcBorders>
              <w:top w:val="nil"/>
              <w:left w:val="nil"/>
              <w:bottom w:val="single" w:sz="8" w:space="0" w:color="44B3E1"/>
              <w:right w:val="nil"/>
            </w:tcBorders>
            <w:shd w:val="clear" w:color="auto" w:fill="002060"/>
            <w:tcMar>
              <w:left w:w="70" w:type="dxa"/>
              <w:right w:w="70" w:type="dxa"/>
            </w:tcMar>
            <w:vAlign w:val="bottom"/>
          </w:tcPr>
          <w:p w14:paraId="7A693379" w14:textId="22B6ECCB" w:rsidR="726A3959" w:rsidRDefault="726A3959" w:rsidP="726A3959">
            <w:pPr>
              <w:spacing w:after="0"/>
            </w:pPr>
            <w:r w:rsidRPr="726A3959">
              <w:rPr>
                <w:rFonts w:ascii="Aptos Narrow" w:eastAsia="Aptos Narrow" w:hAnsi="Aptos Narrow" w:cs="Aptos Narrow"/>
                <w:b/>
                <w:bCs/>
                <w:color w:val="FFFFFF" w:themeColor="background1"/>
              </w:rPr>
              <w:t>Circunstancia</w:t>
            </w:r>
          </w:p>
        </w:tc>
        <w:tc>
          <w:tcPr>
            <w:tcW w:w="2160" w:type="dxa"/>
            <w:gridSpan w:val="2"/>
            <w:tcBorders>
              <w:top w:val="nil"/>
              <w:left w:val="nil"/>
              <w:bottom w:val="single" w:sz="8" w:space="0" w:color="44B3E1"/>
              <w:right w:val="nil"/>
            </w:tcBorders>
            <w:shd w:val="clear" w:color="auto" w:fill="002060"/>
            <w:tcMar>
              <w:left w:w="70" w:type="dxa"/>
              <w:right w:w="70" w:type="dxa"/>
            </w:tcMar>
            <w:vAlign w:val="bottom"/>
          </w:tcPr>
          <w:p w14:paraId="15ED4EE9" w14:textId="66DA2BF1" w:rsidR="726A3959" w:rsidRDefault="726A3959" w:rsidP="726A3959">
            <w:pPr>
              <w:spacing w:after="0"/>
              <w:jc w:val="center"/>
            </w:pPr>
            <w:r w:rsidRPr="726A3959">
              <w:rPr>
                <w:rFonts w:ascii="Aptos Narrow" w:eastAsia="Aptos Narrow" w:hAnsi="Aptos Narrow" w:cs="Aptos Narrow"/>
                <w:b/>
                <w:bCs/>
                <w:color w:val="FFFFFF" w:themeColor="background1"/>
              </w:rPr>
              <w:t>%</w:t>
            </w:r>
          </w:p>
        </w:tc>
      </w:tr>
      <w:tr w:rsidR="726A3959" w14:paraId="2F18ADF2" w14:textId="77777777" w:rsidTr="726A3959">
        <w:trPr>
          <w:gridAfter w:val="1"/>
          <w:wAfter w:w="405" w:type="dxa"/>
          <w:trHeight w:val="300"/>
        </w:trPr>
        <w:tc>
          <w:tcPr>
            <w:tcW w:w="4185" w:type="dxa"/>
            <w:tcMar>
              <w:left w:w="70" w:type="dxa"/>
              <w:right w:w="70" w:type="dxa"/>
            </w:tcMar>
          </w:tcPr>
          <w:p w14:paraId="2C65B497" w14:textId="045B46FF" w:rsidR="726A3959" w:rsidRDefault="726A3959" w:rsidP="726A3959">
            <w:pPr>
              <w:spacing w:after="0"/>
            </w:pPr>
            <w:r w:rsidRPr="726A3959">
              <w:rPr>
                <w:rFonts w:ascii="Calibri" w:eastAsia="Calibri" w:hAnsi="Calibri" w:cs="Calibri"/>
              </w:rPr>
              <w:t>Exceso De Velocidad</w:t>
            </w:r>
          </w:p>
        </w:tc>
        <w:tc>
          <w:tcPr>
            <w:tcW w:w="2160" w:type="dxa"/>
            <w:gridSpan w:val="2"/>
            <w:tcMar>
              <w:left w:w="70" w:type="dxa"/>
              <w:right w:w="70" w:type="dxa"/>
            </w:tcMar>
          </w:tcPr>
          <w:p w14:paraId="2F176694" w14:textId="21F7300E" w:rsidR="726A3959" w:rsidRDefault="726A3959" w:rsidP="726A3959">
            <w:pPr>
              <w:spacing w:after="0"/>
              <w:jc w:val="center"/>
            </w:pPr>
            <w:r w:rsidRPr="726A3959">
              <w:rPr>
                <w:rFonts w:ascii="Calibri" w:eastAsia="Calibri" w:hAnsi="Calibri" w:cs="Calibri"/>
              </w:rPr>
              <w:t>47%</w:t>
            </w:r>
          </w:p>
        </w:tc>
      </w:tr>
      <w:tr w:rsidR="726A3959" w14:paraId="457723EB" w14:textId="77777777" w:rsidTr="726A3959">
        <w:trPr>
          <w:gridAfter w:val="1"/>
          <w:wAfter w:w="405" w:type="dxa"/>
          <w:trHeight w:val="300"/>
        </w:trPr>
        <w:tc>
          <w:tcPr>
            <w:tcW w:w="4185" w:type="dxa"/>
            <w:shd w:val="clear" w:color="auto" w:fill="E8E8E8"/>
            <w:tcMar>
              <w:left w:w="70" w:type="dxa"/>
              <w:right w:w="70" w:type="dxa"/>
            </w:tcMar>
          </w:tcPr>
          <w:p w14:paraId="40976C1B" w14:textId="1E50704B" w:rsidR="726A3959" w:rsidRDefault="726A3959" w:rsidP="726A3959">
            <w:pPr>
              <w:spacing w:after="0"/>
            </w:pPr>
            <w:r w:rsidRPr="726A3959">
              <w:rPr>
                <w:rFonts w:ascii="Calibri" w:eastAsia="Calibri" w:hAnsi="Calibri" w:cs="Calibri"/>
                <w:color w:val="000000" w:themeColor="text1"/>
              </w:rPr>
              <w:t>Desobedecer Señales De Tránsito</w:t>
            </w:r>
          </w:p>
        </w:tc>
        <w:tc>
          <w:tcPr>
            <w:tcW w:w="2160" w:type="dxa"/>
            <w:gridSpan w:val="2"/>
            <w:shd w:val="clear" w:color="auto" w:fill="E8E8E8"/>
            <w:tcMar>
              <w:left w:w="70" w:type="dxa"/>
              <w:right w:w="70" w:type="dxa"/>
            </w:tcMar>
          </w:tcPr>
          <w:p w14:paraId="4499A771" w14:textId="74219625" w:rsidR="726A3959" w:rsidRDefault="726A3959" w:rsidP="726A3959">
            <w:pPr>
              <w:spacing w:after="0"/>
              <w:jc w:val="center"/>
            </w:pPr>
            <w:r w:rsidRPr="726A3959">
              <w:rPr>
                <w:rFonts w:ascii="Calibri" w:eastAsia="Calibri" w:hAnsi="Calibri" w:cs="Calibri"/>
                <w:color w:val="000000" w:themeColor="text1"/>
              </w:rPr>
              <w:t>33%</w:t>
            </w:r>
          </w:p>
        </w:tc>
      </w:tr>
      <w:tr w:rsidR="726A3959" w14:paraId="1D5447EB" w14:textId="77777777" w:rsidTr="726A3959">
        <w:trPr>
          <w:gridAfter w:val="1"/>
          <w:wAfter w:w="405" w:type="dxa"/>
          <w:trHeight w:val="300"/>
        </w:trPr>
        <w:tc>
          <w:tcPr>
            <w:tcW w:w="4185" w:type="dxa"/>
            <w:tcMar>
              <w:left w:w="70" w:type="dxa"/>
              <w:right w:w="70" w:type="dxa"/>
            </w:tcMar>
          </w:tcPr>
          <w:p w14:paraId="0D2A724D" w14:textId="0A15D8E8" w:rsidR="726A3959" w:rsidRDefault="726A3959" w:rsidP="726A3959">
            <w:pPr>
              <w:spacing w:after="0"/>
            </w:pPr>
            <w:r w:rsidRPr="726A3959">
              <w:rPr>
                <w:rFonts w:ascii="Calibri" w:eastAsia="Calibri" w:hAnsi="Calibri" w:cs="Calibri"/>
              </w:rPr>
              <w:t>Embriaguez (Alcohólica Y No Alcohólica)</w:t>
            </w:r>
          </w:p>
        </w:tc>
        <w:tc>
          <w:tcPr>
            <w:tcW w:w="2160" w:type="dxa"/>
            <w:gridSpan w:val="2"/>
            <w:tcMar>
              <w:left w:w="70" w:type="dxa"/>
              <w:right w:w="70" w:type="dxa"/>
            </w:tcMar>
          </w:tcPr>
          <w:p w14:paraId="52C10D6C" w14:textId="7E1BA609" w:rsidR="726A3959" w:rsidRDefault="726A3959" w:rsidP="726A3959">
            <w:pPr>
              <w:spacing w:after="0"/>
              <w:jc w:val="center"/>
            </w:pPr>
            <w:r w:rsidRPr="726A3959">
              <w:rPr>
                <w:rFonts w:ascii="Calibri" w:eastAsia="Calibri" w:hAnsi="Calibri" w:cs="Calibri"/>
              </w:rPr>
              <w:t>6%</w:t>
            </w:r>
          </w:p>
        </w:tc>
      </w:tr>
      <w:tr w:rsidR="726A3959" w14:paraId="4D681B08" w14:textId="77777777" w:rsidTr="726A3959">
        <w:trPr>
          <w:gridAfter w:val="1"/>
          <w:wAfter w:w="405" w:type="dxa"/>
          <w:trHeight w:val="300"/>
        </w:trPr>
        <w:tc>
          <w:tcPr>
            <w:tcW w:w="4185" w:type="dxa"/>
            <w:shd w:val="clear" w:color="auto" w:fill="E8E8E8"/>
            <w:tcMar>
              <w:left w:w="70" w:type="dxa"/>
              <w:right w:w="70" w:type="dxa"/>
            </w:tcMar>
          </w:tcPr>
          <w:p w14:paraId="37EF5367" w14:textId="41C3B3F7" w:rsidR="726A3959" w:rsidRDefault="726A3959" w:rsidP="726A3959">
            <w:pPr>
              <w:spacing w:after="0"/>
            </w:pPr>
            <w:r w:rsidRPr="726A3959">
              <w:rPr>
                <w:rFonts w:ascii="Calibri" w:eastAsia="Calibri" w:hAnsi="Calibri" w:cs="Calibri"/>
                <w:color w:val="000000" w:themeColor="text1"/>
              </w:rPr>
              <w:t>Malas Condiciones De La Vía</w:t>
            </w:r>
          </w:p>
        </w:tc>
        <w:tc>
          <w:tcPr>
            <w:tcW w:w="2160" w:type="dxa"/>
            <w:gridSpan w:val="2"/>
            <w:shd w:val="clear" w:color="auto" w:fill="E8E8E8"/>
            <w:tcMar>
              <w:left w:w="70" w:type="dxa"/>
              <w:right w:w="70" w:type="dxa"/>
            </w:tcMar>
          </w:tcPr>
          <w:p w14:paraId="6DCFE67D" w14:textId="48793C7F" w:rsidR="726A3959" w:rsidRDefault="726A3959" w:rsidP="726A3959">
            <w:pPr>
              <w:spacing w:after="0"/>
              <w:jc w:val="center"/>
            </w:pPr>
            <w:r w:rsidRPr="726A3959">
              <w:rPr>
                <w:rFonts w:ascii="Calibri" w:eastAsia="Calibri" w:hAnsi="Calibri" w:cs="Calibri"/>
                <w:color w:val="000000" w:themeColor="text1"/>
              </w:rPr>
              <w:t>3%</w:t>
            </w:r>
          </w:p>
        </w:tc>
      </w:tr>
      <w:tr w:rsidR="726A3959" w14:paraId="79E4D451" w14:textId="77777777" w:rsidTr="726A3959">
        <w:trPr>
          <w:trHeight w:val="300"/>
        </w:trPr>
        <w:tc>
          <w:tcPr>
            <w:tcW w:w="4590" w:type="dxa"/>
            <w:gridSpan w:val="2"/>
            <w:tcBorders>
              <w:top w:val="nil"/>
              <w:left w:val="nil"/>
              <w:bottom w:val="single" w:sz="8" w:space="0" w:color="44B3E1"/>
              <w:right w:val="nil"/>
            </w:tcBorders>
            <w:shd w:val="clear" w:color="auto" w:fill="002060"/>
            <w:tcMar>
              <w:left w:w="70" w:type="dxa"/>
              <w:right w:w="70" w:type="dxa"/>
            </w:tcMar>
            <w:vAlign w:val="bottom"/>
          </w:tcPr>
          <w:p w14:paraId="50EA1FE4" w14:textId="22B075A9" w:rsidR="726A3959" w:rsidRDefault="726A3959" w:rsidP="726A3959">
            <w:pPr>
              <w:spacing w:after="0"/>
            </w:pPr>
            <w:r w:rsidRPr="726A3959">
              <w:rPr>
                <w:rFonts w:ascii="Aptos Narrow" w:eastAsia="Aptos Narrow" w:hAnsi="Aptos Narrow" w:cs="Aptos Narrow"/>
                <w:b/>
                <w:bCs/>
                <w:color w:val="FFFFFF" w:themeColor="background1"/>
              </w:rPr>
              <w:t>Circunstancia</w:t>
            </w:r>
          </w:p>
        </w:tc>
        <w:tc>
          <w:tcPr>
            <w:tcW w:w="2160" w:type="dxa"/>
            <w:gridSpan w:val="2"/>
            <w:tcBorders>
              <w:top w:val="nil"/>
              <w:left w:val="nil"/>
              <w:bottom w:val="single" w:sz="8" w:space="0" w:color="44B3E1"/>
              <w:right w:val="nil"/>
            </w:tcBorders>
            <w:shd w:val="clear" w:color="auto" w:fill="002060"/>
            <w:tcMar>
              <w:left w:w="70" w:type="dxa"/>
              <w:right w:w="70" w:type="dxa"/>
            </w:tcMar>
            <w:vAlign w:val="bottom"/>
          </w:tcPr>
          <w:p w14:paraId="2BC70D1B" w14:textId="0A832EA4" w:rsidR="726A3959" w:rsidRDefault="726A3959" w:rsidP="726A3959">
            <w:pPr>
              <w:spacing w:after="0"/>
              <w:jc w:val="center"/>
            </w:pPr>
            <w:r w:rsidRPr="726A3959">
              <w:rPr>
                <w:rFonts w:ascii="Aptos Narrow" w:eastAsia="Aptos Narrow" w:hAnsi="Aptos Narrow" w:cs="Aptos Narrow"/>
                <w:b/>
                <w:bCs/>
                <w:color w:val="FFFFFF" w:themeColor="background1"/>
              </w:rPr>
              <w:t>%</w:t>
            </w:r>
          </w:p>
        </w:tc>
      </w:tr>
      <w:tr w:rsidR="726A3959" w14:paraId="7C98F101" w14:textId="77777777" w:rsidTr="726A3959">
        <w:trPr>
          <w:trHeight w:val="300"/>
        </w:trPr>
        <w:tc>
          <w:tcPr>
            <w:tcW w:w="4590" w:type="dxa"/>
            <w:gridSpan w:val="2"/>
            <w:tcMar>
              <w:left w:w="70" w:type="dxa"/>
              <w:right w:w="70" w:type="dxa"/>
            </w:tcMar>
          </w:tcPr>
          <w:p w14:paraId="17F32995" w14:textId="3EDAD400" w:rsidR="726A3959" w:rsidRDefault="726A3959" w:rsidP="726A3959">
            <w:pPr>
              <w:spacing w:after="0"/>
            </w:pPr>
            <w:r w:rsidRPr="726A3959">
              <w:rPr>
                <w:rFonts w:ascii="Calibri" w:eastAsia="Calibri" w:hAnsi="Calibri" w:cs="Calibri"/>
              </w:rPr>
              <w:t>Desobedecer Señales De Tránsito</w:t>
            </w:r>
          </w:p>
        </w:tc>
        <w:tc>
          <w:tcPr>
            <w:tcW w:w="2160" w:type="dxa"/>
            <w:gridSpan w:val="2"/>
            <w:tcMar>
              <w:left w:w="70" w:type="dxa"/>
              <w:right w:w="70" w:type="dxa"/>
            </w:tcMar>
          </w:tcPr>
          <w:p w14:paraId="268DB0E4" w14:textId="46F7F1EB" w:rsidR="726A3959" w:rsidRDefault="726A3959" w:rsidP="726A3959">
            <w:pPr>
              <w:spacing w:after="0"/>
              <w:jc w:val="center"/>
            </w:pPr>
            <w:r w:rsidRPr="726A3959">
              <w:rPr>
                <w:rFonts w:ascii="Calibri" w:eastAsia="Calibri" w:hAnsi="Calibri" w:cs="Calibri"/>
              </w:rPr>
              <w:t>24%</w:t>
            </w:r>
          </w:p>
        </w:tc>
      </w:tr>
      <w:tr w:rsidR="726A3959" w14:paraId="5B44C34B" w14:textId="77777777" w:rsidTr="726A3959">
        <w:trPr>
          <w:trHeight w:val="300"/>
        </w:trPr>
        <w:tc>
          <w:tcPr>
            <w:tcW w:w="4590" w:type="dxa"/>
            <w:gridSpan w:val="2"/>
            <w:shd w:val="clear" w:color="auto" w:fill="E8E8E8"/>
            <w:tcMar>
              <w:left w:w="70" w:type="dxa"/>
              <w:right w:w="70" w:type="dxa"/>
            </w:tcMar>
          </w:tcPr>
          <w:p w14:paraId="0D88A7AE" w14:textId="61B07CC5" w:rsidR="726A3959" w:rsidRDefault="726A3959" w:rsidP="726A3959">
            <w:pPr>
              <w:spacing w:after="0"/>
            </w:pPr>
            <w:r w:rsidRPr="726A3959">
              <w:rPr>
                <w:rFonts w:ascii="Calibri" w:eastAsia="Calibri" w:hAnsi="Calibri" w:cs="Calibri"/>
                <w:color w:val="000000" w:themeColor="text1"/>
              </w:rPr>
              <w:t>Exceso De Velocidad</w:t>
            </w:r>
          </w:p>
        </w:tc>
        <w:tc>
          <w:tcPr>
            <w:tcW w:w="2160" w:type="dxa"/>
            <w:gridSpan w:val="2"/>
            <w:shd w:val="clear" w:color="auto" w:fill="E8E8E8"/>
            <w:tcMar>
              <w:left w:w="70" w:type="dxa"/>
              <w:right w:w="70" w:type="dxa"/>
            </w:tcMar>
          </w:tcPr>
          <w:p w14:paraId="3B32E9C7" w14:textId="59328E8D" w:rsidR="726A3959" w:rsidRDefault="726A3959" w:rsidP="726A3959">
            <w:pPr>
              <w:spacing w:after="0"/>
              <w:jc w:val="center"/>
            </w:pPr>
            <w:r w:rsidRPr="726A3959">
              <w:rPr>
                <w:rFonts w:ascii="Calibri" w:eastAsia="Calibri" w:hAnsi="Calibri" w:cs="Calibri"/>
                <w:color w:val="000000" w:themeColor="text1"/>
              </w:rPr>
              <w:t>17%</w:t>
            </w:r>
          </w:p>
        </w:tc>
      </w:tr>
      <w:tr w:rsidR="726A3959" w14:paraId="5E7064FC" w14:textId="77777777" w:rsidTr="726A3959">
        <w:trPr>
          <w:trHeight w:val="300"/>
        </w:trPr>
        <w:tc>
          <w:tcPr>
            <w:tcW w:w="4590" w:type="dxa"/>
            <w:gridSpan w:val="2"/>
            <w:tcMar>
              <w:left w:w="70" w:type="dxa"/>
              <w:right w:w="70" w:type="dxa"/>
            </w:tcMar>
          </w:tcPr>
          <w:p w14:paraId="73EC2F3D" w14:textId="2684E6B0" w:rsidR="726A3959" w:rsidRDefault="726A3959" w:rsidP="726A3959">
            <w:pPr>
              <w:spacing w:after="0"/>
            </w:pPr>
            <w:r w:rsidRPr="726A3959">
              <w:rPr>
                <w:rFonts w:ascii="Calibri" w:eastAsia="Calibri" w:hAnsi="Calibri" w:cs="Calibri"/>
              </w:rPr>
              <w:t>Cruzar Sin Observar</w:t>
            </w:r>
          </w:p>
        </w:tc>
        <w:tc>
          <w:tcPr>
            <w:tcW w:w="2160" w:type="dxa"/>
            <w:gridSpan w:val="2"/>
            <w:tcMar>
              <w:left w:w="70" w:type="dxa"/>
              <w:right w:w="70" w:type="dxa"/>
            </w:tcMar>
          </w:tcPr>
          <w:p w14:paraId="584A5208" w14:textId="55C5AE1C" w:rsidR="726A3959" w:rsidRDefault="726A3959" w:rsidP="726A3959">
            <w:pPr>
              <w:spacing w:after="0"/>
              <w:jc w:val="center"/>
            </w:pPr>
            <w:r w:rsidRPr="726A3959">
              <w:rPr>
                <w:rFonts w:ascii="Calibri" w:eastAsia="Calibri" w:hAnsi="Calibri" w:cs="Calibri"/>
              </w:rPr>
              <w:t>7%</w:t>
            </w:r>
          </w:p>
        </w:tc>
      </w:tr>
      <w:tr w:rsidR="726A3959" w14:paraId="19F2A96B" w14:textId="77777777" w:rsidTr="726A3959">
        <w:trPr>
          <w:trHeight w:val="300"/>
        </w:trPr>
        <w:tc>
          <w:tcPr>
            <w:tcW w:w="4590" w:type="dxa"/>
            <w:gridSpan w:val="2"/>
            <w:shd w:val="clear" w:color="auto" w:fill="E8E8E8"/>
            <w:tcMar>
              <w:left w:w="70" w:type="dxa"/>
              <w:right w:w="70" w:type="dxa"/>
            </w:tcMar>
          </w:tcPr>
          <w:p w14:paraId="48C0D37E" w14:textId="15DC0FAE" w:rsidR="726A3959" w:rsidRDefault="726A3959" w:rsidP="726A3959">
            <w:pPr>
              <w:spacing w:after="0"/>
            </w:pPr>
            <w:r w:rsidRPr="726A3959">
              <w:rPr>
                <w:rFonts w:ascii="Calibri" w:eastAsia="Calibri" w:hAnsi="Calibri" w:cs="Calibri"/>
                <w:color w:val="000000" w:themeColor="text1"/>
              </w:rPr>
              <w:t>Adelantar Cerrando</w:t>
            </w:r>
          </w:p>
        </w:tc>
        <w:tc>
          <w:tcPr>
            <w:tcW w:w="2160" w:type="dxa"/>
            <w:gridSpan w:val="2"/>
            <w:shd w:val="clear" w:color="auto" w:fill="E8E8E8"/>
            <w:tcMar>
              <w:left w:w="70" w:type="dxa"/>
              <w:right w:w="70" w:type="dxa"/>
            </w:tcMar>
          </w:tcPr>
          <w:p w14:paraId="18F6577B" w14:textId="5D7003A8" w:rsidR="726A3959" w:rsidRDefault="726A3959" w:rsidP="726A3959">
            <w:pPr>
              <w:spacing w:after="0"/>
              <w:jc w:val="center"/>
            </w:pPr>
            <w:r w:rsidRPr="726A3959">
              <w:rPr>
                <w:rFonts w:ascii="Calibri" w:eastAsia="Calibri" w:hAnsi="Calibri" w:cs="Calibri"/>
                <w:color w:val="000000" w:themeColor="text1"/>
              </w:rPr>
              <w:t>7%</w:t>
            </w:r>
          </w:p>
        </w:tc>
      </w:tr>
      <w:tr w:rsidR="726A3959" w14:paraId="398A8E9D" w14:textId="77777777" w:rsidTr="726A3959">
        <w:trPr>
          <w:trHeight w:val="300"/>
        </w:trPr>
        <w:tc>
          <w:tcPr>
            <w:tcW w:w="4590" w:type="dxa"/>
            <w:gridSpan w:val="2"/>
            <w:tcMar>
              <w:left w:w="70" w:type="dxa"/>
              <w:right w:w="70" w:type="dxa"/>
            </w:tcMar>
          </w:tcPr>
          <w:p w14:paraId="7A23E9EB" w14:textId="4F7D3520" w:rsidR="726A3959" w:rsidRDefault="726A3959" w:rsidP="726A3959">
            <w:pPr>
              <w:spacing w:after="0"/>
            </w:pPr>
            <w:r w:rsidRPr="726A3959">
              <w:rPr>
                <w:rFonts w:ascii="Calibri" w:eastAsia="Calibri" w:hAnsi="Calibri" w:cs="Calibri"/>
              </w:rPr>
              <w:t>De Motociclista O Ciclista</w:t>
            </w:r>
          </w:p>
        </w:tc>
        <w:tc>
          <w:tcPr>
            <w:tcW w:w="2160" w:type="dxa"/>
            <w:gridSpan w:val="2"/>
            <w:tcMar>
              <w:left w:w="70" w:type="dxa"/>
              <w:right w:w="70" w:type="dxa"/>
            </w:tcMar>
          </w:tcPr>
          <w:p w14:paraId="3776F267" w14:textId="0D5BFCE0" w:rsidR="726A3959" w:rsidRDefault="726A3959" w:rsidP="726A3959">
            <w:pPr>
              <w:spacing w:after="0"/>
              <w:jc w:val="center"/>
            </w:pPr>
            <w:r w:rsidRPr="726A3959">
              <w:rPr>
                <w:rFonts w:ascii="Calibri" w:eastAsia="Calibri" w:hAnsi="Calibri" w:cs="Calibri"/>
              </w:rPr>
              <w:t>7%</w:t>
            </w:r>
          </w:p>
        </w:tc>
      </w:tr>
      <w:tr w:rsidR="726A3959" w14:paraId="55F6D869" w14:textId="77777777" w:rsidTr="726A3959">
        <w:trPr>
          <w:trHeight w:val="300"/>
        </w:trPr>
        <w:tc>
          <w:tcPr>
            <w:tcW w:w="4590" w:type="dxa"/>
            <w:gridSpan w:val="2"/>
            <w:shd w:val="clear" w:color="auto" w:fill="E8E8E8"/>
            <w:tcMar>
              <w:left w:w="70" w:type="dxa"/>
              <w:right w:w="70" w:type="dxa"/>
            </w:tcMar>
          </w:tcPr>
          <w:p w14:paraId="557F943E" w14:textId="1B8544B3" w:rsidR="726A3959" w:rsidRDefault="726A3959" w:rsidP="726A3959">
            <w:pPr>
              <w:spacing w:after="0"/>
            </w:pPr>
            <w:r w:rsidRPr="726A3959">
              <w:rPr>
                <w:rFonts w:ascii="Calibri" w:eastAsia="Calibri" w:hAnsi="Calibri" w:cs="Calibri"/>
                <w:color w:val="000000" w:themeColor="text1"/>
              </w:rPr>
              <w:t>Cambio De Carril Sin Indicación E Inadecuado</w:t>
            </w:r>
          </w:p>
        </w:tc>
        <w:tc>
          <w:tcPr>
            <w:tcW w:w="2160" w:type="dxa"/>
            <w:gridSpan w:val="2"/>
            <w:shd w:val="clear" w:color="auto" w:fill="E8E8E8"/>
            <w:tcMar>
              <w:left w:w="70" w:type="dxa"/>
              <w:right w:w="70" w:type="dxa"/>
            </w:tcMar>
          </w:tcPr>
          <w:p w14:paraId="449726E2" w14:textId="36AE3511" w:rsidR="726A3959" w:rsidRDefault="726A3959" w:rsidP="726A3959">
            <w:pPr>
              <w:spacing w:after="0"/>
              <w:jc w:val="center"/>
            </w:pPr>
            <w:r w:rsidRPr="726A3959">
              <w:rPr>
                <w:rFonts w:ascii="Calibri" w:eastAsia="Calibri" w:hAnsi="Calibri" w:cs="Calibri"/>
                <w:color w:val="000000" w:themeColor="text1"/>
              </w:rPr>
              <w:t>5%</w:t>
            </w:r>
          </w:p>
        </w:tc>
      </w:tr>
      <w:tr w:rsidR="726A3959" w14:paraId="6A2B3F8B" w14:textId="77777777" w:rsidTr="726A3959">
        <w:trPr>
          <w:trHeight w:val="300"/>
        </w:trPr>
        <w:tc>
          <w:tcPr>
            <w:tcW w:w="4590" w:type="dxa"/>
            <w:gridSpan w:val="2"/>
            <w:tcMar>
              <w:left w:w="70" w:type="dxa"/>
              <w:right w:w="70" w:type="dxa"/>
            </w:tcMar>
          </w:tcPr>
          <w:p w14:paraId="7C6B8631" w14:textId="79E56F34" w:rsidR="726A3959" w:rsidRDefault="726A3959" w:rsidP="726A3959">
            <w:pPr>
              <w:spacing w:after="0"/>
            </w:pPr>
            <w:r w:rsidRPr="726A3959">
              <w:rPr>
                <w:rFonts w:ascii="Calibri" w:eastAsia="Calibri" w:hAnsi="Calibri" w:cs="Calibri"/>
              </w:rPr>
              <w:t>Adelantar Invadiendo Carril De Sentido Contrario</w:t>
            </w:r>
          </w:p>
        </w:tc>
        <w:tc>
          <w:tcPr>
            <w:tcW w:w="2160" w:type="dxa"/>
            <w:gridSpan w:val="2"/>
            <w:tcMar>
              <w:left w:w="70" w:type="dxa"/>
              <w:right w:w="70" w:type="dxa"/>
            </w:tcMar>
          </w:tcPr>
          <w:p w14:paraId="6B383B80" w14:textId="346C0CBB" w:rsidR="726A3959" w:rsidRDefault="726A3959" w:rsidP="726A3959">
            <w:pPr>
              <w:spacing w:after="0"/>
              <w:jc w:val="center"/>
            </w:pPr>
            <w:r w:rsidRPr="726A3959">
              <w:rPr>
                <w:rFonts w:ascii="Calibri" w:eastAsia="Calibri" w:hAnsi="Calibri" w:cs="Calibri"/>
              </w:rPr>
              <w:t>5%</w:t>
            </w:r>
          </w:p>
        </w:tc>
      </w:tr>
      <w:tr w:rsidR="726A3959" w14:paraId="47B8BE8C" w14:textId="77777777" w:rsidTr="726A3959">
        <w:trPr>
          <w:trHeight w:val="300"/>
        </w:trPr>
        <w:tc>
          <w:tcPr>
            <w:tcW w:w="4590" w:type="dxa"/>
            <w:gridSpan w:val="2"/>
            <w:shd w:val="clear" w:color="auto" w:fill="E8E8E8"/>
            <w:tcMar>
              <w:left w:w="70" w:type="dxa"/>
              <w:right w:w="70" w:type="dxa"/>
            </w:tcMar>
          </w:tcPr>
          <w:p w14:paraId="4B552A87" w14:textId="1407FB2A" w:rsidR="726A3959" w:rsidRDefault="726A3959" w:rsidP="726A3959">
            <w:pPr>
              <w:spacing w:after="0"/>
            </w:pPr>
            <w:r w:rsidRPr="726A3959">
              <w:rPr>
                <w:rFonts w:ascii="Calibri" w:eastAsia="Calibri" w:hAnsi="Calibri" w:cs="Calibri"/>
                <w:color w:val="000000" w:themeColor="text1"/>
              </w:rPr>
              <w:t>Aprovisionamiento Indebido</w:t>
            </w:r>
          </w:p>
        </w:tc>
        <w:tc>
          <w:tcPr>
            <w:tcW w:w="2160" w:type="dxa"/>
            <w:gridSpan w:val="2"/>
            <w:shd w:val="clear" w:color="auto" w:fill="E8E8E8"/>
            <w:tcMar>
              <w:left w:w="70" w:type="dxa"/>
              <w:right w:w="70" w:type="dxa"/>
            </w:tcMar>
          </w:tcPr>
          <w:p w14:paraId="5EF1AFF6" w14:textId="647FD8C4" w:rsidR="726A3959" w:rsidRDefault="726A3959" w:rsidP="726A3959">
            <w:pPr>
              <w:spacing w:after="0"/>
              <w:jc w:val="center"/>
            </w:pPr>
            <w:r w:rsidRPr="726A3959">
              <w:rPr>
                <w:rFonts w:ascii="Calibri" w:eastAsia="Calibri" w:hAnsi="Calibri" w:cs="Calibri"/>
                <w:color w:val="000000" w:themeColor="text1"/>
              </w:rPr>
              <w:t>4%</w:t>
            </w:r>
          </w:p>
        </w:tc>
      </w:tr>
    </w:tbl>
    <w:p w14:paraId="60F39BFF" w14:textId="77777777" w:rsidR="00B42E33" w:rsidRDefault="00B42E33" w:rsidP="00B42E33">
      <w:pPr>
        <w:jc w:val="center"/>
      </w:pPr>
      <w:r w:rsidRPr="726A3959">
        <w:rPr>
          <w:rFonts w:ascii="Verdana" w:eastAsia="Verdana" w:hAnsi="Verdana" w:cs="Verdana"/>
          <w:color w:val="000000" w:themeColor="text1"/>
          <w:sz w:val="18"/>
          <w:szCs w:val="18"/>
          <w:lang w:val="es-ES"/>
        </w:rPr>
        <w:t>Fuente: Base SICLICO del INMLCF</w:t>
      </w:r>
    </w:p>
    <w:p w14:paraId="4871029F" w14:textId="645BB529" w:rsidR="00A472D1" w:rsidRDefault="00A472D1" w:rsidP="16584695">
      <w:pPr>
        <w:pStyle w:val="Prrafodelista"/>
        <w:tabs>
          <w:tab w:val="left" w:pos="719"/>
        </w:tabs>
        <w:spacing w:before="3"/>
        <w:ind w:left="719" w:hanging="358"/>
        <w:jc w:val="both"/>
        <w:rPr>
          <w:b/>
          <w:color w:val="FF0000"/>
          <w:sz w:val="24"/>
          <w:szCs w:val="24"/>
        </w:rPr>
      </w:pPr>
    </w:p>
    <w:p w14:paraId="327E698D" w14:textId="77777777" w:rsidR="00A472D1" w:rsidRPr="00A02160" w:rsidRDefault="74B4CBC6" w:rsidP="32F1A7B8">
      <w:pPr>
        <w:pStyle w:val="Prrafodelista"/>
        <w:numPr>
          <w:ilvl w:val="1"/>
          <w:numId w:val="13"/>
        </w:numPr>
        <w:tabs>
          <w:tab w:val="left" w:pos="719"/>
          <w:tab w:val="left" w:pos="721"/>
        </w:tabs>
        <w:spacing w:before="2" w:line="261" w:lineRule="auto"/>
        <w:ind w:right="139"/>
        <w:jc w:val="both"/>
        <w:rPr>
          <w:b/>
          <w:bCs/>
          <w:color w:val="FF0000"/>
          <w:sz w:val="24"/>
          <w:szCs w:val="24"/>
        </w:rPr>
      </w:pPr>
      <w:r w:rsidRPr="32F1A7B8">
        <w:rPr>
          <w:w w:val="80"/>
          <w:sz w:val="24"/>
          <w:szCs w:val="24"/>
        </w:rPr>
        <w:t xml:space="preserve">¿Qué estrategia nacional específica se encuentra implementando el Gobierno para reducir la mortalidad </w:t>
      </w:r>
      <w:r w:rsidRPr="32F1A7B8">
        <w:rPr>
          <w:spacing w:val="-2"/>
          <w:w w:val="95"/>
          <w:sz w:val="24"/>
          <w:szCs w:val="24"/>
        </w:rPr>
        <w:t>de</w:t>
      </w:r>
      <w:r w:rsidRPr="32F1A7B8">
        <w:rPr>
          <w:spacing w:val="-17"/>
          <w:w w:val="95"/>
          <w:sz w:val="24"/>
          <w:szCs w:val="24"/>
        </w:rPr>
        <w:t xml:space="preserve"> </w:t>
      </w:r>
      <w:r w:rsidRPr="32F1A7B8">
        <w:rPr>
          <w:spacing w:val="-2"/>
          <w:w w:val="95"/>
          <w:sz w:val="24"/>
          <w:szCs w:val="24"/>
        </w:rPr>
        <w:t xml:space="preserve">motociclistas? </w:t>
      </w:r>
      <w:commentRangeStart w:id="51"/>
      <w:commentRangeStart w:id="52"/>
      <w:r w:rsidRPr="32F1A7B8">
        <w:rPr>
          <w:b/>
          <w:bCs/>
          <w:color w:val="FF0000"/>
          <w:w w:val="85"/>
          <w:sz w:val="24"/>
          <w:szCs w:val="24"/>
        </w:rPr>
        <w:t>DIRECCIONES MISIONALES</w:t>
      </w:r>
      <w:commentRangeEnd w:id="51"/>
      <w:r w:rsidR="00A472D1" w:rsidRPr="00A02160">
        <w:rPr>
          <w:rStyle w:val="Refdecomentario"/>
          <w:b/>
          <w:bCs/>
          <w:color w:val="FF0000"/>
          <w:sz w:val="24"/>
          <w:szCs w:val="24"/>
        </w:rPr>
        <w:commentReference w:id="51"/>
      </w:r>
      <w:commentRangeEnd w:id="52"/>
      <w:r w:rsidRPr="00A02160">
        <w:rPr>
          <w:rStyle w:val="Refdecomentario"/>
          <w:b/>
          <w:bCs/>
          <w:color w:val="FF0000"/>
          <w:sz w:val="24"/>
          <w:szCs w:val="24"/>
        </w:rPr>
        <w:commentReference w:id="52"/>
      </w:r>
    </w:p>
    <w:p w14:paraId="759B0EFB" w14:textId="3E7378BB" w:rsidR="32F1A7B8" w:rsidRDefault="32F1A7B8" w:rsidP="32F1A7B8">
      <w:pPr>
        <w:pStyle w:val="Prrafodelista"/>
        <w:tabs>
          <w:tab w:val="left" w:pos="719"/>
          <w:tab w:val="left" w:pos="721"/>
        </w:tabs>
        <w:spacing w:before="2" w:line="261" w:lineRule="auto"/>
        <w:ind w:right="139"/>
        <w:jc w:val="both"/>
        <w:rPr>
          <w:b/>
          <w:bCs/>
          <w:color w:val="FF0000"/>
          <w:sz w:val="24"/>
          <w:szCs w:val="24"/>
        </w:rPr>
      </w:pPr>
    </w:p>
    <w:p w14:paraId="7E8D77E3" w14:textId="7F5033D1" w:rsidR="6028EB07" w:rsidRDefault="00927046" w:rsidP="32F1A7B8">
      <w:pPr>
        <w:spacing w:line="276" w:lineRule="auto"/>
      </w:pPr>
      <w:r>
        <w:rPr>
          <w:rFonts w:ascii="Aptos Display" w:eastAsia="Aptos Display" w:hAnsi="Aptos Display" w:cs="Aptos Display"/>
          <w:b/>
          <w:bCs/>
          <w:sz w:val="24"/>
          <w:szCs w:val="24"/>
        </w:rPr>
        <w:t>Dirección de comportamiento</w:t>
      </w:r>
    </w:p>
    <w:p w14:paraId="0E0378D2" w14:textId="11B84361" w:rsidR="6028EB07" w:rsidRDefault="6028EB07" w:rsidP="32F1A7B8">
      <w:pPr>
        <w:spacing w:line="276" w:lineRule="auto"/>
        <w:jc w:val="both"/>
      </w:pPr>
      <w:r w:rsidRPr="32F1A7B8">
        <w:rPr>
          <w:rFonts w:ascii="Aptos Display" w:eastAsia="Aptos Display" w:hAnsi="Aptos Display" w:cs="Aptos Display"/>
          <w:b/>
          <w:bCs/>
          <w:sz w:val="24"/>
          <w:szCs w:val="24"/>
        </w:rPr>
        <w:t>Puntos pedagógicos para motociclistas</w:t>
      </w:r>
    </w:p>
    <w:p w14:paraId="45F10248" w14:textId="09BE4146" w:rsidR="6028EB07" w:rsidRDefault="6028EB07" w:rsidP="32F1A7B8">
      <w:pPr>
        <w:spacing w:line="276" w:lineRule="auto"/>
        <w:jc w:val="both"/>
      </w:pPr>
      <w:r w:rsidRPr="32F1A7B8">
        <w:rPr>
          <w:rFonts w:ascii="Aptos Display" w:eastAsia="Aptos Display" w:hAnsi="Aptos Display" w:cs="Aptos Display"/>
          <w:sz w:val="24"/>
          <w:szCs w:val="24"/>
        </w:rPr>
        <w:t xml:space="preserve">Espacio de sensibilización teórica para los motociclistas que se puede ubicar en vía o fuera de vía (Plazoletas, universidades, empresas, colegios, etc.) con una duración de 20 minutos por charla y que tiene por objeto brindar información sobre las acciones de mitigación de los factores de riesgo presentes en el territorio (excesos de velocidad, uso inadecuado de Elementos de Protección Personal, no uso de prendas reflectivas, transporte de niños y niñas en motocicleta, etc.) </w:t>
      </w:r>
    </w:p>
    <w:p w14:paraId="48831DB6" w14:textId="46F5FC89" w:rsidR="6028EB07" w:rsidRDefault="6028EB07" w:rsidP="32F1A7B8">
      <w:pPr>
        <w:spacing w:line="276" w:lineRule="auto"/>
        <w:jc w:val="both"/>
      </w:pPr>
      <w:r w:rsidRPr="32F1A7B8">
        <w:rPr>
          <w:rFonts w:ascii="Aptos Display" w:eastAsia="Aptos Display" w:hAnsi="Aptos Display" w:cs="Aptos Display"/>
          <w:b/>
          <w:bCs/>
          <w:sz w:val="24"/>
          <w:szCs w:val="24"/>
        </w:rPr>
        <w:t>Pista de habilidades para motociclistas</w:t>
      </w:r>
    </w:p>
    <w:p w14:paraId="7F3E5F66" w14:textId="7D033219" w:rsidR="6028EB07" w:rsidRDefault="6028EB07" w:rsidP="32F1A7B8">
      <w:pPr>
        <w:spacing w:line="276" w:lineRule="auto"/>
        <w:jc w:val="both"/>
      </w:pPr>
      <w:r w:rsidRPr="32F1A7B8">
        <w:rPr>
          <w:rFonts w:ascii="Aptos Display" w:eastAsia="Aptos Display" w:hAnsi="Aptos Display" w:cs="Aptos Display"/>
          <w:sz w:val="24"/>
          <w:szCs w:val="24"/>
        </w:rPr>
        <w:t xml:space="preserve">Espacio de sensibilización práctica para motociclistas que consiste en la disposición de una pista de evaluación de maniobras a baja velocidad basada en la carta iberoamericana de licencias de conducción, en donde se evalúan el equilibrio, la proyección de mirada y capacidad de frenado de los motociclistas y posteriormente se realiza una retroalimentación </w:t>
      </w:r>
      <w:r w:rsidRPr="32F1A7B8">
        <w:rPr>
          <w:rFonts w:ascii="Aptos Display" w:eastAsia="Aptos Display" w:hAnsi="Aptos Display" w:cs="Aptos Display"/>
          <w:sz w:val="24"/>
          <w:szCs w:val="24"/>
        </w:rPr>
        <w:lastRenderedPageBreak/>
        <w:t>a los participantes que incluye la evaluación y recomendaciones para mejorar el posicionamiento y maniobras básicas de la conducción en moto.</w:t>
      </w:r>
    </w:p>
    <w:p w14:paraId="5DFBB745" w14:textId="0434C72F" w:rsidR="6028EB07" w:rsidRDefault="6028EB07" w:rsidP="32F1A7B8">
      <w:pPr>
        <w:spacing w:line="276" w:lineRule="auto"/>
        <w:jc w:val="both"/>
      </w:pPr>
      <w:r w:rsidRPr="32F1A7B8">
        <w:rPr>
          <w:rFonts w:ascii="Aptos Display" w:eastAsia="Aptos Display" w:hAnsi="Aptos Display" w:cs="Aptos Display"/>
          <w:sz w:val="24"/>
          <w:szCs w:val="24"/>
        </w:rPr>
        <w:t>Puntos pedagógicos sobre revisión preoperacional y uso adecuado de elementos de protección personal</w:t>
      </w:r>
    </w:p>
    <w:p w14:paraId="1D4C33FB" w14:textId="18442728" w:rsidR="6028EB07" w:rsidRDefault="6028EB07" w:rsidP="32F1A7B8">
      <w:pPr>
        <w:spacing w:line="276" w:lineRule="auto"/>
        <w:jc w:val="both"/>
      </w:pPr>
      <w:r w:rsidRPr="32F1A7B8">
        <w:rPr>
          <w:rFonts w:ascii="Aptos Display" w:eastAsia="Aptos Display" w:hAnsi="Aptos Display" w:cs="Aptos Display"/>
          <w:sz w:val="24"/>
          <w:szCs w:val="24"/>
        </w:rPr>
        <w:t>Espacio propuesto a entidades municipales que tiene por finalidad diseñar y acompañar un evento en el que en conjunto con aliados comunitarios, comerciales e institucionales del territorio se pueda ofrecer a los motociclistas pedagogía y servicios de evaluación del estado mecánico, taller básico o descuentos en la adquisición de Elementos de Protección Personal.</w:t>
      </w:r>
    </w:p>
    <w:p w14:paraId="40957003" w14:textId="56377FC3" w:rsidR="6028EB07" w:rsidRDefault="6028EB07" w:rsidP="32F1A7B8">
      <w:pPr>
        <w:spacing w:line="276" w:lineRule="auto"/>
        <w:jc w:val="both"/>
      </w:pPr>
      <w:r w:rsidRPr="32F1A7B8">
        <w:rPr>
          <w:rFonts w:ascii="Aptos Display" w:eastAsia="Aptos Display" w:hAnsi="Aptos Display" w:cs="Aptos Display"/>
          <w:b/>
          <w:bCs/>
          <w:sz w:val="24"/>
          <w:szCs w:val="24"/>
        </w:rPr>
        <w:t>Asistencia técnica sobre la seguridad vial de motociclistas</w:t>
      </w:r>
    </w:p>
    <w:p w14:paraId="3B44452E" w14:textId="513199C3" w:rsidR="6028EB07" w:rsidRDefault="6028EB07" w:rsidP="32F1A7B8">
      <w:pPr>
        <w:spacing w:line="276" w:lineRule="auto"/>
        <w:jc w:val="both"/>
      </w:pPr>
      <w:r w:rsidRPr="32F1A7B8">
        <w:rPr>
          <w:rFonts w:ascii="Aptos Display" w:eastAsia="Aptos Display" w:hAnsi="Aptos Display" w:cs="Aptos Display"/>
          <w:sz w:val="24"/>
          <w:szCs w:val="24"/>
        </w:rPr>
        <w:t>Capacitación y apoyo técnico especializado y continuo que la ANSV brinda a los organismos de tránsito y/o entidades públicas y privadas que buscan fortalecer su capacidad técnica en lo que respecta a la comprensión de las características de movilidad en motocicleta, así como en las acciones que, en el marco del enfoque del sistema seguro, mitigan los factores de riesgo de este actor vial vulnerable.</w:t>
      </w:r>
    </w:p>
    <w:p w14:paraId="54BB78EF" w14:textId="0AA91AAC" w:rsidR="6028EB07" w:rsidRDefault="6028EB07" w:rsidP="32F1A7B8">
      <w:pPr>
        <w:spacing w:line="276" w:lineRule="auto"/>
        <w:jc w:val="both"/>
      </w:pPr>
      <w:r w:rsidRPr="32F1A7B8">
        <w:rPr>
          <w:rFonts w:ascii="Aptos Display" w:eastAsia="Aptos Display" w:hAnsi="Aptos Display" w:cs="Aptos Display"/>
          <w:b/>
          <w:bCs/>
          <w:sz w:val="24"/>
          <w:szCs w:val="24"/>
        </w:rPr>
        <w:t>Asistencia técnica sobre la gestión de la seguridad vial del motociclista que usa su motocicleta como herramienta de trabajo</w:t>
      </w:r>
    </w:p>
    <w:p w14:paraId="650AB429" w14:textId="15B9C109" w:rsidR="6028EB07" w:rsidRDefault="6028EB07" w:rsidP="32F1A7B8">
      <w:pPr>
        <w:spacing w:line="276" w:lineRule="auto"/>
        <w:jc w:val="both"/>
      </w:pPr>
      <w:r w:rsidRPr="32F1A7B8">
        <w:rPr>
          <w:rFonts w:ascii="Aptos Display" w:eastAsia="Aptos Display" w:hAnsi="Aptos Display" w:cs="Aptos Display"/>
          <w:sz w:val="24"/>
          <w:szCs w:val="24"/>
        </w:rPr>
        <w:t>Capacitación y apoyo técnico especializado que la ANSV brinda a las organizaciones y grupos de motociclistas que usan la motocicleta como herramienta de trabajo y que busca fortalecer su capacidad técnica en lo que respecta a la comprensión de las características de movilidad en motocicleta, así como exponer el “Protocolo prácticas seguras para los trabajadores que usan la motocicleta como herramienta de trabajo” expedido por el Ministerio de Trabajo y la ANSV.</w:t>
      </w:r>
    </w:p>
    <w:p w14:paraId="28EC1C10" w14:textId="7E425D56" w:rsidR="6028EB07" w:rsidRDefault="6028EB07" w:rsidP="32F1A7B8">
      <w:pPr>
        <w:spacing w:line="276" w:lineRule="auto"/>
        <w:jc w:val="both"/>
      </w:pPr>
      <w:r w:rsidRPr="32F1A7B8">
        <w:rPr>
          <w:rFonts w:ascii="Aptos Display" w:eastAsia="Aptos Display" w:hAnsi="Aptos Display" w:cs="Aptos Display"/>
          <w:b/>
          <w:bCs/>
          <w:sz w:val="24"/>
          <w:szCs w:val="24"/>
        </w:rPr>
        <w:t>Capacitación teórica presencial o virtual en seguridad vial para motociclistas</w:t>
      </w:r>
    </w:p>
    <w:p w14:paraId="1C53170D" w14:textId="58A61883" w:rsidR="6028EB07" w:rsidRDefault="6028EB07" w:rsidP="32F1A7B8">
      <w:pPr>
        <w:spacing w:line="276" w:lineRule="auto"/>
        <w:jc w:val="both"/>
      </w:pPr>
      <w:r w:rsidRPr="32F1A7B8">
        <w:rPr>
          <w:rFonts w:ascii="Aptos Display" w:eastAsia="Aptos Display" w:hAnsi="Aptos Display" w:cs="Aptos Display"/>
          <w:sz w:val="24"/>
          <w:szCs w:val="24"/>
        </w:rPr>
        <w:t>Espacio de formación presencial o virtual donde se abordan temas relacionados con la seguridad vial para quienes hacen uso de la motocicleta, buscando generar cambios de comportamiento que ayuden a la creación y promoción de una cultura vial que propenda por el cuidado de la integridad física de quienes transitan por las vías del país, a partir del enfoque de sistema seguro y las áreas de acción del Plan Nacional de Seguridad Vial (PNSV) 2022-2031.</w:t>
      </w:r>
    </w:p>
    <w:p w14:paraId="242FC6E4" w14:textId="2BAFC575" w:rsidR="6028EB07" w:rsidRDefault="6028EB07" w:rsidP="32F1A7B8">
      <w:pPr>
        <w:spacing w:line="276" w:lineRule="auto"/>
        <w:jc w:val="both"/>
      </w:pPr>
      <w:r w:rsidRPr="32F1A7B8">
        <w:rPr>
          <w:rFonts w:ascii="Aptos Display" w:eastAsia="Aptos Display" w:hAnsi="Aptos Display" w:cs="Aptos Display"/>
          <w:sz w:val="24"/>
          <w:szCs w:val="24"/>
        </w:rPr>
        <w:t>El objetivo es fomentar conductas viales seguras al capacitar sobre los riesgos inherentes al uso de la motocicleta. Fundamentado en el autocuidado, la conciencia de nuestra vulnerabilidad y el respeto por la norma, elementos clave para la protección de la vida, enmarcado en el enfoque de sistema seguro y las áreas de acción definidas por el Plan Nacional de Seguridad Vial (PNSV).</w:t>
      </w:r>
    </w:p>
    <w:p w14:paraId="33A003E2" w14:textId="1F2A6D9F" w:rsidR="6028EB07" w:rsidRDefault="6028EB07" w:rsidP="32F1A7B8">
      <w:pPr>
        <w:spacing w:line="276" w:lineRule="auto"/>
        <w:jc w:val="both"/>
      </w:pPr>
      <w:r w:rsidRPr="32F1A7B8">
        <w:rPr>
          <w:rFonts w:ascii="Aptos Display" w:eastAsia="Aptos Display" w:hAnsi="Aptos Display" w:cs="Aptos Display"/>
          <w:sz w:val="24"/>
          <w:szCs w:val="24"/>
        </w:rPr>
        <w:t xml:space="preserve">El espacio está dirigido a quienes utilizan la motocicleta como herramienta de trabajo, medio de transporte o por pasión; así como a quienes gestionan la seguridad vial o están </w:t>
      </w:r>
      <w:r w:rsidRPr="32F1A7B8">
        <w:rPr>
          <w:rFonts w:ascii="Aptos Display" w:eastAsia="Aptos Display" w:hAnsi="Aptos Display" w:cs="Aptos Display"/>
          <w:sz w:val="24"/>
          <w:szCs w:val="24"/>
        </w:rPr>
        <w:lastRenderedPageBreak/>
        <w:t>involucrados en los planes de Seguridad y Salud en el Trabajo (SST) y los Planes Estratégicos de Seguridad Vial (PESV) de empresas y organizaciones.</w:t>
      </w:r>
    </w:p>
    <w:p w14:paraId="48B16410" w14:textId="16DBA78E" w:rsidR="6028EB07" w:rsidRDefault="6028EB07" w:rsidP="32F1A7B8">
      <w:pPr>
        <w:spacing w:line="276" w:lineRule="auto"/>
        <w:jc w:val="both"/>
      </w:pPr>
      <w:r w:rsidRPr="32F1A7B8">
        <w:rPr>
          <w:rFonts w:ascii="Aptos Display" w:eastAsia="Aptos Display" w:hAnsi="Aptos Display" w:cs="Aptos Display"/>
          <w:sz w:val="24"/>
          <w:szCs w:val="24"/>
        </w:rPr>
        <w:t>Finalmente, desde la Agencia Nacional de Seguridad Vial se han llevado a cabo otras importantes iniciativas a favor de la seguridad vial del motociclista con el sector comercial, empresarial y poblaciones estratégicas:</w:t>
      </w:r>
    </w:p>
    <w:p w14:paraId="3C8999C9" w14:textId="21776129" w:rsidR="6028EB07" w:rsidRDefault="6028EB07" w:rsidP="32F1A7B8">
      <w:pPr>
        <w:spacing w:line="276" w:lineRule="auto"/>
      </w:pPr>
      <w:r w:rsidRPr="32F1A7B8">
        <w:rPr>
          <w:rFonts w:ascii="Aptos Display" w:eastAsia="Aptos Display" w:hAnsi="Aptos Display" w:cs="Aptos Display"/>
          <w:b/>
          <w:bCs/>
          <w:sz w:val="24"/>
          <w:szCs w:val="24"/>
        </w:rPr>
        <w:t>Lanzamiento del “Protocolo de Venta de Motocicletas”</w:t>
      </w:r>
    </w:p>
    <w:p w14:paraId="2AD825DD" w14:textId="7033BD0E" w:rsidR="6028EB07" w:rsidRDefault="6028EB07" w:rsidP="32F1A7B8">
      <w:pPr>
        <w:spacing w:line="276" w:lineRule="auto"/>
        <w:jc w:val="both"/>
      </w:pPr>
      <w:r w:rsidRPr="32F1A7B8">
        <w:rPr>
          <w:rFonts w:ascii="Aptos Display" w:eastAsia="Aptos Display" w:hAnsi="Aptos Display" w:cs="Aptos Display"/>
          <w:sz w:val="24"/>
          <w:szCs w:val="24"/>
        </w:rPr>
        <w:t>Entendiendo que una oportunidad para suministrar información relacionada con seguridad vial a quienes están interesados en adquirir una motocicleta nueva es el proceso de asesoramiento para la compra de la misma, la ANSV en conjunto con la ANDI ha desarrollado un protocolo que busca implementarse en los locales comerciales de venta de motocicletas y que busca que se incorporen de manera trasversal en el proceso de venta de motos, algunas indicaciones sobre seguridad vial.</w:t>
      </w:r>
    </w:p>
    <w:p w14:paraId="383A6D54" w14:textId="0D5F7A76" w:rsidR="6028EB07" w:rsidRDefault="6028EB07" w:rsidP="32F1A7B8">
      <w:pPr>
        <w:spacing w:line="276" w:lineRule="auto"/>
        <w:jc w:val="both"/>
      </w:pPr>
      <w:r w:rsidRPr="32F1A7B8">
        <w:rPr>
          <w:rFonts w:ascii="Aptos Display" w:eastAsia="Aptos Display" w:hAnsi="Aptos Display" w:cs="Aptos Display"/>
          <w:i/>
          <w:iCs/>
          <w:sz w:val="24"/>
          <w:szCs w:val="24"/>
        </w:rPr>
        <w:t>Asesoría inicial</w:t>
      </w:r>
    </w:p>
    <w:p w14:paraId="74E85CAF" w14:textId="25E2BA24" w:rsidR="6028EB07" w:rsidRDefault="6028EB07" w:rsidP="32F1A7B8">
      <w:pPr>
        <w:pStyle w:val="Prrafodelista"/>
        <w:numPr>
          <w:ilvl w:val="0"/>
          <w:numId w:val="12"/>
        </w:numPr>
        <w:spacing w:before="0" w:line="257" w:lineRule="auto"/>
        <w:jc w:val="both"/>
        <w:rPr>
          <w:rFonts w:ascii="Aptos Display" w:eastAsia="Aptos Display" w:hAnsi="Aptos Display" w:cs="Aptos Display"/>
          <w:sz w:val="24"/>
          <w:szCs w:val="24"/>
          <w:lang w:val="es-CO"/>
        </w:rPr>
      </w:pPr>
      <w:r w:rsidRPr="32F1A7B8">
        <w:rPr>
          <w:rFonts w:ascii="Aptos Display" w:eastAsia="Aptos Display" w:hAnsi="Aptos Display" w:cs="Aptos Display"/>
          <w:sz w:val="24"/>
          <w:szCs w:val="24"/>
          <w:lang w:val="es-CO"/>
        </w:rPr>
        <w:t>Otorgar información a los interesados sobre la tenencia o no de sistemas de seguridad vial en el vehículo de su interés.</w:t>
      </w:r>
    </w:p>
    <w:p w14:paraId="059CD96A" w14:textId="771D08C8" w:rsidR="6028EB07" w:rsidRDefault="6028EB07" w:rsidP="32F1A7B8">
      <w:pPr>
        <w:pStyle w:val="Prrafodelista"/>
        <w:numPr>
          <w:ilvl w:val="0"/>
          <w:numId w:val="12"/>
        </w:numPr>
        <w:spacing w:before="0" w:line="257" w:lineRule="auto"/>
        <w:jc w:val="both"/>
        <w:rPr>
          <w:rFonts w:ascii="Aptos Display" w:eastAsia="Aptos Display" w:hAnsi="Aptos Display" w:cs="Aptos Display"/>
          <w:sz w:val="24"/>
          <w:szCs w:val="24"/>
          <w:lang w:val="es-CO"/>
        </w:rPr>
      </w:pPr>
      <w:r w:rsidRPr="32F1A7B8">
        <w:rPr>
          <w:rFonts w:ascii="Aptos Display" w:eastAsia="Aptos Display" w:hAnsi="Aptos Display" w:cs="Aptos Display"/>
          <w:sz w:val="24"/>
          <w:szCs w:val="24"/>
          <w:lang w:val="es-CO"/>
        </w:rPr>
        <w:t>En los Puntos de Venta, en donde existan pantallas, se podrá usar herramientas audiovisuales de la ANSV, en espacios de difusión de los establecimientos.</w:t>
      </w:r>
    </w:p>
    <w:p w14:paraId="4650C1BD" w14:textId="6BF44927" w:rsidR="6028EB07" w:rsidRDefault="6028EB07" w:rsidP="32F1A7B8">
      <w:pPr>
        <w:pStyle w:val="Prrafodelista"/>
        <w:numPr>
          <w:ilvl w:val="0"/>
          <w:numId w:val="12"/>
        </w:numPr>
        <w:spacing w:before="0" w:line="257" w:lineRule="auto"/>
        <w:jc w:val="both"/>
        <w:rPr>
          <w:rFonts w:ascii="Aptos Display" w:eastAsia="Aptos Display" w:hAnsi="Aptos Display" w:cs="Aptos Display"/>
          <w:sz w:val="24"/>
          <w:szCs w:val="24"/>
          <w:lang w:val="es-CO"/>
        </w:rPr>
      </w:pPr>
      <w:r w:rsidRPr="32F1A7B8">
        <w:rPr>
          <w:rFonts w:ascii="Aptos Display" w:eastAsia="Aptos Display" w:hAnsi="Aptos Display" w:cs="Aptos Display"/>
          <w:sz w:val="24"/>
          <w:szCs w:val="24"/>
          <w:lang w:val="es-CO"/>
        </w:rPr>
        <w:t>También, se ubicará “publicidad” de SV de la ANSV, al interior de los puntos de venta.</w:t>
      </w:r>
    </w:p>
    <w:p w14:paraId="36E5B9DF" w14:textId="4292F92A" w:rsidR="6028EB07" w:rsidRDefault="6028EB07" w:rsidP="32F1A7B8">
      <w:pPr>
        <w:pStyle w:val="Prrafodelista"/>
        <w:numPr>
          <w:ilvl w:val="0"/>
          <w:numId w:val="12"/>
        </w:numPr>
        <w:spacing w:before="0" w:line="257" w:lineRule="auto"/>
        <w:jc w:val="both"/>
        <w:rPr>
          <w:rFonts w:ascii="Aptos Display" w:eastAsia="Aptos Display" w:hAnsi="Aptos Display" w:cs="Aptos Display"/>
          <w:sz w:val="24"/>
          <w:szCs w:val="24"/>
          <w:lang w:val="es-CO"/>
        </w:rPr>
      </w:pPr>
      <w:r w:rsidRPr="32F1A7B8">
        <w:rPr>
          <w:rFonts w:ascii="Aptos Display" w:eastAsia="Aptos Display" w:hAnsi="Aptos Display" w:cs="Aptos Display"/>
          <w:sz w:val="24"/>
          <w:szCs w:val="24"/>
          <w:lang w:val="es-CO"/>
        </w:rPr>
        <w:t>La participación de la ANSV en las campañas de seguridad vial de cada una de las ensambladoras y diferentes eventos que se hagan para el público.</w:t>
      </w:r>
    </w:p>
    <w:p w14:paraId="595F8DB1" w14:textId="643CD269" w:rsidR="6028EB07" w:rsidRDefault="6028EB07" w:rsidP="32F1A7B8">
      <w:pPr>
        <w:spacing w:line="276" w:lineRule="auto"/>
        <w:jc w:val="both"/>
      </w:pPr>
      <w:r w:rsidRPr="32F1A7B8">
        <w:rPr>
          <w:rFonts w:ascii="Aptos Display" w:eastAsia="Aptos Display" w:hAnsi="Aptos Display" w:cs="Aptos Display"/>
          <w:i/>
          <w:iCs/>
          <w:sz w:val="24"/>
          <w:szCs w:val="24"/>
        </w:rPr>
        <w:t>Entrega de la motocicleta</w:t>
      </w:r>
    </w:p>
    <w:p w14:paraId="602D040E" w14:textId="7014FE8A" w:rsidR="6028EB07" w:rsidRDefault="6028EB07" w:rsidP="32F1A7B8">
      <w:pPr>
        <w:pStyle w:val="Prrafodelista"/>
        <w:numPr>
          <w:ilvl w:val="0"/>
          <w:numId w:val="11"/>
        </w:numPr>
        <w:spacing w:before="0" w:line="257" w:lineRule="auto"/>
        <w:jc w:val="both"/>
        <w:rPr>
          <w:rFonts w:ascii="Aptos Display" w:eastAsia="Aptos Display" w:hAnsi="Aptos Display" w:cs="Aptos Display"/>
          <w:sz w:val="24"/>
          <w:szCs w:val="24"/>
          <w:lang w:val="es-CO"/>
        </w:rPr>
      </w:pPr>
      <w:r w:rsidRPr="32F1A7B8">
        <w:rPr>
          <w:rFonts w:ascii="Aptos Display" w:eastAsia="Aptos Display" w:hAnsi="Aptos Display" w:cs="Aptos Display"/>
          <w:sz w:val="24"/>
          <w:szCs w:val="24"/>
          <w:lang w:val="es-CO"/>
        </w:rPr>
        <w:t>Poner a disposición (vía digital o física) la guía de movilidad segura y sostenible v2.0, sobre cómo circular de manera más segura en la motocicleta. Con logo de marcas Movemos Colombia y de ANSV. Se pondría a disposición en físico al 100% de compradores de motos nuevas.</w:t>
      </w:r>
    </w:p>
    <w:p w14:paraId="66D9D59E" w14:textId="35289CCA" w:rsidR="6028EB07" w:rsidRDefault="6028EB07" w:rsidP="32F1A7B8">
      <w:pPr>
        <w:pStyle w:val="Prrafodelista"/>
        <w:numPr>
          <w:ilvl w:val="0"/>
          <w:numId w:val="11"/>
        </w:numPr>
        <w:spacing w:before="0" w:line="257" w:lineRule="auto"/>
        <w:jc w:val="both"/>
        <w:rPr>
          <w:rFonts w:ascii="Aptos Display" w:eastAsia="Aptos Display" w:hAnsi="Aptos Display" w:cs="Aptos Display"/>
          <w:sz w:val="24"/>
          <w:szCs w:val="24"/>
          <w:lang w:val="es-CO"/>
        </w:rPr>
      </w:pPr>
      <w:r w:rsidRPr="32F1A7B8">
        <w:rPr>
          <w:rFonts w:ascii="Aptos Display" w:eastAsia="Aptos Display" w:hAnsi="Aptos Display" w:cs="Aptos Display"/>
          <w:sz w:val="24"/>
          <w:szCs w:val="24"/>
          <w:lang w:val="es-CO"/>
        </w:rPr>
        <w:t xml:space="preserve">En la guía, incluir el link (URL) o código QR para que el usuario de forma autónoma se inscriba en la plataforma de seguridad vial de la ANSV.  Quien se inscriba, podrá participar en un “plan de beneficios” impulsado por ANSV. </w:t>
      </w:r>
    </w:p>
    <w:p w14:paraId="56BA7104" w14:textId="6BCC3B2B" w:rsidR="6028EB07" w:rsidRDefault="6028EB07" w:rsidP="32F1A7B8">
      <w:pPr>
        <w:pStyle w:val="Prrafodelista"/>
        <w:numPr>
          <w:ilvl w:val="0"/>
          <w:numId w:val="11"/>
        </w:numPr>
        <w:spacing w:before="0" w:line="257" w:lineRule="auto"/>
        <w:jc w:val="both"/>
        <w:rPr>
          <w:rFonts w:ascii="Aptos Display" w:eastAsia="Aptos Display" w:hAnsi="Aptos Display" w:cs="Aptos Display"/>
          <w:sz w:val="24"/>
          <w:szCs w:val="24"/>
          <w:lang w:val="es-CO"/>
        </w:rPr>
      </w:pPr>
      <w:r w:rsidRPr="32F1A7B8">
        <w:rPr>
          <w:rFonts w:ascii="Aptos Display" w:eastAsia="Aptos Display" w:hAnsi="Aptos Display" w:cs="Aptos Display"/>
          <w:sz w:val="24"/>
          <w:szCs w:val="24"/>
          <w:lang w:val="es-CO"/>
        </w:rPr>
        <w:t>Verificación que la moto vendida salga con SOAT</w:t>
      </w:r>
    </w:p>
    <w:p w14:paraId="74DE684E" w14:textId="6EDC8F53" w:rsidR="6028EB07" w:rsidRDefault="6028EB07" w:rsidP="32F1A7B8">
      <w:pPr>
        <w:pStyle w:val="Prrafodelista"/>
        <w:numPr>
          <w:ilvl w:val="0"/>
          <w:numId w:val="11"/>
        </w:numPr>
        <w:spacing w:before="0" w:line="257" w:lineRule="auto"/>
        <w:jc w:val="both"/>
        <w:rPr>
          <w:rFonts w:ascii="Aptos Display" w:eastAsia="Aptos Display" w:hAnsi="Aptos Display" w:cs="Aptos Display"/>
          <w:sz w:val="24"/>
          <w:szCs w:val="24"/>
          <w:lang w:val="es-CO"/>
        </w:rPr>
      </w:pPr>
      <w:r w:rsidRPr="32F1A7B8">
        <w:rPr>
          <w:rFonts w:ascii="Aptos Display" w:eastAsia="Aptos Display" w:hAnsi="Aptos Display" w:cs="Aptos Display"/>
          <w:sz w:val="24"/>
          <w:szCs w:val="24"/>
          <w:lang w:val="es-CO"/>
        </w:rPr>
        <w:t xml:space="preserve">Sugerencia y verificación de que quien retire la motocicleta: </w:t>
      </w:r>
    </w:p>
    <w:p w14:paraId="3D768A24" w14:textId="68C2E208" w:rsidR="6028EB07" w:rsidRDefault="6028EB07" w:rsidP="32F1A7B8">
      <w:pPr>
        <w:pStyle w:val="Prrafodelista"/>
        <w:numPr>
          <w:ilvl w:val="0"/>
          <w:numId w:val="10"/>
        </w:numPr>
        <w:spacing w:before="0" w:line="257" w:lineRule="auto"/>
        <w:ind w:left="1080" w:hanging="371"/>
        <w:jc w:val="both"/>
        <w:rPr>
          <w:rFonts w:ascii="Aptos Display" w:eastAsia="Aptos Display" w:hAnsi="Aptos Display" w:cs="Aptos Display"/>
          <w:sz w:val="24"/>
          <w:szCs w:val="24"/>
          <w:lang w:val="es-CO"/>
        </w:rPr>
      </w:pPr>
      <w:r w:rsidRPr="32F1A7B8">
        <w:rPr>
          <w:rFonts w:ascii="Aptos Display" w:eastAsia="Aptos Display" w:hAnsi="Aptos Display" w:cs="Aptos Display"/>
          <w:sz w:val="24"/>
          <w:szCs w:val="24"/>
          <w:lang w:val="es-CO"/>
        </w:rPr>
        <w:t xml:space="preserve">Tenga licencia de conducción vigente. (Si no la tiene se sugerirá buscar quien si la tenga) </w:t>
      </w:r>
    </w:p>
    <w:p w14:paraId="7FEFD2D8" w14:textId="5A813771" w:rsidR="6028EB07" w:rsidRDefault="6028EB07" w:rsidP="32F1A7B8">
      <w:pPr>
        <w:pStyle w:val="Prrafodelista"/>
        <w:numPr>
          <w:ilvl w:val="0"/>
          <w:numId w:val="10"/>
        </w:numPr>
        <w:spacing w:before="0" w:line="257" w:lineRule="auto"/>
        <w:ind w:left="1080" w:hanging="371"/>
        <w:jc w:val="both"/>
        <w:rPr>
          <w:rFonts w:ascii="Aptos Display" w:eastAsia="Aptos Display" w:hAnsi="Aptos Display" w:cs="Aptos Display"/>
          <w:sz w:val="24"/>
          <w:szCs w:val="24"/>
          <w:lang w:val="es-CO"/>
        </w:rPr>
      </w:pPr>
      <w:r w:rsidRPr="32F1A7B8">
        <w:rPr>
          <w:rFonts w:ascii="Aptos Display" w:eastAsia="Aptos Display" w:hAnsi="Aptos Display" w:cs="Aptos Display"/>
          <w:sz w:val="24"/>
          <w:szCs w:val="24"/>
          <w:lang w:val="es-CO"/>
        </w:rPr>
        <w:t>Que la persona que retire la motocicleta posea casco (Que sea la persona quien presenta la licencia y conducirá la moto).</w:t>
      </w:r>
    </w:p>
    <w:p w14:paraId="00F70F8C" w14:textId="51EADFCD" w:rsidR="6028EB07" w:rsidRDefault="6028EB07" w:rsidP="32F1A7B8">
      <w:pPr>
        <w:spacing w:line="276" w:lineRule="auto"/>
        <w:jc w:val="both"/>
      </w:pPr>
      <w:r w:rsidRPr="32F1A7B8">
        <w:rPr>
          <w:rFonts w:ascii="Aptos Display" w:eastAsia="Aptos Display" w:hAnsi="Aptos Display" w:cs="Aptos Display"/>
          <w:i/>
          <w:iCs/>
          <w:sz w:val="24"/>
          <w:szCs w:val="24"/>
        </w:rPr>
        <w:t>Posventa</w:t>
      </w:r>
    </w:p>
    <w:p w14:paraId="3B92AC2A" w14:textId="4EC6B72B" w:rsidR="6028EB07" w:rsidRDefault="6028EB07" w:rsidP="32F1A7B8">
      <w:pPr>
        <w:pStyle w:val="Prrafodelista"/>
        <w:numPr>
          <w:ilvl w:val="0"/>
          <w:numId w:val="9"/>
        </w:numPr>
        <w:spacing w:before="0" w:line="257" w:lineRule="auto"/>
        <w:jc w:val="both"/>
        <w:rPr>
          <w:rFonts w:ascii="Aptos Display" w:eastAsia="Aptos Display" w:hAnsi="Aptos Display" w:cs="Aptos Display"/>
          <w:sz w:val="24"/>
          <w:szCs w:val="24"/>
          <w:lang w:val="es-CO"/>
        </w:rPr>
      </w:pPr>
      <w:r w:rsidRPr="32F1A7B8">
        <w:rPr>
          <w:rFonts w:ascii="Aptos Display" w:eastAsia="Aptos Display" w:hAnsi="Aptos Display" w:cs="Aptos Display"/>
          <w:sz w:val="24"/>
          <w:szCs w:val="24"/>
          <w:lang w:val="es-CO"/>
        </w:rPr>
        <w:t>Seguimiento a revisiones periódicas mediante mensajes que recuerden esta práctica.</w:t>
      </w:r>
    </w:p>
    <w:p w14:paraId="4ED82576" w14:textId="50060D1D" w:rsidR="6028EB07" w:rsidRDefault="6028EB07" w:rsidP="32F1A7B8">
      <w:pPr>
        <w:pStyle w:val="Prrafodelista"/>
        <w:numPr>
          <w:ilvl w:val="0"/>
          <w:numId w:val="9"/>
        </w:numPr>
        <w:spacing w:before="0" w:line="257" w:lineRule="auto"/>
        <w:jc w:val="both"/>
        <w:rPr>
          <w:rFonts w:ascii="Aptos Display" w:eastAsia="Aptos Display" w:hAnsi="Aptos Display" w:cs="Aptos Display"/>
          <w:sz w:val="24"/>
          <w:szCs w:val="24"/>
          <w:lang w:val="es-CO"/>
        </w:rPr>
      </w:pPr>
      <w:r w:rsidRPr="32F1A7B8">
        <w:rPr>
          <w:rFonts w:ascii="Aptos Display" w:eastAsia="Aptos Display" w:hAnsi="Aptos Display" w:cs="Aptos Display"/>
          <w:sz w:val="24"/>
          <w:szCs w:val="24"/>
          <w:lang w:val="es-CO"/>
        </w:rPr>
        <w:t>Envío de información relacionada con seguridad vial (Mensajes de autocuidado, corresponsabilidad, etc.)</w:t>
      </w:r>
    </w:p>
    <w:p w14:paraId="638BC080" w14:textId="6C62E865" w:rsidR="6028EB07" w:rsidRDefault="6028EB07" w:rsidP="32F1A7B8">
      <w:pPr>
        <w:spacing w:line="276" w:lineRule="auto"/>
        <w:jc w:val="both"/>
      </w:pPr>
      <w:r w:rsidRPr="32F1A7B8">
        <w:rPr>
          <w:rFonts w:ascii="Aptos Display" w:eastAsia="Aptos Display" w:hAnsi="Aptos Display" w:cs="Aptos Display"/>
          <w:sz w:val="24"/>
          <w:szCs w:val="24"/>
        </w:rPr>
        <w:t xml:space="preserve">Transversal a lo anterior, el protocolo busca incorporar mensajes de seguridad en el discurso de los asesores comerciales y para esto se están realizando convocatorias en las ciudades </w:t>
      </w:r>
      <w:r w:rsidRPr="32F1A7B8">
        <w:rPr>
          <w:rFonts w:ascii="Aptos Display" w:eastAsia="Aptos Display" w:hAnsi="Aptos Display" w:cs="Aptos Display"/>
          <w:sz w:val="24"/>
          <w:szCs w:val="24"/>
        </w:rPr>
        <w:lastRenderedPageBreak/>
        <w:t>con mayor tasa de siniestralidad para que los vendedores asistan a un taller mediante el cual se dan a conocer aspectos relacionados con la seguridad vial que pueden fortalecer el proceso de venta, priorizando la protección de la vida.</w:t>
      </w:r>
    </w:p>
    <w:p w14:paraId="39B2298E" w14:textId="20D0DBFB" w:rsidR="6028EB07" w:rsidRDefault="6028EB07" w:rsidP="32F1A7B8">
      <w:pPr>
        <w:spacing w:line="276" w:lineRule="auto"/>
        <w:jc w:val="both"/>
      </w:pPr>
      <w:r w:rsidRPr="32F1A7B8">
        <w:rPr>
          <w:rFonts w:ascii="Aptos Display" w:eastAsia="Aptos Display" w:hAnsi="Aptos Display" w:cs="Aptos Display"/>
          <w:b/>
          <w:bCs/>
          <w:sz w:val="24"/>
          <w:szCs w:val="24"/>
        </w:rPr>
        <w:t xml:space="preserve">Taller a asesores comerciales en la venta de motocicletas: </w:t>
      </w:r>
    </w:p>
    <w:p w14:paraId="36A939E9" w14:textId="07A078B7" w:rsidR="6028EB07" w:rsidRDefault="6028EB07" w:rsidP="32F1A7B8">
      <w:pPr>
        <w:spacing w:line="276" w:lineRule="auto"/>
        <w:jc w:val="both"/>
      </w:pPr>
      <w:r w:rsidRPr="32F1A7B8">
        <w:rPr>
          <w:rFonts w:ascii="Aptos Display" w:eastAsia="Aptos Display" w:hAnsi="Aptos Display" w:cs="Aptos Display"/>
          <w:sz w:val="24"/>
          <w:szCs w:val="24"/>
        </w:rPr>
        <w:t xml:space="preserve">Durante el 2024 se realizaron talleres a vendedores de motocicleta en el marco de la Estrategia de Intervención a Municipios, alcanzando cerca de 250 participantes y en el año 2025 se desarrollaron asistencias técnicas a directores y equipos comerciales de las 8 ensambladoras de motocicletas, ubicadas en los departamentos de Antioquia, Valle del Cauca y Risaralda. Este ejercicio tuvo por objetivo sensibilizar y capacitar al personal para que se incorpore durante las fases de preventa, venta y posventa, conceptos sobre seguridad vial y de esta manera el usuario final pueda incluir a su decisión de compra el factor seguridad. </w:t>
      </w:r>
    </w:p>
    <w:p w14:paraId="431ECEA4" w14:textId="0F696351" w:rsidR="6028EB07" w:rsidRDefault="6028EB07" w:rsidP="32F1A7B8">
      <w:pPr>
        <w:spacing w:before="240" w:after="240" w:line="276" w:lineRule="auto"/>
        <w:jc w:val="both"/>
      </w:pPr>
      <w:r w:rsidRPr="32F1A7B8">
        <w:rPr>
          <w:rFonts w:ascii="Aptos Display" w:eastAsia="Aptos Display" w:hAnsi="Aptos Display" w:cs="Aptos Display"/>
          <w:b/>
          <w:bCs/>
          <w:sz w:val="24"/>
          <w:szCs w:val="24"/>
        </w:rPr>
        <w:t>Promoción del uso adecuado del casco con articulación interinstitucional</w:t>
      </w:r>
    </w:p>
    <w:p w14:paraId="70DC7A55" w14:textId="2A6C8CD9" w:rsidR="6028EB07" w:rsidRDefault="6028EB07" w:rsidP="32F1A7B8">
      <w:pPr>
        <w:spacing w:before="240" w:after="240" w:line="276" w:lineRule="auto"/>
        <w:jc w:val="both"/>
      </w:pPr>
      <w:r w:rsidRPr="32F1A7B8">
        <w:rPr>
          <w:rFonts w:ascii="Aptos Display" w:eastAsia="Aptos Display" w:hAnsi="Aptos Display" w:cs="Aptos Display"/>
          <w:sz w:val="24"/>
          <w:szCs w:val="24"/>
        </w:rPr>
        <w:t>Durante el año 2021-2022 la Federación Internacional del Automóvil (FIA) promovió una iniciativa entre los fabricantes de cascos para diseñar cascos asequibles que cumplieran con el estándar ECE 22.05. Ante dicho llamado, entre otros fabricantes, NZI diseñó un casco tipo Jet, ultra ventilado a bajo costo y homologado. Gracias a la coordinación entre el BID, Touring y Automóvil, Club de Colombia y la ANSV, llegaron al país cerca de 900 de estos cascos que fueron entregados en 13 municipios priorizados por su clima y alta siniestralidad de motociclistas, especialmente por traumas craneoencefálicos, bajo una estrategia pedagógica implementada por la ANSV cuyo objetivo fue sensibilizar y demostrar que es posible acceder a cascos certificados, de bajo costo y que se ajusten a las condiciones del territorio.</w:t>
      </w:r>
    </w:p>
    <w:p w14:paraId="747A8C9E" w14:textId="2342A72C" w:rsidR="6028EB07" w:rsidRDefault="6028EB07" w:rsidP="32F1A7B8">
      <w:pPr>
        <w:spacing w:before="240" w:after="240" w:line="276" w:lineRule="auto"/>
        <w:jc w:val="both"/>
      </w:pPr>
      <w:r w:rsidRPr="32F1A7B8">
        <w:rPr>
          <w:rFonts w:ascii="Aptos Display" w:eastAsia="Aptos Display" w:hAnsi="Aptos Display" w:cs="Aptos Display"/>
          <w:sz w:val="24"/>
          <w:szCs w:val="24"/>
        </w:rPr>
        <w:t xml:space="preserve">Posteriormente, se firma el acuerdo de entendimiento No. AE-003 de 2025, entre la Agencia Nacional de Seguridad Vial y la comercializadora INDUCASCOS S.A.S, que tiene por objeto </w:t>
      </w:r>
      <w:r w:rsidRPr="32F1A7B8">
        <w:rPr>
          <w:rFonts w:ascii="Aptos Display" w:eastAsia="Aptos Display" w:hAnsi="Aptos Display" w:cs="Aptos Display"/>
          <w:i/>
          <w:iCs/>
          <w:sz w:val="24"/>
          <w:szCs w:val="24"/>
        </w:rPr>
        <w:t>“Aunar esfuerzos entre la COMERCIALIZADORA INDUCASCOS S.A.S y la AGENCIA NACIONAL DE SEGURIDAD VIAL, para la implementación de una estrategia pedagógica, dirigida a fomentar en los motociclistas el uso correcto de cascos certificados”</w:t>
      </w:r>
      <w:r w:rsidRPr="32F1A7B8">
        <w:rPr>
          <w:rFonts w:ascii="Aptos Display" w:eastAsia="Aptos Display" w:hAnsi="Aptos Display" w:cs="Aptos Display"/>
          <w:sz w:val="24"/>
          <w:szCs w:val="24"/>
        </w:rPr>
        <w:t>, en cuyas intenciones se menciona que la COMERCIALIZADORA facilitará hasta 1.000 cascos para apoyar las jornadas pedagógicas sobre uso adecuado del casco, las cuales se vienen entregando durante las actividades internalizadas de formación y sensibilización que realiza el equipo de motos de la Dirección de Comportamiento a nivel nacional.</w:t>
      </w:r>
    </w:p>
    <w:p w14:paraId="6F4660EE" w14:textId="3534D9C9" w:rsidR="6028EB07" w:rsidRDefault="6028EB07" w:rsidP="32F1A7B8">
      <w:pPr>
        <w:spacing w:before="240" w:after="240" w:line="276" w:lineRule="auto"/>
        <w:jc w:val="both"/>
      </w:pPr>
      <w:r w:rsidRPr="00927046">
        <w:rPr>
          <w:rFonts w:ascii="Aptos Display" w:eastAsia="Aptos Display" w:hAnsi="Aptos Display" w:cs="Aptos Display"/>
          <w:b/>
          <w:bCs/>
          <w:sz w:val="24"/>
          <w:szCs w:val="24"/>
          <w:lang w:val="es-ES"/>
        </w:rPr>
        <w:t>Escuela Virtual de Seguridad Vial</w:t>
      </w:r>
    </w:p>
    <w:p w14:paraId="7771BA5E" w14:textId="563A161C" w:rsidR="6028EB07" w:rsidRDefault="6028EB07" w:rsidP="32F1A7B8">
      <w:pPr>
        <w:spacing w:line="276" w:lineRule="auto"/>
        <w:jc w:val="both"/>
      </w:pPr>
      <w:r w:rsidRPr="32F1A7B8">
        <w:rPr>
          <w:rFonts w:ascii="Aptos Display" w:eastAsia="Aptos Display" w:hAnsi="Aptos Display" w:cs="Aptos Display"/>
          <w:sz w:val="24"/>
          <w:szCs w:val="24"/>
          <w:lang w:val="es"/>
        </w:rPr>
        <w:t xml:space="preserve">En la Escuela Virtual de Seguridad Vial (EVSV) reposan más de quinientos recursos pedagógicos distribuidos en ciento sesenta y cuatro contenidos virtuales e inclusivos que promueven una movilidad responsable en el país. El motociclista es uno de los actores viales más relevantes de este catálogo, contando con guías de protección, módulos sobre el uso de elementos de seguridad y técnicas de frenado seguro. Además, la plataforma dispone de </w:t>
      </w:r>
      <w:r w:rsidRPr="32F1A7B8">
        <w:rPr>
          <w:rFonts w:ascii="Aptos Display" w:eastAsia="Aptos Display" w:hAnsi="Aptos Display" w:cs="Aptos Display"/>
          <w:sz w:val="24"/>
          <w:szCs w:val="24"/>
          <w:lang w:val="es"/>
        </w:rPr>
        <w:lastRenderedPageBreak/>
        <w:t xml:space="preserve">series educativas y videotutoriales prácticos para que el conductor realice la revisión preoperacional diaria de su motocicleta, aprendiendo a inspeccionar de manera autónoma componentes vitales como las llantas, los frenos, los líquidos, el kit de arrastre y el sistema eléctrico antes de salir a la vía. </w:t>
      </w:r>
    </w:p>
    <w:p w14:paraId="6CFB9780" w14:textId="425CD703" w:rsidR="6028EB07" w:rsidRDefault="6028EB07" w:rsidP="32F1A7B8">
      <w:pPr>
        <w:spacing w:line="276" w:lineRule="auto"/>
        <w:jc w:val="both"/>
      </w:pPr>
      <w:r w:rsidRPr="32F1A7B8">
        <w:rPr>
          <w:rFonts w:ascii="Aptos Display" w:eastAsia="Aptos Display" w:hAnsi="Aptos Display" w:cs="Aptos Display"/>
          <w:sz w:val="24"/>
          <w:szCs w:val="24"/>
          <w:lang w:val="es"/>
        </w:rPr>
        <w:t xml:space="preserve"> </w:t>
      </w:r>
    </w:p>
    <w:tbl>
      <w:tblPr>
        <w:tblW w:w="0" w:type="auto"/>
        <w:tblInd w:w="-795" w:type="dxa"/>
        <w:tblCellMar>
          <w:left w:w="10" w:type="dxa"/>
          <w:right w:w="10" w:type="dxa"/>
        </w:tblCellMar>
        <w:tblLook w:val="04A0" w:firstRow="1" w:lastRow="0" w:firstColumn="1" w:lastColumn="0" w:noHBand="0" w:noVBand="1"/>
      </w:tblPr>
      <w:tblGrid>
        <w:gridCol w:w="5381"/>
        <w:gridCol w:w="4234"/>
      </w:tblGrid>
      <w:tr w:rsidR="32F1A7B8" w14:paraId="1B659E22" w14:textId="77777777" w:rsidTr="32F1A7B8">
        <w:trPr>
          <w:trHeight w:val="15"/>
        </w:trPr>
        <w:tc>
          <w:tcPr>
            <w:tcW w:w="6980" w:type="dxa"/>
            <w:tcBorders>
              <w:top w:val="single" w:sz="8" w:space="0" w:color="auto"/>
              <w:left w:val="single" w:sz="8" w:space="0" w:color="auto"/>
              <w:bottom w:val="single" w:sz="8" w:space="0" w:color="auto"/>
              <w:right w:val="single" w:sz="8" w:space="0" w:color="auto"/>
            </w:tcBorders>
            <w:tcMar>
              <w:left w:w="108" w:type="dxa"/>
              <w:right w:w="108" w:type="dxa"/>
            </w:tcMar>
          </w:tcPr>
          <w:p w14:paraId="1208E315" w14:textId="4AD0A5CF" w:rsidR="32F1A7B8" w:rsidRDefault="32F1A7B8" w:rsidP="32F1A7B8">
            <w:pPr>
              <w:spacing w:line="276" w:lineRule="auto"/>
            </w:pPr>
            <w:r w:rsidRPr="32F1A7B8">
              <w:rPr>
                <w:rFonts w:ascii="Aptos Display" w:eastAsia="Aptos Display" w:hAnsi="Aptos Display" w:cs="Aptos Display"/>
                <w:b/>
                <w:bCs/>
                <w:sz w:val="24"/>
                <w:szCs w:val="24"/>
              </w:rPr>
              <w:t>Nombre del recurso / Tema</w:t>
            </w:r>
          </w:p>
        </w:tc>
        <w:tc>
          <w:tcPr>
            <w:tcW w:w="4354" w:type="dxa"/>
            <w:tcBorders>
              <w:top w:val="single" w:sz="8" w:space="0" w:color="auto"/>
              <w:left w:val="single" w:sz="8" w:space="0" w:color="auto"/>
              <w:bottom w:val="single" w:sz="8" w:space="0" w:color="auto"/>
              <w:right w:val="single" w:sz="8" w:space="0" w:color="auto"/>
            </w:tcBorders>
            <w:tcMar>
              <w:left w:w="108" w:type="dxa"/>
              <w:right w:w="108" w:type="dxa"/>
            </w:tcMar>
          </w:tcPr>
          <w:p w14:paraId="1A201705" w14:textId="103FCAE2" w:rsidR="32F1A7B8" w:rsidRDefault="32F1A7B8" w:rsidP="32F1A7B8">
            <w:pPr>
              <w:spacing w:line="276" w:lineRule="auto"/>
            </w:pPr>
            <w:r w:rsidRPr="32F1A7B8">
              <w:rPr>
                <w:rFonts w:ascii="Aptos Display" w:eastAsia="Aptos Display" w:hAnsi="Aptos Display" w:cs="Aptos Display"/>
                <w:b/>
                <w:bCs/>
                <w:sz w:val="24"/>
                <w:szCs w:val="24"/>
              </w:rPr>
              <w:t>Enlace de acceso</w:t>
            </w:r>
          </w:p>
        </w:tc>
      </w:tr>
      <w:tr w:rsidR="32F1A7B8" w14:paraId="5A4F2323" w14:textId="77777777" w:rsidTr="32F1A7B8">
        <w:trPr>
          <w:trHeight w:val="15"/>
        </w:trPr>
        <w:tc>
          <w:tcPr>
            <w:tcW w:w="6980" w:type="dxa"/>
            <w:tcBorders>
              <w:top w:val="single" w:sz="8" w:space="0" w:color="auto"/>
              <w:left w:val="single" w:sz="8" w:space="0" w:color="auto"/>
              <w:bottom w:val="single" w:sz="8" w:space="0" w:color="auto"/>
              <w:right w:val="single" w:sz="8" w:space="0" w:color="auto"/>
            </w:tcBorders>
            <w:tcMar>
              <w:left w:w="108" w:type="dxa"/>
              <w:right w:w="108" w:type="dxa"/>
            </w:tcMar>
          </w:tcPr>
          <w:p w14:paraId="6B87B198" w14:textId="25F17015" w:rsidR="32F1A7B8" w:rsidRDefault="32F1A7B8" w:rsidP="32F1A7B8">
            <w:pPr>
              <w:spacing w:line="276" w:lineRule="auto"/>
            </w:pPr>
            <w:r w:rsidRPr="32F1A7B8">
              <w:rPr>
                <w:rFonts w:ascii="Aptos Display" w:eastAsia="Aptos Display" w:hAnsi="Aptos Display" w:cs="Aptos Display"/>
                <w:sz w:val="24"/>
                <w:szCs w:val="24"/>
              </w:rPr>
              <w:t xml:space="preserve">EPP - Elementos de protección personal para motociclistas </w:t>
            </w:r>
          </w:p>
        </w:tc>
        <w:tc>
          <w:tcPr>
            <w:tcW w:w="4354" w:type="dxa"/>
            <w:tcBorders>
              <w:top w:val="single" w:sz="8" w:space="0" w:color="auto"/>
              <w:left w:val="single" w:sz="8" w:space="0" w:color="auto"/>
              <w:bottom w:val="single" w:sz="8" w:space="0" w:color="auto"/>
              <w:right w:val="single" w:sz="8" w:space="0" w:color="auto"/>
            </w:tcBorders>
            <w:tcMar>
              <w:left w:w="108" w:type="dxa"/>
              <w:right w:w="108" w:type="dxa"/>
            </w:tcMar>
          </w:tcPr>
          <w:p w14:paraId="3D8A5386" w14:textId="40544D5E" w:rsidR="32F1A7B8" w:rsidRDefault="32F1A7B8" w:rsidP="32F1A7B8">
            <w:pPr>
              <w:spacing w:line="276" w:lineRule="auto"/>
            </w:pPr>
            <w:hyperlink r:id="rId15">
              <w:r w:rsidRPr="32F1A7B8">
                <w:rPr>
                  <w:color w:val="0563C1"/>
                </w:rPr>
                <w:t>https://ansv.gov.co/es/escuela/4821</w:t>
              </w:r>
            </w:hyperlink>
          </w:p>
          <w:p w14:paraId="1ED56E95" w14:textId="0DAE1F60" w:rsidR="32F1A7B8" w:rsidRDefault="32F1A7B8" w:rsidP="32F1A7B8">
            <w:pPr>
              <w:spacing w:line="276" w:lineRule="auto"/>
            </w:pPr>
            <w:r w:rsidRPr="00927046">
              <w:rPr>
                <w:rFonts w:ascii="Aptos Display" w:eastAsia="Aptos Display" w:hAnsi="Aptos Display" w:cs="Aptos Display"/>
                <w:sz w:val="24"/>
                <w:szCs w:val="24"/>
              </w:rPr>
              <w:t xml:space="preserve"> </w:t>
            </w:r>
          </w:p>
        </w:tc>
      </w:tr>
      <w:tr w:rsidR="32F1A7B8" w14:paraId="6EADC2D8" w14:textId="77777777" w:rsidTr="32F1A7B8">
        <w:trPr>
          <w:trHeight w:val="15"/>
        </w:trPr>
        <w:tc>
          <w:tcPr>
            <w:tcW w:w="6980" w:type="dxa"/>
            <w:tcBorders>
              <w:top w:val="single" w:sz="8" w:space="0" w:color="auto"/>
              <w:left w:val="single" w:sz="8" w:space="0" w:color="auto"/>
              <w:bottom w:val="single" w:sz="8" w:space="0" w:color="auto"/>
              <w:right w:val="single" w:sz="8" w:space="0" w:color="auto"/>
            </w:tcBorders>
            <w:tcMar>
              <w:left w:w="108" w:type="dxa"/>
              <w:right w:w="108" w:type="dxa"/>
            </w:tcMar>
          </w:tcPr>
          <w:p w14:paraId="51880E28" w14:textId="481E8553" w:rsidR="32F1A7B8" w:rsidRDefault="32F1A7B8" w:rsidP="32F1A7B8">
            <w:pPr>
              <w:spacing w:line="276" w:lineRule="auto"/>
            </w:pPr>
            <w:r w:rsidRPr="32F1A7B8">
              <w:rPr>
                <w:rFonts w:ascii="Aptos Display" w:eastAsia="Aptos Display" w:hAnsi="Aptos Display" w:cs="Aptos Display"/>
                <w:sz w:val="24"/>
                <w:szCs w:val="24"/>
              </w:rPr>
              <w:t xml:space="preserve">EPP - Elementos de protección personal para motociclistas - TRIADA SALVAVIDAS </w:t>
            </w:r>
          </w:p>
        </w:tc>
        <w:tc>
          <w:tcPr>
            <w:tcW w:w="4354" w:type="dxa"/>
            <w:tcBorders>
              <w:top w:val="single" w:sz="8" w:space="0" w:color="auto"/>
              <w:left w:val="single" w:sz="8" w:space="0" w:color="auto"/>
              <w:bottom w:val="single" w:sz="8" w:space="0" w:color="auto"/>
              <w:right w:val="single" w:sz="8" w:space="0" w:color="auto"/>
            </w:tcBorders>
            <w:tcMar>
              <w:left w:w="108" w:type="dxa"/>
              <w:right w:w="108" w:type="dxa"/>
            </w:tcMar>
          </w:tcPr>
          <w:p w14:paraId="055F9DF6" w14:textId="6672A371" w:rsidR="32F1A7B8" w:rsidRDefault="32F1A7B8" w:rsidP="32F1A7B8">
            <w:pPr>
              <w:spacing w:line="276" w:lineRule="auto"/>
            </w:pPr>
            <w:hyperlink r:id="rId16">
              <w:r w:rsidRPr="32F1A7B8">
                <w:rPr>
                  <w:color w:val="0563C1"/>
                </w:rPr>
                <w:t>https://ansv.gov.co/es/escuela/4705</w:t>
              </w:r>
            </w:hyperlink>
          </w:p>
          <w:p w14:paraId="58FDCAAF" w14:textId="667CB5B6" w:rsidR="32F1A7B8" w:rsidRDefault="32F1A7B8" w:rsidP="32F1A7B8">
            <w:pPr>
              <w:spacing w:line="276" w:lineRule="auto"/>
            </w:pPr>
            <w:r w:rsidRPr="00927046">
              <w:rPr>
                <w:rFonts w:ascii="Aptos Display" w:eastAsia="Aptos Display" w:hAnsi="Aptos Display" w:cs="Aptos Display"/>
                <w:sz w:val="24"/>
                <w:szCs w:val="24"/>
              </w:rPr>
              <w:t xml:space="preserve"> </w:t>
            </w:r>
          </w:p>
        </w:tc>
      </w:tr>
      <w:tr w:rsidR="32F1A7B8" w14:paraId="1E3F17EE" w14:textId="77777777" w:rsidTr="32F1A7B8">
        <w:trPr>
          <w:trHeight w:val="15"/>
        </w:trPr>
        <w:tc>
          <w:tcPr>
            <w:tcW w:w="6980" w:type="dxa"/>
            <w:tcBorders>
              <w:top w:val="single" w:sz="8" w:space="0" w:color="auto"/>
              <w:left w:val="single" w:sz="8" w:space="0" w:color="auto"/>
              <w:bottom w:val="single" w:sz="8" w:space="0" w:color="auto"/>
              <w:right w:val="single" w:sz="8" w:space="0" w:color="auto"/>
            </w:tcBorders>
            <w:tcMar>
              <w:left w:w="108" w:type="dxa"/>
              <w:right w:w="108" w:type="dxa"/>
            </w:tcMar>
          </w:tcPr>
          <w:p w14:paraId="4461E993" w14:textId="3FA48BB9" w:rsidR="32F1A7B8" w:rsidRDefault="32F1A7B8" w:rsidP="32F1A7B8">
            <w:pPr>
              <w:spacing w:line="276" w:lineRule="auto"/>
            </w:pPr>
            <w:r w:rsidRPr="32F1A7B8">
              <w:rPr>
                <w:rFonts w:ascii="Aptos Display" w:eastAsia="Aptos Display" w:hAnsi="Aptos Display" w:cs="Aptos Display"/>
                <w:sz w:val="24"/>
                <w:szCs w:val="24"/>
              </w:rPr>
              <w:t>Frenado en motocicletas</w:t>
            </w:r>
          </w:p>
        </w:tc>
        <w:tc>
          <w:tcPr>
            <w:tcW w:w="4354" w:type="dxa"/>
            <w:tcBorders>
              <w:top w:val="single" w:sz="8" w:space="0" w:color="auto"/>
              <w:left w:val="single" w:sz="8" w:space="0" w:color="auto"/>
              <w:bottom w:val="single" w:sz="8" w:space="0" w:color="auto"/>
              <w:right w:val="single" w:sz="8" w:space="0" w:color="auto"/>
            </w:tcBorders>
            <w:tcMar>
              <w:left w:w="108" w:type="dxa"/>
              <w:right w:w="108" w:type="dxa"/>
            </w:tcMar>
          </w:tcPr>
          <w:p w14:paraId="1C4B5CD4" w14:textId="34A7E875" w:rsidR="32F1A7B8" w:rsidRDefault="32F1A7B8" w:rsidP="32F1A7B8">
            <w:pPr>
              <w:spacing w:line="276" w:lineRule="auto"/>
            </w:pPr>
            <w:hyperlink r:id="rId17">
              <w:r w:rsidRPr="32F1A7B8">
                <w:rPr>
                  <w:color w:val="0563C1"/>
                </w:rPr>
                <w:t>https://ansv.gov.co/es/escuela/4719</w:t>
              </w:r>
            </w:hyperlink>
          </w:p>
        </w:tc>
      </w:tr>
      <w:tr w:rsidR="32F1A7B8" w14:paraId="43C4D261" w14:textId="77777777" w:rsidTr="32F1A7B8">
        <w:trPr>
          <w:trHeight w:val="15"/>
        </w:trPr>
        <w:tc>
          <w:tcPr>
            <w:tcW w:w="6980" w:type="dxa"/>
            <w:tcBorders>
              <w:top w:val="single" w:sz="8" w:space="0" w:color="auto"/>
              <w:left w:val="single" w:sz="8" w:space="0" w:color="auto"/>
              <w:bottom w:val="single" w:sz="8" w:space="0" w:color="auto"/>
              <w:right w:val="single" w:sz="8" w:space="0" w:color="auto"/>
            </w:tcBorders>
            <w:tcMar>
              <w:left w:w="108" w:type="dxa"/>
              <w:right w:w="108" w:type="dxa"/>
            </w:tcMar>
          </w:tcPr>
          <w:p w14:paraId="084BFFA3" w14:textId="61D5929A" w:rsidR="32F1A7B8" w:rsidRDefault="32F1A7B8" w:rsidP="32F1A7B8">
            <w:pPr>
              <w:spacing w:line="276" w:lineRule="auto"/>
            </w:pPr>
            <w:r w:rsidRPr="32F1A7B8">
              <w:rPr>
                <w:rFonts w:ascii="Aptos Display" w:eastAsia="Aptos Display" w:hAnsi="Aptos Display" w:cs="Aptos Display"/>
                <w:sz w:val="24"/>
                <w:szCs w:val="24"/>
              </w:rPr>
              <w:t xml:space="preserve">Mantenimiento preventivo y revisión preoperacional de la motocicleta - ¿Cuánto conoce su moto y lo que esta necesita? </w:t>
            </w:r>
          </w:p>
        </w:tc>
        <w:tc>
          <w:tcPr>
            <w:tcW w:w="4354" w:type="dxa"/>
            <w:tcBorders>
              <w:top w:val="single" w:sz="8" w:space="0" w:color="auto"/>
              <w:left w:val="single" w:sz="8" w:space="0" w:color="auto"/>
              <w:bottom w:val="single" w:sz="8" w:space="0" w:color="auto"/>
              <w:right w:val="single" w:sz="8" w:space="0" w:color="auto"/>
            </w:tcBorders>
            <w:tcMar>
              <w:left w:w="108" w:type="dxa"/>
              <w:right w:w="108" w:type="dxa"/>
            </w:tcMar>
          </w:tcPr>
          <w:p w14:paraId="3CC9EA1B" w14:textId="56FEC3DE" w:rsidR="32F1A7B8" w:rsidRDefault="32F1A7B8" w:rsidP="32F1A7B8">
            <w:pPr>
              <w:spacing w:line="276" w:lineRule="auto"/>
            </w:pPr>
            <w:hyperlink r:id="rId18">
              <w:r w:rsidRPr="32F1A7B8">
                <w:rPr>
                  <w:color w:val="0563C1"/>
                </w:rPr>
                <w:t>https://ansv.gov.co/es/escuela/4570</w:t>
              </w:r>
            </w:hyperlink>
          </w:p>
          <w:p w14:paraId="6ABF193C" w14:textId="2AF0F65E" w:rsidR="32F1A7B8" w:rsidRDefault="32F1A7B8" w:rsidP="32F1A7B8">
            <w:pPr>
              <w:spacing w:line="276" w:lineRule="auto"/>
            </w:pPr>
            <w:r w:rsidRPr="00927046">
              <w:rPr>
                <w:rFonts w:ascii="Aptos Display" w:eastAsia="Aptos Display" w:hAnsi="Aptos Display" w:cs="Aptos Display"/>
                <w:sz w:val="24"/>
                <w:szCs w:val="24"/>
              </w:rPr>
              <w:t xml:space="preserve"> </w:t>
            </w:r>
          </w:p>
        </w:tc>
      </w:tr>
      <w:tr w:rsidR="32F1A7B8" w14:paraId="38146213" w14:textId="77777777" w:rsidTr="32F1A7B8">
        <w:trPr>
          <w:trHeight w:val="15"/>
        </w:trPr>
        <w:tc>
          <w:tcPr>
            <w:tcW w:w="6980" w:type="dxa"/>
            <w:tcBorders>
              <w:top w:val="single" w:sz="8" w:space="0" w:color="auto"/>
              <w:left w:val="single" w:sz="8" w:space="0" w:color="auto"/>
              <w:bottom w:val="single" w:sz="8" w:space="0" w:color="auto"/>
              <w:right w:val="single" w:sz="8" w:space="0" w:color="auto"/>
            </w:tcBorders>
            <w:tcMar>
              <w:left w:w="108" w:type="dxa"/>
              <w:right w:w="108" w:type="dxa"/>
            </w:tcMar>
          </w:tcPr>
          <w:p w14:paraId="3B51D399" w14:textId="2F4E6513" w:rsidR="32F1A7B8" w:rsidRDefault="32F1A7B8" w:rsidP="32F1A7B8">
            <w:pPr>
              <w:spacing w:line="276" w:lineRule="auto"/>
            </w:pPr>
            <w:r w:rsidRPr="32F1A7B8">
              <w:rPr>
                <w:rFonts w:ascii="Aptos Display" w:eastAsia="Aptos Display" w:hAnsi="Aptos Display" w:cs="Aptos Display"/>
                <w:sz w:val="24"/>
                <w:szCs w:val="24"/>
              </w:rPr>
              <w:t xml:space="preserve">Mantenimiento preventivo y revisión preoperacional de la motocicleta - ¿Un día perfecto? </w:t>
            </w:r>
          </w:p>
        </w:tc>
        <w:tc>
          <w:tcPr>
            <w:tcW w:w="4354" w:type="dxa"/>
            <w:tcBorders>
              <w:top w:val="single" w:sz="8" w:space="0" w:color="auto"/>
              <w:left w:val="single" w:sz="8" w:space="0" w:color="auto"/>
              <w:bottom w:val="single" w:sz="8" w:space="0" w:color="auto"/>
              <w:right w:val="single" w:sz="8" w:space="0" w:color="auto"/>
            </w:tcBorders>
            <w:tcMar>
              <w:left w:w="108" w:type="dxa"/>
              <w:right w:w="108" w:type="dxa"/>
            </w:tcMar>
          </w:tcPr>
          <w:p w14:paraId="53321C84" w14:textId="115A3E40" w:rsidR="32F1A7B8" w:rsidRDefault="32F1A7B8" w:rsidP="32F1A7B8">
            <w:pPr>
              <w:spacing w:line="276" w:lineRule="auto"/>
            </w:pPr>
            <w:hyperlink r:id="rId19">
              <w:r w:rsidRPr="32F1A7B8">
                <w:rPr>
                  <w:color w:val="0563C1"/>
                </w:rPr>
                <w:t>https://ansv.gov.co/es/escuela/4559</w:t>
              </w:r>
            </w:hyperlink>
          </w:p>
          <w:p w14:paraId="5A3062DC" w14:textId="4E203804" w:rsidR="32F1A7B8" w:rsidRDefault="32F1A7B8" w:rsidP="32F1A7B8">
            <w:pPr>
              <w:spacing w:line="276" w:lineRule="auto"/>
            </w:pPr>
            <w:r w:rsidRPr="00927046">
              <w:rPr>
                <w:rFonts w:ascii="Aptos Display" w:eastAsia="Aptos Display" w:hAnsi="Aptos Display" w:cs="Aptos Display"/>
                <w:sz w:val="24"/>
                <w:szCs w:val="24"/>
              </w:rPr>
              <w:t xml:space="preserve"> </w:t>
            </w:r>
          </w:p>
        </w:tc>
      </w:tr>
      <w:tr w:rsidR="32F1A7B8" w14:paraId="2413F976" w14:textId="77777777" w:rsidTr="32F1A7B8">
        <w:trPr>
          <w:trHeight w:val="15"/>
        </w:trPr>
        <w:tc>
          <w:tcPr>
            <w:tcW w:w="6980" w:type="dxa"/>
            <w:tcBorders>
              <w:top w:val="single" w:sz="8" w:space="0" w:color="auto"/>
              <w:left w:val="single" w:sz="8" w:space="0" w:color="auto"/>
              <w:bottom w:val="single" w:sz="8" w:space="0" w:color="auto"/>
              <w:right w:val="single" w:sz="8" w:space="0" w:color="auto"/>
            </w:tcBorders>
            <w:tcMar>
              <w:left w:w="108" w:type="dxa"/>
              <w:right w:w="108" w:type="dxa"/>
            </w:tcMar>
          </w:tcPr>
          <w:p w14:paraId="30AF5F1C" w14:textId="24AA8B8F" w:rsidR="32F1A7B8" w:rsidRDefault="32F1A7B8" w:rsidP="32F1A7B8">
            <w:pPr>
              <w:spacing w:line="276" w:lineRule="auto"/>
            </w:pPr>
            <w:r w:rsidRPr="32F1A7B8">
              <w:rPr>
                <w:rFonts w:ascii="Aptos Display" w:eastAsia="Aptos Display" w:hAnsi="Aptos Display" w:cs="Aptos Display"/>
                <w:sz w:val="24"/>
                <w:szCs w:val="24"/>
              </w:rPr>
              <w:t xml:space="preserve">Mantenimiento preventivo y revisión preoperacional de la motocicleta - Kit de arrastre </w:t>
            </w:r>
          </w:p>
        </w:tc>
        <w:tc>
          <w:tcPr>
            <w:tcW w:w="4354" w:type="dxa"/>
            <w:tcBorders>
              <w:top w:val="single" w:sz="8" w:space="0" w:color="auto"/>
              <w:left w:val="single" w:sz="8" w:space="0" w:color="auto"/>
              <w:bottom w:val="single" w:sz="8" w:space="0" w:color="auto"/>
              <w:right w:val="single" w:sz="8" w:space="0" w:color="auto"/>
            </w:tcBorders>
            <w:tcMar>
              <w:left w:w="108" w:type="dxa"/>
              <w:right w:w="108" w:type="dxa"/>
            </w:tcMar>
          </w:tcPr>
          <w:p w14:paraId="2100D407" w14:textId="5C502528" w:rsidR="32F1A7B8" w:rsidRDefault="32F1A7B8" w:rsidP="32F1A7B8">
            <w:pPr>
              <w:spacing w:line="276" w:lineRule="auto"/>
            </w:pPr>
            <w:hyperlink r:id="rId20">
              <w:r w:rsidRPr="32F1A7B8">
                <w:rPr>
                  <w:color w:val="0563C1"/>
                </w:rPr>
                <w:t>https://ansv.gov.co/es/escuela/4573</w:t>
              </w:r>
            </w:hyperlink>
          </w:p>
          <w:p w14:paraId="697A5986" w14:textId="0C191E40" w:rsidR="32F1A7B8" w:rsidRDefault="32F1A7B8" w:rsidP="32F1A7B8">
            <w:pPr>
              <w:spacing w:line="276" w:lineRule="auto"/>
            </w:pPr>
            <w:r w:rsidRPr="00927046">
              <w:rPr>
                <w:rFonts w:ascii="Aptos Display" w:eastAsia="Aptos Display" w:hAnsi="Aptos Display" w:cs="Aptos Display"/>
                <w:sz w:val="24"/>
                <w:szCs w:val="24"/>
              </w:rPr>
              <w:t xml:space="preserve"> </w:t>
            </w:r>
          </w:p>
        </w:tc>
      </w:tr>
      <w:tr w:rsidR="32F1A7B8" w14:paraId="1A6A82FB" w14:textId="77777777" w:rsidTr="32F1A7B8">
        <w:trPr>
          <w:trHeight w:val="15"/>
        </w:trPr>
        <w:tc>
          <w:tcPr>
            <w:tcW w:w="6980" w:type="dxa"/>
            <w:tcBorders>
              <w:top w:val="single" w:sz="8" w:space="0" w:color="auto"/>
              <w:left w:val="single" w:sz="8" w:space="0" w:color="auto"/>
              <w:bottom w:val="single" w:sz="8" w:space="0" w:color="auto"/>
              <w:right w:val="single" w:sz="8" w:space="0" w:color="auto"/>
            </w:tcBorders>
            <w:tcMar>
              <w:left w:w="108" w:type="dxa"/>
              <w:right w:w="108" w:type="dxa"/>
            </w:tcMar>
          </w:tcPr>
          <w:p w14:paraId="024F451B" w14:textId="148EC97D" w:rsidR="32F1A7B8" w:rsidRDefault="32F1A7B8" w:rsidP="32F1A7B8">
            <w:pPr>
              <w:spacing w:line="276" w:lineRule="auto"/>
            </w:pPr>
            <w:r w:rsidRPr="32F1A7B8">
              <w:rPr>
                <w:rFonts w:ascii="Aptos Display" w:eastAsia="Aptos Display" w:hAnsi="Aptos Display" w:cs="Aptos Display"/>
                <w:sz w:val="24"/>
                <w:szCs w:val="24"/>
              </w:rPr>
              <w:t xml:space="preserve">Mantenimiento preventivo y revisión preoperacional de la motocicleta - Las llantas </w:t>
            </w:r>
          </w:p>
        </w:tc>
        <w:tc>
          <w:tcPr>
            <w:tcW w:w="4354" w:type="dxa"/>
            <w:tcBorders>
              <w:top w:val="single" w:sz="8" w:space="0" w:color="auto"/>
              <w:left w:val="single" w:sz="8" w:space="0" w:color="auto"/>
              <w:bottom w:val="single" w:sz="8" w:space="0" w:color="auto"/>
              <w:right w:val="single" w:sz="8" w:space="0" w:color="auto"/>
            </w:tcBorders>
            <w:tcMar>
              <w:left w:w="108" w:type="dxa"/>
              <w:right w:w="108" w:type="dxa"/>
            </w:tcMar>
          </w:tcPr>
          <w:p w14:paraId="56699321" w14:textId="2904BA9A" w:rsidR="32F1A7B8" w:rsidRDefault="32F1A7B8" w:rsidP="32F1A7B8">
            <w:pPr>
              <w:spacing w:line="276" w:lineRule="auto"/>
            </w:pPr>
            <w:hyperlink r:id="rId21">
              <w:r w:rsidRPr="32F1A7B8">
                <w:rPr>
                  <w:color w:val="0563C1"/>
                </w:rPr>
                <w:t>https://www.ansv.gov.co/es/escuela/4569</w:t>
              </w:r>
            </w:hyperlink>
          </w:p>
          <w:p w14:paraId="31A66C4C" w14:textId="5A1C33C8" w:rsidR="32F1A7B8" w:rsidRDefault="32F1A7B8" w:rsidP="32F1A7B8">
            <w:pPr>
              <w:spacing w:line="276" w:lineRule="auto"/>
            </w:pPr>
            <w:r w:rsidRPr="00927046">
              <w:rPr>
                <w:rFonts w:ascii="Aptos Display" w:eastAsia="Aptos Display" w:hAnsi="Aptos Display" w:cs="Aptos Display"/>
                <w:sz w:val="24"/>
                <w:szCs w:val="24"/>
              </w:rPr>
              <w:t xml:space="preserve"> </w:t>
            </w:r>
          </w:p>
        </w:tc>
      </w:tr>
      <w:tr w:rsidR="32F1A7B8" w14:paraId="3B82EFFE" w14:textId="77777777" w:rsidTr="32F1A7B8">
        <w:trPr>
          <w:trHeight w:val="15"/>
        </w:trPr>
        <w:tc>
          <w:tcPr>
            <w:tcW w:w="6980" w:type="dxa"/>
            <w:tcBorders>
              <w:top w:val="single" w:sz="8" w:space="0" w:color="auto"/>
              <w:left w:val="single" w:sz="8" w:space="0" w:color="auto"/>
              <w:bottom w:val="single" w:sz="8" w:space="0" w:color="auto"/>
              <w:right w:val="single" w:sz="8" w:space="0" w:color="auto"/>
            </w:tcBorders>
            <w:tcMar>
              <w:left w:w="108" w:type="dxa"/>
              <w:right w:w="108" w:type="dxa"/>
            </w:tcMar>
          </w:tcPr>
          <w:p w14:paraId="1E4FD8F6" w14:textId="3AED35E4" w:rsidR="32F1A7B8" w:rsidRDefault="32F1A7B8" w:rsidP="32F1A7B8">
            <w:pPr>
              <w:spacing w:line="276" w:lineRule="auto"/>
            </w:pPr>
            <w:r w:rsidRPr="32F1A7B8">
              <w:rPr>
                <w:rFonts w:ascii="Aptos Display" w:eastAsia="Aptos Display" w:hAnsi="Aptos Display" w:cs="Aptos Display"/>
                <w:sz w:val="24"/>
                <w:szCs w:val="24"/>
              </w:rPr>
              <w:t xml:space="preserve">Mantenimiento preventivo y revisión preoperacional de la motocicleta - Los líquidos </w:t>
            </w:r>
          </w:p>
        </w:tc>
        <w:tc>
          <w:tcPr>
            <w:tcW w:w="4354" w:type="dxa"/>
            <w:tcBorders>
              <w:top w:val="single" w:sz="8" w:space="0" w:color="auto"/>
              <w:left w:val="single" w:sz="8" w:space="0" w:color="auto"/>
              <w:bottom w:val="single" w:sz="8" w:space="0" w:color="auto"/>
              <w:right w:val="single" w:sz="8" w:space="0" w:color="auto"/>
            </w:tcBorders>
            <w:tcMar>
              <w:left w:w="108" w:type="dxa"/>
              <w:right w:w="108" w:type="dxa"/>
            </w:tcMar>
          </w:tcPr>
          <w:p w14:paraId="37920B00" w14:textId="07BE405F" w:rsidR="32F1A7B8" w:rsidRDefault="32F1A7B8" w:rsidP="32F1A7B8">
            <w:pPr>
              <w:spacing w:line="276" w:lineRule="auto"/>
            </w:pPr>
            <w:hyperlink r:id="rId22">
              <w:r w:rsidRPr="32F1A7B8">
                <w:rPr>
                  <w:color w:val="0563C1"/>
                </w:rPr>
                <w:t>https://www.ansv.gov.co/es/escuela/4566</w:t>
              </w:r>
            </w:hyperlink>
          </w:p>
          <w:p w14:paraId="01FCC972" w14:textId="0870C4D7" w:rsidR="32F1A7B8" w:rsidRDefault="32F1A7B8" w:rsidP="32F1A7B8">
            <w:pPr>
              <w:spacing w:line="276" w:lineRule="auto"/>
            </w:pPr>
            <w:r w:rsidRPr="00927046">
              <w:rPr>
                <w:rFonts w:ascii="Aptos Display" w:eastAsia="Aptos Display" w:hAnsi="Aptos Display" w:cs="Aptos Display"/>
                <w:sz w:val="24"/>
                <w:szCs w:val="24"/>
              </w:rPr>
              <w:t xml:space="preserve"> </w:t>
            </w:r>
          </w:p>
        </w:tc>
      </w:tr>
      <w:tr w:rsidR="32F1A7B8" w14:paraId="268FE8CC" w14:textId="77777777" w:rsidTr="32F1A7B8">
        <w:trPr>
          <w:trHeight w:val="15"/>
        </w:trPr>
        <w:tc>
          <w:tcPr>
            <w:tcW w:w="6980" w:type="dxa"/>
            <w:tcBorders>
              <w:top w:val="single" w:sz="8" w:space="0" w:color="auto"/>
              <w:left w:val="single" w:sz="8" w:space="0" w:color="auto"/>
              <w:bottom w:val="single" w:sz="8" w:space="0" w:color="auto"/>
              <w:right w:val="single" w:sz="8" w:space="0" w:color="auto"/>
            </w:tcBorders>
            <w:tcMar>
              <w:left w:w="108" w:type="dxa"/>
              <w:right w:w="108" w:type="dxa"/>
            </w:tcMar>
          </w:tcPr>
          <w:p w14:paraId="6EC35CD0" w14:textId="5BC7C51D" w:rsidR="32F1A7B8" w:rsidRDefault="32F1A7B8" w:rsidP="32F1A7B8">
            <w:pPr>
              <w:spacing w:line="276" w:lineRule="auto"/>
            </w:pPr>
            <w:r w:rsidRPr="32F1A7B8">
              <w:rPr>
                <w:rFonts w:ascii="Aptos Display" w:eastAsia="Aptos Display" w:hAnsi="Aptos Display" w:cs="Aptos Display"/>
                <w:sz w:val="24"/>
                <w:szCs w:val="24"/>
              </w:rPr>
              <w:t xml:space="preserve">Mantenimiento preventivo y revisión preoperacional de la motocicleta - Sistema de frenos </w:t>
            </w:r>
          </w:p>
        </w:tc>
        <w:tc>
          <w:tcPr>
            <w:tcW w:w="4354" w:type="dxa"/>
            <w:tcBorders>
              <w:top w:val="single" w:sz="8" w:space="0" w:color="auto"/>
              <w:left w:val="single" w:sz="8" w:space="0" w:color="auto"/>
              <w:bottom w:val="single" w:sz="8" w:space="0" w:color="auto"/>
              <w:right w:val="single" w:sz="8" w:space="0" w:color="auto"/>
            </w:tcBorders>
            <w:tcMar>
              <w:left w:w="108" w:type="dxa"/>
              <w:right w:w="108" w:type="dxa"/>
            </w:tcMar>
          </w:tcPr>
          <w:p w14:paraId="2F99A601" w14:textId="3D2C1894" w:rsidR="32F1A7B8" w:rsidRDefault="32F1A7B8" w:rsidP="32F1A7B8">
            <w:pPr>
              <w:spacing w:line="276" w:lineRule="auto"/>
            </w:pPr>
            <w:hyperlink r:id="rId23">
              <w:r w:rsidRPr="32F1A7B8">
                <w:rPr>
                  <w:color w:val="0563C1"/>
                </w:rPr>
                <w:t>https://ansv.gov.co/es/escuela/4567</w:t>
              </w:r>
            </w:hyperlink>
          </w:p>
          <w:p w14:paraId="123FDED4" w14:textId="74667F28" w:rsidR="32F1A7B8" w:rsidRDefault="32F1A7B8" w:rsidP="32F1A7B8">
            <w:pPr>
              <w:spacing w:line="276" w:lineRule="auto"/>
            </w:pPr>
            <w:r w:rsidRPr="00927046">
              <w:rPr>
                <w:rFonts w:ascii="Aptos Display" w:eastAsia="Aptos Display" w:hAnsi="Aptos Display" w:cs="Aptos Display"/>
                <w:sz w:val="24"/>
                <w:szCs w:val="24"/>
              </w:rPr>
              <w:t xml:space="preserve"> </w:t>
            </w:r>
          </w:p>
        </w:tc>
      </w:tr>
      <w:tr w:rsidR="32F1A7B8" w14:paraId="6C22B5CD" w14:textId="77777777" w:rsidTr="32F1A7B8">
        <w:trPr>
          <w:trHeight w:val="15"/>
        </w:trPr>
        <w:tc>
          <w:tcPr>
            <w:tcW w:w="6980" w:type="dxa"/>
            <w:tcBorders>
              <w:top w:val="single" w:sz="8" w:space="0" w:color="auto"/>
              <w:left w:val="single" w:sz="8" w:space="0" w:color="auto"/>
              <w:bottom w:val="single" w:sz="8" w:space="0" w:color="auto"/>
              <w:right w:val="single" w:sz="8" w:space="0" w:color="auto"/>
            </w:tcBorders>
            <w:tcMar>
              <w:left w:w="108" w:type="dxa"/>
              <w:right w:w="108" w:type="dxa"/>
            </w:tcMar>
          </w:tcPr>
          <w:p w14:paraId="3B8743C4" w14:textId="3B97B5B8" w:rsidR="32F1A7B8" w:rsidRDefault="32F1A7B8" w:rsidP="32F1A7B8">
            <w:pPr>
              <w:spacing w:line="276" w:lineRule="auto"/>
            </w:pPr>
            <w:r w:rsidRPr="32F1A7B8">
              <w:rPr>
                <w:rFonts w:ascii="Aptos Display" w:eastAsia="Aptos Display" w:hAnsi="Aptos Display" w:cs="Aptos Display"/>
                <w:sz w:val="24"/>
                <w:szCs w:val="24"/>
              </w:rPr>
              <w:t xml:space="preserve">Mantenimiento preventivo y revisión preoperacional de la motocicleta - Sistema eléctrico </w:t>
            </w:r>
          </w:p>
        </w:tc>
        <w:tc>
          <w:tcPr>
            <w:tcW w:w="4354" w:type="dxa"/>
            <w:tcBorders>
              <w:top w:val="single" w:sz="8" w:space="0" w:color="auto"/>
              <w:left w:val="single" w:sz="8" w:space="0" w:color="auto"/>
              <w:bottom w:val="single" w:sz="8" w:space="0" w:color="auto"/>
              <w:right w:val="single" w:sz="8" w:space="0" w:color="auto"/>
            </w:tcBorders>
            <w:tcMar>
              <w:left w:w="108" w:type="dxa"/>
              <w:right w:w="108" w:type="dxa"/>
            </w:tcMar>
          </w:tcPr>
          <w:p w14:paraId="21BB9C2D" w14:textId="597FDB2D" w:rsidR="32F1A7B8" w:rsidRDefault="32F1A7B8" w:rsidP="32F1A7B8">
            <w:pPr>
              <w:spacing w:line="276" w:lineRule="auto"/>
            </w:pPr>
            <w:hyperlink r:id="rId24">
              <w:r w:rsidRPr="32F1A7B8">
                <w:rPr>
                  <w:color w:val="0563C1"/>
                </w:rPr>
                <w:t>https://ansv.gov.co/es/escuela/4568</w:t>
              </w:r>
            </w:hyperlink>
          </w:p>
          <w:p w14:paraId="15CE0463" w14:textId="747430A7" w:rsidR="32F1A7B8" w:rsidRDefault="32F1A7B8" w:rsidP="32F1A7B8">
            <w:pPr>
              <w:spacing w:line="276" w:lineRule="auto"/>
            </w:pPr>
            <w:r w:rsidRPr="00927046">
              <w:rPr>
                <w:rFonts w:ascii="Aptos Display" w:eastAsia="Aptos Display" w:hAnsi="Aptos Display" w:cs="Aptos Display"/>
                <w:sz w:val="24"/>
                <w:szCs w:val="24"/>
              </w:rPr>
              <w:t xml:space="preserve"> </w:t>
            </w:r>
          </w:p>
        </w:tc>
      </w:tr>
      <w:tr w:rsidR="32F1A7B8" w14:paraId="0FB784C1" w14:textId="77777777" w:rsidTr="32F1A7B8">
        <w:trPr>
          <w:trHeight w:val="15"/>
        </w:trPr>
        <w:tc>
          <w:tcPr>
            <w:tcW w:w="6980" w:type="dxa"/>
            <w:tcBorders>
              <w:top w:val="single" w:sz="8" w:space="0" w:color="auto"/>
              <w:left w:val="single" w:sz="8" w:space="0" w:color="auto"/>
              <w:bottom w:val="single" w:sz="8" w:space="0" w:color="auto"/>
              <w:right w:val="single" w:sz="8" w:space="0" w:color="auto"/>
            </w:tcBorders>
            <w:tcMar>
              <w:left w:w="108" w:type="dxa"/>
              <w:right w:w="108" w:type="dxa"/>
            </w:tcMar>
          </w:tcPr>
          <w:p w14:paraId="24980F98" w14:textId="19ECDB13" w:rsidR="32F1A7B8" w:rsidRDefault="32F1A7B8" w:rsidP="32F1A7B8">
            <w:pPr>
              <w:spacing w:line="276" w:lineRule="auto"/>
            </w:pPr>
            <w:r w:rsidRPr="32F1A7B8">
              <w:rPr>
                <w:rFonts w:ascii="Aptos Display" w:eastAsia="Aptos Display" w:hAnsi="Aptos Display" w:cs="Aptos Display"/>
                <w:sz w:val="24"/>
                <w:szCs w:val="24"/>
              </w:rPr>
              <w:t xml:space="preserve">Mantenimiento preventivo y revisión preoperacional de la motocicleta - Valores en la vía (1) </w:t>
            </w:r>
          </w:p>
        </w:tc>
        <w:tc>
          <w:tcPr>
            <w:tcW w:w="4354" w:type="dxa"/>
            <w:tcBorders>
              <w:top w:val="single" w:sz="8" w:space="0" w:color="auto"/>
              <w:left w:val="single" w:sz="8" w:space="0" w:color="auto"/>
              <w:bottom w:val="single" w:sz="8" w:space="0" w:color="auto"/>
              <w:right w:val="single" w:sz="8" w:space="0" w:color="auto"/>
            </w:tcBorders>
            <w:tcMar>
              <w:left w:w="108" w:type="dxa"/>
              <w:right w:w="108" w:type="dxa"/>
            </w:tcMar>
          </w:tcPr>
          <w:p w14:paraId="2B3AFB9B" w14:textId="19B45E5B" w:rsidR="32F1A7B8" w:rsidRDefault="32F1A7B8" w:rsidP="32F1A7B8">
            <w:pPr>
              <w:spacing w:line="276" w:lineRule="auto"/>
            </w:pPr>
            <w:hyperlink r:id="rId25">
              <w:r w:rsidRPr="32F1A7B8">
                <w:rPr>
                  <w:color w:val="0563C1"/>
                </w:rPr>
                <w:t>https://ansv.gov.co/es/escuela/4560</w:t>
              </w:r>
            </w:hyperlink>
          </w:p>
          <w:p w14:paraId="636E2C3F" w14:textId="5772EC3D" w:rsidR="32F1A7B8" w:rsidRDefault="32F1A7B8" w:rsidP="32F1A7B8">
            <w:pPr>
              <w:spacing w:line="276" w:lineRule="auto"/>
            </w:pPr>
            <w:r w:rsidRPr="00927046">
              <w:rPr>
                <w:rFonts w:ascii="Aptos Display" w:eastAsia="Aptos Display" w:hAnsi="Aptos Display" w:cs="Aptos Display"/>
                <w:sz w:val="24"/>
                <w:szCs w:val="24"/>
              </w:rPr>
              <w:t xml:space="preserve"> </w:t>
            </w:r>
          </w:p>
        </w:tc>
      </w:tr>
      <w:tr w:rsidR="32F1A7B8" w14:paraId="1C5A35A2" w14:textId="77777777" w:rsidTr="32F1A7B8">
        <w:trPr>
          <w:trHeight w:val="15"/>
        </w:trPr>
        <w:tc>
          <w:tcPr>
            <w:tcW w:w="6980" w:type="dxa"/>
            <w:tcBorders>
              <w:top w:val="single" w:sz="8" w:space="0" w:color="auto"/>
              <w:left w:val="single" w:sz="8" w:space="0" w:color="auto"/>
              <w:bottom w:val="single" w:sz="8" w:space="0" w:color="auto"/>
              <w:right w:val="single" w:sz="8" w:space="0" w:color="auto"/>
            </w:tcBorders>
            <w:tcMar>
              <w:left w:w="108" w:type="dxa"/>
              <w:right w:w="108" w:type="dxa"/>
            </w:tcMar>
          </w:tcPr>
          <w:p w14:paraId="4DA906A4" w14:textId="7B41137D" w:rsidR="32F1A7B8" w:rsidRDefault="32F1A7B8" w:rsidP="32F1A7B8">
            <w:pPr>
              <w:spacing w:line="276" w:lineRule="auto"/>
            </w:pPr>
            <w:r w:rsidRPr="32F1A7B8">
              <w:rPr>
                <w:rFonts w:ascii="Aptos Display" w:eastAsia="Aptos Display" w:hAnsi="Aptos Display" w:cs="Aptos Display"/>
                <w:sz w:val="24"/>
                <w:szCs w:val="24"/>
              </w:rPr>
              <w:t xml:space="preserve">Mantenimiento preventivo y revisión preoperacional de la motocicleta - Valores en la vía (2) </w:t>
            </w:r>
          </w:p>
        </w:tc>
        <w:tc>
          <w:tcPr>
            <w:tcW w:w="4354" w:type="dxa"/>
            <w:tcBorders>
              <w:top w:val="single" w:sz="8" w:space="0" w:color="auto"/>
              <w:left w:val="single" w:sz="8" w:space="0" w:color="auto"/>
              <w:bottom w:val="single" w:sz="8" w:space="0" w:color="auto"/>
              <w:right w:val="single" w:sz="8" w:space="0" w:color="auto"/>
            </w:tcBorders>
            <w:tcMar>
              <w:left w:w="108" w:type="dxa"/>
              <w:right w:w="108" w:type="dxa"/>
            </w:tcMar>
          </w:tcPr>
          <w:p w14:paraId="6520C3B4" w14:textId="6B076BD2" w:rsidR="32F1A7B8" w:rsidRDefault="32F1A7B8" w:rsidP="32F1A7B8">
            <w:pPr>
              <w:spacing w:line="276" w:lineRule="auto"/>
            </w:pPr>
            <w:hyperlink r:id="rId26">
              <w:r w:rsidRPr="32F1A7B8">
                <w:rPr>
                  <w:color w:val="0563C1"/>
                </w:rPr>
                <w:t>https://www.ansv.gov.co/es/escuela/4561</w:t>
              </w:r>
            </w:hyperlink>
          </w:p>
          <w:p w14:paraId="090318C3" w14:textId="7700331D" w:rsidR="32F1A7B8" w:rsidRDefault="32F1A7B8" w:rsidP="32F1A7B8">
            <w:pPr>
              <w:spacing w:line="276" w:lineRule="auto"/>
            </w:pPr>
            <w:r w:rsidRPr="00927046">
              <w:rPr>
                <w:rFonts w:ascii="Aptos Display" w:eastAsia="Aptos Display" w:hAnsi="Aptos Display" w:cs="Aptos Display"/>
                <w:sz w:val="24"/>
                <w:szCs w:val="24"/>
              </w:rPr>
              <w:t xml:space="preserve"> </w:t>
            </w:r>
          </w:p>
        </w:tc>
      </w:tr>
      <w:tr w:rsidR="32F1A7B8" w14:paraId="6CC87E19" w14:textId="77777777" w:rsidTr="32F1A7B8">
        <w:trPr>
          <w:trHeight w:val="15"/>
        </w:trPr>
        <w:tc>
          <w:tcPr>
            <w:tcW w:w="6980" w:type="dxa"/>
            <w:tcBorders>
              <w:top w:val="single" w:sz="8" w:space="0" w:color="auto"/>
              <w:left w:val="single" w:sz="8" w:space="0" w:color="auto"/>
              <w:bottom w:val="single" w:sz="8" w:space="0" w:color="auto"/>
              <w:right w:val="single" w:sz="8" w:space="0" w:color="auto"/>
            </w:tcBorders>
            <w:tcMar>
              <w:left w:w="108" w:type="dxa"/>
              <w:right w:w="108" w:type="dxa"/>
            </w:tcMar>
          </w:tcPr>
          <w:p w14:paraId="0C0C2714" w14:textId="46B72536" w:rsidR="32F1A7B8" w:rsidRDefault="32F1A7B8" w:rsidP="32F1A7B8">
            <w:pPr>
              <w:spacing w:line="276" w:lineRule="auto"/>
            </w:pPr>
            <w:r w:rsidRPr="32F1A7B8">
              <w:rPr>
                <w:rFonts w:ascii="Aptos Display" w:eastAsia="Aptos Display" w:hAnsi="Aptos Display" w:cs="Aptos Display"/>
                <w:sz w:val="24"/>
                <w:szCs w:val="24"/>
              </w:rPr>
              <w:lastRenderedPageBreak/>
              <w:t xml:space="preserve">Mantenimiento preventivo y revisión preoperacional de la motocicleta - Valores en la vía (3) </w:t>
            </w:r>
          </w:p>
        </w:tc>
        <w:tc>
          <w:tcPr>
            <w:tcW w:w="4354" w:type="dxa"/>
            <w:tcBorders>
              <w:top w:val="single" w:sz="8" w:space="0" w:color="auto"/>
              <w:left w:val="single" w:sz="8" w:space="0" w:color="auto"/>
              <w:bottom w:val="single" w:sz="8" w:space="0" w:color="auto"/>
              <w:right w:val="single" w:sz="8" w:space="0" w:color="auto"/>
            </w:tcBorders>
            <w:tcMar>
              <w:left w:w="108" w:type="dxa"/>
              <w:right w:w="108" w:type="dxa"/>
            </w:tcMar>
          </w:tcPr>
          <w:p w14:paraId="16341341" w14:textId="0A7BAC71" w:rsidR="32F1A7B8" w:rsidRDefault="32F1A7B8" w:rsidP="32F1A7B8">
            <w:pPr>
              <w:spacing w:line="276" w:lineRule="auto"/>
            </w:pPr>
            <w:hyperlink r:id="rId27">
              <w:r w:rsidRPr="32F1A7B8">
                <w:rPr>
                  <w:color w:val="0563C1"/>
                </w:rPr>
                <w:t>https://www.ansv.gov.co/es/escuela/4562</w:t>
              </w:r>
            </w:hyperlink>
          </w:p>
          <w:p w14:paraId="4E297FD0" w14:textId="35EA8BB9" w:rsidR="32F1A7B8" w:rsidRDefault="32F1A7B8" w:rsidP="32F1A7B8">
            <w:pPr>
              <w:spacing w:line="276" w:lineRule="auto"/>
            </w:pPr>
            <w:r w:rsidRPr="00927046">
              <w:rPr>
                <w:rFonts w:ascii="Aptos Display" w:eastAsia="Aptos Display" w:hAnsi="Aptos Display" w:cs="Aptos Display"/>
                <w:sz w:val="24"/>
                <w:szCs w:val="24"/>
              </w:rPr>
              <w:t xml:space="preserve"> </w:t>
            </w:r>
          </w:p>
        </w:tc>
      </w:tr>
      <w:tr w:rsidR="32F1A7B8" w14:paraId="1FBF7990" w14:textId="77777777" w:rsidTr="32F1A7B8">
        <w:trPr>
          <w:trHeight w:val="15"/>
        </w:trPr>
        <w:tc>
          <w:tcPr>
            <w:tcW w:w="6980" w:type="dxa"/>
            <w:tcBorders>
              <w:top w:val="single" w:sz="8" w:space="0" w:color="auto"/>
              <w:left w:val="single" w:sz="8" w:space="0" w:color="auto"/>
              <w:bottom w:val="single" w:sz="8" w:space="0" w:color="auto"/>
              <w:right w:val="single" w:sz="8" w:space="0" w:color="auto"/>
            </w:tcBorders>
            <w:tcMar>
              <w:left w:w="108" w:type="dxa"/>
              <w:right w:w="108" w:type="dxa"/>
            </w:tcMar>
          </w:tcPr>
          <w:p w14:paraId="39BA3DEF" w14:textId="25F1B884" w:rsidR="32F1A7B8" w:rsidRDefault="32F1A7B8" w:rsidP="32F1A7B8">
            <w:pPr>
              <w:spacing w:line="276" w:lineRule="auto"/>
            </w:pPr>
            <w:r w:rsidRPr="32F1A7B8">
              <w:rPr>
                <w:rFonts w:ascii="Aptos Display" w:eastAsia="Aptos Display" w:hAnsi="Aptos Display" w:cs="Aptos Display"/>
                <w:sz w:val="24"/>
                <w:szCs w:val="24"/>
              </w:rPr>
              <w:t xml:space="preserve">Mantenimiento preventivo y revisión preoperacional de la motocicleta - Verdades, mitos y motos </w:t>
            </w:r>
          </w:p>
        </w:tc>
        <w:tc>
          <w:tcPr>
            <w:tcW w:w="4354" w:type="dxa"/>
            <w:tcBorders>
              <w:top w:val="single" w:sz="8" w:space="0" w:color="auto"/>
              <w:left w:val="single" w:sz="8" w:space="0" w:color="auto"/>
              <w:bottom w:val="single" w:sz="8" w:space="0" w:color="auto"/>
              <w:right w:val="single" w:sz="8" w:space="0" w:color="auto"/>
            </w:tcBorders>
            <w:tcMar>
              <w:left w:w="108" w:type="dxa"/>
              <w:right w:w="108" w:type="dxa"/>
            </w:tcMar>
          </w:tcPr>
          <w:p w14:paraId="49ADE91A" w14:textId="7817E9F0" w:rsidR="32F1A7B8" w:rsidRDefault="32F1A7B8" w:rsidP="32F1A7B8">
            <w:pPr>
              <w:spacing w:line="276" w:lineRule="auto"/>
            </w:pPr>
            <w:hyperlink r:id="rId28">
              <w:r w:rsidRPr="32F1A7B8">
                <w:rPr>
                  <w:color w:val="0563C1"/>
                </w:rPr>
                <w:t>https://www.ansv.gov.co/es/escuela/4605</w:t>
              </w:r>
            </w:hyperlink>
          </w:p>
          <w:p w14:paraId="41C794D5" w14:textId="1E856F2B" w:rsidR="32F1A7B8" w:rsidRDefault="32F1A7B8" w:rsidP="32F1A7B8">
            <w:pPr>
              <w:spacing w:line="276" w:lineRule="auto"/>
            </w:pPr>
            <w:r w:rsidRPr="00927046">
              <w:rPr>
                <w:rFonts w:ascii="Aptos Display" w:eastAsia="Aptos Display" w:hAnsi="Aptos Display" w:cs="Aptos Display"/>
                <w:sz w:val="24"/>
                <w:szCs w:val="24"/>
              </w:rPr>
              <w:t xml:space="preserve"> </w:t>
            </w:r>
          </w:p>
        </w:tc>
      </w:tr>
      <w:tr w:rsidR="32F1A7B8" w14:paraId="665DDB54" w14:textId="77777777" w:rsidTr="32F1A7B8">
        <w:trPr>
          <w:trHeight w:val="15"/>
        </w:trPr>
        <w:tc>
          <w:tcPr>
            <w:tcW w:w="6980" w:type="dxa"/>
            <w:tcBorders>
              <w:top w:val="single" w:sz="8" w:space="0" w:color="auto"/>
              <w:left w:val="single" w:sz="8" w:space="0" w:color="auto"/>
              <w:bottom w:val="single" w:sz="8" w:space="0" w:color="auto"/>
              <w:right w:val="single" w:sz="8" w:space="0" w:color="auto"/>
            </w:tcBorders>
            <w:tcMar>
              <w:left w:w="108" w:type="dxa"/>
              <w:right w:w="108" w:type="dxa"/>
            </w:tcMar>
          </w:tcPr>
          <w:p w14:paraId="31444495" w14:textId="6BBB4E92" w:rsidR="32F1A7B8" w:rsidRDefault="32F1A7B8" w:rsidP="32F1A7B8">
            <w:pPr>
              <w:spacing w:line="276" w:lineRule="auto"/>
            </w:pPr>
            <w:r w:rsidRPr="32F1A7B8">
              <w:rPr>
                <w:rFonts w:ascii="Aptos Display" w:eastAsia="Aptos Display" w:hAnsi="Aptos Display" w:cs="Aptos Display"/>
                <w:sz w:val="24"/>
                <w:szCs w:val="24"/>
              </w:rPr>
              <w:t xml:space="preserve">Acompañante motociclista </w:t>
            </w:r>
          </w:p>
        </w:tc>
        <w:tc>
          <w:tcPr>
            <w:tcW w:w="4354" w:type="dxa"/>
            <w:tcBorders>
              <w:top w:val="single" w:sz="8" w:space="0" w:color="auto"/>
              <w:left w:val="single" w:sz="8" w:space="0" w:color="auto"/>
              <w:bottom w:val="single" w:sz="8" w:space="0" w:color="auto"/>
              <w:right w:val="single" w:sz="8" w:space="0" w:color="auto"/>
            </w:tcBorders>
            <w:tcMar>
              <w:left w:w="108" w:type="dxa"/>
              <w:right w:w="108" w:type="dxa"/>
            </w:tcMar>
          </w:tcPr>
          <w:p w14:paraId="1C8E1143" w14:textId="732BC6BF" w:rsidR="32F1A7B8" w:rsidRDefault="32F1A7B8" w:rsidP="32F1A7B8">
            <w:pPr>
              <w:spacing w:line="276" w:lineRule="auto"/>
            </w:pPr>
            <w:hyperlink r:id="rId29">
              <w:r w:rsidRPr="32F1A7B8">
                <w:rPr>
                  <w:color w:val="0563C1"/>
                </w:rPr>
                <w:t>https://www.ansv.gov.co/es/escuela/4695</w:t>
              </w:r>
            </w:hyperlink>
          </w:p>
        </w:tc>
      </w:tr>
      <w:tr w:rsidR="32F1A7B8" w14:paraId="2E9221E5" w14:textId="77777777" w:rsidTr="32F1A7B8">
        <w:trPr>
          <w:trHeight w:val="15"/>
        </w:trPr>
        <w:tc>
          <w:tcPr>
            <w:tcW w:w="6980" w:type="dxa"/>
            <w:tcBorders>
              <w:top w:val="single" w:sz="8" w:space="0" w:color="auto"/>
              <w:left w:val="single" w:sz="8" w:space="0" w:color="auto"/>
              <w:bottom w:val="single" w:sz="8" w:space="0" w:color="auto"/>
              <w:right w:val="single" w:sz="8" w:space="0" w:color="auto"/>
            </w:tcBorders>
            <w:tcMar>
              <w:left w:w="108" w:type="dxa"/>
              <w:right w:w="108" w:type="dxa"/>
            </w:tcMar>
          </w:tcPr>
          <w:p w14:paraId="0B199D12" w14:textId="58950263" w:rsidR="32F1A7B8" w:rsidRDefault="32F1A7B8" w:rsidP="32F1A7B8">
            <w:pPr>
              <w:spacing w:line="276" w:lineRule="auto"/>
            </w:pPr>
            <w:r w:rsidRPr="32F1A7B8">
              <w:rPr>
                <w:rFonts w:ascii="Aptos Display" w:eastAsia="Aptos Display" w:hAnsi="Aptos Display" w:cs="Aptos Display"/>
                <w:sz w:val="24"/>
                <w:szCs w:val="24"/>
              </w:rPr>
              <w:t xml:space="preserve">Taller formativo: Hábitos adecuados en la revisión y mantenimiento de la motocicleta </w:t>
            </w:r>
          </w:p>
        </w:tc>
        <w:tc>
          <w:tcPr>
            <w:tcW w:w="4354" w:type="dxa"/>
            <w:tcBorders>
              <w:top w:val="single" w:sz="8" w:space="0" w:color="auto"/>
              <w:left w:val="single" w:sz="8" w:space="0" w:color="auto"/>
              <w:bottom w:val="single" w:sz="8" w:space="0" w:color="auto"/>
              <w:right w:val="single" w:sz="8" w:space="0" w:color="auto"/>
            </w:tcBorders>
            <w:tcMar>
              <w:left w:w="108" w:type="dxa"/>
              <w:right w:w="108" w:type="dxa"/>
            </w:tcMar>
          </w:tcPr>
          <w:p w14:paraId="5B931783" w14:textId="38E38723" w:rsidR="32F1A7B8" w:rsidRDefault="32F1A7B8" w:rsidP="32F1A7B8">
            <w:pPr>
              <w:spacing w:line="276" w:lineRule="auto"/>
            </w:pPr>
            <w:hyperlink r:id="rId30">
              <w:r w:rsidRPr="32F1A7B8">
                <w:rPr>
                  <w:color w:val="0563C1"/>
                </w:rPr>
                <w:t>https://ansv.gov.co/es/escuela/9868</w:t>
              </w:r>
            </w:hyperlink>
          </w:p>
          <w:p w14:paraId="020669A8" w14:textId="1EF4A271" w:rsidR="32F1A7B8" w:rsidRDefault="32F1A7B8" w:rsidP="32F1A7B8">
            <w:pPr>
              <w:spacing w:line="276" w:lineRule="auto"/>
            </w:pPr>
            <w:r w:rsidRPr="00927046">
              <w:rPr>
                <w:rFonts w:ascii="Aptos Display" w:eastAsia="Aptos Display" w:hAnsi="Aptos Display" w:cs="Aptos Display"/>
                <w:sz w:val="24"/>
                <w:szCs w:val="24"/>
              </w:rPr>
              <w:t xml:space="preserve"> </w:t>
            </w:r>
          </w:p>
        </w:tc>
      </w:tr>
      <w:tr w:rsidR="32F1A7B8" w14:paraId="7A9B53E0" w14:textId="77777777" w:rsidTr="32F1A7B8">
        <w:trPr>
          <w:trHeight w:val="15"/>
        </w:trPr>
        <w:tc>
          <w:tcPr>
            <w:tcW w:w="6980" w:type="dxa"/>
            <w:tcBorders>
              <w:top w:val="single" w:sz="8" w:space="0" w:color="auto"/>
              <w:left w:val="single" w:sz="8" w:space="0" w:color="auto"/>
              <w:bottom w:val="single" w:sz="8" w:space="0" w:color="auto"/>
              <w:right w:val="single" w:sz="8" w:space="0" w:color="auto"/>
            </w:tcBorders>
            <w:tcMar>
              <w:left w:w="108" w:type="dxa"/>
              <w:right w:w="108" w:type="dxa"/>
            </w:tcMar>
          </w:tcPr>
          <w:p w14:paraId="650CF57F" w14:textId="4EDCDDA6" w:rsidR="32F1A7B8" w:rsidRDefault="32F1A7B8" w:rsidP="32F1A7B8">
            <w:pPr>
              <w:spacing w:line="276" w:lineRule="auto"/>
            </w:pPr>
            <w:r w:rsidRPr="32F1A7B8">
              <w:rPr>
                <w:rFonts w:ascii="Aptos Display" w:eastAsia="Aptos Display" w:hAnsi="Aptos Display" w:cs="Aptos Display"/>
                <w:sz w:val="24"/>
                <w:szCs w:val="24"/>
              </w:rPr>
              <w:t xml:space="preserve">Técnicas y recomendaciones para la conducción de la motocicleta en contextos urbanos y rurales </w:t>
            </w:r>
          </w:p>
        </w:tc>
        <w:tc>
          <w:tcPr>
            <w:tcW w:w="4354" w:type="dxa"/>
            <w:tcBorders>
              <w:top w:val="single" w:sz="8" w:space="0" w:color="auto"/>
              <w:left w:val="single" w:sz="8" w:space="0" w:color="auto"/>
              <w:bottom w:val="single" w:sz="8" w:space="0" w:color="auto"/>
              <w:right w:val="single" w:sz="8" w:space="0" w:color="auto"/>
            </w:tcBorders>
            <w:tcMar>
              <w:left w:w="108" w:type="dxa"/>
              <w:right w:w="108" w:type="dxa"/>
            </w:tcMar>
          </w:tcPr>
          <w:p w14:paraId="30E9D94D" w14:textId="52936237" w:rsidR="32F1A7B8" w:rsidRDefault="32F1A7B8" w:rsidP="32F1A7B8">
            <w:pPr>
              <w:spacing w:line="276" w:lineRule="auto"/>
            </w:pPr>
            <w:hyperlink r:id="rId31">
              <w:r w:rsidRPr="32F1A7B8">
                <w:rPr>
                  <w:color w:val="0563C1"/>
                </w:rPr>
                <w:t>https://ansv.gov.co/es/escuela/9298</w:t>
              </w:r>
            </w:hyperlink>
          </w:p>
          <w:p w14:paraId="17A4C794" w14:textId="10D2EDE5" w:rsidR="32F1A7B8" w:rsidRDefault="32F1A7B8" w:rsidP="32F1A7B8">
            <w:pPr>
              <w:spacing w:line="276" w:lineRule="auto"/>
            </w:pPr>
            <w:r w:rsidRPr="00927046">
              <w:rPr>
                <w:rFonts w:ascii="Aptos Display" w:eastAsia="Aptos Display" w:hAnsi="Aptos Display" w:cs="Aptos Display"/>
                <w:sz w:val="24"/>
                <w:szCs w:val="24"/>
              </w:rPr>
              <w:t xml:space="preserve"> </w:t>
            </w:r>
          </w:p>
        </w:tc>
      </w:tr>
      <w:tr w:rsidR="32F1A7B8" w14:paraId="5E8715C6" w14:textId="77777777" w:rsidTr="32F1A7B8">
        <w:trPr>
          <w:trHeight w:val="15"/>
        </w:trPr>
        <w:tc>
          <w:tcPr>
            <w:tcW w:w="6980" w:type="dxa"/>
            <w:tcBorders>
              <w:top w:val="single" w:sz="8" w:space="0" w:color="auto"/>
              <w:left w:val="single" w:sz="8" w:space="0" w:color="auto"/>
              <w:bottom w:val="single" w:sz="8" w:space="0" w:color="auto"/>
              <w:right w:val="single" w:sz="8" w:space="0" w:color="auto"/>
            </w:tcBorders>
            <w:tcMar>
              <w:left w:w="108" w:type="dxa"/>
              <w:right w:w="108" w:type="dxa"/>
            </w:tcMar>
          </w:tcPr>
          <w:p w14:paraId="1E412DF6" w14:textId="7E42D149" w:rsidR="32F1A7B8" w:rsidRDefault="32F1A7B8" w:rsidP="32F1A7B8">
            <w:pPr>
              <w:spacing w:line="276" w:lineRule="auto"/>
            </w:pPr>
            <w:r w:rsidRPr="32F1A7B8">
              <w:rPr>
                <w:rFonts w:ascii="Aptos Display" w:eastAsia="Aptos Display" w:hAnsi="Aptos Display" w:cs="Aptos Display"/>
                <w:sz w:val="24"/>
                <w:szCs w:val="24"/>
              </w:rPr>
              <w:t xml:space="preserve">Taller formativo: Técnicas de frenado para motociclistas </w:t>
            </w:r>
          </w:p>
        </w:tc>
        <w:tc>
          <w:tcPr>
            <w:tcW w:w="4354" w:type="dxa"/>
            <w:tcBorders>
              <w:top w:val="single" w:sz="8" w:space="0" w:color="auto"/>
              <w:left w:val="single" w:sz="8" w:space="0" w:color="auto"/>
              <w:bottom w:val="single" w:sz="8" w:space="0" w:color="auto"/>
              <w:right w:val="single" w:sz="8" w:space="0" w:color="auto"/>
            </w:tcBorders>
            <w:tcMar>
              <w:left w:w="108" w:type="dxa"/>
              <w:right w:w="108" w:type="dxa"/>
            </w:tcMar>
          </w:tcPr>
          <w:p w14:paraId="2D9C8F61" w14:textId="092152B7" w:rsidR="32F1A7B8" w:rsidRDefault="32F1A7B8" w:rsidP="32F1A7B8">
            <w:pPr>
              <w:spacing w:line="276" w:lineRule="auto"/>
            </w:pPr>
            <w:hyperlink r:id="rId32">
              <w:r w:rsidRPr="32F1A7B8">
                <w:rPr>
                  <w:color w:val="0563C1"/>
                </w:rPr>
                <w:t>https://ansv.gov.co/es/escuela/4697</w:t>
              </w:r>
            </w:hyperlink>
          </w:p>
          <w:p w14:paraId="2AF5AFCA" w14:textId="4F610DBC" w:rsidR="32F1A7B8" w:rsidRDefault="32F1A7B8" w:rsidP="32F1A7B8">
            <w:pPr>
              <w:spacing w:line="276" w:lineRule="auto"/>
            </w:pPr>
            <w:r w:rsidRPr="00927046">
              <w:rPr>
                <w:rFonts w:ascii="Aptos Display" w:eastAsia="Aptos Display" w:hAnsi="Aptos Display" w:cs="Aptos Display"/>
                <w:sz w:val="24"/>
                <w:szCs w:val="24"/>
              </w:rPr>
              <w:t xml:space="preserve"> </w:t>
            </w:r>
          </w:p>
        </w:tc>
      </w:tr>
      <w:tr w:rsidR="32F1A7B8" w14:paraId="74578A3D" w14:textId="77777777" w:rsidTr="32F1A7B8">
        <w:trPr>
          <w:trHeight w:val="15"/>
        </w:trPr>
        <w:tc>
          <w:tcPr>
            <w:tcW w:w="6980" w:type="dxa"/>
            <w:tcBorders>
              <w:top w:val="single" w:sz="8" w:space="0" w:color="auto"/>
              <w:left w:val="single" w:sz="8" w:space="0" w:color="auto"/>
              <w:bottom w:val="single" w:sz="8" w:space="0" w:color="auto"/>
              <w:right w:val="single" w:sz="8" w:space="0" w:color="auto"/>
            </w:tcBorders>
            <w:tcMar>
              <w:left w:w="108" w:type="dxa"/>
              <w:right w:w="108" w:type="dxa"/>
            </w:tcMar>
          </w:tcPr>
          <w:p w14:paraId="7D9B060C" w14:textId="1CAAF1C8" w:rsidR="32F1A7B8" w:rsidRDefault="32F1A7B8" w:rsidP="32F1A7B8">
            <w:pPr>
              <w:spacing w:line="276" w:lineRule="auto"/>
            </w:pPr>
            <w:r w:rsidRPr="32F1A7B8">
              <w:rPr>
                <w:rFonts w:ascii="Aptos Display" w:eastAsia="Aptos Display" w:hAnsi="Aptos Display" w:cs="Aptos Display"/>
                <w:sz w:val="24"/>
                <w:szCs w:val="24"/>
              </w:rPr>
              <w:t xml:space="preserve">Señales de tránsito: el sentido de la norma de tránsito como acuerdo social de protección de la vida </w:t>
            </w:r>
          </w:p>
        </w:tc>
        <w:tc>
          <w:tcPr>
            <w:tcW w:w="4354" w:type="dxa"/>
            <w:tcBorders>
              <w:top w:val="single" w:sz="8" w:space="0" w:color="auto"/>
              <w:left w:val="single" w:sz="8" w:space="0" w:color="auto"/>
              <w:bottom w:val="single" w:sz="8" w:space="0" w:color="auto"/>
              <w:right w:val="single" w:sz="8" w:space="0" w:color="auto"/>
            </w:tcBorders>
            <w:tcMar>
              <w:left w:w="108" w:type="dxa"/>
              <w:right w:w="108" w:type="dxa"/>
            </w:tcMar>
          </w:tcPr>
          <w:p w14:paraId="58DA2A5F" w14:textId="7CC30E60" w:rsidR="32F1A7B8" w:rsidRDefault="32F1A7B8" w:rsidP="32F1A7B8">
            <w:pPr>
              <w:spacing w:line="276" w:lineRule="auto"/>
            </w:pPr>
            <w:hyperlink r:id="rId33">
              <w:r w:rsidRPr="32F1A7B8">
                <w:rPr>
                  <w:color w:val="0563C1"/>
                </w:rPr>
                <w:t>https://ansv.gov.co/es/escuela/9299</w:t>
              </w:r>
            </w:hyperlink>
          </w:p>
          <w:p w14:paraId="1592DCD4" w14:textId="093325E1" w:rsidR="32F1A7B8" w:rsidRDefault="32F1A7B8" w:rsidP="32F1A7B8">
            <w:pPr>
              <w:spacing w:line="276" w:lineRule="auto"/>
            </w:pPr>
            <w:r w:rsidRPr="00927046">
              <w:rPr>
                <w:rFonts w:ascii="Aptos Display" w:eastAsia="Aptos Display" w:hAnsi="Aptos Display" w:cs="Aptos Display"/>
                <w:sz w:val="24"/>
                <w:szCs w:val="24"/>
              </w:rPr>
              <w:t xml:space="preserve"> </w:t>
            </w:r>
          </w:p>
        </w:tc>
      </w:tr>
      <w:tr w:rsidR="32F1A7B8" w14:paraId="75097498" w14:textId="77777777" w:rsidTr="32F1A7B8">
        <w:trPr>
          <w:trHeight w:val="15"/>
        </w:trPr>
        <w:tc>
          <w:tcPr>
            <w:tcW w:w="6980" w:type="dxa"/>
            <w:tcBorders>
              <w:top w:val="single" w:sz="8" w:space="0" w:color="auto"/>
              <w:left w:val="single" w:sz="8" w:space="0" w:color="auto"/>
              <w:bottom w:val="single" w:sz="8" w:space="0" w:color="auto"/>
              <w:right w:val="single" w:sz="8" w:space="0" w:color="auto"/>
            </w:tcBorders>
            <w:tcMar>
              <w:left w:w="108" w:type="dxa"/>
              <w:right w:w="108" w:type="dxa"/>
            </w:tcMar>
          </w:tcPr>
          <w:p w14:paraId="3BA0C393" w14:textId="5C2F3449" w:rsidR="32F1A7B8" w:rsidRDefault="32F1A7B8" w:rsidP="32F1A7B8">
            <w:pPr>
              <w:spacing w:line="276" w:lineRule="auto"/>
            </w:pPr>
            <w:r w:rsidRPr="32F1A7B8">
              <w:rPr>
                <w:rFonts w:ascii="Aptos Display" w:eastAsia="Aptos Display" w:hAnsi="Aptos Display" w:cs="Aptos Display"/>
                <w:sz w:val="24"/>
                <w:szCs w:val="24"/>
              </w:rPr>
              <w:t xml:space="preserve">Sistemas de Contención Vehicular </w:t>
            </w:r>
          </w:p>
        </w:tc>
        <w:tc>
          <w:tcPr>
            <w:tcW w:w="4354" w:type="dxa"/>
            <w:tcBorders>
              <w:top w:val="single" w:sz="8" w:space="0" w:color="auto"/>
              <w:left w:val="single" w:sz="8" w:space="0" w:color="auto"/>
              <w:bottom w:val="single" w:sz="8" w:space="0" w:color="auto"/>
              <w:right w:val="single" w:sz="8" w:space="0" w:color="auto"/>
            </w:tcBorders>
            <w:tcMar>
              <w:left w:w="108" w:type="dxa"/>
              <w:right w:w="108" w:type="dxa"/>
            </w:tcMar>
          </w:tcPr>
          <w:p w14:paraId="64118D24" w14:textId="6FFACAB2" w:rsidR="32F1A7B8" w:rsidRDefault="32F1A7B8" w:rsidP="32F1A7B8">
            <w:pPr>
              <w:spacing w:line="276" w:lineRule="auto"/>
            </w:pPr>
            <w:hyperlink r:id="rId34">
              <w:r w:rsidRPr="32F1A7B8">
                <w:rPr>
                  <w:color w:val="0563C1"/>
                </w:rPr>
                <w:t>https://ansv.gov.co/es/escuela/9733</w:t>
              </w:r>
            </w:hyperlink>
          </w:p>
        </w:tc>
      </w:tr>
      <w:tr w:rsidR="32F1A7B8" w14:paraId="1A2B5FBC" w14:textId="77777777" w:rsidTr="32F1A7B8">
        <w:trPr>
          <w:trHeight w:val="15"/>
        </w:trPr>
        <w:tc>
          <w:tcPr>
            <w:tcW w:w="6980" w:type="dxa"/>
            <w:tcBorders>
              <w:top w:val="single" w:sz="8" w:space="0" w:color="auto"/>
              <w:left w:val="single" w:sz="8" w:space="0" w:color="auto"/>
              <w:bottom w:val="single" w:sz="8" w:space="0" w:color="auto"/>
              <w:right w:val="single" w:sz="8" w:space="0" w:color="auto"/>
            </w:tcBorders>
            <w:tcMar>
              <w:left w:w="108" w:type="dxa"/>
              <w:right w:w="108" w:type="dxa"/>
            </w:tcMar>
          </w:tcPr>
          <w:p w14:paraId="2E72BB82" w14:textId="004D68BB" w:rsidR="32F1A7B8" w:rsidRDefault="32F1A7B8" w:rsidP="32F1A7B8">
            <w:pPr>
              <w:spacing w:line="276" w:lineRule="auto"/>
            </w:pPr>
            <w:r w:rsidRPr="32F1A7B8">
              <w:rPr>
                <w:rFonts w:ascii="Aptos Display" w:eastAsia="Aptos Display" w:hAnsi="Aptos Display" w:cs="Aptos Display"/>
                <w:sz w:val="24"/>
                <w:szCs w:val="24"/>
              </w:rPr>
              <w:t xml:space="preserve">Vehículos seguros </w:t>
            </w:r>
          </w:p>
        </w:tc>
        <w:tc>
          <w:tcPr>
            <w:tcW w:w="4354" w:type="dxa"/>
            <w:tcBorders>
              <w:top w:val="single" w:sz="8" w:space="0" w:color="auto"/>
              <w:left w:val="single" w:sz="8" w:space="0" w:color="auto"/>
              <w:bottom w:val="single" w:sz="8" w:space="0" w:color="auto"/>
              <w:right w:val="single" w:sz="8" w:space="0" w:color="auto"/>
            </w:tcBorders>
            <w:tcMar>
              <w:left w:w="108" w:type="dxa"/>
              <w:right w:w="108" w:type="dxa"/>
            </w:tcMar>
          </w:tcPr>
          <w:p w14:paraId="1DECF741" w14:textId="59E16FA2" w:rsidR="32F1A7B8" w:rsidRDefault="32F1A7B8" w:rsidP="32F1A7B8">
            <w:pPr>
              <w:spacing w:line="276" w:lineRule="auto"/>
            </w:pPr>
            <w:hyperlink r:id="rId35">
              <w:r w:rsidRPr="32F1A7B8">
                <w:rPr>
                  <w:color w:val="0563C1"/>
                </w:rPr>
                <w:t>https://ansv.gov.co/es/escuela/9869</w:t>
              </w:r>
            </w:hyperlink>
          </w:p>
        </w:tc>
      </w:tr>
      <w:tr w:rsidR="32F1A7B8" w14:paraId="10B114E4" w14:textId="77777777" w:rsidTr="32F1A7B8">
        <w:trPr>
          <w:trHeight w:val="15"/>
        </w:trPr>
        <w:tc>
          <w:tcPr>
            <w:tcW w:w="6980" w:type="dxa"/>
            <w:tcBorders>
              <w:top w:val="single" w:sz="8" w:space="0" w:color="auto"/>
              <w:left w:val="single" w:sz="8" w:space="0" w:color="auto"/>
              <w:bottom w:val="single" w:sz="8" w:space="0" w:color="auto"/>
              <w:right w:val="single" w:sz="8" w:space="0" w:color="auto"/>
            </w:tcBorders>
            <w:tcMar>
              <w:left w:w="108" w:type="dxa"/>
              <w:right w:w="108" w:type="dxa"/>
            </w:tcMar>
          </w:tcPr>
          <w:p w14:paraId="478DD1A5" w14:textId="6C647A27" w:rsidR="32F1A7B8" w:rsidRDefault="32F1A7B8" w:rsidP="32F1A7B8">
            <w:pPr>
              <w:spacing w:line="276" w:lineRule="auto"/>
            </w:pPr>
            <w:r w:rsidRPr="32F1A7B8">
              <w:rPr>
                <w:rFonts w:ascii="Aptos Display" w:eastAsia="Aptos Display" w:hAnsi="Aptos Display" w:cs="Aptos Display"/>
                <w:sz w:val="24"/>
                <w:szCs w:val="24"/>
              </w:rPr>
              <w:t xml:space="preserve">EPP - Elementos de protección personal para motociclistas </w:t>
            </w:r>
          </w:p>
        </w:tc>
        <w:tc>
          <w:tcPr>
            <w:tcW w:w="4354" w:type="dxa"/>
            <w:tcBorders>
              <w:top w:val="single" w:sz="8" w:space="0" w:color="auto"/>
              <w:left w:val="single" w:sz="8" w:space="0" w:color="auto"/>
              <w:bottom w:val="single" w:sz="8" w:space="0" w:color="auto"/>
              <w:right w:val="single" w:sz="8" w:space="0" w:color="auto"/>
            </w:tcBorders>
            <w:tcMar>
              <w:left w:w="108" w:type="dxa"/>
              <w:right w:w="108" w:type="dxa"/>
            </w:tcMar>
          </w:tcPr>
          <w:p w14:paraId="09F0FAD4" w14:textId="2D790162" w:rsidR="32F1A7B8" w:rsidRDefault="32F1A7B8" w:rsidP="32F1A7B8">
            <w:pPr>
              <w:spacing w:line="276" w:lineRule="auto"/>
            </w:pPr>
            <w:hyperlink r:id="rId36">
              <w:r w:rsidRPr="32F1A7B8">
                <w:rPr>
                  <w:color w:val="0563C1"/>
                </w:rPr>
                <w:t>https://ansv.gov.co/es/escuela/11746</w:t>
              </w:r>
            </w:hyperlink>
          </w:p>
          <w:p w14:paraId="1F7A98BE" w14:textId="282E8458" w:rsidR="32F1A7B8" w:rsidRDefault="32F1A7B8" w:rsidP="32F1A7B8">
            <w:pPr>
              <w:spacing w:line="276" w:lineRule="auto"/>
            </w:pPr>
            <w:r w:rsidRPr="00927046">
              <w:rPr>
                <w:rFonts w:ascii="Aptos Display" w:eastAsia="Aptos Display" w:hAnsi="Aptos Display" w:cs="Aptos Display"/>
                <w:sz w:val="24"/>
                <w:szCs w:val="24"/>
              </w:rPr>
              <w:t xml:space="preserve"> </w:t>
            </w:r>
          </w:p>
        </w:tc>
      </w:tr>
      <w:tr w:rsidR="32F1A7B8" w14:paraId="54D31EC1" w14:textId="77777777" w:rsidTr="32F1A7B8">
        <w:trPr>
          <w:trHeight w:val="15"/>
        </w:trPr>
        <w:tc>
          <w:tcPr>
            <w:tcW w:w="6980" w:type="dxa"/>
            <w:tcBorders>
              <w:top w:val="single" w:sz="8" w:space="0" w:color="auto"/>
              <w:left w:val="single" w:sz="8" w:space="0" w:color="auto"/>
              <w:bottom w:val="single" w:sz="8" w:space="0" w:color="auto"/>
              <w:right w:val="single" w:sz="8" w:space="0" w:color="auto"/>
            </w:tcBorders>
            <w:tcMar>
              <w:left w:w="108" w:type="dxa"/>
              <w:right w:w="108" w:type="dxa"/>
            </w:tcMar>
          </w:tcPr>
          <w:p w14:paraId="093F67BC" w14:textId="1A7D5CDE" w:rsidR="32F1A7B8" w:rsidRDefault="32F1A7B8" w:rsidP="32F1A7B8">
            <w:pPr>
              <w:spacing w:line="276" w:lineRule="auto"/>
            </w:pPr>
            <w:r w:rsidRPr="32F1A7B8">
              <w:rPr>
                <w:rFonts w:ascii="Aptos Display" w:eastAsia="Aptos Display" w:hAnsi="Aptos Display" w:cs="Aptos Display"/>
                <w:sz w:val="24"/>
                <w:szCs w:val="24"/>
              </w:rPr>
              <w:t xml:space="preserve">Mantenimiento preventivo y revisión preoperacional de la motocicleta - Verdades, mitos y motos </w:t>
            </w:r>
          </w:p>
        </w:tc>
        <w:tc>
          <w:tcPr>
            <w:tcW w:w="4354" w:type="dxa"/>
            <w:tcBorders>
              <w:top w:val="single" w:sz="8" w:space="0" w:color="auto"/>
              <w:left w:val="single" w:sz="8" w:space="0" w:color="auto"/>
              <w:bottom w:val="single" w:sz="8" w:space="0" w:color="auto"/>
              <w:right w:val="single" w:sz="8" w:space="0" w:color="auto"/>
            </w:tcBorders>
            <w:tcMar>
              <w:left w:w="108" w:type="dxa"/>
              <w:right w:w="108" w:type="dxa"/>
            </w:tcMar>
          </w:tcPr>
          <w:p w14:paraId="614CBE60" w14:textId="5A8AEE1D" w:rsidR="32F1A7B8" w:rsidRDefault="32F1A7B8" w:rsidP="32F1A7B8">
            <w:pPr>
              <w:spacing w:line="276" w:lineRule="auto"/>
            </w:pPr>
            <w:hyperlink r:id="rId37">
              <w:r w:rsidRPr="32F1A7B8">
                <w:rPr>
                  <w:color w:val="0563C1"/>
                </w:rPr>
                <w:t>https://ansv.gov.co/es/escuela/11745</w:t>
              </w:r>
            </w:hyperlink>
          </w:p>
        </w:tc>
      </w:tr>
    </w:tbl>
    <w:p w14:paraId="3E24B192" w14:textId="587C5116" w:rsidR="6028EB07" w:rsidRDefault="6028EB07" w:rsidP="00F52672">
      <w:pPr>
        <w:spacing w:line="276" w:lineRule="auto"/>
        <w:jc w:val="both"/>
      </w:pPr>
      <w:r w:rsidRPr="32F1A7B8">
        <w:rPr>
          <w:rFonts w:ascii="Aptos Display" w:eastAsia="Aptos Display" w:hAnsi="Aptos Display" w:cs="Aptos Display"/>
          <w:sz w:val="24"/>
          <w:szCs w:val="24"/>
        </w:rPr>
        <w:t xml:space="preserve"> </w:t>
      </w:r>
    </w:p>
    <w:p w14:paraId="62EF2728" w14:textId="3B398C94" w:rsidR="6028EB07" w:rsidRDefault="6028EB07" w:rsidP="32F1A7B8">
      <w:pPr>
        <w:spacing w:line="276" w:lineRule="auto"/>
        <w:jc w:val="both"/>
      </w:pPr>
      <w:r w:rsidRPr="32F1A7B8">
        <w:rPr>
          <w:rFonts w:ascii="Aptos Display" w:eastAsia="Aptos Display" w:hAnsi="Aptos Display" w:cs="Aptos Display"/>
          <w:b/>
          <w:bCs/>
          <w:sz w:val="24"/>
          <w:szCs w:val="24"/>
        </w:rPr>
        <w:t>Licenciamiento</w:t>
      </w:r>
    </w:p>
    <w:p w14:paraId="56B5766A" w14:textId="3739BD9A" w:rsidR="6028EB07" w:rsidRDefault="6028EB07" w:rsidP="32F1A7B8">
      <w:pPr>
        <w:spacing w:before="240" w:after="240" w:line="276" w:lineRule="auto"/>
        <w:jc w:val="both"/>
      </w:pPr>
      <w:r w:rsidRPr="32F1A7B8">
        <w:rPr>
          <w:rFonts w:ascii="Aptos Display" w:eastAsia="Aptos Display" w:hAnsi="Aptos Display" w:cs="Aptos Display"/>
          <w:sz w:val="24"/>
          <w:szCs w:val="24"/>
        </w:rPr>
        <w:t>Con miras a mejorar la idoneidad de los conductores de vehículos motorizados, y entre ellos los usuarios de motocicleta, se contemplaron algunas actualizaciones al modelo de licenciamiento en Colombia. El nuevo modelo de licenciamiento contempla los ajustes derivados de la Ley 2251 de 2022 que establece la aprobación de un nuevo examen teórico y práctico de conducción, practicado por Instituciones de Educación Superior de Naturaleza Pública. Este nuevo esquema está orientado a fortalecer el proceso de formación, evaluación y certificación de los conductores, buscando garantizar mayores niveles de idoneidad para la conducción de vehículos. En este sentido, se espera que la implementación de un proceso de licenciamiento más riguroso contribuya a mejorar las capacidades, conocimientos y competencias de los conductores y, consecuentemente, a fortalecer la seguridad vial de todos los actores viales, con especial relevancia para los usuarios de motocicleta, quienes presentan una mayor exposición al riesgo en las vías.</w:t>
      </w:r>
    </w:p>
    <w:p w14:paraId="113741D2" w14:textId="16996E22" w:rsidR="6028EB07" w:rsidRDefault="6028EB07" w:rsidP="32F1A7B8">
      <w:pPr>
        <w:spacing w:before="240" w:after="240" w:line="276" w:lineRule="auto"/>
        <w:jc w:val="both"/>
      </w:pPr>
      <w:r w:rsidRPr="32F1A7B8">
        <w:rPr>
          <w:rFonts w:ascii="Aptos Display" w:eastAsia="Aptos Display" w:hAnsi="Aptos Display" w:cs="Aptos Display"/>
          <w:sz w:val="24"/>
          <w:szCs w:val="24"/>
        </w:rPr>
        <w:lastRenderedPageBreak/>
        <w:t xml:space="preserve">Para avanzar en la implementación de este ajuste, la Agencia Nacional de Seguridad Vial ha desarrollado productos como el banco de preguntas para el examen teórico y ha publicado el </w:t>
      </w:r>
      <w:r w:rsidRPr="32F1A7B8">
        <w:rPr>
          <w:rFonts w:ascii="Aptos Display" w:eastAsia="Aptos Display" w:hAnsi="Aptos Display" w:cs="Aptos Display"/>
          <w:i/>
          <w:iCs/>
          <w:sz w:val="24"/>
          <w:szCs w:val="24"/>
        </w:rPr>
        <w:t xml:space="preserve">Manual de Referencia para Conductores de Vehículos </w:t>
      </w:r>
      <w:r w:rsidRPr="32F1A7B8">
        <w:rPr>
          <w:rFonts w:ascii="Aptos Display" w:eastAsia="Aptos Display" w:hAnsi="Aptos Display" w:cs="Aptos Display"/>
          <w:sz w:val="24"/>
          <w:szCs w:val="24"/>
        </w:rPr>
        <w:t xml:space="preserve">(disponible para descarga en la web de la ANSV: </w:t>
      </w:r>
      <w:hyperlink r:id="rId38">
        <w:r w:rsidRPr="32F1A7B8">
          <w:rPr>
            <w:color w:val="0000FF"/>
          </w:rPr>
          <w:t>https://ansv.gov.co/es/escuela/13351)</w:t>
        </w:r>
      </w:hyperlink>
      <w:r w:rsidRPr="32F1A7B8">
        <w:rPr>
          <w:rFonts w:ascii="Aptos Display" w:eastAsia="Aptos Display" w:hAnsi="Aptos Display" w:cs="Aptos Display"/>
          <w:sz w:val="24"/>
          <w:szCs w:val="24"/>
        </w:rPr>
        <w:t xml:space="preserve"> , herramienta mediante la cual los Centros de Enseñanza Automovilística pueden orientar la preparación de los aspirantes a obtener una licencia de conducción. Posteriormente, los aspirantes deberán presentar la evaluación correspondiente ante un Centro de Apoyo Logístico a la Evaluación.</w:t>
      </w:r>
    </w:p>
    <w:p w14:paraId="518EF1DC" w14:textId="0A30CB15" w:rsidR="6028EB07" w:rsidRDefault="6028EB07" w:rsidP="32F1A7B8">
      <w:pPr>
        <w:spacing w:before="240" w:after="240" w:line="276" w:lineRule="auto"/>
        <w:jc w:val="both"/>
      </w:pPr>
      <w:r w:rsidRPr="32F1A7B8">
        <w:rPr>
          <w:rFonts w:ascii="Aptos Display" w:eastAsia="Aptos Display" w:hAnsi="Aptos Display" w:cs="Aptos Display"/>
          <w:sz w:val="24"/>
          <w:szCs w:val="24"/>
        </w:rPr>
        <w:t>En este marco, el 04/08/2026 el Ministerio de Transporte expidió la Circular Externa 20261010000277, mediante la cual indicó que, a partir del lunes 14/09/2026, para realizar los trámites de otorgamiento de la licencia de conducción por primera vez y las recategorizaciones, se debería contar con el certificado de aprobación del examen teórico. Para dicha fecha se estimaba contar con 32 Centros de Apoyo Logístico a la Evaluación a nivel nacional. No obstante, el 28/08/2026, el Ministerio de Transporte expidió la Circular Externa 202610100000317, mediante la cual difirió la exigibilidad del certificado de aprobación del examen teórico de conducción inicialmente prevista para el 14/09/2026. Asimismo, mediante esta circular se ordenó realizar una revisión integral del esquema de los Centros de Apoyo Logístico a la Evaluación antes de establecer este requisito como obligatorio para los ciudadanos.</w:t>
      </w:r>
    </w:p>
    <w:p w14:paraId="1F39E06C" w14:textId="3373BD41" w:rsidR="6028EB07" w:rsidRDefault="6028EB07" w:rsidP="32F1A7B8">
      <w:pPr>
        <w:spacing w:before="240" w:after="240" w:line="276" w:lineRule="auto"/>
        <w:jc w:val="both"/>
      </w:pPr>
      <w:r w:rsidRPr="32F1A7B8">
        <w:rPr>
          <w:rFonts w:ascii="Aptos Display" w:eastAsia="Aptos Display" w:hAnsi="Aptos Display" w:cs="Aptos Display"/>
          <w:sz w:val="24"/>
          <w:szCs w:val="24"/>
        </w:rPr>
        <w:t xml:space="preserve">Con base en lo anterior, a la fecha el país se encuentra en proceso de transición hacia el nuevo modelo de licenciamiento y aún no se han materializado las modificaciones previstas en el proceso de expedición de licencias de conducción. Sin embargo, desde la Agencia Nacional de Seguridad Vial se han desarrollado las gestiones pertinentes con miras a robustecer la calidad de los procesos de capacitación y evaluación en el modelo de licenciamiento a conductores de vehículos motorizados del país. </w:t>
      </w:r>
    </w:p>
    <w:p w14:paraId="37C78A9A" w14:textId="6ED4539D" w:rsidR="6028EB07" w:rsidRDefault="6028EB07" w:rsidP="32F1A7B8">
      <w:pPr>
        <w:spacing w:line="276" w:lineRule="auto"/>
      </w:pPr>
      <w:r w:rsidRPr="32F1A7B8">
        <w:rPr>
          <w:rFonts w:ascii="Aptos Display" w:eastAsia="Aptos Display" w:hAnsi="Aptos Display" w:cs="Aptos Display"/>
          <w:b/>
          <w:bCs/>
          <w:sz w:val="24"/>
          <w:szCs w:val="24"/>
        </w:rPr>
        <w:t>Seguimiento a CEAs y Organismos de apoyo</w:t>
      </w:r>
    </w:p>
    <w:p w14:paraId="4BB13EA8" w14:textId="298B35CF" w:rsidR="6028EB07" w:rsidRDefault="6028EB07" w:rsidP="32F1A7B8">
      <w:pPr>
        <w:spacing w:before="240" w:after="240" w:line="276" w:lineRule="auto"/>
        <w:jc w:val="both"/>
      </w:pPr>
      <w:r w:rsidRPr="32F1A7B8">
        <w:rPr>
          <w:rFonts w:ascii="Aptos Display" w:eastAsia="Aptos Display" w:hAnsi="Aptos Display" w:cs="Aptos Display"/>
          <w:sz w:val="24"/>
          <w:szCs w:val="24"/>
          <w:lang w:val="es"/>
        </w:rPr>
        <w:t>Como antecedente relevante para el desarrollo de las acciones previstas, se tuvieron en cuenta las visitas de inspección, vigilancia y control realizadas previamente por la Superintendencia de Transporte y la Agencia Nacional de Seguridad Vial, en el marco del Convenio Interadministrativo 007 de 2024, a diferentes Organismos de Apoyo al Tránsito (OAT). Los resultados obtenidos permitieron identificar oportunidades de mejora, riesgos recurrentes y aspectos críticos asociados al cumplimiento de los requisitos normativos, pedagógicos y operativos de los Centros de Enseñanza Automovilística (CEA). Estos insumos han constituido un referente para la estructuración de criterios de revisión, análisis y acompañamiento considerados en la ejecución de las actividades lideradas por la Dirección de Comportamiento.</w:t>
      </w:r>
    </w:p>
    <w:p w14:paraId="34D7A591" w14:textId="19DFD402" w:rsidR="6028EB07" w:rsidRDefault="6028EB07" w:rsidP="32F1A7B8">
      <w:pPr>
        <w:spacing w:before="240" w:after="240" w:line="276" w:lineRule="auto"/>
        <w:jc w:val="both"/>
      </w:pPr>
      <w:r w:rsidRPr="32F1A7B8">
        <w:rPr>
          <w:rFonts w:ascii="Aptos Display" w:eastAsia="Aptos Display" w:hAnsi="Aptos Display" w:cs="Aptos Display"/>
          <w:sz w:val="24"/>
          <w:szCs w:val="24"/>
          <w:lang w:val="es"/>
        </w:rPr>
        <w:t xml:space="preserve">De igual manera, se ha realizado seguimiento y atención a las solicitudes formuladas por diferentes OAT en materia de fortalecimiento pedagógico, educación vial y articulación institucional, contribuyendo al cumplimiento de las metas establecidas por la Dirección de </w:t>
      </w:r>
      <w:r w:rsidRPr="32F1A7B8">
        <w:rPr>
          <w:rFonts w:ascii="Aptos Display" w:eastAsia="Aptos Display" w:hAnsi="Aptos Display" w:cs="Aptos Display"/>
          <w:sz w:val="24"/>
          <w:szCs w:val="24"/>
          <w:lang w:val="es"/>
        </w:rPr>
        <w:lastRenderedPageBreak/>
        <w:t>Comportamiento y a la implementación de las acciones contempladas en el Plan Nacional de Seguridad Vial (PNSV).</w:t>
      </w:r>
    </w:p>
    <w:p w14:paraId="09CFA4E1" w14:textId="724B4447" w:rsidR="6028EB07" w:rsidRDefault="6028EB07" w:rsidP="32F1A7B8">
      <w:pPr>
        <w:spacing w:before="240" w:after="240" w:line="276" w:lineRule="auto"/>
        <w:jc w:val="both"/>
      </w:pPr>
      <w:r w:rsidRPr="32F1A7B8">
        <w:rPr>
          <w:rFonts w:ascii="Aptos Display" w:eastAsia="Aptos Display" w:hAnsi="Aptos Display" w:cs="Aptos Display"/>
          <w:sz w:val="24"/>
          <w:szCs w:val="24"/>
          <w:lang w:val="es"/>
        </w:rPr>
        <w:t>En desarrollo de las acciones operativas y técnicas, durante el año 2025 se realizaron 75 asistencias técnicas a Centros de Enseñanza Automovilística en diferentes regiones del territorio nacional. Asimismo, se diseñó la propuesta para el primer ciclo de capacitaciones dirigido a instructores, orientado al fortalecimiento de sus competencias pedagógicas y didácticas, con el propósito de contribuir al mejoramiento de los procesos de enseñanza y aprendizaje asociados a la formación de nuevos conductores.</w:t>
      </w:r>
    </w:p>
    <w:p w14:paraId="1D19633A" w14:textId="165D0D3E" w:rsidR="6028EB07" w:rsidRDefault="6028EB07" w:rsidP="32F1A7B8">
      <w:pPr>
        <w:jc w:val="both"/>
      </w:pPr>
      <w:r w:rsidRPr="32F1A7B8">
        <w:rPr>
          <w:rFonts w:ascii="Aptos Display" w:eastAsia="Aptos Display" w:hAnsi="Aptos Display" w:cs="Aptos Display"/>
          <w:sz w:val="24"/>
          <w:szCs w:val="24"/>
          <w:lang w:val="es"/>
        </w:rPr>
        <w:t>Se han adelantado acciones de articulación y acompañamiento técnico con diferentes Organismos de Apoyo al Tránsito (OAT) como Centros integrales de atención (CIA) y Centros de Diagnóstico Automotriz (CDA), realizando acercamiento hacia las prácticas orientadas al fortalecimiento de los procesos asociados a la formación, evaluación y habilitación de conductores, así como a la comprensión de la operación de los actores que intervienen en el Sistema Nacional de Tránsito.</w:t>
      </w:r>
    </w:p>
    <w:p w14:paraId="09119B46" w14:textId="317F2879" w:rsidR="6028EB07" w:rsidRDefault="6028EB07" w:rsidP="32F1A7B8">
      <w:pPr>
        <w:spacing w:before="240" w:after="240" w:line="276" w:lineRule="auto"/>
        <w:jc w:val="both"/>
      </w:pPr>
      <w:r w:rsidRPr="4F57E9C6">
        <w:rPr>
          <w:rFonts w:ascii="Aptos Display" w:eastAsia="Aptos Display" w:hAnsi="Aptos Display" w:cs="Aptos Display"/>
          <w:sz w:val="24"/>
          <w:szCs w:val="24"/>
          <w:lang w:val="es-ES"/>
        </w:rPr>
        <w:t>Esta apuesta reconoce la importancia de abordar la formación vial desde una perspectiva diferenciada, teniendo en cuenta los distintos tipos de licencias de conducción que configuran el universo de los conductores noveles y las particularidades de cada actor vial. En este marco, se otorga especial relevancia a los motociclistas, considerando las condiciones particulares de exposición al riesgo que caracterizan este modo de transporte y la necesidad de fortalecer, desde las primeras etapas de formación, competencias orientadas a la conducción segura, la gestión del riesgo, el autocuidado, el respeto por los demás actores viales y la toma de decisiones responsables.</w:t>
      </w:r>
    </w:p>
    <w:p w14:paraId="0F35A9BF" w14:textId="19132E68" w:rsidR="6028EB07" w:rsidRDefault="6028EB07" w:rsidP="32F1A7B8">
      <w:pPr>
        <w:spacing w:before="240" w:after="240" w:line="276" w:lineRule="auto"/>
        <w:jc w:val="both"/>
      </w:pPr>
      <w:r w:rsidRPr="32F1A7B8">
        <w:rPr>
          <w:rFonts w:ascii="Aptos Display" w:eastAsia="Aptos Display" w:hAnsi="Aptos Display" w:cs="Aptos Display"/>
          <w:sz w:val="24"/>
          <w:szCs w:val="24"/>
          <w:lang w:val="es"/>
        </w:rPr>
        <w:t>En este sentido, las iniciativas desarrolladas buscan que la formación de los nuevos motociclistas trascienda el aprendizaje técnico requerido para la obtención de la licencia y promueva la construcción de comportamientos seguros y sostenibles en el tiempo. La apuesta contempla el fortalecimiento de las capacidades pedagógicas de los CEA y sus instructores para desarrollar procesos formativos pertinentes a las características de la conducción de motocicletas, incorporando elementos relacionados con la vulnerabilidad del motociclista, la interacción con otros actores viales, la anticipación de situaciones de riesgo y la corresponsabilidad en la protección de la vida.</w:t>
      </w:r>
    </w:p>
    <w:p w14:paraId="2519F188" w14:textId="573CEB7D" w:rsidR="6028EB07" w:rsidRDefault="6028EB07" w:rsidP="32F1A7B8">
      <w:pPr>
        <w:spacing w:before="240" w:after="240" w:line="276" w:lineRule="auto"/>
        <w:jc w:val="both"/>
      </w:pPr>
      <w:r w:rsidRPr="32F1A7B8">
        <w:rPr>
          <w:rFonts w:ascii="Aptos Display" w:eastAsia="Aptos Display" w:hAnsi="Aptos Display" w:cs="Aptos Display"/>
          <w:sz w:val="24"/>
          <w:szCs w:val="24"/>
          <w:lang w:val="es"/>
        </w:rPr>
        <w:t>Adicionalmente, en el marco de las actividades desarrolladas durante el año 2026, se destaca la ejecución del Contrato PA-149-2026, cuyo objeto es: “Realizar la evaluación de la operación y funcionamiento de los centros de enseñanza automovilística (CEA) para verificar que se cumplan con las normas y requisitos establecidos en los departamentos seleccionados por la Agencia Nacional de Seguridad Vial”.</w:t>
      </w:r>
    </w:p>
    <w:p w14:paraId="40A4008E" w14:textId="6CB841F3" w:rsidR="6028EB07" w:rsidRDefault="6028EB07" w:rsidP="32F1A7B8">
      <w:pPr>
        <w:spacing w:before="240" w:after="240" w:line="276" w:lineRule="auto"/>
        <w:jc w:val="both"/>
      </w:pPr>
      <w:r w:rsidRPr="32F1A7B8">
        <w:rPr>
          <w:rFonts w:ascii="Aptos Display" w:eastAsia="Aptos Display" w:hAnsi="Aptos Display" w:cs="Aptos Display"/>
          <w:sz w:val="24"/>
          <w:szCs w:val="24"/>
          <w:lang w:val="es"/>
        </w:rPr>
        <w:t xml:space="preserve">De manera complementaria, se han adelantado acciones de articulación y acompañamiento técnico con diferentes Organismos de Apoyo al Tránsito (OAT), entre ellos los Centros Integrales de Atención (CIA) y los Centros de Diagnóstico Automotor (CDA). Estos </w:t>
      </w:r>
      <w:r w:rsidRPr="32F1A7B8">
        <w:rPr>
          <w:rFonts w:ascii="Aptos Display" w:eastAsia="Aptos Display" w:hAnsi="Aptos Display" w:cs="Aptos Display"/>
          <w:sz w:val="24"/>
          <w:szCs w:val="24"/>
          <w:lang w:val="es"/>
        </w:rPr>
        <w:lastRenderedPageBreak/>
        <w:t>acercamientos han permitido avanzar en la comprensión de las prácticas y dinámicas institucionales relacionadas con la formación, evaluación, habilitación y seguimiento de los conductores, así como en el reconocimiento de los diferentes actores que intervienen en el Sistema Nacional de Tránsito.</w:t>
      </w:r>
    </w:p>
    <w:p w14:paraId="4DAAF144" w14:textId="0809C96D" w:rsidR="32F1A7B8" w:rsidRPr="00DE5DF8" w:rsidRDefault="6028EB07" w:rsidP="00DE5DF8">
      <w:pPr>
        <w:spacing w:before="240" w:after="240" w:line="276" w:lineRule="auto"/>
        <w:jc w:val="both"/>
      </w:pPr>
      <w:r w:rsidRPr="32F1A7B8">
        <w:rPr>
          <w:rFonts w:ascii="Aptos Display" w:eastAsia="Aptos Display" w:hAnsi="Aptos Display" w:cs="Aptos Display"/>
          <w:sz w:val="24"/>
          <w:szCs w:val="24"/>
          <w:lang w:val="es"/>
        </w:rPr>
        <w:t>En este marco, las acciones desarrolladas consolidan una apuesta integral por el fortalecimiento de la educación vial y la formación de conductores noveles, con especial compromiso frente a la formación de motociclistas seguros y responsables. La articulación entre los procesos de enseñanza, evaluación y habilitación, de acuerdo con las características de los diferentes tipos de licencia, busca contribuir a que quienes acceden por primera vez a la conducción desarrollen competencias que trasciendan el cumplimiento de los requisitos para obtener una licencia y se traduzcan en decisiones responsables, gestión adecuada del riesgo, comportamientos seguros y una mayor protección de la vida en las vías, especialmente de quienes presentan mayor vulnerabilidad y exposición al riesgo</w:t>
      </w:r>
      <w:r w:rsidR="00DE5DF8">
        <w:rPr>
          <w:rFonts w:ascii="Aptos Display" w:eastAsia="Aptos Display" w:hAnsi="Aptos Display" w:cs="Aptos Display"/>
          <w:sz w:val="24"/>
          <w:szCs w:val="24"/>
          <w:lang w:val="es"/>
        </w:rPr>
        <w:t>.</w:t>
      </w:r>
    </w:p>
    <w:p w14:paraId="4C9EB151" w14:textId="289E87D3" w:rsidR="32F1A7B8" w:rsidRDefault="32F1A7B8" w:rsidP="32F1A7B8">
      <w:pPr>
        <w:pStyle w:val="Prrafodelista"/>
        <w:tabs>
          <w:tab w:val="left" w:pos="719"/>
          <w:tab w:val="left" w:pos="721"/>
        </w:tabs>
        <w:spacing w:before="2" w:line="261" w:lineRule="auto"/>
        <w:ind w:left="361" w:right="139" w:firstLine="0"/>
        <w:jc w:val="both"/>
        <w:rPr>
          <w:b/>
          <w:bCs/>
          <w:color w:val="FF0000"/>
          <w:sz w:val="24"/>
          <w:szCs w:val="24"/>
        </w:rPr>
      </w:pPr>
    </w:p>
    <w:p w14:paraId="36A40D41" w14:textId="77777777" w:rsidR="00A472D1" w:rsidRPr="004C05FE" w:rsidRDefault="74B4CBC6" w:rsidP="32F1A7B8">
      <w:pPr>
        <w:pStyle w:val="Prrafodelista"/>
        <w:numPr>
          <w:ilvl w:val="1"/>
          <w:numId w:val="13"/>
        </w:numPr>
        <w:tabs>
          <w:tab w:val="left" w:pos="719"/>
          <w:tab w:val="left" w:pos="721"/>
        </w:tabs>
        <w:spacing w:before="0" w:line="261" w:lineRule="auto"/>
        <w:ind w:right="140"/>
        <w:jc w:val="both"/>
        <w:rPr>
          <w:sz w:val="24"/>
          <w:szCs w:val="24"/>
        </w:rPr>
      </w:pPr>
      <w:commentRangeStart w:id="54"/>
      <w:commentRangeStart w:id="55"/>
      <w:commentRangeStart w:id="56"/>
      <w:r w:rsidRPr="32F1A7B8">
        <w:rPr>
          <w:w w:val="85"/>
          <w:sz w:val="24"/>
          <w:szCs w:val="24"/>
        </w:rPr>
        <w:t>Informe</w:t>
      </w:r>
      <w:r w:rsidRPr="32F1A7B8">
        <w:rPr>
          <w:spacing w:val="-4"/>
          <w:w w:val="85"/>
          <w:sz w:val="24"/>
          <w:szCs w:val="24"/>
        </w:rPr>
        <w:t xml:space="preserve"> </w:t>
      </w:r>
      <w:r w:rsidRPr="32F1A7B8">
        <w:rPr>
          <w:w w:val="85"/>
          <w:sz w:val="24"/>
          <w:szCs w:val="24"/>
        </w:rPr>
        <w:t>qué</w:t>
      </w:r>
      <w:r w:rsidRPr="32F1A7B8">
        <w:rPr>
          <w:spacing w:val="-3"/>
          <w:w w:val="85"/>
          <w:sz w:val="24"/>
          <w:szCs w:val="24"/>
        </w:rPr>
        <w:t xml:space="preserve"> </w:t>
      </w:r>
      <w:r w:rsidRPr="32F1A7B8">
        <w:rPr>
          <w:w w:val="85"/>
          <w:sz w:val="24"/>
          <w:szCs w:val="24"/>
        </w:rPr>
        <w:t>acciones</w:t>
      </w:r>
      <w:r w:rsidRPr="32F1A7B8">
        <w:rPr>
          <w:spacing w:val="-4"/>
          <w:w w:val="85"/>
          <w:sz w:val="24"/>
          <w:szCs w:val="24"/>
        </w:rPr>
        <w:t xml:space="preserve"> </w:t>
      </w:r>
      <w:r w:rsidRPr="32F1A7B8">
        <w:rPr>
          <w:w w:val="85"/>
          <w:sz w:val="24"/>
          <w:szCs w:val="24"/>
        </w:rPr>
        <w:t>diferenciadas</w:t>
      </w:r>
      <w:r w:rsidRPr="32F1A7B8">
        <w:rPr>
          <w:spacing w:val="-2"/>
          <w:w w:val="85"/>
          <w:sz w:val="24"/>
          <w:szCs w:val="24"/>
        </w:rPr>
        <w:t xml:space="preserve"> </w:t>
      </w:r>
      <w:r w:rsidRPr="32F1A7B8">
        <w:rPr>
          <w:w w:val="85"/>
          <w:sz w:val="24"/>
          <w:szCs w:val="24"/>
        </w:rPr>
        <w:t>se</w:t>
      </w:r>
      <w:r w:rsidRPr="32F1A7B8">
        <w:rPr>
          <w:spacing w:val="-3"/>
          <w:w w:val="85"/>
          <w:sz w:val="24"/>
          <w:szCs w:val="24"/>
        </w:rPr>
        <w:t xml:space="preserve"> </w:t>
      </w:r>
      <w:r w:rsidRPr="32F1A7B8">
        <w:rPr>
          <w:w w:val="85"/>
          <w:sz w:val="24"/>
          <w:szCs w:val="24"/>
        </w:rPr>
        <w:t>adelantan</w:t>
      </w:r>
      <w:r w:rsidRPr="32F1A7B8">
        <w:rPr>
          <w:spacing w:val="-3"/>
          <w:w w:val="85"/>
          <w:sz w:val="24"/>
          <w:szCs w:val="24"/>
        </w:rPr>
        <w:t xml:space="preserve"> </w:t>
      </w:r>
      <w:r w:rsidRPr="32F1A7B8">
        <w:rPr>
          <w:w w:val="85"/>
          <w:sz w:val="24"/>
          <w:szCs w:val="24"/>
        </w:rPr>
        <w:t>para</w:t>
      </w:r>
      <w:r w:rsidRPr="32F1A7B8">
        <w:rPr>
          <w:spacing w:val="-1"/>
          <w:w w:val="85"/>
          <w:sz w:val="24"/>
          <w:szCs w:val="24"/>
        </w:rPr>
        <w:t xml:space="preserve"> </w:t>
      </w:r>
      <w:r w:rsidRPr="32F1A7B8">
        <w:rPr>
          <w:w w:val="85"/>
          <w:sz w:val="24"/>
          <w:szCs w:val="24"/>
        </w:rPr>
        <w:t>motociclistas</w:t>
      </w:r>
      <w:r w:rsidRPr="32F1A7B8">
        <w:rPr>
          <w:spacing w:val="-4"/>
          <w:w w:val="85"/>
          <w:sz w:val="24"/>
          <w:szCs w:val="24"/>
        </w:rPr>
        <w:t xml:space="preserve"> </w:t>
      </w:r>
      <w:r w:rsidRPr="32F1A7B8">
        <w:rPr>
          <w:w w:val="85"/>
          <w:sz w:val="24"/>
          <w:szCs w:val="24"/>
        </w:rPr>
        <w:t>que utilizan</w:t>
      </w:r>
      <w:r w:rsidRPr="32F1A7B8">
        <w:rPr>
          <w:spacing w:val="-3"/>
          <w:w w:val="85"/>
          <w:sz w:val="24"/>
          <w:szCs w:val="24"/>
        </w:rPr>
        <w:t xml:space="preserve"> </w:t>
      </w:r>
      <w:r w:rsidRPr="32F1A7B8">
        <w:rPr>
          <w:w w:val="85"/>
          <w:sz w:val="24"/>
          <w:szCs w:val="24"/>
        </w:rPr>
        <w:t>este</w:t>
      </w:r>
      <w:r w:rsidRPr="32F1A7B8">
        <w:rPr>
          <w:spacing w:val="-1"/>
          <w:w w:val="85"/>
          <w:sz w:val="24"/>
          <w:szCs w:val="24"/>
        </w:rPr>
        <w:t xml:space="preserve"> </w:t>
      </w:r>
      <w:r w:rsidRPr="32F1A7B8">
        <w:rPr>
          <w:w w:val="85"/>
          <w:sz w:val="24"/>
          <w:szCs w:val="24"/>
        </w:rPr>
        <w:t>vehículo</w:t>
      </w:r>
      <w:r w:rsidRPr="32F1A7B8">
        <w:rPr>
          <w:spacing w:val="-1"/>
          <w:w w:val="85"/>
          <w:sz w:val="24"/>
          <w:szCs w:val="24"/>
        </w:rPr>
        <w:t xml:space="preserve"> </w:t>
      </w:r>
      <w:r w:rsidRPr="32F1A7B8">
        <w:rPr>
          <w:w w:val="85"/>
          <w:sz w:val="24"/>
          <w:szCs w:val="24"/>
        </w:rPr>
        <w:t xml:space="preserve">como </w:t>
      </w:r>
      <w:r w:rsidRPr="32F1A7B8">
        <w:rPr>
          <w:w w:val="80"/>
          <w:sz w:val="24"/>
          <w:szCs w:val="24"/>
        </w:rPr>
        <w:t>herramienta de trabajo y sustento económico, incluyendo domiciliarios y trabajadores de plataformas.</w:t>
      </w:r>
      <w:commentRangeEnd w:id="54"/>
      <w:r w:rsidR="00A472D1" w:rsidRPr="004C05FE">
        <w:rPr>
          <w:rStyle w:val="Refdecomentario"/>
          <w:sz w:val="24"/>
          <w:szCs w:val="24"/>
        </w:rPr>
        <w:commentReference w:id="54"/>
      </w:r>
      <w:commentRangeEnd w:id="55"/>
      <w:r w:rsidRPr="004C05FE">
        <w:rPr>
          <w:rStyle w:val="Refdecomentario"/>
          <w:sz w:val="24"/>
          <w:szCs w:val="24"/>
        </w:rPr>
        <w:commentReference w:id="55"/>
      </w:r>
      <w:commentRangeEnd w:id="56"/>
      <w:r w:rsidRPr="004C05FE">
        <w:rPr>
          <w:rStyle w:val="Refdecomentario"/>
          <w:sz w:val="24"/>
          <w:szCs w:val="24"/>
        </w:rPr>
        <w:commentReference w:id="56"/>
      </w:r>
    </w:p>
    <w:p w14:paraId="64AC48F3" w14:textId="77777777" w:rsidR="004C05FE" w:rsidRDefault="004C05FE" w:rsidP="004C05FE">
      <w:pPr>
        <w:tabs>
          <w:tab w:val="left" w:pos="719"/>
          <w:tab w:val="left" w:pos="721"/>
        </w:tabs>
        <w:spacing w:line="261" w:lineRule="auto"/>
        <w:ind w:right="140"/>
        <w:jc w:val="both"/>
        <w:rPr>
          <w:sz w:val="24"/>
          <w:szCs w:val="24"/>
        </w:rPr>
      </w:pPr>
    </w:p>
    <w:p w14:paraId="78ECAF7D" w14:textId="47ACF331" w:rsidR="0095007B" w:rsidRDefault="531F15CF" w:rsidP="41AF9A6A">
      <w:pPr>
        <w:spacing w:line="276" w:lineRule="auto"/>
        <w:jc w:val="both"/>
      </w:pPr>
      <w:r w:rsidRPr="41AF9A6A">
        <w:rPr>
          <w:rFonts w:ascii="Aptos Display" w:eastAsia="Aptos Display" w:hAnsi="Aptos Display" w:cs="Aptos Display"/>
          <w:b/>
          <w:bCs/>
          <w:sz w:val="24"/>
          <w:szCs w:val="24"/>
        </w:rPr>
        <w:t>Actualización del protocolo de prácticas seguras para los trabajadores que usan la motocicleta como herramienta de trabajo</w:t>
      </w:r>
    </w:p>
    <w:p w14:paraId="499F474B" w14:textId="7E994245" w:rsidR="0095007B" w:rsidRDefault="531F15CF" w:rsidP="41AF9A6A">
      <w:pPr>
        <w:spacing w:line="276" w:lineRule="auto"/>
        <w:jc w:val="both"/>
      </w:pPr>
      <w:r w:rsidRPr="41AF9A6A">
        <w:rPr>
          <w:rFonts w:ascii="Aptos Display" w:eastAsia="Aptos Display" w:hAnsi="Aptos Display" w:cs="Aptos Display"/>
          <w:sz w:val="24"/>
          <w:szCs w:val="24"/>
        </w:rPr>
        <w:t>En conjunto con el Ministerio del trabajo, se actualizó el “Protocolo de prácticas seguras para los trabajadores que usan la motocicleta como herramienta de trabajo” para que el mismo incorpore la nueva metodología de Planes Estratégicos de Seguridad Vial con un enfoque en la protección del motociclista mediante la implementación de medidas sobre todos los pilares de la gestión de la Seguridad Vial y redunde en la protección de la vida y mitigación del riesgo.</w:t>
      </w:r>
    </w:p>
    <w:p w14:paraId="7CEB0F64" w14:textId="71B6F7B5" w:rsidR="0095007B" w:rsidRDefault="531F15CF" w:rsidP="41AF9A6A">
      <w:pPr>
        <w:spacing w:line="276" w:lineRule="auto"/>
        <w:jc w:val="both"/>
      </w:pPr>
      <w:r w:rsidRPr="41AF9A6A">
        <w:rPr>
          <w:rFonts w:ascii="Aptos Display" w:eastAsia="Aptos Display" w:hAnsi="Aptos Display" w:cs="Aptos Display"/>
          <w:sz w:val="24"/>
          <w:szCs w:val="24"/>
        </w:rPr>
        <w:t>Durante el 2023 la Agencia Nacional de Seguridad Vial, en conjunto con el Ministerio de Trabajo se realizó un taller con representantes de diferentes sectores entre los que se encontraban la academia, representantes del sector de aseguradoras, representantes de las veedurías de movilidad y entidades públicas, con el objetivo de exponer las temáticas que se consideraban pertinentes en el marco de la actualización del protocolo. De este ejercicio se encuentran los siguientes aspectos.</w:t>
      </w:r>
    </w:p>
    <w:p w14:paraId="3C129656" w14:textId="79E52843" w:rsidR="0095007B" w:rsidRDefault="531F15CF" w:rsidP="41AF9A6A">
      <w:pPr>
        <w:pStyle w:val="Prrafodelista"/>
        <w:numPr>
          <w:ilvl w:val="0"/>
          <w:numId w:val="8"/>
        </w:numPr>
        <w:spacing w:before="0" w:line="257" w:lineRule="auto"/>
        <w:ind w:left="731"/>
        <w:jc w:val="both"/>
        <w:rPr>
          <w:rFonts w:ascii="Aptos Display" w:eastAsia="Aptos Display" w:hAnsi="Aptos Display" w:cs="Aptos Display"/>
          <w:sz w:val="24"/>
          <w:szCs w:val="24"/>
          <w:lang w:val="es-CO"/>
        </w:rPr>
      </w:pPr>
      <w:r w:rsidRPr="41AF9A6A">
        <w:rPr>
          <w:rFonts w:ascii="Aptos Display" w:eastAsia="Aptos Display" w:hAnsi="Aptos Display" w:cs="Aptos Display"/>
          <w:sz w:val="24"/>
          <w:szCs w:val="24"/>
          <w:lang w:val="es-CO"/>
        </w:rPr>
        <w:t>Actualización de cifras que describen la problemática</w:t>
      </w:r>
    </w:p>
    <w:p w14:paraId="5F92353F" w14:textId="574233D8" w:rsidR="0095007B" w:rsidRDefault="531F15CF" w:rsidP="41AF9A6A">
      <w:pPr>
        <w:pStyle w:val="Prrafodelista"/>
        <w:numPr>
          <w:ilvl w:val="0"/>
          <w:numId w:val="8"/>
        </w:numPr>
        <w:spacing w:before="0" w:line="257" w:lineRule="auto"/>
        <w:ind w:left="731"/>
        <w:jc w:val="both"/>
        <w:rPr>
          <w:rFonts w:ascii="Aptos Display" w:eastAsia="Aptos Display" w:hAnsi="Aptos Display" w:cs="Aptos Display"/>
          <w:sz w:val="24"/>
          <w:szCs w:val="24"/>
          <w:lang w:val="es-CO"/>
        </w:rPr>
      </w:pPr>
      <w:r w:rsidRPr="41AF9A6A">
        <w:rPr>
          <w:rFonts w:ascii="Aptos Display" w:eastAsia="Aptos Display" w:hAnsi="Aptos Display" w:cs="Aptos Display"/>
          <w:sz w:val="24"/>
          <w:szCs w:val="24"/>
          <w:lang w:val="es-CO"/>
        </w:rPr>
        <w:t>Actualización de la metodología de Planes Estratégicos de Seguridad Vial</w:t>
      </w:r>
    </w:p>
    <w:p w14:paraId="784E2845" w14:textId="3F3FBDA4" w:rsidR="0095007B" w:rsidRDefault="531F15CF" w:rsidP="41AF9A6A">
      <w:pPr>
        <w:pStyle w:val="Prrafodelista"/>
        <w:numPr>
          <w:ilvl w:val="0"/>
          <w:numId w:val="8"/>
        </w:numPr>
        <w:spacing w:before="0" w:line="257" w:lineRule="auto"/>
        <w:ind w:left="731"/>
        <w:jc w:val="both"/>
        <w:rPr>
          <w:rFonts w:ascii="Aptos Display" w:eastAsia="Aptos Display" w:hAnsi="Aptos Display" w:cs="Aptos Display"/>
          <w:sz w:val="24"/>
          <w:szCs w:val="24"/>
          <w:lang w:val="es-CO"/>
        </w:rPr>
      </w:pPr>
      <w:r w:rsidRPr="41AF9A6A">
        <w:rPr>
          <w:rFonts w:ascii="Aptos Display" w:eastAsia="Aptos Display" w:hAnsi="Aptos Display" w:cs="Aptos Display"/>
          <w:sz w:val="24"/>
          <w:szCs w:val="24"/>
          <w:lang w:val="es-CO"/>
        </w:rPr>
        <w:t>Incorporación de los enfoques diferencial, regional y de género</w:t>
      </w:r>
    </w:p>
    <w:p w14:paraId="19F2BE6A" w14:textId="319A0EFE" w:rsidR="0095007B" w:rsidRDefault="531F15CF" w:rsidP="41AF9A6A">
      <w:pPr>
        <w:pStyle w:val="Prrafodelista"/>
        <w:numPr>
          <w:ilvl w:val="0"/>
          <w:numId w:val="8"/>
        </w:numPr>
        <w:spacing w:before="0" w:line="257" w:lineRule="auto"/>
        <w:ind w:left="731"/>
        <w:jc w:val="both"/>
        <w:rPr>
          <w:rFonts w:ascii="Aptos Display" w:eastAsia="Aptos Display" w:hAnsi="Aptos Display" w:cs="Aptos Display"/>
          <w:sz w:val="24"/>
          <w:szCs w:val="24"/>
          <w:lang w:val="es-CO"/>
        </w:rPr>
      </w:pPr>
      <w:r w:rsidRPr="41AF9A6A">
        <w:rPr>
          <w:rFonts w:ascii="Aptos Display" w:eastAsia="Aptos Display" w:hAnsi="Aptos Display" w:cs="Aptos Display"/>
          <w:sz w:val="24"/>
          <w:szCs w:val="24"/>
          <w:lang w:val="es-CO"/>
        </w:rPr>
        <w:t>Articulación de los enfoques de Salud y Seguridad en el Trabajo con Seguridad Vial Laboral y Movilidad Segura* para la protección de los actores viales vulnerables.</w:t>
      </w:r>
    </w:p>
    <w:p w14:paraId="188F913C" w14:textId="674757D7" w:rsidR="0095007B" w:rsidRDefault="531F15CF" w:rsidP="41AF9A6A">
      <w:pPr>
        <w:pStyle w:val="Prrafodelista"/>
        <w:numPr>
          <w:ilvl w:val="0"/>
          <w:numId w:val="8"/>
        </w:numPr>
        <w:spacing w:before="0" w:line="257" w:lineRule="auto"/>
        <w:ind w:left="731"/>
        <w:jc w:val="both"/>
        <w:rPr>
          <w:rFonts w:ascii="Aptos Display" w:eastAsia="Aptos Display" w:hAnsi="Aptos Display" w:cs="Aptos Display"/>
          <w:sz w:val="24"/>
          <w:szCs w:val="24"/>
          <w:lang w:val="es-CO"/>
        </w:rPr>
      </w:pPr>
      <w:r w:rsidRPr="41AF9A6A">
        <w:rPr>
          <w:rFonts w:ascii="Aptos Display" w:eastAsia="Aptos Display" w:hAnsi="Aptos Display" w:cs="Aptos Display"/>
          <w:sz w:val="24"/>
          <w:szCs w:val="24"/>
          <w:lang w:val="es-CO"/>
        </w:rPr>
        <w:t xml:space="preserve">Incorporación del enfoque de vulnerabilidad para la prevención de condiciones de riesgo que deriven en lesiones, discapacidad o muerte por causa del trabajo en </w:t>
      </w:r>
      <w:r w:rsidRPr="41AF9A6A">
        <w:rPr>
          <w:rFonts w:ascii="Aptos Display" w:eastAsia="Aptos Display" w:hAnsi="Aptos Display" w:cs="Aptos Display"/>
          <w:sz w:val="24"/>
          <w:szCs w:val="24"/>
          <w:lang w:val="es-CO"/>
        </w:rPr>
        <w:lastRenderedPageBreak/>
        <w:t xml:space="preserve">motocicleta. </w:t>
      </w:r>
    </w:p>
    <w:p w14:paraId="6A7D1780" w14:textId="5A902BF7" w:rsidR="0095007B" w:rsidRDefault="531F15CF" w:rsidP="41AF9A6A">
      <w:pPr>
        <w:pStyle w:val="Prrafodelista"/>
        <w:numPr>
          <w:ilvl w:val="0"/>
          <w:numId w:val="8"/>
        </w:numPr>
        <w:spacing w:before="0" w:line="257" w:lineRule="auto"/>
        <w:ind w:left="731"/>
        <w:jc w:val="both"/>
        <w:rPr>
          <w:rFonts w:ascii="Aptos Display" w:eastAsia="Aptos Display" w:hAnsi="Aptos Display" w:cs="Aptos Display"/>
          <w:sz w:val="24"/>
          <w:szCs w:val="24"/>
          <w:lang w:val="es-CO"/>
        </w:rPr>
      </w:pPr>
      <w:r w:rsidRPr="41AF9A6A">
        <w:rPr>
          <w:rFonts w:ascii="Aptos Display" w:eastAsia="Aptos Display" w:hAnsi="Aptos Display" w:cs="Aptos Display"/>
          <w:sz w:val="24"/>
          <w:szCs w:val="24"/>
          <w:lang w:val="es-CO"/>
        </w:rPr>
        <w:t>Actualización de buenas prácticas corporativas desde la corresponsabilidad</w:t>
      </w:r>
    </w:p>
    <w:p w14:paraId="518BACB3" w14:textId="64953105" w:rsidR="0095007B" w:rsidRDefault="531F15CF" w:rsidP="41AF9A6A">
      <w:pPr>
        <w:pStyle w:val="Prrafodelista"/>
        <w:numPr>
          <w:ilvl w:val="0"/>
          <w:numId w:val="8"/>
        </w:numPr>
        <w:spacing w:before="0" w:line="257" w:lineRule="auto"/>
        <w:ind w:left="731"/>
        <w:jc w:val="both"/>
        <w:rPr>
          <w:rFonts w:ascii="Aptos Display" w:eastAsia="Aptos Display" w:hAnsi="Aptos Display" w:cs="Aptos Display"/>
          <w:sz w:val="24"/>
          <w:szCs w:val="24"/>
          <w:lang w:val="es-CO"/>
        </w:rPr>
      </w:pPr>
      <w:r w:rsidRPr="41AF9A6A">
        <w:rPr>
          <w:rFonts w:ascii="Aptos Display" w:eastAsia="Aptos Display" w:hAnsi="Aptos Display" w:cs="Aptos Display"/>
          <w:sz w:val="24"/>
          <w:szCs w:val="24"/>
          <w:lang w:val="es-CO"/>
        </w:rPr>
        <w:t>Recomendaciones de autocuidado para el trabajador independiente</w:t>
      </w:r>
    </w:p>
    <w:p w14:paraId="0A090EF2" w14:textId="20EE6DFF" w:rsidR="0095007B" w:rsidRDefault="531F15CF" w:rsidP="41AF9A6A">
      <w:pPr>
        <w:pStyle w:val="Prrafodelista"/>
        <w:numPr>
          <w:ilvl w:val="0"/>
          <w:numId w:val="8"/>
        </w:numPr>
        <w:spacing w:before="0" w:line="257" w:lineRule="auto"/>
        <w:ind w:left="731"/>
        <w:jc w:val="both"/>
        <w:rPr>
          <w:rFonts w:ascii="Aptos Display" w:eastAsia="Aptos Display" w:hAnsi="Aptos Display" w:cs="Aptos Display"/>
          <w:sz w:val="24"/>
          <w:szCs w:val="24"/>
          <w:lang w:val="es-CO"/>
        </w:rPr>
      </w:pPr>
      <w:r w:rsidRPr="41AF9A6A">
        <w:rPr>
          <w:rFonts w:ascii="Aptos Display" w:eastAsia="Aptos Display" w:hAnsi="Aptos Display" w:cs="Aptos Display"/>
          <w:sz w:val="24"/>
          <w:szCs w:val="24"/>
          <w:lang w:val="es-CO"/>
        </w:rPr>
        <w:t>Vinculación con la Escuela Virtual de Seguridad Vial y materiales pedagógicos</w:t>
      </w:r>
    </w:p>
    <w:p w14:paraId="1AB28814" w14:textId="46371FC7" w:rsidR="0095007B" w:rsidRDefault="531F15CF" w:rsidP="41AF9A6A">
      <w:pPr>
        <w:spacing w:line="276" w:lineRule="auto"/>
        <w:jc w:val="both"/>
      </w:pPr>
      <w:r w:rsidRPr="41AF9A6A">
        <w:rPr>
          <w:rFonts w:ascii="Aptos Display" w:eastAsia="Aptos Display" w:hAnsi="Aptos Display" w:cs="Aptos Display"/>
          <w:sz w:val="24"/>
          <w:szCs w:val="24"/>
        </w:rPr>
        <w:t>Este protocolo está dirigido a empleadores, contratantes, e independientes, quienes, soportados en el personal encargado del Sistema de Gestión de Seguridad y Salud en el Trabajo, realizan en su lugar de trabajo la gestión de los riesgos viales para todos los trabajadores que emplean la motocicleta como herramienta de trabajo, estableciendo elementos comunes con el SG-SST y articulándolos con la seguridad vial laboral desde una perspectiva de movilidad segura.</w:t>
      </w:r>
    </w:p>
    <w:p w14:paraId="10E976A6" w14:textId="393D949C" w:rsidR="0095007B" w:rsidRDefault="531F15CF" w:rsidP="41AF9A6A">
      <w:pPr>
        <w:spacing w:line="276" w:lineRule="auto"/>
        <w:jc w:val="both"/>
      </w:pPr>
      <w:r w:rsidRPr="41AF9A6A">
        <w:rPr>
          <w:rFonts w:ascii="Aptos Display" w:eastAsia="Aptos Display" w:hAnsi="Aptos Display" w:cs="Aptos Display"/>
          <w:sz w:val="24"/>
          <w:szCs w:val="24"/>
        </w:rPr>
        <w:t>Así mismo, el protocolo suministra herramientas para aquellos trabajadores que de manera independiente utilizan la motocicleta como medio de transporte y una fuente de ingreso económico personal o para sus familias, proporcionando pautas de seguridad vial indispensables dentro de la gestión del riesgo para el desempeño de sus labores, con el fin de proteger su vida, integridad física y mental.</w:t>
      </w:r>
    </w:p>
    <w:p w14:paraId="50B848D1" w14:textId="6A7FB7F3" w:rsidR="0095007B" w:rsidRDefault="531F15CF" w:rsidP="41AF9A6A">
      <w:pPr>
        <w:spacing w:line="276" w:lineRule="auto"/>
        <w:jc w:val="both"/>
      </w:pPr>
      <w:r w:rsidRPr="41AF9A6A">
        <w:rPr>
          <w:rFonts w:ascii="Aptos Display" w:eastAsia="Aptos Display" w:hAnsi="Aptos Display" w:cs="Aptos Display"/>
          <w:sz w:val="24"/>
          <w:szCs w:val="24"/>
        </w:rPr>
        <w:t>Tiene como objetivos:</w:t>
      </w:r>
    </w:p>
    <w:p w14:paraId="64605220" w14:textId="32D20AEB" w:rsidR="0095007B" w:rsidRDefault="531F15CF" w:rsidP="41AF9A6A">
      <w:pPr>
        <w:pStyle w:val="Prrafodelista"/>
        <w:numPr>
          <w:ilvl w:val="0"/>
          <w:numId w:val="7"/>
        </w:numPr>
        <w:spacing w:before="0" w:line="257" w:lineRule="auto"/>
        <w:ind w:left="731"/>
        <w:jc w:val="both"/>
        <w:rPr>
          <w:rFonts w:ascii="Aptos Display" w:eastAsia="Aptos Display" w:hAnsi="Aptos Display" w:cs="Aptos Display"/>
          <w:sz w:val="24"/>
          <w:szCs w:val="24"/>
          <w:lang w:val="es-CO"/>
        </w:rPr>
      </w:pPr>
      <w:r w:rsidRPr="41AF9A6A">
        <w:rPr>
          <w:rFonts w:ascii="Aptos Display" w:eastAsia="Aptos Display" w:hAnsi="Aptos Display" w:cs="Aptos Display"/>
          <w:sz w:val="24"/>
          <w:szCs w:val="24"/>
          <w:lang w:val="es-CO"/>
        </w:rPr>
        <w:t>Divulgar mecanismos y estrategias tendientes a minimizar el riesgo de siniestros viales asociados al uso de la motocicleta en el ámbito laboral en Colombia.</w:t>
      </w:r>
    </w:p>
    <w:p w14:paraId="5271FFAB" w14:textId="772B8AA7" w:rsidR="0095007B" w:rsidRDefault="531F15CF" w:rsidP="41AF9A6A">
      <w:pPr>
        <w:pStyle w:val="Prrafodelista"/>
        <w:numPr>
          <w:ilvl w:val="0"/>
          <w:numId w:val="7"/>
        </w:numPr>
        <w:spacing w:before="0" w:line="257" w:lineRule="auto"/>
        <w:ind w:left="731"/>
        <w:jc w:val="both"/>
        <w:rPr>
          <w:rFonts w:ascii="Aptos Display" w:eastAsia="Aptos Display" w:hAnsi="Aptos Display" w:cs="Aptos Display"/>
          <w:sz w:val="24"/>
          <w:szCs w:val="24"/>
          <w:lang w:val="es-CO"/>
        </w:rPr>
      </w:pPr>
      <w:r w:rsidRPr="41AF9A6A">
        <w:rPr>
          <w:rFonts w:ascii="Aptos Display" w:eastAsia="Aptos Display" w:hAnsi="Aptos Display" w:cs="Aptos Display"/>
          <w:sz w:val="24"/>
          <w:szCs w:val="24"/>
          <w:lang w:val="es-CO"/>
        </w:rPr>
        <w:t>Establecer requisitos mínimos de contratación de conductores de motocicleta frente al cumplimiento de la normatividad legal vigente y relacionar pautas para la implementación de estrategias que deriven en un correcto proceso de selección.</w:t>
      </w:r>
    </w:p>
    <w:p w14:paraId="49D81F9E" w14:textId="7F6E6372" w:rsidR="0095007B" w:rsidRDefault="531F15CF" w:rsidP="41AF9A6A">
      <w:pPr>
        <w:pStyle w:val="Prrafodelista"/>
        <w:numPr>
          <w:ilvl w:val="0"/>
          <w:numId w:val="7"/>
        </w:numPr>
        <w:spacing w:before="0" w:line="257" w:lineRule="auto"/>
        <w:ind w:left="731"/>
        <w:jc w:val="both"/>
        <w:rPr>
          <w:rFonts w:ascii="Aptos Display" w:eastAsia="Aptos Display" w:hAnsi="Aptos Display" w:cs="Aptos Display"/>
          <w:sz w:val="24"/>
          <w:szCs w:val="24"/>
          <w:lang w:val="es-CO"/>
        </w:rPr>
      </w:pPr>
      <w:r w:rsidRPr="41AF9A6A">
        <w:rPr>
          <w:rFonts w:ascii="Aptos Display" w:eastAsia="Aptos Display" w:hAnsi="Aptos Display" w:cs="Aptos Display"/>
          <w:sz w:val="24"/>
          <w:szCs w:val="24"/>
          <w:lang w:val="es-CO"/>
        </w:rPr>
        <w:t>Determinar las acciones a desarrollar desde el Sistema de Gestión de Seguridad y Salud en el Trabajo, para controlar el riesgo de siniestro vial en los conductores de motocicleta que hacen parte de la fuerza laboral del país.</w:t>
      </w:r>
    </w:p>
    <w:p w14:paraId="4FBEF13B" w14:textId="4A503F99" w:rsidR="0095007B" w:rsidRDefault="531F15CF" w:rsidP="41AF9A6A">
      <w:pPr>
        <w:pStyle w:val="Prrafodelista"/>
        <w:numPr>
          <w:ilvl w:val="0"/>
          <w:numId w:val="7"/>
        </w:numPr>
        <w:spacing w:before="0" w:line="257" w:lineRule="auto"/>
        <w:ind w:left="731"/>
        <w:jc w:val="both"/>
        <w:rPr>
          <w:rFonts w:ascii="Aptos Display" w:eastAsia="Aptos Display" w:hAnsi="Aptos Display" w:cs="Aptos Display"/>
          <w:sz w:val="24"/>
          <w:szCs w:val="24"/>
          <w:lang w:val="es-CO"/>
        </w:rPr>
      </w:pPr>
      <w:r w:rsidRPr="41AF9A6A">
        <w:rPr>
          <w:rFonts w:ascii="Aptos Display" w:eastAsia="Aptos Display" w:hAnsi="Aptos Display" w:cs="Aptos Display"/>
          <w:sz w:val="24"/>
          <w:szCs w:val="24"/>
          <w:lang w:val="es-CO"/>
        </w:rPr>
        <w:t>Referenciar y analizar buenas prácticas a nivel internacional para el trabajo seguro en motocicleta</w:t>
      </w:r>
    </w:p>
    <w:p w14:paraId="51FF45F3" w14:textId="703D0086" w:rsidR="0095007B" w:rsidRDefault="531F15CF" w:rsidP="41AF9A6A">
      <w:pPr>
        <w:pStyle w:val="Prrafodelista"/>
        <w:numPr>
          <w:ilvl w:val="0"/>
          <w:numId w:val="7"/>
        </w:numPr>
        <w:spacing w:before="0" w:line="257" w:lineRule="auto"/>
        <w:ind w:left="731"/>
        <w:jc w:val="both"/>
        <w:rPr>
          <w:rFonts w:ascii="Aptos Display" w:eastAsia="Aptos Display" w:hAnsi="Aptos Display" w:cs="Aptos Display"/>
          <w:sz w:val="24"/>
          <w:szCs w:val="24"/>
          <w:lang w:val="es-CO"/>
        </w:rPr>
      </w:pPr>
      <w:r w:rsidRPr="41AF9A6A">
        <w:rPr>
          <w:rFonts w:ascii="Aptos Display" w:eastAsia="Aptos Display" w:hAnsi="Aptos Display" w:cs="Aptos Display"/>
          <w:sz w:val="24"/>
          <w:szCs w:val="24"/>
          <w:lang w:val="es-CO"/>
        </w:rPr>
        <w:t>Determinar acciones preventivas para el manejo seguro de motocicletas en Colombia en el ámbito laboral.</w:t>
      </w:r>
    </w:p>
    <w:p w14:paraId="5D15B5B5" w14:textId="03A80C36" w:rsidR="0095007B" w:rsidRDefault="531F15CF" w:rsidP="41AF9A6A">
      <w:pPr>
        <w:pStyle w:val="Prrafodelista"/>
        <w:numPr>
          <w:ilvl w:val="0"/>
          <w:numId w:val="7"/>
        </w:numPr>
        <w:spacing w:before="0" w:line="257" w:lineRule="auto"/>
        <w:ind w:left="731"/>
        <w:jc w:val="both"/>
        <w:rPr>
          <w:rFonts w:ascii="Aptos Display" w:eastAsia="Aptos Display" w:hAnsi="Aptos Display" w:cs="Aptos Display"/>
          <w:sz w:val="24"/>
          <w:szCs w:val="24"/>
          <w:lang w:val="es-CO"/>
        </w:rPr>
      </w:pPr>
      <w:r w:rsidRPr="41AF9A6A">
        <w:rPr>
          <w:rFonts w:ascii="Aptos Display" w:eastAsia="Aptos Display" w:hAnsi="Aptos Display" w:cs="Aptos Display"/>
          <w:sz w:val="24"/>
          <w:szCs w:val="24"/>
          <w:lang w:val="es-CO"/>
        </w:rPr>
        <w:t>Consolidar características técnicas propuestas para Elementos de Protección Personal (EPP) a emplear por los conductores de motocicletas.</w:t>
      </w:r>
    </w:p>
    <w:p w14:paraId="4777B806" w14:textId="281CC94E" w:rsidR="0095007B" w:rsidRDefault="0095007B" w:rsidP="004C05FE">
      <w:pPr>
        <w:tabs>
          <w:tab w:val="left" w:pos="719"/>
          <w:tab w:val="left" w:pos="721"/>
        </w:tabs>
        <w:spacing w:line="261" w:lineRule="auto"/>
        <w:ind w:right="140"/>
        <w:jc w:val="both"/>
        <w:rPr>
          <w:sz w:val="24"/>
          <w:szCs w:val="24"/>
        </w:rPr>
      </w:pPr>
    </w:p>
    <w:p w14:paraId="099A6E7A" w14:textId="2F164A87" w:rsidR="531F15CF" w:rsidRDefault="531F15CF" w:rsidP="41AF9A6A">
      <w:pPr>
        <w:spacing w:line="276" w:lineRule="auto"/>
        <w:jc w:val="both"/>
      </w:pPr>
      <w:r w:rsidRPr="41AF9A6A">
        <w:rPr>
          <w:rFonts w:ascii="Aptos Display" w:eastAsia="Aptos Display" w:hAnsi="Aptos Display" w:cs="Aptos Display"/>
          <w:b/>
          <w:bCs/>
          <w:sz w:val="24"/>
          <w:szCs w:val="24"/>
        </w:rPr>
        <w:t>Motodestrezas para trabajadores de plataformas</w:t>
      </w:r>
    </w:p>
    <w:p w14:paraId="5594FBA1" w14:textId="2E3B51DA" w:rsidR="531F15CF" w:rsidRDefault="531F15CF" w:rsidP="41AF9A6A">
      <w:pPr>
        <w:spacing w:line="276" w:lineRule="auto"/>
        <w:jc w:val="both"/>
        <w:rPr>
          <w:rFonts w:eastAsiaTheme="minorEastAsia"/>
          <w:sz w:val="24"/>
          <w:szCs w:val="24"/>
        </w:rPr>
      </w:pPr>
      <w:r w:rsidRPr="41AF9A6A">
        <w:rPr>
          <w:rFonts w:eastAsiaTheme="minorEastAsia"/>
          <w:sz w:val="24"/>
          <w:szCs w:val="24"/>
        </w:rPr>
        <w:t>El programa de formación a motociclistas se implementó e</w:t>
      </w:r>
      <w:r w:rsidR="795E737A" w:rsidRPr="41AF9A6A">
        <w:rPr>
          <w:rFonts w:eastAsiaTheme="minorEastAsia"/>
          <w:sz w:val="24"/>
          <w:szCs w:val="24"/>
        </w:rPr>
        <w:t>n</w:t>
      </w:r>
      <w:r w:rsidRPr="41AF9A6A">
        <w:rPr>
          <w:rFonts w:eastAsiaTheme="minorEastAsia"/>
          <w:sz w:val="24"/>
          <w:szCs w:val="24"/>
        </w:rPr>
        <w:t xml:space="preserve"> empresas con mot</w:t>
      </w:r>
      <w:r w:rsidR="7E4FF3DF" w:rsidRPr="41AF9A6A">
        <w:rPr>
          <w:rFonts w:eastAsiaTheme="minorEastAsia"/>
          <w:sz w:val="24"/>
          <w:szCs w:val="24"/>
        </w:rPr>
        <w:t>ociclistas que usan su vehículo como herramienta de trabajo</w:t>
      </w:r>
      <w:r w:rsidR="5197FD9B" w:rsidRPr="41AF9A6A">
        <w:rPr>
          <w:rFonts w:eastAsiaTheme="minorEastAsia"/>
          <w:sz w:val="24"/>
          <w:szCs w:val="24"/>
        </w:rPr>
        <w:t>, tales empresas con misionalidades asociadas a la mensajería, prestación de servicios técnicos, entre otros. Estas actividades consistían en una capacitación teórico - práctica</w:t>
      </w:r>
      <w:r w:rsidR="7390ED58" w:rsidRPr="41AF9A6A">
        <w:rPr>
          <w:rFonts w:eastAsiaTheme="minorEastAsia"/>
          <w:sz w:val="24"/>
          <w:szCs w:val="24"/>
        </w:rPr>
        <w:t xml:space="preserve"> alrededor de los principales factores de riesgo a los que se ven expuestos los motociclistas.</w:t>
      </w:r>
    </w:p>
    <w:p w14:paraId="42A5B5CF" w14:textId="77777777" w:rsidR="004C05FE" w:rsidRPr="004C05FE" w:rsidRDefault="004C05FE" w:rsidP="004C05FE">
      <w:pPr>
        <w:tabs>
          <w:tab w:val="left" w:pos="719"/>
          <w:tab w:val="left" w:pos="721"/>
        </w:tabs>
        <w:spacing w:line="261" w:lineRule="auto"/>
        <w:ind w:right="140"/>
        <w:jc w:val="both"/>
        <w:rPr>
          <w:sz w:val="24"/>
          <w:szCs w:val="24"/>
        </w:rPr>
      </w:pPr>
    </w:p>
    <w:p w14:paraId="60AF7DD8" w14:textId="0628B16A" w:rsidR="00DE5DF8" w:rsidRPr="00DE5DF8" w:rsidRDefault="74B4CBC6" w:rsidP="00DE5DF8">
      <w:pPr>
        <w:pStyle w:val="Prrafodelista"/>
        <w:numPr>
          <w:ilvl w:val="1"/>
          <w:numId w:val="13"/>
        </w:numPr>
        <w:tabs>
          <w:tab w:val="left" w:pos="719"/>
          <w:tab w:val="left" w:pos="721"/>
        </w:tabs>
        <w:spacing w:before="2" w:line="261" w:lineRule="auto"/>
        <w:ind w:right="144"/>
        <w:jc w:val="both"/>
        <w:rPr>
          <w:sz w:val="24"/>
          <w:szCs w:val="24"/>
        </w:rPr>
      </w:pPr>
      <w:commentRangeStart w:id="59"/>
      <w:commentRangeStart w:id="60"/>
      <w:r w:rsidRPr="32F1A7B8">
        <w:rPr>
          <w:w w:val="90"/>
          <w:sz w:val="24"/>
          <w:szCs w:val="24"/>
        </w:rPr>
        <w:t xml:space="preserve">¿Qué programas de capacitación, formación y sensibilización dirigidos a motociclistas se han </w:t>
      </w:r>
      <w:r w:rsidRPr="32F1A7B8">
        <w:rPr>
          <w:spacing w:val="-2"/>
          <w:w w:val="85"/>
          <w:sz w:val="24"/>
          <w:szCs w:val="24"/>
        </w:rPr>
        <w:t>implementado? Indique número de beneficiarios, recursos invertidos y resultados</w:t>
      </w:r>
      <w:r w:rsidRPr="32F1A7B8">
        <w:rPr>
          <w:spacing w:val="-3"/>
          <w:w w:val="85"/>
          <w:sz w:val="24"/>
          <w:szCs w:val="24"/>
        </w:rPr>
        <w:t xml:space="preserve"> </w:t>
      </w:r>
      <w:r w:rsidRPr="32F1A7B8">
        <w:rPr>
          <w:spacing w:val="-2"/>
          <w:w w:val="85"/>
          <w:sz w:val="24"/>
          <w:szCs w:val="24"/>
        </w:rPr>
        <w:lastRenderedPageBreak/>
        <w:t xml:space="preserve">obtenidos. </w:t>
      </w:r>
      <w:r w:rsidRPr="32F1A7B8">
        <w:rPr>
          <w:b/>
          <w:bCs/>
          <w:color w:val="FF0000"/>
          <w:spacing w:val="-2"/>
          <w:w w:val="85"/>
          <w:sz w:val="24"/>
          <w:szCs w:val="24"/>
        </w:rPr>
        <w:t>DC</w:t>
      </w:r>
      <w:commentRangeEnd w:id="59"/>
      <w:r w:rsidR="00A472D1" w:rsidRPr="00DE5DF8">
        <w:rPr>
          <w:rStyle w:val="Refdecomentario"/>
          <w:sz w:val="24"/>
          <w:szCs w:val="24"/>
        </w:rPr>
        <w:commentReference w:id="59"/>
      </w:r>
      <w:commentRangeEnd w:id="60"/>
      <w:r w:rsidRPr="00DE5DF8">
        <w:rPr>
          <w:rStyle w:val="Refdecomentario"/>
          <w:sz w:val="24"/>
          <w:szCs w:val="24"/>
        </w:rPr>
        <w:commentReference w:id="60"/>
      </w:r>
    </w:p>
    <w:p w14:paraId="09603C47" w14:textId="77777777" w:rsidR="00E66BDA" w:rsidRDefault="00E66BDA" w:rsidP="00DE5DF8">
      <w:pPr>
        <w:spacing w:line="276" w:lineRule="auto"/>
        <w:jc w:val="both"/>
        <w:rPr>
          <w:sz w:val="24"/>
          <w:szCs w:val="24"/>
        </w:rPr>
      </w:pPr>
    </w:p>
    <w:p w14:paraId="6AA506BD" w14:textId="2FFC9EAE" w:rsidR="00DE5DF8" w:rsidRDefault="00DE5DF8" w:rsidP="00DE5DF8">
      <w:pPr>
        <w:spacing w:line="276" w:lineRule="auto"/>
        <w:jc w:val="both"/>
      </w:pPr>
      <w:r w:rsidRPr="32F1A7B8">
        <w:rPr>
          <w:rFonts w:ascii="Aptos Display" w:eastAsia="Aptos Display" w:hAnsi="Aptos Display" w:cs="Aptos Display"/>
          <w:sz w:val="24"/>
          <w:szCs w:val="24"/>
        </w:rPr>
        <w:t>La oferta pedagógica para la promoción de la seguridad vial de los motociclistas consta de procesos tercerizados y/o internalizados, desarrollados por un equipo técnico encargado de desarrollar e implementar jornadas pedagógicas teórico-prácticas a cualquier tipo de población que utilice la motocicleta como medio de transporte cotidiano.</w:t>
      </w:r>
    </w:p>
    <w:p w14:paraId="58006E6E" w14:textId="77777777" w:rsidR="00DE5DF8" w:rsidRDefault="00DE5DF8" w:rsidP="00DE5DF8">
      <w:pPr>
        <w:spacing w:line="276" w:lineRule="auto"/>
        <w:jc w:val="both"/>
      </w:pPr>
      <w:r w:rsidRPr="32F1A7B8">
        <w:rPr>
          <w:rFonts w:ascii="Aptos Display" w:eastAsia="Aptos Display" w:hAnsi="Aptos Display" w:cs="Aptos Display"/>
          <w:sz w:val="24"/>
          <w:szCs w:val="24"/>
        </w:rPr>
        <w:t>En ese sentido y de manera tercerizada, se han desarrollado dos versiones del programa Motodestrezas, el cual fue una estrategia de formación a motociclistas que tenía como objetivo de fortalecer conocimientos, habilidades y destrezas en la conducción de la motocicleta a través de dos modalidades: Capacitación y Sensibilización. La primera constaba de cuatro (4) módulos, 3 prácticos y 1 teórico (cada uno de una (1) hora), donde se abordaron temas asociados a la conducción segura de la motocicleta y reconocimiento del vehículo desde un enfoque de vulnerabilidad y corresponsabilidad. El segundo constaba de una intervención en vía o tipo feria, no mayor a 30 minutos, donde se abordaron contenidos relativos a los factores de riesgo del entorno, uso de elementos de protección personal y simulación de conducción en la motocicleta acorde condiciones específicas del territorio.</w:t>
      </w:r>
    </w:p>
    <w:p w14:paraId="23994FC6" w14:textId="77777777" w:rsidR="00DE5DF8" w:rsidRDefault="00DE5DF8" w:rsidP="00DE5DF8">
      <w:pPr>
        <w:spacing w:line="276" w:lineRule="auto"/>
        <w:jc w:val="both"/>
      </w:pPr>
      <w:r w:rsidRPr="32F1A7B8">
        <w:rPr>
          <w:rFonts w:ascii="Aptos Display" w:eastAsia="Aptos Display" w:hAnsi="Aptos Display" w:cs="Aptos Display"/>
          <w:sz w:val="24"/>
          <w:szCs w:val="24"/>
        </w:rPr>
        <w:t>En términos de cumplimiento de meta, el proceso, en su última versión, alcanzó una cobertura significativa a nivel nacional, con un total de 449.536 personas impactadas a través de 8.482 jornadas pedagógicas, en 550 municipios de 24 departamentos, incluyendo la articulación con 1.858 empresas privadas, 101 instituciones educativas y 691 entidades públicas. Estos resultados evidencian el cumplimiento de la meta en términos de alcance y despliegue territorial, consolidando el proceso como una intervención de alto impacto en la promoción de la seguridad vial para motociclistas.</w:t>
      </w:r>
    </w:p>
    <w:p w14:paraId="4B96224A" w14:textId="77777777" w:rsidR="00DE5DF8" w:rsidRDefault="00DE5DF8" w:rsidP="00DE5DF8">
      <w:pPr>
        <w:spacing w:line="276" w:lineRule="auto"/>
        <w:jc w:val="both"/>
      </w:pPr>
      <w:r w:rsidRPr="32F1A7B8">
        <w:rPr>
          <w:rFonts w:ascii="Aptos Display" w:eastAsia="Aptos Display" w:hAnsi="Aptos Display" w:cs="Aptos Display"/>
          <w:sz w:val="24"/>
          <w:szCs w:val="24"/>
        </w:rPr>
        <w:t>En el marco de su implementación, este proceso aportó de manera significativa al objetivo de mejorar habilidades, destrezas, conocimientos y percepciones en seguridad vial, se evidenció un impacto estadísticamente significativo en el aprendizaje, con una probabilidad hasta 11,44 veces mayor de aprobar después de la capacitación y tasas de aprobación entre 87,41% y 96,98%, así como mejoras superiores al 90% en el desempeño promedio. Estos resultados reflejan un fortalecimiento efectivo de competencias para una conducción más segura, contribuyendo directamente a la prevención de conductas de riesgo.</w:t>
      </w:r>
    </w:p>
    <w:p w14:paraId="59AE5609" w14:textId="77777777" w:rsidR="00DE5DF8" w:rsidRDefault="00DE5DF8" w:rsidP="00DE5DF8">
      <w:pPr>
        <w:spacing w:line="276" w:lineRule="auto"/>
        <w:jc w:val="both"/>
      </w:pPr>
      <w:r w:rsidRPr="32F1A7B8">
        <w:rPr>
          <w:rFonts w:ascii="Aptos Display" w:eastAsia="Aptos Display" w:hAnsi="Aptos Display" w:cs="Aptos Display"/>
          <w:sz w:val="24"/>
          <w:szCs w:val="24"/>
        </w:rPr>
        <w:t>En este mismo sentido, el proceso contribuyó a la misionalidad establecida en el artículo 2 de la Ley 1702 de 2013, en cuanto a prevenir y reducir los siniestros viales, al focalizarse en motociclistas, quienes representan una proporción significativa de las fatalidades en el país. La intervención logró impactar poblaciones clave, como jóvenes entre 18 y 29 años (43,46%) y usuarios de motocicleta para el trabajo (50,63%), segmentos altamente expuestos al riesgo, generando mejoras significativas en su desempeño y comportamiento en la vía.</w:t>
      </w:r>
    </w:p>
    <w:p w14:paraId="1027795B" w14:textId="77777777" w:rsidR="00DE5DF8" w:rsidRDefault="00DE5DF8" w:rsidP="00DE5DF8">
      <w:pPr>
        <w:spacing w:line="276" w:lineRule="auto"/>
        <w:jc w:val="both"/>
      </w:pPr>
      <w:r w:rsidRPr="32F1A7B8">
        <w:rPr>
          <w:rFonts w:ascii="Aptos Display" w:eastAsia="Aptos Display" w:hAnsi="Aptos Display" w:cs="Aptos Display"/>
          <w:sz w:val="24"/>
          <w:szCs w:val="24"/>
        </w:rPr>
        <w:t xml:space="preserve">Así mismo, dentro de los resultados de impacto del programa se realizó un análisis de las cifras de siniestralidad en los departamentos donde se ejecutó el programa en sus dos versiones, haciendo una comparación entre los índices de variación porcentual de </w:t>
      </w:r>
      <w:r w:rsidRPr="32F1A7B8">
        <w:rPr>
          <w:rFonts w:ascii="Aptos Display" w:eastAsia="Aptos Display" w:hAnsi="Aptos Display" w:cs="Aptos Display"/>
          <w:sz w:val="24"/>
          <w:szCs w:val="24"/>
        </w:rPr>
        <w:lastRenderedPageBreak/>
        <w:t xml:space="preserve">motociclistas fallecidos entre el 2021 y 2022 (sin la implementación del programa) y la variación porcentual de motociclistas fallecidos entre el 2022 y 2023 (con la implementación del programa), conforme a las estadísticas del año 2024 indicadas por el Observatorio Nacional de Seguridad Vial: </w:t>
      </w:r>
    </w:p>
    <w:p w14:paraId="5567429E" w14:textId="77777777" w:rsidR="00DE5DF8" w:rsidRDefault="00DE5DF8" w:rsidP="00DE5DF8">
      <w:pPr>
        <w:spacing w:line="257" w:lineRule="auto"/>
        <w:jc w:val="center"/>
      </w:pPr>
      <w:r w:rsidRPr="32F1A7B8">
        <w:rPr>
          <w:rFonts w:ascii="Aptos Display" w:eastAsia="Aptos Display" w:hAnsi="Aptos Display" w:cs="Aptos Display"/>
          <w:b/>
          <w:bCs/>
          <w:sz w:val="16"/>
          <w:szCs w:val="16"/>
          <w:lang w:val="en-US"/>
        </w:rPr>
        <w:t>Tabla No. 1 Variación siniestralidad 2021-2024</w:t>
      </w:r>
    </w:p>
    <w:tbl>
      <w:tblPr>
        <w:tblW w:w="0" w:type="auto"/>
        <w:tblInd w:w="-300" w:type="dxa"/>
        <w:tblCellMar>
          <w:left w:w="10" w:type="dxa"/>
          <w:right w:w="10" w:type="dxa"/>
        </w:tblCellMar>
        <w:tblLook w:val="06A0" w:firstRow="1" w:lastRow="0" w:firstColumn="1" w:lastColumn="0" w:noHBand="1" w:noVBand="1"/>
      </w:tblPr>
      <w:tblGrid>
        <w:gridCol w:w="3151"/>
        <w:gridCol w:w="1499"/>
        <w:gridCol w:w="1503"/>
        <w:gridCol w:w="2967"/>
      </w:tblGrid>
      <w:tr w:rsidR="00DE5DF8" w14:paraId="6C2EC773" w14:textId="77777777">
        <w:trPr>
          <w:trHeight w:val="300"/>
        </w:trPr>
        <w:tc>
          <w:tcPr>
            <w:tcW w:w="10831" w:type="dxa"/>
            <w:gridSpan w:val="4"/>
            <w:tcBorders>
              <w:top w:val="single" w:sz="8" w:space="0" w:color="auto"/>
              <w:left w:val="single" w:sz="8" w:space="0" w:color="auto"/>
              <w:bottom w:val="single" w:sz="8" w:space="0" w:color="auto"/>
              <w:right w:val="single" w:sz="8" w:space="0" w:color="auto"/>
            </w:tcBorders>
            <w:shd w:val="clear" w:color="auto" w:fill="0E2841"/>
            <w:tcMar>
              <w:top w:w="15" w:type="dxa"/>
              <w:left w:w="15" w:type="dxa"/>
              <w:right w:w="15" w:type="dxa"/>
            </w:tcMar>
            <w:vAlign w:val="center"/>
          </w:tcPr>
          <w:p w14:paraId="757387D4" w14:textId="77777777" w:rsidR="00DE5DF8" w:rsidRDefault="00DE5DF8">
            <w:pPr>
              <w:spacing w:after="0"/>
              <w:jc w:val="center"/>
            </w:pPr>
            <w:r w:rsidRPr="32F1A7B8">
              <w:rPr>
                <w:rFonts w:ascii="Aptos Display" w:eastAsia="Aptos Display" w:hAnsi="Aptos Display" w:cs="Aptos Display"/>
                <w:b/>
                <w:bCs/>
                <w:color w:val="FFFFFF" w:themeColor="background1"/>
                <w:sz w:val="16"/>
                <w:szCs w:val="16"/>
              </w:rPr>
              <w:t>Siniestralidad vial en motociclistas – Variación porcentual sobre el número de fallecidos</w:t>
            </w:r>
          </w:p>
        </w:tc>
      </w:tr>
      <w:tr w:rsidR="00DE5DF8" w14:paraId="3A44C4E7" w14:textId="77777777">
        <w:trPr>
          <w:trHeight w:val="795"/>
        </w:trPr>
        <w:tc>
          <w:tcPr>
            <w:tcW w:w="3915" w:type="dxa"/>
            <w:tcBorders>
              <w:top w:val="single" w:sz="8" w:space="0" w:color="auto"/>
              <w:left w:val="single" w:sz="8" w:space="0" w:color="auto"/>
              <w:bottom w:val="single" w:sz="8" w:space="0" w:color="auto"/>
              <w:right w:val="single" w:sz="8" w:space="0" w:color="auto"/>
            </w:tcBorders>
            <w:shd w:val="clear" w:color="auto" w:fill="0E2841"/>
            <w:tcMar>
              <w:top w:w="15" w:type="dxa"/>
              <w:left w:w="15" w:type="dxa"/>
              <w:right w:w="15" w:type="dxa"/>
            </w:tcMar>
            <w:vAlign w:val="center"/>
          </w:tcPr>
          <w:p w14:paraId="59A67525" w14:textId="77777777" w:rsidR="00DE5DF8" w:rsidRDefault="00DE5DF8">
            <w:pPr>
              <w:spacing w:after="0"/>
              <w:jc w:val="center"/>
            </w:pPr>
            <w:r w:rsidRPr="32F1A7B8">
              <w:rPr>
                <w:rFonts w:ascii="Aptos Display" w:eastAsia="Aptos Display" w:hAnsi="Aptos Display" w:cs="Aptos Display"/>
                <w:b/>
                <w:bCs/>
                <w:color w:val="FFFFFF" w:themeColor="background1"/>
                <w:sz w:val="16"/>
                <w:szCs w:val="16"/>
                <w:lang w:val="en-US"/>
              </w:rPr>
              <w:t>Departamento</w:t>
            </w:r>
          </w:p>
        </w:tc>
        <w:tc>
          <w:tcPr>
            <w:tcW w:w="1645" w:type="dxa"/>
            <w:tcBorders>
              <w:top w:val="nil"/>
              <w:left w:val="single" w:sz="8" w:space="0" w:color="auto"/>
              <w:bottom w:val="single" w:sz="8" w:space="0" w:color="auto"/>
              <w:right w:val="single" w:sz="8" w:space="0" w:color="auto"/>
            </w:tcBorders>
            <w:shd w:val="clear" w:color="auto" w:fill="0E2841"/>
            <w:tcMar>
              <w:top w:w="15" w:type="dxa"/>
              <w:left w:w="15" w:type="dxa"/>
              <w:right w:w="15" w:type="dxa"/>
            </w:tcMar>
            <w:vAlign w:val="center"/>
          </w:tcPr>
          <w:p w14:paraId="61E8FBB5" w14:textId="77777777" w:rsidR="00DE5DF8" w:rsidRDefault="00DE5DF8">
            <w:pPr>
              <w:spacing w:after="0"/>
              <w:jc w:val="center"/>
            </w:pPr>
            <w:r w:rsidRPr="32F1A7B8">
              <w:rPr>
                <w:rFonts w:ascii="Aptos Display" w:eastAsia="Aptos Display" w:hAnsi="Aptos Display" w:cs="Aptos Display"/>
                <w:b/>
                <w:bCs/>
                <w:color w:val="FFFFFF" w:themeColor="background1"/>
                <w:sz w:val="16"/>
                <w:szCs w:val="16"/>
                <w:lang w:val="en-US"/>
              </w:rPr>
              <w:t>Variación 2021 a 2022</w:t>
            </w:r>
          </w:p>
          <w:p w14:paraId="420D44D7" w14:textId="77777777" w:rsidR="00DE5DF8" w:rsidRDefault="00DE5DF8">
            <w:pPr>
              <w:spacing w:after="0"/>
              <w:jc w:val="center"/>
            </w:pPr>
            <w:r w:rsidRPr="4F57E9C6">
              <w:rPr>
                <w:rFonts w:ascii="Aptos Display" w:eastAsia="Aptos Display" w:hAnsi="Aptos Display" w:cs="Aptos Display"/>
                <w:b/>
                <w:color w:val="FFFFFF" w:themeColor="background1"/>
                <w:sz w:val="16"/>
                <w:szCs w:val="16"/>
                <w:lang w:val="es-ES"/>
              </w:rPr>
              <w:t>(Sin Motodestrezas)</w:t>
            </w:r>
          </w:p>
        </w:tc>
        <w:tc>
          <w:tcPr>
            <w:tcW w:w="1671" w:type="dxa"/>
            <w:tcBorders>
              <w:top w:val="nil"/>
              <w:left w:val="single" w:sz="8" w:space="0" w:color="auto"/>
              <w:bottom w:val="single" w:sz="8" w:space="0" w:color="auto"/>
              <w:right w:val="single" w:sz="8" w:space="0" w:color="auto"/>
            </w:tcBorders>
            <w:shd w:val="clear" w:color="auto" w:fill="0E2841"/>
            <w:tcMar>
              <w:top w:w="15" w:type="dxa"/>
              <w:left w:w="15" w:type="dxa"/>
              <w:right w:w="15" w:type="dxa"/>
            </w:tcMar>
            <w:vAlign w:val="center"/>
          </w:tcPr>
          <w:p w14:paraId="1216D023" w14:textId="77777777" w:rsidR="00DE5DF8" w:rsidRDefault="00DE5DF8">
            <w:pPr>
              <w:spacing w:after="0"/>
              <w:jc w:val="center"/>
            </w:pPr>
            <w:r w:rsidRPr="32F1A7B8">
              <w:rPr>
                <w:rFonts w:ascii="Aptos Display" w:eastAsia="Aptos Display" w:hAnsi="Aptos Display" w:cs="Aptos Display"/>
                <w:b/>
                <w:bCs/>
                <w:color w:val="FFFFFF" w:themeColor="background1"/>
                <w:sz w:val="16"/>
                <w:szCs w:val="16"/>
              </w:rPr>
              <w:t>Variación 2022 a 2023</w:t>
            </w:r>
          </w:p>
          <w:p w14:paraId="103B9500" w14:textId="77777777" w:rsidR="00DE5DF8" w:rsidRDefault="00DE5DF8">
            <w:pPr>
              <w:spacing w:after="0"/>
              <w:jc w:val="center"/>
            </w:pPr>
            <w:r w:rsidRPr="4F57E9C6">
              <w:rPr>
                <w:rFonts w:ascii="Aptos Display" w:eastAsia="Aptos Display" w:hAnsi="Aptos Display" w:cs="Aptos Display"/>
                <w:b/>
                <w:color w:val="FFFFFF" w:themeColor="background1"/>
                <w:sz w:val="16"/>
                <w:szCs w:val="16"/>
                <w:lang w:val="es-ES"/>
              </w:rPr>
              <w:t>(Con Motodestrezas I)</w:t>
            </w:r>
          </w:p>
        </w:tc>
        <w:tc>
          <w:tcPr>
            <w:tcW w:w="3600" w:type="dxa"/>
            <w:tcBorders>
              <w:top w:val="nil"/>
              <w:left w:val="single" w:sz="8" w:space="0" w:color="auto"/>
              <w:bottom w:val="single" w:sz="8" w:space="0" w:color="auto"/>
              <w:right w:val="single" w:sz="8" w:space="0" w:color="auto"/>
            </w:tcBorders>
            <w:shd w:val="clear" w:color="auto" w:fill="0E2841"/>
            <w:tcMar>
              <w:left w:w="105" w:type="dxa"/>
              <w:right w:w="105" w:type="dxa"/>
            </w:tcMar>
            <w:vAlign w:val="center"/>
          </w:tcPr>
          <w:p w14:paraId="58CFE303" w14:textId="77777777" w:rsidR="00DE5DF8" w:rsidRDefault="00DE5DF8">
            <w:pPr>
              <w:spacing w:after="0"/>
              <w:jc w:val="center"/>
            </w:pPr>
            <w:r w:rsidRPr="4F57E9C6">
              <w:rPr>
                <w:rFonts w:ascii="Aptos Display" w:eastAsia="Aptos Display" w:hAnsi="Aptos Display" w:cs="Aptos Display"/>
                <w:b/>
                <w:color w:val="FFFFFF" w:themeColor="background1"/>
                <w:sz w:val="16"/>
                <w:szCs w:val="16"/>
                <w:lang w:val="es-ES"/>
              </w:rPr>
              <w:t>Variación 2023 a 2024 (Con Motodestrezas II)</w:t>
            </w:r>
            <w:hyperlink r:id="rId39" w:anchor="_ftn1">
              <w:r w:rsidRPr="4F57E9C6">
                <w:rPr>
                  <w:b/>
                  <w:color w:val="FFFFFF" w:themeColor="background1"/>
                  <w:vertAlign w:val="superscript"/>
                  <w:lang w:val="es-ES"/>
                </w:rPr>
                <w:t>[1]</w:t>
              </w:r>
            </w:hyperlink>
          </w:p>
        </w:tc>
      </w:tr>
      <w:tr w:rsidR="00DE5DF8" w14:paraId="15DD8621" w14:textId="77777777">
        <w:trPr>
          <w:trHeight w:val="300"/>
        </w:trPr>
        <w:tc>
          <w:tcPr>
            <w:tcW w:w="3915"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7B42B173" w14:textId="77777777" w:rsidR="00DE5DF8" w:rsidRDefault="00DE5DF8">
            <w:pPr>
              <w:spacing w:after="0"/>
              <w:jc w:val="center"/>
            </w:pPr>
            <w:r w:rsidRPr="32F1A7B8">
              <w:rPr>
                <w:rFonts w:ascii="Aptos Display" w:eastAsia="Aptos Display" w:hAnsi="Aptos Display" w:cs="Aptos Display"/>
                <w:color w:val="252423"/>
                <w:sz w:val="16"/>
                <w:szCs w:val="16"/>
                <w:lang w:val="es"/>
              </w:rPr>
              <w:t>Amazonas</w:t>
            </w:r>
          </w:p>
        </w:tc>
        <w:tc>
          <w:tcPr>
            <w:tcW w:w="1645"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489E7952" w14:textId="77777777" w:rsidR="00DE5DF8" w:rsidRDefault="00DE5DF8">
            <w:pPr>
              <w:spacing w:after="0"/>
              <w:jc w:val="center"/>
            </w:pPr>
            <w:r w:rsidRPr="32F1A7B8">
              <w:rPr>
                <w:rFonts w:ascii="Aptos Display" w:eastAsia="Aptos Display" w:hAnsi="Aptos Display" w:cs="Aptos Display"/>
                <w:color w:val="252423"/>
                <w:sz w:val="16"/>
                <w:szCs w:val="16"/>
                <w:lang w:val="en-US"/>
              </w:rPr>
              <w:t>0%</w:t>
            </w:r>
          </w:p>
        </w:tc>
        <w:tc>
          <w:tcPr>
            <w:tcW w:w="1671"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02A111E3" w14:textId="77777777" w:rsidR="00DE5DF8" w:rsidRDefault="00DE5DF8">
            <w:pPr>
              <w:spacing w:after="0"/>
              <w:jc w:val="center"/>
            </w:pPr>
            <w:r w:rsidRPr="32F1A7B8">
              <w:rPr>
                <w:rFonts w:ascii="Aptos Display" w:eastAsia="Aptos Display" w:hAnsi="Aptos Display" w:cs="Aptos Display"/>
                <w:color w:val="000000" w:themeColor="text1"/>
                <w:sz w:val="16"/>
                <w:szCs w:val="16"/>
                <w:lang w:val="en-US"/>
              </w:rPr>
              <w:t>-25%</w:t>
            </w:r>
          </w:p>
        </w:tc>
        <w:tc>
          <w:tcPr>
            <w:tcW w:w="3600" w:type="dxa"/>
            <w:tcBorders>
              <w:top w:val="single" w:sz="8" w:space="0" w:color="auto"/>
              <w:left w:val="single" w:sz="8" w:space="0" w:color="auto"/>
              <w:bottom w:val="single" w:sz="8" w:space="0" w:color="auto"/>
              <w:right w:val="single" w:sz="8" w:space="0" w:color="auto"/>
            </w:tcBorders>
            <w:tcMar>
              <w:left w:w="105" w:type="dxa"/>
              <w:right w:w="105" w:type="dxa"/>
            </w:tcMar>
            <w:vAlign w:val="center"/>
          </w:tcPr>
          <w:p w14:paraId="7837F5CC" w14:textId="77777777" w:rsidR="00DE5DF8" w:rsidRDefault="00DE5DF8">
            <w:pPr>
              <w:spacing w:after="0"/>
              <w:jc w:val="center"/>
            </w:pPr>
            <w:r w:rsidRPr="32F1A7B8">
              <w:rPr>
                <w:rFonts w:ascii="Aptos Display" w:eastAsia="Aptos Display" w:hAnsi="Aptos Display" w:cs="Aptos Display"/>
                <w:color w:val="000000" w:themeColor="text1"/>
                <w:sz w:val="16"/>
                <w:szCs w:val="16"/>
                <w:lang w:val="en-US"/>
              </w:rPr>
              <w:t>-66.67%</w:t>
            </w:r>
          </w:p>
        </w:tc>
      </w:tr>
      <w:tr w:rsidR="00DE5DF8" w14:paraId="70A05CD0" w14:textId="77777777">
        <w:trPr>
          <w:trHeight w:val="300"/>
        </w:trPr>
        <w:tc>
          <w:tcPr>
            <w:tcW w:w="3915" w:type="dxa"/>
            <w:tcBorders>
              <w:top w:val="single" w:sz="8" w:space="0" w:color="auto"/>
              <w:left w:val="single" w:sz="8" w:space="0" w:color="auto"/>
              <w:bottom w:val="single" w:sz="8" w:space="0" w:color="auto"/>
              <w:right w:val="single" w:sz="8" w:space="0" w:color="auto"/>
            </w:tcBorders>
            <w:shd w:val="clear" w:color="auto" w:fill="4D93D9"/>
            <w:tcMar>
              <w:top w:w="15" w:type="dxa"/>
              <w:left w:w="15" w:type="dxa"/>
              <w:right w:w="15" w:type="dxa"/>
            </w:tcMar>
            <w:vAlign w:val="center"/>
          </w:tcPr>
          <w:p w14:paraId="6E6F637F" w14:textId="77777777" w:rsidR="00DE5DF8" w:rsidRDefault="00DE5DF8">
            <w:pPr>
              <w:spacing w:after="0"/>
              <w:jc w:val="center"/>
            </w:pPr>
            <w:r w:rsidRPr="32F1A7B8">
              <w:rPr>
                <w:rFonts w:ascii="Aptos Display" w:eastAsia="Aptos Display" w:hAnsi="Aptos Display" w:cs="Aptos Display"/>
                <w:color w:val="252423"/>
                <w:sz w:val="16"/>
                <w:szCs w:val="16"/>
                <w:lang w:val="es"/>
              </w:rPr>
              <w:t>Antioquia</w:t>
            </w:r>
          </w:p>
        </w:tc>
        <w:tc>
          <w:tcPr>
            <w:tcW w:w="1645" w:type="dxa"/>
            <w:tcBorders>
              <w:top w:val="single" w:sz="8" w:space="0" w:color="auto"/>
              <w:left w:val="single" w:sz="8" w:space="0" w:color="auto"/>
              <w:bottom w:val="single" w:sz="8" w:space="0" w:color="auto"/>
              <w:right w:val="single" w:sz="8" w:space="0" w:color="auto"/>
            </w:tcBorders>
            <w:shd w:val="clear" w:color="auto" w:fill="FF0000"/>
            <w:tcMar>
              <w:top w:w="15" w:type="dxa"/>
              <w:left w:w="15" w:type="dxa"/>
              <w:right w:w="15" w:type="dxa"/>
            </w:tcMar>
            <w:vAlign w:val="center"/>
          </w:tcPr>
          <w:p w14:paraId="4248F23A" w14:textId="77777777" w:rsidR="00DE5DF8" w:rsidRDefault="00DE5DF8">
            <w:pPr>
              <w:spacing w:after="0"/>
              <w:jc w:val="center"/>
            </w:pPr>
            <w:r w:rsidRPr="32F1A7B8">
              <w:rPr>
                <w:rFonts w:ascii="Aptos Display" w:eastAsia="Aptos Display" w:hAnsi="Aptos Display" w:cs="Aptos Display"/>
                <w:color w:val="252423"/>
                <w:sz w:val="16"/>
                <w:szCs w:val="16"/>
                <w:lang w:val="en-US"/>
              </w:rPr>
              <w:t>17%</w:t>
            </w:r>
          </w:p>
        </w:tc>
        <w:tc>
          <w:tcPr>
            <w:tcW w:w="1671" w:type="dxa"/>
            <w:tcBorders>
              <w:top w:val="single" w:sz="8" w:space="0" w:color="auto"/>
              <w:left w:val="single" w:sz="8" w:space="0" w:color="auto"/>
              <w:bottom w:val="single" w:sz="8" w:space="0" w:color="auto"/>
              <w:right w:val="single" w:sz="8" w:space="0" w:color="auto"/>
            </w:tcBorders>
            <w:shd w:val="clear" w:color="auto" w:fill="92D050"/>
            <w:tcMar>
              <w:top w:w="15" w:type="dxa"/>
              <w:left w:w="15" w:type="dxa"/>
              <w:right w:w="15" w:type="dxa"/>
            </w:tcMar>
            <w:vAlign w:val="center"/>
          </w:tcPr>
          <w:p w14:paraId="038174EA" w14:textId="77777777" w:rsidR="00DE5DF8" w:rsidRDefault="00DE5DF8">
            <w:pPr>
              <w:spacing w:after="0"/>
              <w:jc w:val="center"/>
            </w:pPr>
            <w:r w:rsidRPr="32F1A7B8">
              <w:rPr>
                <w:rFonts w:ascii="Aptos Display" w:eastAsia="Aptos Display" w:hAnsi="Aptos Display" w:cs="Aptos Display"/>
                <w:color w:val="000000" w:themeColor="text1"/>
                <w:sz w:val="16"/>
                <w:szCs w:val="16"/>
                <w:lang w:val="en-US"/>
              </w:rPr>
              <w:t>6%</w:t>
            </w:r>
          </w:p>
        </w:tc>
        <w:tc>
          <w:tcPr>
            <w:tcW w:w="3600" w:type="dxa"/>
            <w:tcBorders>
              <w:top w:val="single" w:sz="8" w:space="0" w:color="auto"/>
              <w:left w:val="single" w:sz="8" w:space="0" w:color="auto"/>
              <w:bottom w:val="single" w:sz="8" w:space="0" w:color="auto"/>
              <w:right w:val="single" w:sz="8" w:space="0" w:color="auto"/>
            </w:tcBorders>
            <w:shd w:val="clear" w:color="auto" w:fill="92D050"/>
            <w:tcMar>
              <w:left w:w="105" w:type="dxa"/>
              <w:right w:w="105" w:type="dxa"/>
            </w:tcMar>
            <w:vAlign w:val="center"/>
          </w:tcPr>
          <w:p w14:paraId="186EE052" w14:textId="77777777" w:rsidR="00DE5DF8" w:rsidRDefault="00DE5DF8">
            <w:pPr>
              <w:spacing w:after="0"/>
              <w:jc w:val="center"/>
            </w:pPr>
            <w:r w:rsidRPr="32F1A7B8">
              <w:rPr>
                <w:rFonts w:ascii="Aptos Display" w:eastAsia="Aptos Display" w:hAnsi="Aptos Display" w:cs="Aptos Display"/>
                <w:color w:val="000000" w:themeColor="text1"/>
                <w:sz w:val="16"/>
                <w:szCs w:val="16"/>
                <w:lang w:val="en-US"/>
              </w:rPr>
              <w:t>2,86%</w:t>
            </w:r>
          </w:p>
        </w:tc>
      </w:tr>
      <w:tr w:rsidR="00DE5DF8" w14:paraId="5C22AB85" w14:textId="77777777">
        <w:trPr>
          <w:trHeight w:val="300"/>
        </w:trPr>
        <w:tc>
          <w:tcPr>
            <w:tcW w:w="3915"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53158C26" w14:textId="77777777" w:rsidR="00DE5DF8" w:rsidRDefault="00DE5DF8">
            <w:pPr>
              <w:spacing w:after="0"/>
              <w:jc w:val="center"/>
            </w:pPr>
            <w:r w:rsidRPr="32F1A7B8">
              <w:rPr>
                <w:rFonts w:ascii="Aptos Display" w:eastAsia="Aptos Display" w:hAnsi="Aptos Display" w:cs="Aptos Display"/>
                <w:color w:val="252423"/>
                <w:sz w:val="16"/>
                <w:szCs w:val="16"/>
                <w:lang w:val="es"/>
              </w:rPr>
              <w:t>Arauca</w:t>
            </w:r>
          </w:p>
        </w:tc>
        <w:tc>
          <w:tcPr>
            <w:tcW w:w="1645"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7CAE7FEB" w14:textId="77777777" w:rsidR="00DE5DF8" w:rsidRDefault="00DE5DF8">
            <w:pPr>
              <w:spacing w:after="0"/>
              <w:jc w:val="center"/>
            </w:pPr>
            <w:r w:rsidRPr="32F1A7B8">
              <w:rPr>
                <w:rFonts w:ascii="Aptos Display" w:eastAsia="Aptos Display" w:hAnsi="Aptos Display" w:cs="Aptos Display"/>
                <w:color w:val="252423"/>
                <w:sz w:val="16"/>
                <w:szCs w:val="16"/>
                <w:lang w:val="en-US"/>
              </w:rPr>
              <w:t>-2%</w:t>
            </w:r>
          </w:p>
        </w:tc>
        <w:tc>
          <w:tcPr>
            <w:tcW w:w="1671"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4D6E4CB6" w14:textId="77777777" w:rsidR="00DE5DF8" w:rsidRDefault="00DE5DF8">
            <w:pPr>
              <w:spacing w:after="0"/>
              <w:jc w:val="center"/>
            </w:pPr>
            <w:r w:rsidRPr="32F1A7B8">
              <w:rPr>
                <w:rFonts w:ascii="Aptos Display" w:eastAsia="Aptos Display" w:hAnsi="Aptos Display" w:cs="Aptos Display"/>
                <w:color w:val="000000" w:themeColor="text1"/>
                <w:sz w:val="16"/>
                <w:szCs w:val="16"/>
                <w:lang w:val="en-US"/>
              </w:rPr>
              <w:t>-2%</w:t>
            </w:r>
          </w:p>
        </w:tc>
        <w:tc>
          <w:tcPr>
            <w:tcW w:w="3600" w:type="dxa"/>
            <w:tcBorders>
              <w:top w:val="single" w:sz="8" w:space="0" w:color="auto"/>
              <w:left w:val="single" w:sz="8" w:space="0" w:color="auto"/>
              <w:bottom w:val="single" w:sz="8" w:space="0" w:color="auto"/>
              <w:right w:val="single" w:sz="8" w:space="0" w:color="auto"/>
            </w:tcBorders>
            <w:tcMar>
              <w:left w:w="105" w:type="dxa"/>
              <w:right w:w="105" w:type="dxa"/>
            </w:tcMar>
            <w:vAlign w:val="center"/>
          </w:tcPr>
          <w:p w14:paraId="1B81C301" w14:textId="77777777" w:rsidR="00DE5DF8" w:rsidRDefault="00DE5DF8">
            <w:pPr>
              <w:spacing w:after="0"/>
              <w:jc w:val="center"/>
            </w:pPr>
            <w:r w:rsidRPr="32F1A7B8">
              <w:rPr>
                <w:rFonts w:ascii="Aptos Display" w:eastAsia="Aptos Display" w:hAnsi="Aptos Display" w:cs="Aptos Display"/>
                <w:color w:val="000000" w:themeColor="text1"/>
                <w:sz w:val="16"/>
                <w:szCs w:val="16"/>
                <w:lang w:val="en-US"/>
              </w:rPr>
              <w:t>15,09%</w:t>
            </w:r>
          </w:p>
        </w:tc>
      </w:tr>
      <w:tr w:rsidR="00DE5DF8" w14:paraId="581D01B0" w14:textId="77777777">
        <w:trPr>
          <w:trHeight w:val="300"/>
        </w:trPr>
        <w:tc>
          <w:tcPr>
            <w:tcW w:w="3915"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391AE2F6" w14:textId="77777777" w:rsidR="00DE5DF8" w:rsidRDefault="00DE5DF8">
            <w:pPr>
              <w:spacing w:after="0"/>
              <w:jc w:val="center"/>
            </w:pPr>
            <w:r w:rsidRPr="32F1A7B8">
              <w:rPr>
                <w:rFonts w:ascii="Aptos Display" w:eastAsia="Aptos Display" w:hAnsi="Aptos Display" w:cs="Aptos Display"/>
                <w:color w:val="252423"/>
                <w:sz w:val="16"/>
                <w:szCs w:val="16"/>
                <w:lang w:val="es"/>
              </w:rPr>
              <w:t>Archipiélago San Andrés, Providencia Y Santa Catalina</w:t>
            </w:r>
          </w:p>
        </w:tc>
        <w:tc>
          <w:tcPr>
            <w:tcW w:w="1645"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5781C272" w14:textId="77777777" w:rsidR="00DE5DF8" w:rsidRDefault="00DE5DF8">
            <w:pPr>
              <w:spacing w:after="0"/>
              <w:jc w:val="center"/>
            </w:pPr>
            <w:r w:rsidRPr="32F1A7B8">
              <w:rPr>
                <w:rFonts w:ascii="Aptos Display" w:eastAsia="Aptos Display" w:hAnsi="Aptos Display" w:cs="Aptos Display"/>
                <w:color w:val="252423"/>
                <w:sz w:val="16"/>
                <w:szCs w:val="16"/>
                <w:lang w:val="en-US"/>
              </w:rPr>
              <w:t>-17%</w:t>
            </w:r>
          </w:p>
        </w:tc>
        <w:tc>
          <w:tcPr>
            <w:tcW w:w="1671"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280D6968" w14:textId="77777777" w:rsidR="00DE5DF8" w:rsidRDefault="00DE5DF8">
            <w:pPr>
              <w:spacing w:after="0"/>
              <w:jc w:val="center"/>
            </w:pPr>
            <w:r w:rsidRPr="32F1A7B8">
              <w:rPr>
                <w:rFonts w:ascii="Aptos Display" w:eastAsia="Aptos Display" w:hAnsi="Aptos Display" w:cs="Aptos Display"/>
                <w:color w:val="000000" w:themeColor="text1"/>
                <w:sz w:val="16"/>
                <w:szCs w:val="16"/>
                <w:lang w:val="en-US"/>
              </w:rPr>
              <w:t>0%</w:t>
            </w:r>
          </w:p>
        </w:tc>
        <w:tc>
          <w:tcPr>
            <w:tcW w:w="3600" w:type="dxa"/>
            <w:tcBorders>
              <w:top w:val="single" w:sz="8" w:space="0" w:color="auto"/>
              <w:left w:val="single" w:sz="8" w:space="0" w:color="auto"/>
              <w:bottom w:val="single" w:sz="8" w:space="0" w:color="auto"/>
              <w:right w:val="single" w:sz="8" w:space="0" w:color="auto"/>
            </w:tcBorders>
            <w:tcMar>
              <w:left w:w="105" w:type="dxa"/>
              <w:right w:w="105" w:type="dxa"/>
            </w:tcMar>
            <w:vAlign w:val="center"/>
          </w:tcPr>
          <w:p w14:paraId="25917407" w14:textId="77777777" w:rsidR="00DE5DF8" w:rsidRDefault="00DE5DF8">
            <w:pPr>
              <w:spacing w:after="0"/>
              <w:jc w:val="center"/>
            </w:pPr>
            <w:r w:rsidRPr="32F1A7B8">
              <w:rPr>
                <w:rFonts w:ascii="Aptos Display" w:eastAsia="Aptos Display" w:hAnsi="Aptos Display" w:cs="Aptos Display"/>
                <w:color w:val="000000" w:themeColor="text1"/>
                <w:sz w:val="16"/>
                <w:szCs w:val="16"/>
                <w:lang w:val="en-US"/>
              </w:rPr>
              <w:t>-15,38%</w:t>
            </w:r>
          </w:p>
        </w:tc>
      </w:tr>
      <w:tr w:rsidR="00DE5DF8" w14:paraId="546AA279" w14:textId="77777777">
        <w:trPr>
          <w:trHeight w:val="300"/>
        </w:trPr>
        <w:tc>
          <w:tcPr>
            <w:tcW w:w="3915" w:type="dxa"/>
            <w:tcBorders>
              <w:top w:val="single" w:sz="8" w:space="0" w:color="auto"/>
              <w:left w:val="single" w:sz="8" w:space="0" w:color="auto"/>
              <w:bottom w:val="single" w:sz="8" w:space="0" w:color="auto"/>
              <w:right w:val="single" w:sz="8" w:space="0" w:color="auto"/>
            </w:tcBorders>
            <w:shd w:val="clear" w:color="auto" w:fill="4D93D9"/>
            <w:tcMar>
              <w:top w:w="15" w:type="dxa"/>
              <w:left w:w="15" w:type="dxa"/>
              <w:right w:w="15" w:type="dxa"/>
            </w:tcMar>
            <w:vAlign w:val="center"/>
          </w:tcPr>
          <w:p w14:paraId="6BD6B246" w14:textId="77777777" w:rsidR="00DE5DF8" w:rsidRDefault="00DE5DF8">
            <w:pPr>
              <w:spacing w:after="0"/>
              <w:jc w:val="center"/>
            </w:pPr>
            <w:r w:rsidRPr="32F1A7B8">
              <w:rPr>
                <w:rFonts w:ascii="Aptos Display" w:eastAsia="Aptos Display" w:hAnsi="Aptos Display" w:cs="Aptos Display"/>
                <w:color w:val="252423"/>
                <w:sz w:val="16"/>
                <w:szCs w:val="16"/>
                <w:lang w:val="es"/>
              </w:rPr>
              <w:t>Atlántico*</w:t>
            </w:r>
          </w:p>
        </w:tc>
        <w:tc>
          <w:tcPr>
            <w:tcW w:w="1645" w:type="dxa"/>
            <w:tcBorders>
              <w:top w:val="single" w:sz="8" w:space="0" w:color="auto"/>
              <w:left w:val="single" w:sz="8" w:space="0" w:color="auto"/>
              <w:bottom w:val="single" w:sz="8" w:space="0" w:color="auto"/>
              <w:right w:val="single" w:sz="8" w:space="0" w:color="auto"/>
            </w:tcBorders>
            <w:shd w:val="clear" w:color="auto" w:fill="FF0000"/>
            <w:tcMar>
              <w:top w:w="15" w:type="dxa"/>
              <w:left w:w="15" w:type="dxa"/>
              <w:right w:w="15" w:type="dxa"/>
            </w:tcMar>
            <w:vAlign w:val="center"/>
          </w:tcPr>
          <w:p w14:paraId="26821281" w14:textId="77777777" w:rsidR="00DE5DF8" w:rsidRDefault="00DE5DF8">
            <w:pPr>
              <w:spacing w:after="0"/>
              <w:jc w:val="center"/>
            </w:pPr>
            <w:r w:rsidRPr="32F1A7B8">
              <w:rPr>
                <w:rFonts w:ascii="Aptos Display" w:eastAsia="Aptos Display" w:hAnsi="Aptos Display" w:cs="Aptos Display"/>
                <w:color w:val="252423"/>
                <w:sz w:val="16"/>
                <w:szCs w:val="16"/>
                <w:lang w:val="en-US"/>
              </w:rPr>
              <w:t>29%</w:t>
            </w:r>
          </w:p>
        </w:tc>
        <w:tc>
          <w:tcPr>
            <w:tcW w:w="1671" w:type="dxa"/>
            <w:tcBorders>
              <w:top w:val="single" w:sz="8" w:space="0" w:color="auto"/>
              <w:left w:val="single" w:sz="8" w:space="0" w:color="auto"/>
              <w:bottom w:val="single" w:sz="8" w:space="0" w:color="auto"/>
              <w:right w:val="single" w:sz="8" w:space="0" w:color="auto"/>
            </w:tcBorders>
            <w:shd w:val="clear" w:color="auto" w:fill="92D050"/>
            <w:tcMar>
              <w:top w:w="15" w:type="dxa"/>
              <w:left w:w="15" w:type="dxa"/>
              <w:right w:w="15" w:type="dxa"/>
            </w:tcMar>
            <w:vAlign w:val="center"/>
          </w:tcPr>
          <w:p w14:paraId="670CA811" w14:textId="77777777" w:rsidR="00DE5DF8" w:rsidRDefault="00DE5DF8">
            <w:pPr>
              <w:spacing w:after="0"/>
              <w:jc w:val="center"/>
            </w:pPr>
            <w:r w:rsidRPr="32F1A7B8">
              <w:rPr>
                <w:rFonts w:ascii="Aptos Display" w:eastAsia="Aptos Display" w:hAnsi="Aptos Display" w:cs="Aptos Display"/>
                <w:color w:val="000000" w:themeColor="text1"/>
                <w:sz w:val="16"/>
                <w:szCs w:val="16"/>
                <w:lang w:val="en-US"/>
              </w:rPr>
              <w:t>16%</w:t>
            </w:r>
          </w:p>
        </w:tc>
        <w:tc>
          <w:tcPr>
            <w:tcW w:w="3600" w:type="dxa"/>
            <w:tcBorders>
              <w:top w:val="single" w:sz="8" w:space="0" w:color="auto"/>
              <w:left w:val="single" w:sz="8" w:space="0" w:color="auto"/>
              <w:bottom w:val="single" w:sz="8" w:space="0" w:color="auto"/>
              <w:right w:val="single" w:sz="8" w:space="0" w:color="auto"/>
            </w:tcBorders>
            <w:shd w:val="clear" w:color="auto" w:fill="92D050"/>
            <w:tcMar>
              <w:left w:w="105" w:type="dxa"/>
              <w:right w:w="105" w:type="dxa"/>
            </w:tcMar>
            <w:vAlign w:val="center"/>
          </w:tcPr>
          <w:p w14:paraId="6B987FC5" w14:textId="77777777" w:rsidR="00DE5DF8" w:rsidRDefault="00DE5DF8">
            <w:pPr>
              <w:spacing w:after="0"/>
              <w:jc w:val="center"/>
            </w:pPr>
            <w:r w:rsidRPr="32F1A7B8">
              <w:rPr>
                <w:rFonts w:ascii="Aptos Display" w:eastAsia="Aptos Display" w:hAnsi="Aptos Display" w:cs="Aptos Display"/>
                <w:color w:val="000000" w:themeColor="text1"/>
                <w:sz w:val="16"/>
                <w:szCs w:val="16"/>
                <w:lang w:val="en-US"/>
              </w:rPr>
              <w:t>-12,57%</w:t>
            </w:r>
          </w:p>
        </w:tc>
      </w:tr>
      <w:tr w:rsidR="00DE5DF8" w14:paraId="5806A28E" w14:textId="77777777">
        <w:trPr>
          <w:trHeight w:val="300"/>
        </w:trPr>
        <w:tc>
          <w:tcPr>
            <w:tcW w:w="3915" w:type="dxa"/>
            <w:tcBorders>
              <w:top w:val="single" w:sz="8" w:space="0" w:color="auto"/>
              <w:left w:val="single" w:sz="8" w:space="0" w:color="auto"/>
              <w:bottom w:val="single" w:sz="8" w:space="0" w:color="auto"/>
              <w:right w:val="single" w:sz="8" w:space="0" w:color="auto"/>
            </w:tcBorders>
            <w:shd w:val="clear" w:color="auto" w:fill="4D93D9"/>
            <w:tcMar>
              <w:top w:w="15" w:type="dxa"/>
              <w:left w:w="15" w:type="dxa"/>
              <w:right w:w="15" w:type="dxa"/>
            </w:tcMar>
            <w:vAlign w:val="center"/>
          </w:tcPr>
          <w:p w14:paraId="19E7EA2E" w14:textId="77777777" w:rsidR="00DE5DF8" w:rsidRDefault="00DE5DF8">
            <w:pPr>
              <w:spacing w:after="0"/>
              <w:jc w:val="center"/>
            </w:pPr>
            <w:r w:rsidRPr="32F1A7B8">
              <w:rPr>
                <w:rFonts w:ascii="Aptos Display" w:eastAsia="Aptos Display" w:hAnsi="Aptos Display" w:cs="Aptos Display"/>
                <w:color w:val="252423"/>
                <w:sz w:val="16"/>
                <w:szCs w:val="16"/>
                <w:lang w:val="es"/>
              </w:rPr>
              <w:t>Bogotá D.C*</w:t>
            </w:r>
          </w:p>
        </w:tc>
        <w:tc>
          <w:tcPr>
            <w:tcW w:w="1645" w:type="dxa"/>
            <w:tcBorders>
              <w:top w:val="single" w:sz="8" w:space="0" w:color="auto"/>
              <w:left w:val="single" w:sz="8" w:space="0" w:color="auto"/>
              <w:bottom w:val="single" w:sz="8" w:space="0" w:color="auto"/>
              <w:right w:val="single" w:sz="8" w:space="0" w:color="auto"/>
            </w:tcBorders>
            <w:shd w:val="clear" w:color="auto" w:fill="FF0000"/>
            <w:tcMar>
              <w:top w:w="15" w:type="dxa"/>
              <w:left w:w="15" w:type="dxa"/>
              <w:right w:w="15" w:type="dxa"/>
            </w:tcMar>
            <w:vAlign w:val="center"/>
          </w:tcPr>
          <w:p w14:paraId="710FA19A" w14:textId="77777777" w:rsidR="00DE5DF8" w:rsidRDefault="00DE5DF8">
            <w:pPr>
              <w:spacing w:after="0"/>
              <w:jc w:val="center"/>
            </w:pPr>
            <w:r w:rsidRPr="32F1A7B8">
              <w:rPr>
                <w:rFonts w:ascii="Aptos Display" w:eastAsia="Aptos Display" w:hAnsi="Aptos Display" w:cs="Aptos Display"/>
                <w:color w:val="252423"/>
                <w:sz w:val="16"/>
                <w:szCs w:val="16"/>
                <w:lang w:val="en-US"/>
              </w:rPr>
              <w:t>27%</w:t>
            </w:r>
          </w:p>
        </w:tc>
        <w:tc>
          <w:tcPr>
            <w:tcW w:w="1671" w:type="dxa"/>
            <w:tcBorders>
              <w:top w:val="single" w:sz="8" w:space="0" w:color="auto"/>
              <w:left w:val="single" w:sz="8" w:space="0" w:color="auto"/>
              <w:bottom w:val="single" w:sz="8" w:space="0" w:color="auto"/>
              <w:right w:val="single" w:sz="8" w:space="0" w:color="auto"/>
            </w:tcBorders>
            <w:shd w:val="clear" w:color="auto" w:fill="92D050"/>
            <w:tcMar>
              <w:top w:w="15" w:type="dxa"/>
              <w:left w:w="15" w:type="dxa"/>
              <w:right w:w="15" w:type="dxa"/>
            </w:tcMar>
            <w:vAlign w:val="center"/>
          </w:tcPr>
          <w:p w14:paraId="7FB7884D" w14:textId="77777777" w:rsidR="00DE5DF8" w:rsidRDefault="00DE5DF8">
            <w:pPr>
              <w:spacing w:after="0"/>
              <w:jc w:val="center"/>
            </w:pPr>
            <w:r w:rsidRPr="32F1A7B8">
              <w:rPr>
                <w:rFonts w:ascii="Aptos Display" w:eastAsia="Aptos Display" w:hAnsi="Aptos Display" w:cs="Aptos Display"/>
                <w:color w:val="000000" w:themeColor="text1"/>
                <w:sz w:val="16"/>
                <w:szCs w:val="16"/>
                <w:lang w:val="en-US"/>
              </w:rPr>
              <w:t>12%</w:t>
            </w:r>
          </w:p>
        </w:tc>
        <w:tc>
          <w:tcPr>
            <w:tcW w:w="3600" w:type="dxa"/>
            <w:tcBorders>
              <w:top w:val="single" w:sz="8" w:space="0" w:color="auto"/>
              <w:left w:val="single" w:sz="8" w:space="0" w:color="auto"/>
              <w:bottom w:val="single" w:sz="8" w:space="0" w:color="auto"/>
              <w:right w:val="single" w:sz="8" w:space="0" w:color="auto"/>
            </w:tcBorders>
            <w:shd w:val="clear" w:color="auto" w:fill="92D050"/>
            <w:tcMar>
              <w:left w:w="105" w:type="dxa"/>
              <w:right w:w="105" w:type="dxa"/>
            </w:tcMar>
            <w:vAlign w:val="center"/>
          </w:tcPr>
          <w:p w14:paraId="3EF4FFD0" w14:textId="77777777" w:rsidR="00DE5DF8" w:rsidRDefault="00DE5DF8">
            <w:pPr>
              <w:spacing w:after="0"/>
              <w:jc w:val="center"/>
            </w:pPr>
            <w:r w:rsidRPr="32F1A7B8">
              <w:rPr>
                <w:rFonts w:ascii="Aptos Display" w:eastAsia="Aptos Display" w:hAnsi="Aptos Display" w:cs="Aptos Display"/>
                <w:color w:val="000000" w:themeColor="text1"/>
                <w:sz w:val="16"/>
                <w:szCs w:val="16"/>
                <w:lang w:val="en-US"/>
              </w:rPr>
              <w:t>5,56%</w:t>
            </w:r>
          </w:p>
        </w:tc>
      </w:tr>
      <w:tr w:rsidR="00DE5DF8" w14:paraId="4D0B1DA8" w14:textId="77777777">
        <w:trPr>
          <w:trHeight w:val="300"/>
        </w:trPr>
        <w:tc>
          <w:tcPr>
            <w:tcW w:w="3915" w:type="dxa"/>
            <w:tcBorders>
              <w:top w:val="single" w:sz="8" w:space="0" w:color="auto"/>
              <w:left w:val="single" w:sz="8" w:space="0" w:color="auto"/>
              <w:bottom w:val="single" w:sz="8" w:space="0" w:color="auto"/>
              <w:right w:val="single" w:sz="8" w:space="0" w:color="auto"/>
            </w:tcBorders>
            <w:shd w:val="clear" w:color="auto" w:fill="4D93D9"/>
            <w:tcMar>
              <w:top w:w="15" w:type="dxa"/>
              <w:left w:w="15" w:type="dxa"/>
              <w:right w:w="15" w:type="dxa"/>
            </w:tcMar>
            <w:vAlign w:val="center"/>
          </w:tcPr>
          <w:p w14:paraId="1197132E" w14:textId="77777777" w:rsidR="00DE5DF8" w:rsidRDefault="00DE5DF8">
            <w:pPr>
              <w:spacing w:after="0"/>
              <w:jc w:val="center"/>
            </w:pPr>
            <w:r w:rsidRPr="32F1A7B8">
              <w:rPr>
                <w:rFonts w:ascii="Aptos Display" w:eastAsia="Aptos Display" w:hAnsi="Aptos Display" w:cs="Aptos Display"/>
                <w:color w:val="252423"/>
                <w:sz w:val="16"/>
                <w:szCs w:val="16"/>
                <w:lang w:val="es"/>
              </w:rPr>
              <w:t>Bolívar*</w:t>
            </w:r>
          </w:p>
        </w:tc>
        <w:tc>
          <w:tcPr>
            <w:tcW w:w="1645"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6BC78D45" w14:textId="77777777" w:rsidR="00DE5DF8" w:rsidRDefault="00DE5DF8">
            <w:pPr>
              <w:spacing w:after="0"/>
              <w:jc w:val="center"/>
            </w:pPr>
            <w:r w:rsidRPr="32F1A7B8">
              <w:rPr>
                <w:rFonts w:ascii="Aptos Display" w:eastAsia="Aptos Display" w:hAnsi="Aptos Display" w:cs="Aptos Display"/>
                <w:color w:val="252423"/>
                <w:sz w:val="16"/>
                <w:szCs w:val="16"/>
                <w:lang w:val="en-US"/>
              </w:rPr>
              <w:t>-1%</w:t>
            </w:r>
          </w:p>
        </w:tc>
        <w:tc>
          <w:tcPr>
            <w:tcW w:w="1671" w:type="dxa"/>
            <w:tcBorders>
              <w:top w:val="single" w:sz="8" w:space="0" w:color="auto"/>
              <w:left w:val="single" w:sz="8" w:space="0" w:color="auto"/>
              <w:bottom w:val="single" w:sz="8" w:space="0" w:color="auto"/>
              <w:right w:val="single" w:sz="8" w:space="0" w:color="auto"/>
            </w:tcBorders>
            <w:shd w:val="clear" w:color="auto" w:fill="92D050"/>
            <w:tcMar>
              <w:top w:w="15" w:type="dxa"/>
              <w:left w:w="15" w:type="dxa"/>
              <w:right w:w="15" w:type="dxa"/>
            </w:tcMar>
            <w:vAlign w:val="center"/>
          </w:tcPr>
          <w:p w14:paraId="61838DCB" w14:textId="77777777" w:rsidR="00DE5DF8" w:rsidRDefault="00DE5DF8">
            <w:pPr>
              <w:spacing w:after="0"/>
              <w:jc w:val="center"/>
            </w:pPr>
            <w:r w:rsidRPr="32F1A7B8">
              <w:rPr>
                <w:rFonts w:ascii="Aptos Display" w:eastAsia="Aptos Display" w:hAnsi="Aptos Display" w:cs="Aptos Display"/>
                <w:color w:val="000000" w:themeColor="text1"/>
                <w:sz w:val="16"/>
                <w:szCs w:val="16"/>
                <w:lang w:val="en-US"/>
              </w:rPr>
              <w:t>5%</w:t>
            </w:r>
          </w:p>
        </w:tc>
        <w:tc>
          <w:tcPr>
            <w:tcW w:w="3600" w:type="dxa"/>
            <w:tcBorders>
              <w:top w:val="single" w:sz="8" w:space="0" w:color="auto"/>
              <w:left w:val="single" w:sz="8" w:space="0" w:color="auto"/>
              <w:bottom w:val="single" w:sz="8" w:space="0" w:color="auto"/>
              <w:right w:val="single" w:sz="8" w:space="0" w:color="auto"/>
            </w:tcBorders>
            <w:shd w:val="clear" w:color="auto" w:fill="FF0000"/>
            <w:tcMar>
              <w:left w:w="105" w:type="dxa"/>
              <w:right w:w="105" w:type="dxa"/>
            </w:tcMar>
            <w:vAlign w:val="center"/>
          </w:tcPr>
          <w:p w14:paraId="0EE39D02" w14:textId="77777777" w:rsidR="00DE5DF8" w:rsidRDefault="00DE5DF8">
            <w:pPr>
              <w:spacing w:after="0"/>
              <w:jc w:val="center"/>
            </w:pPr>
            <w:r w:rsidRPr="32F1A7B8">
              <w:rPr>
                <w:rFonts w:ascii="Aptos Display" w:eastAsia="Aptos Display" w:hAnsi="Aptos Display" w:cs="Aptos Display"/>
                <w:color w:val="000000" w:themeColor="text1"/>
                <w:sz w:val="16"/>
                <w:szCs w:val="16"/>
                <w:lang w:val="en-US"/>
              </w:rPr>
              <w:t>-1,80%</w:t>
            </w:r>
          </w:p>
        </w:tc>
      </w:tr>
      <w:tr w:rsidR="00DE5DF8" w14:paraId="75BDE379" w14:textId="77777777">
        <w:trPr>
          <w:trHeight w:val="300"/>
        </w:trPr>
        <w:tc>
          <w:tcPr>
            <w:tcW w:w="3915" w:type="dxa"/>
            <w:tcBorders>
              <w:top w:val="single" w:sz="8" w:space="0" w:color="auto"/>
              <w:left w:val="single" w:sz="8" w:space="0" w:color="auto"/>
              <w:bottom w:val="single" w:sz="8" w:space="0" w:color="auto"/>
              <w:right w:val="single" w:sz="8" w:space="0" w:color="auto"/>
            </w:tcBorders>
            <w:shd w:val="clear" w:color="auto" w:fill="4D93D9"/>
            <w:tcMar>
              <w:top w:w="15" w:type="dxa"/>
              <w:left w:w="15" w:type="dxa"/>
              <w:right w:w="15" w:type="dxa"/>
            </w:tcMar>
            <w:vAlign w:val="center"/>
          </w:tcPr>
          <w:p w14:paraId="3E7D9E42" w14:textId="77777777" w:rsidR="00DE5DF8" w:rsidRDefault="00DE5DF8">
            <w:pPr>
              <w:spacing w:after="0"/>
              <w:jc w:val="center"/>
            </w:pPr>
            <w:r w:rsidRPr="32F1A7B8">
              <w:rPr>
                <w:rFonts w:ascii="Aptos Display" w:eastAsia="Aptos Display" w:hAnsi="Aptos Display" w:cs="Aptos Display"/>
                <w:color w:val="252423"/>
                <w:sz w:val="16"/>
                <w:szCs w:val="16"/>
                <w:lang w:val="es"/>
              </w:rPr>
              <w:t>Boyacá*</w:t>
            </w:r>
          </w:p>
        </w:tc>
        <w:tc>
          <w:tcPr>
            <w:tcW w:w="1645" w:type="dxa"/>
            <w:tcBorders>
              <w:top w:val="single" w:sz="8" w:space="0" w:color="auto"/>
              <w:left w:val="single" w:sz="8" w:space="0" w:color="auto"/>
              <w:bottom w:val="single" w:sz="8" w:space="0" w:color="auto"/>
              <w:right w:val="single" w:sz="8" w:space="0" w:color="auto"/>
            </w:tcBorders>
            <w:shd w:val="clear" w:color="auto" w:fill="FF0000"/>
            <w:tcMar>
              <w:top w:w="15" w:type="dxa"/>
              <w:left w:w="15" w:type="dxa"/>
              <w:right w:w="15" w:type="dxa"/>
            </w:tcMar>
            <w:vAlign w:val="center"/>
          </w:tcPr>
          <w:p w14:paraId="742D16DA" w14:textId="77777777" w:rsidR="00DE5DF8" w:rsidRDefault="00DE5DF8">
            <w:pPr>
              <w:spacing w:after="0"/>
              <w:jc w:val="center"/>
            </w:pPr>
            <w:r w:rsidRPr="32F1A7B8">
              <w:rPr>
                <w:rFonts w:ascii="Aptos Display" w:eastAsia="Aptos Display" w:hAnsi="Aptos Display" w:cs="Aptos Display"/>
                <w:color w:val="252423"/>
                <w:sz w:val="16"/>
                <w:szCs w:val="16"/>
                <w:lang w:val="en-US"/>
              </w:rPr>
              <w:t>12%</w:t>
            </w:r>
          </w:p>
        </w:tc>
        <w:tc>
          <w:tcPr>
            <w:tcW w:w="1671" w:type="dxa"/>
            <w:tcBorders>
              <w:top w:val="single" w:sz="8" w:space="0" w:color="auto"/>
              <w:left w:val="single" w:sz="8" w:space="0" w:color="auto"/>
              <w:bottom w:val="single" w:sz="8" w:space="0" w:color="auto"/>
              <w:right w:val="single" w:sz="8" w:space="0" w:color="auto"/>
            </w:tcBorders>
            <w:shd w:val="clear" w:color="auto" w:fill="92D050"/>
            <w:tcMar>
              <w:top w:w="15" w:type="dxa"/>
              <w:left w:w="15" w:type="dxa"/>
              <w:right w:w="15" w:type="dxa"/>
            </w:tcMar>
            <w:vAlign w:val="center"/>
          </w:tcPr>
          <w:p w14:paraId="00D290FA" w14:textId="77777777" w:rsidR="00DE5DF8" w:rsidRDefault="00DE5DF8">
            <w:pPr>
              <w:spacing w:after="0"/>
              <w:jc w:val="center"/>
            </w:pPr>
            <w:r w:rsidRPr="32F1A7B8">
              <w:rPr>
                <w:rFonts w:ascii="Aptos Display" w:eastAsia="Aptos Display" w:hAnsi="Aptos Display" w:cs="Aptos Display"/>
                <w:color w:val="000000" w:themeColor="text1"/>
                <w:sz w:val="16"/>
                <w:szCs w:val="16"/>
                <w:lang w:val="en-US"/>
              </w:rPr>
              <w:t>-9%</w:t>
            </w:r>
          </w:p>
        </w:tc>
        <w:tc>
          <w:tcPr>
            <w:tcW w:w="3600" w:type="dxa"/>
            <w:tcBorders>
              <w:top w:val="single" w:sz="8" w:space="0" w:color="auto"/>
              <w:left w:val="single" w:sz="8" w:space="0" w:color="auto"/>
              <w:bottom w:val="single" w:sz="8" w:space="0" w:color="auto"/>
              <w:right w:val="single" w:sz="8" w:space="0" w:color="auto"/>
            </w:tcBorders>
            <w:shd w:val="clear" w:color="auto" w:fill="92D050"/>
            <w:tcMar>
              <w:left w:w="105" w:type="dxa"/>
              <w:right w:w="105" w:type="dxa"/>
            </w:tcMar>
            <w:vAlign w:val="center"/>
          </w:tcPr>
          <w:p w14:paraId="291069F7" w14:textId="77777777" w:rsidR="00DE5DF8" w:rsidRDefault="00DE5DF8">
            <w:pPr>
              <w:spacing w:after="0"/>
              <w:jc w:val="center"/>
            </w:pPr>
            <w:r w:rsidRPr="32F1A7B8">
              <w:rPr>
                <w:rFonts w:ascii="Aptos Display" w:eastAsia="Aptos Display" w:hAnsi="Aptos Display" w:cs="Aptos Display"/>
                <w:color w:val="000000" w:themeColor="text1"/>
                <w:sz w:val="16"/>
                <w:szCs w:val="16"/>
                <w:lang w:val="en-US"/>
              </w:rPr>
              <w:t>21,65%</w:t>
            </w:r>
          </w:p>
        </w:tc>
      </w:tr>
      <w:tr w:rsidR="00DE5DF8" w14:paraId="1368130A" w14:textId="77777777">
        <w:trPr>
          <w:trHeight w:val="300"/>
        </w:trPr>
        <w:tc>
          <w:tcPr>
            <w:tcW w:w="3915" w:type="dxa"/>
            <w:tcBorders>
              <w:top w:val="single" w:sz="8" w:space="0" w:color="auto"/>
              <w:left w:val="single" w:sz="8" w:space="0" w:color="auto"/>
              <w:bottom w:val="single" w:sz="8" w:space="0" w:color="auto"/>
              <w:right w:val="single" w:sz="8" w:space="0" w:color="auto"/>
            </w:tcBorders>
            <w:shd w:val="clear" w:color="auto" w:fill="4D93D9"/>
            <w:tcMar>
              <w:top w:w="15" w:type="dxa"/>
              <w:left w:w="15" w:type="dxa"/>
              <w:right w:w="15" w:type="dxa"/>
            </w:tcMar>
            <w:vAlign w:val="center"/>
          </w:tcPr>
          <w:p w14:paraId="10CC8DE3" w14:textId="77777777" w:rsidR="00DE5DF8" w:rsidRDefault="00DE5DF8">
            <w:pPr>
              <w:spacing w:after="0"/>
              <w:jc w:val="center"/>
            </w:pPr>
            <w:r w:rsidRPr="32F1A7B8">
              <w:rPr>
                <w:rFonts w:ascii="Aptos Display" w:eastAsia="Aptos Display" w:hAnsi="Aptos Display" w:cs="Aptos Display"/>
                <w:color w:val="252423"/>
                <w:sz w:val="16"/>
                <w:szCs w:val="16"/>
                <w:lang w:val="es"/>
              </w:rPr>
              <w:t>Caldas*</w:t>
            </w:r>
          </w:p>
        </w:tc>
        <w:tc>
          <w:tcPr>
            <w:tcW w:w="1645" w:type="dxa"/>
            <w:tcBorders>
              <w:top w:val="single" w:sz="8" w:space="0" w:color="auto"/>
              <w:left w:val="single" w:sz="8" w:space="0" w:color="auto"/>
              <w:bottom w:val="single" w:sz="8" w:space="0" w:color="auto"/>
              <w:right w:val="single" w:sz="8" w:space="0" w:color="auto"/>
            </w:tcBorders>
            <w:shd w:val="clear" w:color="auto" w:fill="FF0000"/>
            <w:tcMar>
              <w:top w:w="15" w:type="dxa"/>
              <w:left w:w="15" w:type="dxa"/>
              <w:right w:w="15" w:type="dxa"/>
            </w:tcMar>
            <w:vAlign w:val="center"/>
          </w:tcPr>
          <w:p w14:paraId="126BEEFF" w14:textId="77777777" w:rsidR="00DE5DF8" w:rsidRDefault="00DE5DF8">
            <w:pPr>
              <w:spacing w:after="0"/>
              <w:jc w:val="center"/>
            </w:pPr>
            <w:r w:rsidRPr="32F1A7B8">
              <w:rPr>
                <w:rFonts w:ascii="Aptos Display" w:eastAsia="Aptos Display" w:hAnsi="Aptos Display" w:cs="Aptos Display"/>
                <w:color w:val="252423"/>
                <w:sz w:val="16"/>
                <w:szCs w:val="16"/>
                <w:lang w:val="en-US"/>
              </w:rPr>
              <w:t>28%</w:t>
            </w:r>
          </w:p>
        </w:tc>
        <w:tc>
          <w:tcPr>
            <w:tcW w:w="1671" w:type="dxa"/>
            <w:tcBorders>
              <w:top w:val="single" w:sz="8" w:space="0" w:color="auto"/>
              <w:left w:val="single" w:sz="8" w:space="0" w:color="auto"/>
              <w:bottom w:val="single" w:sz="8" w:space="0" w:color="auto"/>
              <w:right w:val="single" w:sz="8" w:space="0" w:color="auto"/>
            </w:tcBorders>
            <w:shd w:val="clear" w:color="auto" w:fill="92D050"/>
            <w:tcMar>
              <w:top w:w="15" w:type="dxa"/>
              <w:left w:w="15" w:type="dxa"/>
              <w:right w:w="15" w:type="dxa"/>
            </w:tcMar>
            <w:vAlign w:val="center"/>
          </w:tcPr>
          <w:p w14:paraId="51BC6296" w14:textId="77777777" w:rsidR="00DE5DF8" w:rsidRDefault="00DE5DF8">
            <w:pPr>
              <w:spacing w:after="0"/>
              <w:jc w:val="center"/>
            </w:pPr>
            <w:r w:rsidRPr="32F1A7B8">
              <w:rPr>
                <w:rFonts w:ascii="Aptos Display" w:eastAsia="Aptos Display" w:hAnsi="Aptos Display" w:cs="Aptos Display"/>
                <w:color w:val="000000" w:themeColor="text1"/>
                <w:sz w:val="16"/>
                <w:szCs w:val="16"/>
                <w:lang w:val="en-US"/>
              </w:rPr>
              <w:t>-8%</w:t>
            </w:r>
          </w:p>
        </w:tc>
        <w:tc>
          <w:tcPr>
            <w:tcW w:w="3600" w:type="dxa"/>
            <w:tcBorders>
              <w:top w:val="single" w:sz="8" w:space="0" w:color="auto"/>
              <w:left w:val="single" w:sz="8" w:space="0" w:color="auto"/>
              <w:bottom w:val="single" w:sz="8" w:space="0" w:color="auto"/>
              <w:right w:val="single" w:sz="8" w:space="0" w:color="auto"/>
            </w:tcBorders>
            <w:shd w:val="clear" w:color="auto" w:fill="92D050"/>
            <w:tcMar>
              <w:left w:w="105" w:type="dxa"/>
              <w:right w:w="105" w:type="dxa"/>
            </w:tcMar>
            <w:vAlign w:val="center"/>
          </w:tcPr>
          <w:p w14:paraId="431EE5F0" w14:textId="77777777" w:rsidR="00DE5DF8" w:rsidRDefault="00DE5DF8">
            <w:pPr>
              <w:spacing w:after="0"/>
              <w:jc w:val="center"/>
            </w:pPr>
            <w:r w:rsidRPr="32F1A7B8">
              <w:rPr>
                <w:rFonts w:ascii="Aptos Display" w:eastAsia="Aptos Display" w:hAnsi="Aptos Display" w:cs="Aptos Display"/>
                <w:color w:val="000000" w:themeColor="text1"/>
                <w:sz w:val="16"/>
                <w:szCs w:val="16"/>
                <w:lang w:val="en-US"/>
              </w:rPr>
              <w:t>-2,53%</w:t>
            </w:r>
          </w:p>
        </w:tc>
      </w:tr>
      <w:tr w:rsidR="00DE5DF8" w14:paraId="10924D40" w14:textId="77777777">
        <w:trPr>
          <w:trHeight w:val="300"/>
        </w:trPr>
        <w:tc>
          <w:tcPr>
            <w:tcW w:w="3915" w:type="dxa"/>
            <w:tcBorders>
              <w:top w:val="single" w:sz="8" w:space="0" w:color="auto"/>
              <w:left w:val="single" w:sz="8" w:space="0" w:color="auto"/>
              <w:bottom w:val="single" w:sz="8" w:space="0" w:color="auto"/>
              <w:right w:val="single" w:sz="8" w:space="0" w:color="auto"/>
            </w:tcBorders>
            <w:shd w:val="clear" w:color="auto" w:fill="4D93D9"/>
            <w:tcMar>
              <w:top w:w="15" w:type="dxa"/>
              <w:left w:w="15" w:type="dxa"/>
              <w:right w:w="15" w:type="dxa"/>
            </w:tcMar>
            <w:vAlign w:val="center"/>
          </w:tcPr>
          <w:p w14:paraId="1AAF1ADC" w14:textId="77777777" w:rsidR="00DE5DF8" w:rsidRDefault="00DE5DF8">
            <w:pPr>
              <w:spacing w:after="0"/>
              <w:jc w:val="center"/>
            </w:pPr>
            <w:r w:rsidRPr="32F1A7B8">
              <w:rPr>
                <w:rFonts w:ascii="Aptos Display" w:eastAsia="Aptos Display" w:hAnsi="Aptos Display" w:cs="Aptos Display"/>
                <w:color w:val="252423"/>
                <w:sz w:val="16"/>
                <w:szCs w:val="16"/>
                <w:lang w:val="es"/>
              </w:rPr>
              <w:t>Caquetá*</w:t>
            </w:r>
          </w:p>
        </w:tc>
        <w:tc>
          <w:tcPr>
            <w:tcW w:w="1645" w:type="dxa"/>
            <w:tcBorders>
              <w:top w:val="single" w:sz="8" w:space="0" w:color="auto"/>
              <w:left w:val="single" w:sz="8" w:space="0" w:color="auto"/>
              <w:bottom w:val="single" w:sz="8" w:space="0" w:color="auto"/>
              <w:right w:val="single" w:sz="8" w:space="0" w:color="auto"/>
            </w:tcBorders>
            <w:shd w:val="clear" w:color="auto" w:fill="FF0000"/>
            <w:tcMar>
              <w:top w:w="15" w:type="dxa"/>
              <w:left w:w="15" w:type="dxa"/>
              <w:right w:w="15" w:type="dxa"/>
            </w:tcMar>
            <w:vAlign w:val="center"/>
          </w:tcPr>
          <w:p w14:paraId="4AA6348D" w14:textId="77777777" w:rsidR="00DE5DF8" w:rsidRDefault="00DE5DF8">
            <w:pPr>
              <w:spacing w:after="0"/>
              <w:jc w:val="center"/>
            </w:pPr>
            <w:r w:rsidRPr="32F1A7B8">
              <w:rPr>
                <w:rFonts w:ascii="Aptos Display" w:eastAsia="Aptos Display" w:hAnsi="Aptos Display" w:cs="Aptos Display"/>
                <w:color w:val="252423"/>
                <w:sz w:val="16"/>
                <w:szCs w:val="16"/>
                <w:lang w:val="en-US"/>
              </w:rPr>
              <w:t>11%</w:t>
            </w:r>
          </w:p>
        </w:tc>
        <w:tc>
          <w:tcPr>
            <w:tcW w:w="1671" w:type="dxa"/>
            <w:tcBorders>
              <w:top w:val="single" w:sz="8" w:space="0" w:color="auto"/>
              <w:left w:val="single" w:sz="8" w:space="0" w:color="auto"/>
              <w:bottom w:val="single" w:sz="8" w:space="0" w:color="auto"/>
              <w:right w:val="single" w:sz="8" w:space="0" w:color="auto"/>
            </w:tcBorders>
            <w:shd w:val="clear" w:color="auto" w:fill="92D050"/>
            <w:tcMar>
              <w:top w:w="15" w:type="dxa"/>
              <w:left w:w="15" w:type="dxa"/>
              <w:right w:w="15" w:type="dxa"/>
            </w:tcMar>
            <w:vAlign w:val="center"/>
          </w:tcPr>
          <w:p w14:paraId="653ADBC3" w14:textId="77777777" w:rsidR="00DE5DF8" w:rsidRDefault="00DE5DF8">
            <w:pPr>
              <w:spacing w:after="0"/>
              <w:jc w:val="center"/>
            </w:pPr>
            <w:r w:rsidRPr="32F1A7B8">
              <w:rPr>
                <w:rFonts w:ascii="Aptos Display" w:eastAsia="Aptos Display" w:hAnsi="Aptos Display" w:cs="Aptos Display"/>
                <w:color w:val="000000" w:themeColor="text1"/>
                <w:sz w:val="16"/>
                <w:szCs w:val="16"/>
                <w:lang w:val="en-US"/>
              </w:rPr>
              <w:t>3%</w:t>
            </w:r>
          </w:p>
        </w:tc>
        <w:tc>
          <w:tcPr>
            <w:tcW w:w="3600" w:type="dxa"/>
            <w:tcBorders>
              <w:top w:val="single" w:sz="8" w:space="0" w:color="auto"/>
              <w:left w:val="single" w:sz="8" w:space="0" w:color="auto"/>
              <w:bottom w:val="single" w:sz="8" w:space="0" w:color="auto"/>
              <w:right w:val="single" w:sz="8" w:space="0" w:color="auto"/>
            </w:tcBorders>
            <w:shd w:val="clear" w:color="auto" w:fill="92D050"/>
            <w:tcMar>
              <w:left w:w="105" w:type="dxa"/>
              <w:right w:w="105" w:type="dxa"/>
            </w:tcMar>
            <w:vAlign w:val="center"/>
          </w:tcPr>
          <w:p w14:paraId="1E0DC02D" w14:textId="77777777" w:rsidR="00DE5DF8" w:rsidRDefault="00DE5DF8">
            <w:pPr>
              <w:spacing w:after="0"/>
              <w:jc w:val="center"/>
            </w:pPr>
            <w:r w:rsidRPr="32F1A7B8">
              <w:rPr>
                <w:rFonts w:ascii="Aptos Display" w:eastAsia="Aptos Display" w:hAnsi="Aptos Display" w:cs="Aptos Display"/>
                <w:color w:val="000000" w:themeColor="text1"/>
                <w:sz w:val="16"/>
                <w:szCs w:val="16"/>
                <w:lang w:val="en-US"/>
              </w:rPr>
              <w:t>-13,33%</w:t>
            </w:r>
          </w:p>
        </w:tc>
      </w:tr>
      <w:tr w:rsidR="00DE5DF8" w14:paraId="03E8B11B" w14:textId="77777777">
        <w:trPr>
          <w:trHeight w:val="300"/>
        </w:trPr>
        <w:tc>
          <w:tcPr>
            <w:tcW w:w="3915" w:type="dxa"/>
            <w:tcBorders>
              <w:top w:val="single" w:sz="8" w:space="0" w:color="auto"/>
              <w:left w:val="single" w:sz="8" w:space="0" w:color="auto"/>
              <w:bottom w:val="single" w:sz="8" w:space="0" w:color="auto"/>
              <w:right w:val="single" w:sz="8" w:space="0" w:color="auto"/>
            </w:tcBorders>
            <w:shd w:val="clear" w:color="auto" w:fill="4D93D9"/>
            <w:tcMar>
              <w:top w:w="15" w:type="dxa"/>
              <w:left w:w="15" w:type="dxa"/>
              <w:right w:w="15" w:type="dxa"/>
            </w:tcMar>
            <w:vAlign w:val="center"/>
          </w:tcPr>
          <w:p w14:paraId="57AA4DFD" w14:textId="77777777" w:rsidR="00DE5DF8" w:rsidRDefault="00DE5DF8">
            <w:pPr>
              <w:spacing w:after="0"/>
              <w:jc w:val="center"/>
            </w:pPr>
            <w:r w:rsidRPr="32F1A7B8">
              <w:rPr>
                <w:rFonts w:ascii="Aptos Display" w:eastAsia="Aptos Display" w:hAnsi="Aptos Display" w:cs="Aptos Display"/>
                <w:color w:val="252423"/>
                <w:sz w:val="16"/>
                <w:szCs w:val="16"/>
                <w:lang w:val="es"/>
              </w:rPr>
              <w:t>Casanare*</w:t>
            </w:r>
          </w:p>
        </w:tc>
        <w:tc>
          <w:tcPr>
            <w:tcW w:w="1645"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3B7ED686" w14:textId="77777777" w:rsidR="00DE5DF8" w:rsidRDefault="00DE5DF8">
            <w:pPr>
              <w:spacing w:after="0"/>
              <w:jc w:val="center"/>
            </w:pPr>
            <w:r w:rsidRPr="32F1A7B8">
              <w:rPr>
                <w:rFonts w:ascii="Aptos Display" w:eastAsia="Aptos Display" w:hAnsi="Aptos Display" w:cs="Aptos Display"/>
                <w:color w:val="252423"/>
                <w:sz w:val="16"/>
                <w:szCs w:val="16"/>
                <w:lang w:val="en-US"/>
              </w:rPr>
              <w:t>-17%</w:t>
            </w:r>
          </w:p>
        </w:tc>
        <w:tc>
          <w:tcPr>
            <w:tcW w:w="1671" w:type="dxa"/>
            <w:tcBorders>
              <w:top w:val="single" w:sz="8" w:space="0" w:color="auto"/>
              <w:left w:val="single" w:sz="8" w:space="0" w:color="auto"/>
              <w:bottom w:val="single" w:sz="8" w:space="0" w:color="auto"/>
              <w:right w:val="single" w:sz="8" w:space="0" w:color="auto"/>
            </w:tcBorders>
            <w:shd w:val="clear" w:color="auto" w:fill="F1A983"/>
            <w:tcMar>
              <w:top w:w="15" w:type="dxa"/>
              <w:left w:w="15" w:type="dxa"/>
              <w:right w:w="15" w:type="dxa"/>
            </w:tcMar>
            <w:vAlign w:val="center"/>
          </w:tcPr>
          <w:p w14:paraId="0BF8B6F0" w14:textId="77777777" w:rsidR="00DE5DF8" w:rsidRDefault="00DE5DF8">
            <w:pPr>
              <w:spacing w:after="0"/>
              <w:jc w:val="center"/>
            </w:pPr>
            <w:r w:rsidRPr="32F1A7B8">
              <w:rPr>
                <w:rFonts w:ascii="Aptos Display" w:eastAsia="Aptos Display" w:hAnsi="Aptos Display" w:cs="Aptos Display"/>
                <w:color w:val="000000" w:themeColor="text1"/>
                <w:sz w:val="16"/>
                <w:szCs w:val="16"/>
                <w:lang w:val="en-US"/>
              </w:rPr>
              <w:t>36%</w:t>
            </w:r>
          </w:p>
        </w:tc>
        <w:tc>
          <w:tcPr>
            <w:tcW w:w="3600" w:type="dxa"/>
            <w:tcBorders>
              <w:top w:val="single" w:sz="8" w:space="0" w:color="auto"/>
              <w:left w:val="single" w:sz="8" w:space="0" w:color="auto"/>
              <w:bottom w:val="single" w:sz="8" w:space="0" w:color="auto"/>
              <w:right w:val="single" w:sz="8" w:space="0" w:color="auto"/>
            </w:tcBorders>
            <w:shd w:val="clear" w:color="auto" w:fill="92D050"/>
            <w:tcMar>
              <w:left w:w="105" w:type="dxa"/>
              <w:right w:w="105" w:type="dxa"/>
            </w:tcMar>
            <w:vAlign w:val="center"/>
          </w:tcPr>
          <w:p w14:paraId="5F8ECA03" w14:textId="77777777" w:rsidR="00DE5DF8" w:rsidRDefault="00DE5DF8">
            <w:pPr>
              <w:spacing w:after="0"/>
              <w:jc w:val="center"/>
            </w:pPr>
            <w:r w:rsidRPr="32F1A7B8">
              <w:rPr>
                <w:rFonts w:ascii="Aptos Display" w:eastAsia="Aptos Display" w:hAnsi="Aptos Display" w:cs="Aptos Display"/>
                <w:color w:val="000000" w:themeColor="text1"/>
                <w:sz w:val="16"/>
                <w:szCs w:val="16"/>
                <w:lang w:val="en-US"/>
              </w:rPr>
              <w:t>-2,34%</w:t>
            </w:r>
          </w:p>
        </w:tc>
      </w:tr>
      <w:tr w:rsidR="00DE5DF8" w14:paraId="639643A0" w14:textId="77777777">
        <w:trPr>
          <w:trHeight w:val="300"/>
        </w:trPr>
        <w:tc>
          <w:tcPr>
            <w:tcW w:w="3915" w:type="dxa"/>
            <w:tcBorders>
              <w:top w:val="single" w:sz="8" w:space="0" w:color="auto"/>
              <w:left w:val="single" w:sz="8" w:space="0" w:color="auto"/>
              <w:bottom w:val="single" w:sz="8" w:space="0" w:color="auto"/>
              <w:right w:val="single" w:sz="8" w:space="0" w:color="auto"/>
            </w:tcBorders>
            <w:shd w:val="clear" w:color="auto" w:fill="4D93D9"/>
            <w:tcMar>
              <w:top w:w="15" w:type="dxa"/>
              <w:left w:w="15" w:type="dxa"/>
              <w:right w:w="15" w:type="dxa"/>
            </w:tcMar>
            <w:vAlign w:val="center"/>
          </w:tcPr>
          <w:p w14:paraId="10DF0E63" w14:textId="77777777" w:rsidR="00DE5DF8" w:rsidRDefault="00DE5DF8">
            <w:pPr>
              <w:spacing w:after="0"/>
              <w:jc w:val="center"/>
            </w:pPr>
            <w:r w:rsidRPr="32F1A7B8">
              <w:rPr>
                <w:rFonts w:ascii="Aptos Display" w:eastAsia="Aptos Display" w:hAnsi="Aptos Display" w:cs="Aptos Display"/>
                <w:color w:val="252423"/>
                <w:sz w:val="16"/>
                <w:szCs w:val="16"/>
                <w:lang w:val="es"/>
              </w:rPr>
              <w:t>Cauca*</w:t>
            </w:r>
          </w:p>
        </w:tc>
        <w:tc>
          <w:tcPr>
            <w:tcW w:w="1645" w:type="dxa"/>
            <w:tcBorders>
              <w:top w:val="single" w:sz="8" w:space="0" w:color="auto"/>
              <w:left w:val="single" w:sz="8" w:space="0" w:color="auto"/>
              <w:bottom w:val="single" w:sz="8" w:space="0" w:color="auto"/>
              <w:right w:val="single" w:sz="8" w:space="0" w:color="auto"/>
            </w:tcBorders>
            <w:shd w:val="clear" w:color="auto" w:fill="FF0000"/>
            <w:tcMar>
              <w:top w:w="15" w:type="dxa"/>
              <w:left w:w="15" w:type="dxa"/>
              <w:right w:w="15" w:type="dxa"/>
            </w:tcMar>
            <w:vAlign w:val="center"/>
          </w:tcPr>
          <w:p w14:paraId="58379A92" w14:textId="77777777" w:rsidR="00DE5DF8" w:rsidRDefault="00DE5DF8">
            <w:pPr>
              <w:spacing w:after="0"/>
              <w:jc w:val="center"/>
            </w:pPr>
            <w:r w:rsidRPr="32F1A7B8">
              <w:rPr>
                <w:rFonts w:ascii="Aptos Display" w:eastAsia="Aptos Display" w:hAnsi="Aptos Display" w:cs="Aptos Display"/>
                <w:color w:val="252423"/>
                <w:sz w:val="16"/>
                <w:szCs w:val="16"/>
                <w:lang w:val="en-US"/>
              </w:rPr>
              <w:t>13%</w:t>
            </w:r>
          </w:p>
        </w:tc>
        <w:tc>
          <w:tcPr>
            <w:tcW w:w="1671" w:type="dxa"/>
            <w:tcBorders>
              <w:top w:val="single" w:sz="8" w:space="0" w:color="auto"/>
              <w:left w:val="single" w:sz="8" w:space="0" w:color="auto"/>
              <w:bottom w:val="single" w:sz="8" w:space="0" w:color="auto"/>
              <w:right w:val="single" w:sz="8" w:space="0" w:color="auto"/>
            </w:tcBorders>
            <w:shd w:val="clear" w:color="auto" w:fill="92D050"/>
            <w:tcMar>
              <w:top w:w="15" w:type="dxa"/>
              <w:left w:w="15" w:type="dxa"/>
              <w:right w:w="15" w:type="dxa"/>
            </w:tcMar>
            <w:vAlign w:val="center"/>
          </w:tcPr>
          <w:p w14:paraId="6831AC20" w14:textId="77777777" w:rsidR="00DE5DF8" w:rsidRDefault="00DE5DF8">
            <w:pPr>
              <w:spacing w:after="0"/>
              <w:jc w:val="center"/>
            </w:pPr>
            <w:r w:rsidRPr="32F1A7B8">
              <w:rPr>
                <w:rFonts w:ascii="Aptos Display" w:eastAsia="Aptos Display" w:hAnsi="Aptos Display" w:cs="Aptos Display"/>
                <w:color w:val="000000" w:themeColor="text1"/>
                <w:sz w:val="16"/>
                <w:szCs w:val="16"/>
                <w:lang w:val="en-US"/>
              </w:rPr>
              <w:t>-1%</w:t>
            </w:r>
          </w:p>
        </w:tc>
        <w:tc>
          <w:tcPr>
            <w:tcW w:w="3600" w:type="dxa"/>
            <w:tcBorders>
              <w:top w:val="single" w:sz="8" w:space="0" w:color="auto"/>
              <w:left w:val="single" w:sz="8" w:space="0" w:color="auto"/>
              <w:bottom w:val="single" w:sz="8" w:space="0" w:color="auto"/>
              <w:right w:val="single" w:sz="8" w:space="0" w:color="auto"/>
            </w:tcBorders>
            <w:shd w:val="clear" w:color="auto" w:fill="92D050"/>
            <w:tcMar>
              <w:left w:w="105" w:type="dxa"/>
              <w:right w:w="105" w:type="dxa"/>
            </w:tcMar>
            <w:vAlign w:val="center"/>
          </w:tcPr>
          <w:p w14:paraId="54A546B4" w14:textId="77777777" w:rsidR="00DE5DF8" w:rsidRDefault="00DE5DF8">
            <w:pPr>
              <w:spacing w:after="0"/>
              <w:jc w:val="center"/>
            </w:pPr>
            <w:r w:rsidRPr="32F1A7B8">
              <w:rPr>
                <w:rFonts w:ascii="Aptos Display" w:eastAsia="Aptos Display" w:hAnsi="Aptos Display" w:cs="Aptos Display"/>
                <w:color w:val="000000" w:themeColor="text1"/>
                <w:sz w:val="16"/>
                <w:szCs w:val="16"/>
                <w:lang w:val="en-US"/>
              </w:rPr>
              <w:t>-10,17%</w:t>
            </w:r>
          </w:p>
        </w:tc>
      </w:tr>
      <w:tr w:rsidR="00DE5DF8" w14:paraId="454009A2" w14:textId="77777777">
        <w:trPr>
          <w:trHeight w:val="300"/>
        </w:trPr>
        <w:tc>
          <w:tcPr>
            <w:tcW w:w="3915" w:type="dxa"/>
            <w:tcBorders>
              <w:top w:val="single" w:sz="8" w:space="0" w:color="auto"/>
              <w:left w:val="single" w:sz="8" w:space="0" w:color="auto"/>
              <w:bottom w:val="single" w:sz="8" w:space="0" w:color="auto"/>
              <w:right w:val="single" w:sz="8" w:space="0" w:color="auto"/>
            </w:tcBorders>
            <w:shd w:val="clear" w:color="auto" w:fill="4D93D9"/>
            <w:tcMar>
              <w:top w:w="15" w:type="dxa"/>
              <w:left w:w="15" w:type="dxa"/>
              <w:right w:w="15" w:type="dxa"/>
            </w:tcMar>
            <w:vAlign w:val="center"/>
          </w:tcPr>
          <w:p w14:paraId="16AD41F8" w14:textId="77777777" w:rsidR="00DE5DF8" w:rsidRDefault="00DE5DF8">
            <w:pPr>
              <w:spacing w:after="0"/>
              <w:jc w:val="center"/>
            </w:pPr>
            <w:r w:rsidRPr="32F1A7B8">
              <w:rPr>
                <w:rFonts w:ascii="Aptos Display" w:eastAsia="Aptos Display" w:hAnsi="Aptos Display" w:cs="Aptos Display"/>
                <w:color w:val="252423"/>
                <w:sz w:val="16"/>
                <w:szCs w:val="16"/>
                <w:lang w:val="es"/>
              </w:rPr>
              <w:t>Cesar*</w:t>
            </w:r>
          </w:p>
        </w:tc>
        <w:tc>
          <w:tcPr>
            <w:tcW w:w="1645"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0FC88FB4" w14:textId="77777777" w:rsidR="00DE5DF8" w:rsidRDefault="00DE5DF8">
            <w:pPr>
              <w:spacing w:after="0"/>
              <w:jc w:val="center"/>
            </w:pPr>
            <w:r w:rsidRPr="32F1A7B8">
              <w:rPr>
                <w:rFonts w:ascii="Aptos Display" w:eastAsia="Aptos Display" w:hAnsi="Aptos Display" w:cs="Aptos Display"/>
                <w:color w:val="252423"/>
                <w:sz w:val="16"/>
                <w:szCs w:val="16"/>
                <w:lang w:val="en-US"/>
              </w:rPr>
              <w:t>-10%</w:t>
            </w:r>
          </w:p>
        </w:tc>
        <w:tc>
          <w:tcPr>
            <w:tcW w:w="1671" w:type="dxa"/>
            <w:tcBorders>
              <w:top w:val="single" w:sz="8" w:space="0" w:color="auto"/>
              <w:left w:val="single" w:sz="8" w:space="0" w:color="auto"/>
              <w:bottom w:val="single" w:sz="8" w:space="0" w:color="auto"/>
              <w:right w:val="single" w:sz="8" w:space="0" w:color="auto"/>
            </w:tcBorders>
            <w:shd w:val="clear" w:color="auto" w:fill="F1A983"/>
            <w:tcMar>
              <w:top w:w="15" w:type="dxa"/>
              <w:left w:w="15" w:type="dxa"/>
              <w:right w:w="15" w:type="dxa"/>
            </w:tcMar>
            <w:vAlign w:val="center"/>
          </w:tcPr>
          <w:p w14:paraId="1C3DA03E" w14:textId="77777777" w:rsidR="00DE5DF8" w:rsidRDefault="00DE5DF8">
            <w:pPr>
              <w:spacing w:after="0"/>
              <w:jc w:val="center"/>
            </w:pPr>
            <w:r w:rsidRPr="32F1A7B8">
              <w:rPr>
                <w:rFonts w:ascii="Aptos Display" w:eastAsia="Aptos Display" w:hAnsi="Aptos Display" w:cs="Aptos Display"/>
                <w:color w:val="000000" w:themeColor="text1"/>
                <w:sz w:val="16"/>
                <w:szCs w:val="16"/>
                <w:lang w:val="en-US"/>
              </w:rPr>
              <w:t>19%</w:t>
            </w:r>
          </w:p>
        </w:tc>
        <w:tc>
          <w:tcPr>
            <w:tcW w:w="3600" w:type="dxa"/>
            <w:tcBorders>
              <w:top w:val="single" w:sz="8" w:space="0" w:color="auto"/>
              <w:left w:val="single" w:sz="8" w:space="0" w:color="auto"/>
              <w:bottom w:val="single" w:sz="8" w:space="0" w:color="auto"/>
              <w:right w:val="single" w:sz="8" w:space="0" w:color="auto"/>
            </w:tcBorders>
            <w:shd w:val="clear" w:color="auto" w:fill="92D050"/>
            <w:tcMar>
              <w:left w:w="105" w:type="dxa"/>
              <w:right w:w="105" w:type="dxa"/>
            </w:tcMar>
            <w:vAlign w:val="center"/>
          </w:tcPr>
          <w:p w14:paraId="033938AD" w14:textId="77777777" w:rsidR="00DE5DF8" w:rsidRDefault="00DE5DF8">
            <w:pPr>
              <w:spacing w:after="0"/>
              <w:jc w:val="center"/>
            </w:pPr>
            <w:r w:rsidRPr="32F1A7B8">
              <w:rPr>
                <w:rFonts w:ascii="Aptos Display" w:eastAsia="Aptos Display" w:hAnsi="Aptos Display" w:cs="Aptos Display"/>
                <w:color w:val="000000" w:themeColor="text1"/>
                <w:sz w:val="16"/>
                <w:szCs w:val="16"/>
                <w:lang w:val="en-US"/>
              </w:rPr>
              <w:t>-14,80%</w:t>
            </w:r>
          </w:p>
        </w:tc>
      </w:tr>
      <w:tr w:rsidR="00DE5DF8" w14:paraId="18265B7C" w14:textId="77777777">
        <w:trPr>
          <w:trHeight w:val="300"/>
        </w:trPr>
        <w:tc>
          <w:tcPr>
            <w:tcW w:w="3915"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44BE5BF4" w14:textId="77777777" w:rsidR="00DE5DF8" w:rsidRDefault="00DE5DF8">
            <w:pPr>
              <w:spacing w:after="0"/>
              <w:jc w:val="center"/>
            </w:pPr>
            <w:r w:rsidRPr="32F1A7B8">
              <w:rPr>
                <w:rFonts w:ascii="Aptos Display" w:eastAsia="Aptos Display" w:hAnsi="Aptos Display" w:cs="Aptos Display"/>
                <w:color w:val="252423"/>
                <w:sz w:val="16"/>
                <w:szCs w:val="16"/>
                <w:lang w:val="es"/>
              </w:rPr>
              <w:t>Choco</w:t>
            </w:r>
          </w:p>
        </w:tc>
        <w:tc>
          <w:tcPr>
            <w:tcW w:w="1645"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55DA70C9" w14:textId="77777777" w:rsidR="00DE5DF8" w:rsidRDefault="00DE5DF8">
            <w:pPr>
              <w:spacing w:after="0"/>
              <w:jc w:val="center"/>
            </w:pPr>
            <w:r w:rsidRPr="32F1A7B8">
              <w:rPr>
                <w:rFonts w:ascii="Aptos Display" w:eastAsia="Aptos Display" w:hAnsi="Aptos Display" w:cs="Aptos Display"/>
                <w:color w:val="252423"/>
                <w:sz w:val="16"/>
                <w:szCs w:val="16"/>
                <w:lang w:val="en-US"/>
              </w:rPr>
              <w:t>73%</w:t>
            </w:r>
          </w:p>
        </w:tc>
        <w:tc>
          <w:tcPr>
            <w:tcW w:w="1671"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3825C45C" w14:textId="77777777" w:rsidR="00DE5DF8" w:rsidRDefault="00DE5DF8">
            <w:pPr>
              <w:spacing w:after="0"/>
              <w:jc w:val="center"/>
            </w:pPr>
            <w:r w:rsidRPr="32F1A7B8">
              <w:rPr>
                <w:rFonts w:ascii="Aptos Display" w:eastAsia="Aptos Display" w:hAnsi="Aptos Display" w:cs="Aptos Display"/>
                <w:color w:val="000000" w:themeColor="text1"/>
                <w:sz w:val="16"/>
                <w:szCs w:val="16"/>
                <w:lang w:val="en-US"/>
              </w:rPr>
              <w:t>-26%</w:t>
            </w:r>
          </w:p>
        </w:tc>
        <w:tc>
          <w:tcPr>
            <w:tcW w:w="3600" w:type="dxa"/>
            <w:tcBorders>
              <w:top w:val="single" w:sz="8" w:space="0" w:color="auto"/>
              <w:left w:val="single" w:sz="8" w:space="0" w:color="auto"/>
              <w:bottom w:val="single" w:sz="8" w:space="0" w:color="auto"/>
              <w:right w:val="single" w:sz="8" w:space="0" w:color="auto"/>
            </w:tcBorders>
            <w:tcMar>
              <w:left w:w="105" w:type="dxa"/>
              <w:right w:w="105" w:type="dxa"/>
            </w:tcMar>
            <w:vAlign w:val="center"/>
          </w:tcPr>
          <w:p w14:paraId="1BEAC222" w14:textId="77777777" w:rsidR="00DE5DF8" w:rsidRDefault="00DE5DF8">
            <w:pPr>
              <w:spacing w:after="0"/>
              <w:jc w:val="center"/>
            </w:pPr>
            <w:r w:rsidRPr="32F1A7B8">
              <w:rPr>
                <w:rFonts w:ascii="Aptos Display" w:eastAsia="Aptos Display" w:hAnsi="Aptos Display" w:cs="Aptos Display"/>
                <w:color w:val="000000" w:themeColor="text1"/>
                <w:sz w:val="16"/>
                <w:szCs w:val="16"/>
                <w:lang w:val="en-US"/>
              </w:rPr>
              <w:t>36,36%</w:t>
            </w:r>
          </w:p>
        </w:tc>
      </w:tr>
      <w:tr w:rsidR="00DE5DF8" w14:paraId="599BD23B" w14:textId="77777777">
        <w:trPr>
          <w:trHeight w:val="300"/>
        </w:trPr>
        <w:tc>
          <w:tcPr>
            <w:tcW w:w="3915" w:type="dxa"/>
            <w:tcBorders>
              <w:top w:val="single" w:sz="8" w:space="0" w:color="auto"/>
              <w:left w:val="single" w:sz="8" w:space="0" w:color="auto"/>
              <w:bottom w:val="single" w:sz="8" w:space="0" w:color="auto"/>
              <w:right w:val="single" w:sz="8" w:space="0" w:color="auto"/>
            </w:tcBorders>
            <w:shd w:val="clear" w:color="auto" w:fill="4D93D9"/>
            <w:tcMar>
              <w:top w:w="15" w:type="dxa"/>
              <w:left w:w="15" w:type="dxa"/>
              <w:right w:w="15" w:type="dxa"/>
            </w:tcMar>
            <w:vAlign w:val="center"/>
          </w:tcPr>
          <w:p w14:paraId="12906251" w14:textId="77777777" w:rsidR="00DE5DF8" w:rsidRDefault="00DE5DF8">
            <w:pPr>
              <w:spacing w:after="0"/>
              <w:jc w:val="center"/>
            </w:pPr>
            <w:r w:rsidRPr="32F1A7B8">
              <w:rPr>
                <w:rFonts w:ascii="Aptos Display" w:eastAsia="Aptos Display" w:hAnsi="Aptos Display" w:cs="Aptos Display"/>
                <w:color w:val="252423"/>
                <w:sz w:val="16"/>
                <w:szCs w:val="16"/>
                <w:lang w:val="es"/>
              </w:rPr>
              <w:t>Córdoba*</w:t>
            </w:r>
          </w:p>
        </w:tc>
        <w:tc>
          <w:tcPr>
            <w:tcW w:w="1645" w:type="dxa"/>
            <w:tcBorders>
              <w:top w:val="single" w:sz="8" w:space="0" w:color="auto"/>
              <w:left w:val="single" w:sz="8" w:space="0" w:color="auto"/>
              <w:bottom w:val="single" w:sz="8" w:space="0" w:color="auto"/>
              <w:right w:val="single" w:sz="8" w:space="0" w:color="auto"/>
            </w:tcBorders>
            <w:shd w:val="clear" w:color="auto" w:fill="FF0000"/>
            <w:tcMar>
              <w:top w:w="15" w:type="dxa"/>
              <w:left w:w="15" w:type="dxa"/>
              <w:right w:w="15" w:type="dxa"/>
            </w:tcMar>
            <w:vAlign w:val="center"/>
          </w:tcPr>
          <w:p w14:paraId="48186EBA" w14:textId="77777777" w:rsidR="00DE5DF8" w:rsidRDefault="00DE5DF8">
            <w:pPr>
              <w:spacing w:after="0"/>
              <w:jc w:val="center"/>
            </w:pPr>
            <w:r w:rsidRPr="32F1A7B8">
              <w:rPr>
                <w:rFonts w:ascii="Aptos Display" w:eastAsia="Aptos Display" w:hAnsi="Aptos Display" w:cs="Aptos Display"/>
                <w:color w:val="252423"/>
                <w:sz w:val="16"/>
                <w:szCs w:val="16"/>
                <w:lang w:val="en-US"/>
              </w:rPr>
              <w:t>37%</w:t>
            </w:r>
          </w:p>
        </w:tc>
        <w:tc>
          <w:tcPr>
            <w:tcW w:w="1671" w:type="dxa"/>
            <w:tcBorders>
              <w:top w:val="single" w:sz="8" w:space="0" w:color="auto"/>
              <w:left w:val="single" w:sz="8" w:space="0" w:color="auto"/>
              <w:bottom w:val="single" w:sz="8" w:space="0" w:color="auto"/>
              <w:right w:val="single" w:sz="8" w:space="0" w:color="auto"/>
            </w:tcBorders>
            <w:shd w:val="clear" w:color="auto" w:fill="92D050"/>
            <w:tcMar>
              <w:top w:w="15" w:type="dxa"/>
              <w:left w:w="15" w:type="dxa"/>
              <w:right w:w="15" w:type="dxa"/>
            </w:tcMar>
            <w:vAlign w:val="center"/>
          </w:tcPr>
          <w:p w14:paraId="6C5CC356" w14:textId="77777777" w:rsidR="00DE5DF8" w:rsidRDefault="00DE5DF8">
            <w:pPr>
              <w:spacing w:after="0"/>
              <w:jc w:val="center"/>
            </w:pPr>
            <w:r w:rsidRPr="32F1A7B8">
              <w:rPr>
                <w:rFonts w:ascii="Aptos Display" w:eastAsia="Aptos Display" w:hAnsi="Aptos Display" w:cs="Aptos Display"/>
                <w:color w:val="000000" w:themeColor="text1"/>
                <w:sz w:val="16"/>
                <w:szCs w:val="16"/>
                <w:lang w:val="en-US"/>
              </w:rPr>
              <w:t>-5%</w:t>
            </w:r>
          </w:p>
        </w:tc>
        <w:tc>
          <w:tcPr>
            <w:tcW w:w="3600" w:type="dxa"/>
            <w:tcBorders>
              <w:top w:val="single" w:sz="8" w:space="0" w:color="auto"/>
              <w:left w:val="single" w:sz="8" w:space="0" w:color="auto"/>
              <w:bottom w:val="single" w:sz="8" w:space="0" w:color="auto"/>
              <w:right w:val="single" w:sz="8" w:space="0" w:color="auto"/>
            </w:tcBorders>
            <w:shd w:val="clear" w:color="auto" w:fill="FF0000"/>
            <w:tcMar>
              <w:left w:w="105" w:type="dxa"/>
              <w:right w:w="105" w:type="dxa"/>
            </w:tcMar>
            <w:vAlign w:val="center"/>
          </w:tcPr>
          <w:p w14:paraId="3DBEBE6B" w14:textId="77777777" w:rsidR="00DE5DF8" w:rsidRDefault="00DE5DF8">
            <w:pPr>
              <w:spacing w:after="0"/>
              <w:jc w:val="center"/>
            </w:pPr>
            <w:r w:rsidRPr="32F1A7B8">
              <w:rPr>
                <w:rFonts w:ascii="Aptos Display" w:eastAsia="Aptos Display" w:hAnsi="Aptos Display" w:cs="Aptos Display"/>
                <w:color w:val="000000" w:themeColor="text1"/>
                <w:sz w:val="16"/>
                <w:szCs w:val="16"/>
                <w:lang w:val="en-US"/>
              </w:rPr>
              <w:t>-3,92%</w:t>
            </w:r>
          </w:p>
        </w:tc>
      </w:tr>
      <w:tr w:rsidR="00DE5DF8" w14:paraId="5B75A590" w14:textId="77777777">
        <w:trPr>
          <w:trHeight w:val="300"/>
        </w:trPr>
        <w:tc>
          <w:tcPr>
            <w:tcW w:w="3915" w:type="dxa"/>
            <w:tcBorders>
              <w:top w:val="single" w:sz="8" w:space="0" w:color="auto"/>
              <w:left w:val="single" w:sz="8" w:space="0" w:color="auto"/>
              <w:bottom w:val="single" w:sz="8" w:space="0" w:color="auto"/>
              <w:right w:val="single" w:sz="8" w:space="0" w:color="auto"/>
            </w:tcBorders>
            <w:shd w:val="clear" w:color="auto" w:fill="4D93D9"/>
            <w:tcMar>
              <w:top w:w="15" w:type="dxa"/>
              <w:left w:w="15" w:type="dxa"/>
              <w:right w:w="15" w:type="dxa"/>
            </w:tcMar>
            <w:vAlign w:val="center"/>
          </w:tcPr>
          <w:p w14:paraId="49DD0696" w14:textId="77777777" w:rsidR="00DE5DF8" w:rsidRDefault="00DE5DF8">
            <w:pPr>
              <w:spacing w:after="0"/>
              <w:jc w:val="center"/>
            </w:pPr>
            <w:r w:rsidRPr="32F1A7B8">
              <w:rPr>
                <w:rFonts w:ascii="Aptos Display" w:eastAsia="Aptos Display" w:hAnsi="Aptos Display" w:cs="Aptos Display"/>
                <w:color w:val="252423"/>
                <w:sz w:val="16"/>
                <w:szCs w:val="16"/>
                <w:lang w:val="es"/>
              </w:rPr>
              <w:t>Cundinamarca*</w:t>
            </w:r>
          </w:p>
        </w:tc>
        <w:tc>
          <w:tcPr>
            <w:tcW w:w="1645" w:type="dxa"/>
            <w:tcBorders>
              <w:top w:val="single" w:sz="8" w:space="0" w:color="auto"/>
              <w:left w:val="single" w:sz="8" w:space="0" w:color="auto"/>
              <w:bottom w:val="single" w:sz="8" w:space="0" w:color="auto"/>
              <w:right w:val="single" w:sz="8" w:space="0" w:color="auto"/>
            </w:tcBorders>
            <w:shd w:val="clear" w:color="auto" w:fill="FF0000"/>
            <w:tcMar>
              <w:top w:w="15" w:type="dxa"/>
              <w:left w:w="15" w:type="dxa"/>
              <w:right w:w="15" w:type="dxa"/>
            </w:tcMar>
            <w:vAlign w:val="center"/>
          </w:tcPr>
          <w:p w14:paraId="3F528A93" w14:textId="77777777" w:rsidR="00DE5DF8" w:rsidRDefault="00DE5DF8">
            <w:pPr>
              <w:spacing w:after="0"/>
              <w:jc w:val="center"/>
            </w:pPr>
            <w:r w:rsidRPr="32F1A7B8">
              <w:rPr>
                <w:rFonts w:ascii="Aptos Display" w:eastAsia="Aptos Display" w:hAnsi="Aptos Display" w:cs="Aptos Display"/>
                <w:color w:val="252423"/>
                <w:sz w:val="16"/>
                <w:szCs w:val="16"/>
                <w:lang w:val="en-US"/>
              </w:rPr>
              <w:t>24%</w:t>
            </w:r>
          </w:p>
        </w:tc>
        <w:tc>
          <w:tcPr>
            <w:tcW w:w="1671" w:type="dxa"/>
            <w:tcBorders>
              <w:top w:val="single" w:sz="8" w:space="0" w:color="auto"/>
              <w:left w:val="single" w:sz="8" w:space="0" w:color="auto"/>
              <w:bottom w:val="single" w:sz="8" w:space="0" w:color="auto"/>
              <w:right w:val="single" w:sz="8" w:space="0" w:color="auto"/>
            </w:tcBorders>
            <w:shd w:val="clear" w:color="auto" w:fill="92D050"/>
            <w:tcMar>
              <w:top w:w="15" w:type="dxa"/>
              <w:left w:w="15" w:type="dxa"/>
              <w:right w:w="15" w:type="dxa"/>
            </w:tcMar>
            <w:vAlign w:val="center"/>
          </w:tcPr>
          <w:p w14:paraId="5C9AFA53" w14:textId="77777777" w:rsidR="00DE5DF8" w:rsidRDefault="00DE5DF8">
            <w:pPr>
              <w:spacing w:after="0"/>
              <w:jc w:val="center"/>
            </w:pPr>
            <w:r w:rsidRPr="32F1A7B8">
              <w:rPr>
                <w:rFonts w:ascii="Aptos Display" w:eastAsia="Aptos Display" w:hAnsi="Aptos Display" w:cs="Aptos Display"/>
                <w:color w:val="000000" w:themeColor="text1"/>
                <w:sz w:val="16"/>
                <w:szCs w:val="16"/>
                <w:lang w:val="en-US"/>
              </w:rPr>
              <w:t>19%</w:t>
            </w:r>
          </w:p>
        </w:tc>
        <w:tc>
          <w:tcPr>
            <w:tcW w:w="3600" w:type="dxa"/>
            <w:tcBorders>
              <w:top w:val="single" w:sz="8" w:space="0" w:color="auto"/>
              <w:left w:val="single" w:sz="8" w:space="0" w:color="auto"/>
              <w:bottom w:val="single" w:sz="8" w:space="0" w:color="auto"/>
              <w:right w:val="single" w:sz="8" w:space="0" w:color="auto"/>
            </w:tcBorders>
            <w:shd w:val="clear" w:color="auto" w:fill="FF0000"/>
            <w:tcMar>
              <w:left w:w="105" w:type="dxa"/>
              <w:right w:w="105" w:type="dxa"/>
            </w:tcMar>
            <w:vAlign w:val="center"/>
          </w:tcPr>
          <w:p w14:paraId="40822296" w14:textId="77777777" w:rsidR="00DE5DF8" w:rsidRDefault="00DE5DF8">
            <w:pPr>
              <w:spacing w:after="0"/>
              <w:jc w:val="center"/>
            </w:pPr>
            <w:r w:rsidRPr="32F1A7B8">
              <w:rPr>
                <w:rFonts w:ascii="Aptos Display" w:eastAsia="Aptos Display" w:hAnsi="Aptos Display" w:cs="Aptos Display"/>
                <w:color w:val="000000" w:themeColor="text1"/>
                <w:sz w:val="16"/>
                <w:szCs w:val="16"/>
                <w:lang w:val="en-US"/>
              </w:rPr>
              <w:t>-4,06%</w:t>
            </w:r>
          </w:p>
        </w:tc>
      </w:tr>
      <w:tr w:rsidR="00DE5DF8" w14:paraId="715E31A4" w14:textId="77777777">
        <w:trPr>
          <w:trHeight w:val="300"/>
        </w:trPr>
        <w:tc>
          <w:tcPr>
            <w:tcW w:w="3915"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4B5D73AE" w14:textId="77777777" w:rsidR="00DE5DF8" w:rsidRDefault="00DE5DF8">
            <w:pPr>
              <w:spacing w:after="0"/>
              <w:jc w:val="center"/>
            </w:pPr>
            <w:r w:rsidRPr="32F1A7B8">
              <w:rPr>
                <w:rFonts w:ascii="Aptos Display" w:eastAsia="Aptos Display" w:hAnsi="Aptos Display" w:cs="Aptos Display"/>
                <w:color w:val="252423"/>
                <w:sz w:val="16"/>
                <w:szCs w:val="16"/>
                <w:lang w:val="es"/>
              </w:rPr>
              <w:t>Guainía</w:t>
            </w:r>
          </w:p>
        </w:tc>
        <w:tc>
          <w:tcPr>
            <w:tcW w:w="1645"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5B2BC967" w14:textId="77777777" w:rsidR="00DE5DF8" w:rsidRDefault="00DE5DF8">
            <w:pPr>
              <w:spacing w:after="0"/>
              <w:jc w:val="center"/>
            </w:pPr>
            <w:r w:rsidRPr="32F1A7B8">
              <w:rPr>
                <w:rFonts w:ascii="Aptos Display" w:eastAsia="Aptos Display" w:hAnsi="Aptos Display" w:cs="Aptos Display"/>
                <w:color w:val="252423"/>
                <w:sz w:val="16"/>
                <w:szCs w:val="16"/>
                <w:lang w:val="en-US"/>
              </w:rPr>
              <w:t>50%</w:t>
            </w:r>
          </w:p>
        </w:tc>
        <w:tc>
          <w:tcPr>
            <w:tcW w:w="1671"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39DA638A" w14:textId="77777777" w:rsidR="00DE5DF8" w:rsidRDefault="00DE5DF8">
            <w:pPr>
              <w:spacing w:after="0"/>
              <w:jc w:val="center"/>
            </w:pPr>
            <w:r w:rsidRPr="32F1A7B8">
              <w:rPr>
                <w:rFonts w:ascii="Aptos Display" w:eastAsia="Aptos Display" w:hAnsi="Aptos Display" w:cs="Aptos Display"/>
                <w:color w:val="000000" w:themeColor="text1"/>
                <w:sz w:val="16"/>
                <w:szCs w:val="16"/>
                <w:lang w:val="en-US"/>
              </w:rPr>
              <w:t>-67%</w:t>
            </w:r>
          </w:p>
        </w:tc>
        <w:tc>
          <w:tcPr>
            <w:tcW w:w="3600" w:type="dxa"/>
            <w:tcBorders>
              <w:top w:val="single" w:sz="8" w:space="0" w:color="auto"/>
              <w:left w:val="single" w:sz="8" w:space="0" w:color="auto"/>
              <w:bottom w:val="single" w:sz="8" w:space="0" w:color="auto"/>
              <w:right w:val="single" w:sz="8" w:space="0" w:color="auto"/>
            </w:tcBorders>
            <w:tcMar>
              <w:left w:w="105" w:type="dxa"/>
              <w:right w:w="105" w:type="dxa"/>
            </w:tcMar>
            <w:vAlign w:val="center"/>
          </w:tcPr>
          <w:p w14:paraId="0A2966EC" w14:textId="77777777" w:rsidR="00DE5DF8" w:rsidRDefault="00DE5DF8">
            <w:pPr>
              <w:spacing w:after="0"/>
              <w:jc w:val="center"/>
            </w:pPr>
            <w:r w:rsidRPr="32F1A7B8">
              <w:rPr>
                <w:rFonts w:ascii="Aptos Display" w:eastAsia="Aptos Display" w:hAnsi="Aptos Display" w:cs="Aptos Display"/>
                <w:color w:val="000000" w:themeColor="text1"/>
                <w:sz w:val="16"/>
                <w:szCs w:val="16"/>
                <w:lang w:val="es"/>
              </w:rPr>
              <w:t>100%</w:t>
            </w:r>
          </w:p>
        </w:tc>
      </w:tr>
      <w:tr w:rsidR="00DE5DF8" w14:paraId="6F62CCFB" w14:textId="77777777">
        <w:trPr>
          <w:trHeight w:val="300"/>
        </w:trPr>
        <w:tc>
          <w:tcPr>
            <w:tcW w:w="3915"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45A34C7A" w14:textId="77777777" w:rsidR="00DE5DF8" w:rsidRDefault="00DE5DF8">
            <w:pPr>
              <w:spacing w:after="0"/>
              <w:jc w:val="center"/>
            </w:pPr>
            <w:r w:rsidRPr="32F1A7B8">
              <w:rPr>
                <w:rFonts w:ascii="Aptos Display" w:eastAsia="Aptos Display" w:hAnsi="Aptos Display" w:cs="Aptos Display"/>
                <w:color w:val="252423"/>
                <w:sz w:val="16"/>
                <w:szCs w:val="16"/>
                <w:lang w:val="es"/>
              </w:rPr>
              <w:t>Guaviare</w:t>
            </w:r>
          </w:p>
        </w:tc>
        <w:tc>
          <w:tcPr>
            <w:tcW w:w="1645"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24B9AD61" w14:textId="77777777" w:rsidR="00DE5DF8" w:rsidRDefault="00DE5DF8">
            <w:pPr>
              <w:spacing w:after="0"/>
              <w:jc w:val="center"/>
            </w:pPr>
            <w:r w:rsidRPr="32F1A7B8">
              <w:rPr>
                <w:rFonts w:ascii="Aptos Display" w:eastAsia="Aptos Display" w:hAnsi="Aptos Display" w:cs="Aptos Display"/>
                <w:color w:val="252423"/>
                <w:sz w:val="16"/>
                <w:szCs w:val="16"/>
                <w:lang w:val="en-US"/>
              </w:rPr>
              <w:t>0%</w:t>
            </w:r>
          </w:p>
        </w:tc>
        <w:tc>
          <w:tcPr>
            <w:tcW w:w="1671"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023D198A" w14:textId="77777777" w:rsidR="00DE5DF8" w:rsidRDefault="00DE5DF8">
            <w:pPr>
              <w:spacing w:after="0"/>
              <w:jc w:val="center"/>
            </w:pPr>
            <w:r w:rsidRPr="32F1A7B8">
              <w:rPr>
                <w:rFonts w:ascii="Aptos Display" w:eastAsia="Aptos Display" w:hAnsi="Aptos Display" w:cs="Aptos Display"/>
                <w:color w:val="000000" w:themeColor="text1"/>
                <w:sz w:val="16"/>
                <w:szCs w:val="16"/>
                <w:lang w:val="en-US"/>
              </w:rPr>
              <w:t>17%</w:t>
            </w:r>
          </w:p>
        </w:tc>
        <w:tc>
          <w:tcPr>
            <w:tcW w:w="3600" w:type="dxa"/>
            <w:tcBorders>
              <w:top w:val="single" w:sz="8" w:space="0" w:color="auto"/>
              <w:left w:val="single" w:sz="8" w:space="0" w:color="auto"/>
              <w:bottom w:val="single" w:sz="8" w:space="0" w:color="auto"/>
              <w:right w:val="single" w:sz="8" w:space="0" w:color="auto"/>
            </w:tcBorders>
            <w:tcMar>
              <w:left w:w="105" w:type="dxa"/>
              <w:right w:w="105" w:type="dxa"/>
            </w:tcMar>
            <w:vAlign w:val="center"/>
          </w:tcPr>
          <w:p w14:paraId="7D09788E" w14:textId="77777777" w:rsidR="00DE5DF8" w:rsidRDefault="00DE5DF8">
            <w:pPr>
              <w:spacing w:after="0"/>
              <w:jc w:val="center"/>
            </w:pPr>
            <w:r w:rsidRPr="32F1A7B8">
              <w:rPr>
                <w:rFonts w:ascii="Aptos Display" w:eastAsia="Aptos Display" w:hAnsi="Aptos Display" w:cs="Aptos Display"/>
                <w:color w:val="000000" w:themeColor="text1"/>
                <w:sz w:val="16"/>
                <w:szCs w:val="16"/>
                <w:lang w:val="en-US"/>
              </w:rPr>
              <w:t>-21,43%</w:t>
            </w:r>
          </w:p>
        </w:tc>
      </w:tr>
      <w:tr w:rsidR="00DE5DF8" w14:paraId="70D3A09C" w14:textId="77777777">
        <w:trPr>
          <w:trHeight w:val="300"/>
        </w:trPr>
        <w:tc>
          <w:tcPr>
            <w:tcW w:w="3915" w:type="dxa"/>
            <w:tcBorders>
              <w:top w:val="single" w:sz="8" w:space="0" w:color="auto"/>
              <w:left w:val="single" w:sz="8" w:space="0" w:color="auto"/>
              <w:bottom w:val="single" w:sz="8" w:space="0" w:color="auto"/>
              <w:right w:val="single" w:sz="8" w:space="0" w:color="auto"/>
            </w:tcBorders>
            <w:shd w:val="clear" w:color="auto" w:fill="4D93D9"/>
            <w:tcMar>
              <w:top w:w="15" w:type="dxa"/>
              <w:left w:w="15" w:type="dxa"/>
              <w:right w:w="15" w:type="dxa"/>
            </w:tcMar>
            <w:vAlign w:val="center"/>
          </w:tcPr>
          <w:p w14:paraId="3C5EB172" w14:textId="77777777" w:rsidR="00DE5DF8" w:rsidRDefault="00DE5DF8">
            <w:pPr>
              <w:spacing w:after="0"/>
              <w:jc w:val="center"/>
            </w:pPr>
            <w:r w:rsidRPr="32F1A7B8">
              <w:rPr>
                <w:rFonts w:ascii="Aptos Display" w:eastAsia="Aptos Display" w:hAnsi="Aptos Display" w:cs="Aptos Display"/>
                <w:color w:val="252423"/>
                <w:sz w:val="16"/>
                <w:szCs w:val="16"/>
                <w:lang w:val="es"/>
              </w:rPr>
              <w:t>Huila*</w:t>
            </w:r>
          </w:p>
        </w:tc>
        <w:tc>
          <w:tcPr>
            <w:tcW w:w="1645" w:type="dxa"/>
            <w:tcBorders>
              <w:top w:val="single" w:sz="8" w:space="0" w:color="auto"/>
              <w:left w:val="single" w:sz="8" w:space="0" w:color="auto"/>
              <w:bottom w:val="single" w:sz="8" w:space="0" w:color="auto"/>
              <w:right w:val="single" w:sz="8" w:space="0" w:color="auto"/>
            </w:tcBorders>
            <w:shd w:val="clear" w:color="auto" w:fill="FF0000"/>
            <w:tcMar>
              <w:top w:w="15" w:type="dxa"/>
              <w:left w:w="15" w:type="dxa"/>
              <w:right w:w="15" w:type="dxa"/>
            </w:tcMar>
            <w:vAlign w:val="center"/>
          </w:tcPr>
          <w:p w14:paraId="17CA2A6C" w14:textId="77777777" w:rsidR="00DE5DF8" w:rsidRDefault="00DE5DF8">
            <w:pPr>
              <w:spacing w:after="0"/>
              <w:jc w:val="center"/>
            </w:pPr>
            <w:r w:rsidRPr="32F1A7B8">
              <w:rPr>
                <w:rFonts w:ascii="Aptos Display" w:eastAsia="Aptos Display" w:hAnsi="Aptos Display" w:cs="Aptos Display"/>
                <w:color w:val="252423"/>
                <w:sz w:val="16"/>
                <w:szCs w:val="16"/>
                <w:lang w:val="en-US"/>
              </w:rPr>
              <w:t>18%</w:t>
            </w:r>
          </w:p>
        </w:tc>
        <w:tc>
          <w:tcPr>
            <w:tcW w:w="1671" w:type="dxa"/>
            <w:tcBorders>
              <w:top w:val="single" w:sz="8" w:space="0" w:color="auto"/>
              <w:left w:val="single" w:sz="8" w:space="0" w:color="auto"/>
              <w:bottom w:val="single" w:sz="8" w:space="0" w:color="auto"/>
              <w:right w:val="single" w:sz="8" w:space="0" w:color="auto"/>
            </w:tcBorders>
            <w:shd w:val="clear" w:color="auto" w:fill="92D050"/>
            <w:tcMar>
              <w:top w:w="15" w:type="dxa"/>
              <w:left w:w="15" w:type="dxa"/>
              <w:right w:w="15" w:type="dxa"/>
            </w:tcMar>
            <w:vAlign w:val="center"/>
          </w:tcPr>
          <w:p w14:paraId="41CA3A11" w14:textId="77777777" w:rsidR="00DE5DF8" w:rsidRDefault="00DE5DF8">
            <w:pPr>
              <w:spacing w:after="0"/>
              <w:jc w:val="center"/>
            </w:pPr>
            <w:r w:rsidRPr="32F1A7B8">
              <w:rPr>
                <w:rFonts w:ascii="Aptos Display" w:eastAsia="Aptos Display" w:hAnsi="Aptos Display" w:cs="Aptos Display"/>
                <w:color w:val="000000" w:themeColor="text1"/>
                <w:sz w:val="16"/>
                <w:szCs w:val="16"/>
                <w:lang w:val="en-US"/>
              </w:rPr>
              <w:t>-1%</w:t>
            </w:r>
          </w:p>
        </w:tc>
        <w:tc>
          <w:tcPr>
            <w:tcW w:w="3600" w:type="dxa"/>
            <w:tcBorders>
              <w:top w:val="single" w:sz="8" w:space="0" w:color="auto"/>
              <w:left w:val="single" w:sz="8" w:space="0" w:color="auto"/>
              <w:bottom w:val="single" w:sz="8" w:space="0" w:color="auto"/>
              <w:right w:val="single" w:sz="8" w:space="0" w:color="auto"/>
            </w:tcBorders>
            <w:shd w:val="clear" w:color="auto" w:fill="92D050"/>
            <w:tcMar>
              <w:left w:w="105" w:type="dxa"/>
              <w:right w:w="105" w:type="dxa"/>
            </w:tcMar>
            <w:vAlign w:val="center"/>
          </w:tcPr>
          <w:p w14:paraId="062266EF" w14:textId="77777777" w:rsidR="00DE5DF8" w:rsidRDefault="00DE5DF8">
            <w:pPr>
              <w:spacing w:after="0"/>
              <w:jc w:val="center"/>
            </w:pPr>
            <w:r w:rsidRPr="32F1A7B8">
              <w:rPr>
                <w:rFonts w:ascii="Aptos Display" w:eastAsia="Aptos Display" w:hAnsi="Aptos Display" w:cs="Aptos Display"/>
                <w:color w:val="000000" w:themeColor="text1"/>
                <w:sz w:val="16"/>
                <w:szCs w:val="16"/>
                <w:lang w:val="en-US"/>
              </w:rPr>
              <w:t>-2,33%</w:t>
            </w:r>
          </w:p>
        </w:tc>
      </w:tr>
      <w:tr w:rsidR="00DE5DF8" w14:paraId="390BA5EC" w14:textId="77777777">
        <w:trPr>
          <w:trHeight w:val="300"/>
        </w:trPr>
        <w:tc>
          <w:tcPr>
            <w:tcW w:w="3915" w:type="dxa"/>
            <w:tcBorders>
              <w:top w:val="single" w:sz="8" w:space="0" w:color="auto"/>
              <w:left w:val="single" w:sz="8" w:space="0" w:color="auto"/>
              <w:bottom w:val="single" w:sz="8" w:space="0" w:color="auto"/>
              <w:right w:val="single" w:sz="8" w:space="0" w:color="auto"/>
            </w:tcBorders>
            <w:shd w:val="clear" w:color="auto" w:fill="4D93D9"/>
            <w:tcMar>
              <w:top w:w="15" w:type="dxa"/>
              <w:left w:w="15" w:type="dxa"/>
              <w:right w:w="15" w:type="dxa"/>
            </w:tcMar>
            <w:vAlign w:val="center"/>
          </w:tcPr>
          <w:p w14:paraId="01C56CF3" w14:textId="77777777" w:rsidR="00DE5DF8" w:rsidRDefault="00DE5DF8">
            <w:pPr>
              <w:spacing w:after="0"/>
              <w:jc w:val="center"/>
            </w:pPr>
            <w:r w:rsidRPr="32F1A7B8">
              <w:rPr>
                <w:rFonts w:ascii="Aptos Display" w:eastAsia="Aptos Display" w:hAnsi="Aptos Display" w:cs="Aptos Display"/>
                <w:color w:val="252423"/>
                <w:sz w:val="16"/>
                <w:szCs w:val="16"/>
                <w:lang w:val="es"/>
              </w:rPr>
              <w:t>La Guajira*</w:t>
            </w:r>
          </w:p>
        </w:tc>
        <w:tc>
          <w:tcPr>
            <w:tcW w:w="1645" w:type="dxa"/>
            <w:tcBorders>
              <w:top w:val="single" w:sz="8" w:space="0" w:color="auto"/>
              <w:left w:val="single" w:sz="8" w:space="0" w:color="auto"/>
              <w:bottom w:val="single" w:sz="8" w:space="0" w:color="auto"/>
              <w:right w:val="single" w:sz="8" w:space="0" w:color="auto"/>
            </w:tcBorders>
            <w:shd w:val="clear" w:color="auto" w:fill="FF0000"/>
            <w:tcMar>
              <w:top w:w="15" w:type="dxa"/>
              <w:left w:w="15" w:type="dxa"/>
              <w:right w:w="15" w:type="dxa"/>
            </w:tcMar>
            <w:vAlign w:val="center"/>
          </w:tcPr>
          <w:p w14:paraId="0DF14587" w14:textId="77777777" w:rsidR="00DE5DF8" w:rsidRDefault="00DE5DF8">
            <w:pPr>
              <w:spacing w:after="0"/>
              <w:jc w:val="center"/>
            </w:pPr>
            <w:r w:rsidRPr="32F1A7B8">
              <w:rPr>
                <w:rFonts w:ascii="Aptos Display" w:eastAsia="Aptos Display" w:hAnsi="Aptos Display" w:cs="Aptos Display"/>
                <w:color w:val="252423"/>
                <w:sz w:val="16"/>
                <w:szCs w:val="16"/>
                <w:lang w:val="en-US"/>
              </w:rPr>
              <w:t>10%</w:t>
            </w:r>
          </w:p>
        </w:tc>
        <w:tc>
          <w:tcPr>
            <w:tcW w:w="1671" w:type="dxa"/>
            <w:tcBorders>
              <w:top w:val="single" w:sz="8" w:space="0" w:color="auto"/>
              <w:left w:val="single" w:sz="8" w:space="0" w:color="auto"/>
              <w:bottom w:val="single" w:sz="8" w:space="0" w:color="auto"/>
              <w:right w:val="single" w:sz="8" w:space="0" w:color="auto"/>
            </w:tcBorders>
            <w:shd w:val="clear" w:color="auto" w:fill="92D050"/>
            <w:tcMar>
              <w:top w:w="15" w:type="dxa"/>
              <w:left w:w="15" w:type="dxa"/>
              <w:right w:w="15" w:type="dxa"/>
            </w:tcMar>
            <w:vAlign w:val="center"/>
          </w:tcPr>
          <w:p w14:paraId="7C04F5B4" w14:textId="77777777" w:rsidR="00DE5DF8" w:rsidRDefault="00DE5DF8">
            <w:pPr>
              <w:spacing w:after="0"/>
              <w:jc w:val="center"/>
            </w:pPr>
            <w:r w:rsidRPr="32F1A7B8">
              <w:rPr>
                <w:rFonts w:ascii="Aptos Display" w:eastAsia="Aptos Display" w:hAnsi="Aptos Display" w:cs="Aptos Display"/>
                <w:color w:val="000000" w:themeColor="text1"/>
                <w:sz w:val="16"/>
                <w:szCs w:val="16"/>
                <w:lang w:val="en-US"/>
              </w:rPr>
              <w:t>-8%</w:t>
            </w:r>
          </w:p>
        </w:tc>
        <w:tc>
          <w:tcPr>
            <w:tcW w:w="3600" w:type="dxa"/>
            <w:tcBorders>
              <w:top w:val="single" w:sz="8" w:space="0" w:color="auto"/>
              <w:left w:val="single" w:sz="8" w:space="0" w:color="auto"/>
              <w:bottom w:val="single" w:sz="8" w:space="0" w:color="auto"/>
              <w:right w:val="single" w:sz="8" w:space="0" w:color="auto"/>
            </w:tcBorders>
            <w:shd w:val="clear" w:color="auto" w:fill="92D050"/>
            <w:tcMar>
              <w:left w:w="105" w:type="dxa"/>
              <w:right w:w="105" w:type="dxa"/>
            </w:tcMar>
            <w:vAlign w:val="center"/>
          </w:tcPr>
          <w:p w14:paraId="6552EAEE" w14:textId="77777777" w:rsidR="00DE5DF8" w:rsidRDefault="00DE5DF8">
            <w:pPr>
              <w:spacing w:after="0"/>
              <w:jc w:val="center"/>
            </w:pPr>
            <w:r w:rsidRPr="32F1A7B8">
              <w:rPr>
                <w:rFonts w:ascii="Aptos Display" w:eastAsia="Aptos Display" w:hAnsi="Aptos Display" w:cs="Aptos Display"/>
                <w:color w:val="000000" w:themeColor="text1"/>
                <w:sz w:val="16"/>
                <w:szCs w:val="16"/>
                <w:lang w:val="en-US"/>
              </w:rPr>
              <w:t>-5,26%</w:t>
            </w:r>
          </w:p>
        </w:tc>
      </w:tr>
      <w:tr w:rsidR="00DE5DF8" w14:paraId="519020CF" w14:textId="77777777">
        <w:trPr>
          <w:trHeight w:val="300"/>
        </w:trPr>
        <w:tc>
          <w:tcPr>
            <w:tcW w:w="3915" w:type="dxa"/>
            <w:tcBorders>
              <w:top w:val="single" w:sz="8" w:space="0" w:color="auto"/>
              <w:left w:val="single" w:sz="8" w:space="0" w:color="auto"/>
              <w:bottom w:val="single" w:sz="8" w:space="0" w:color="auto"/>
              <w:right w:val="single" w:sz="8" w:space="0" w:color="auto"/>
            </w:tcBorders>
            <w:shd w:val="clear" w:color="auto" w:fill="4D93D9"/>
            <w:tcMar>
              <w:top w:w="15" w:type="dxa"/>
              <w:left w:w="15" w:type="dxa"/>
              <w:right w:w="15" w:type="dxa"/>
            </w:tcMar>
            <w:vAlign w:val="center"/>
          </w:tcPr>
          <w:p w14:paraId="0EE91313" w14:textId="77777777" w:rsidR="00DE5DF8" w:rsidRDefault="00DE5DF8">
            <w:pPr>
              <w:spacing w:after="0"/>
              <w:jc w:val="center"/>
            </w:pPr>
            <w:r w:rsidRPr="32F1A7B8">
              <w:rPr>
                <w:rFonts w:ascii="Aptos Display" w:eastAsia="Aptos Display" w:hAnsi="Aptos Display" w:cs="Aptos Display"/>
                <w:color w:val="252423"/>
                <w:sz w:val="16"/>
                <w:szCs w:val="16"/>
                <w:lang w:val="es"/>
              </w:rPr>
              <w:t>Magdalena*</w:t>
            </w:r>
          </w:p>
        </w:tc>
        <w:tc>
          <w:tcPr>
            <w:tcW w:w="1645" w:type="dxa"/>
            <w:tcBorders>
              <w:top w:val="single" w:sz="8" w:space="0" w:color="auto"/>
              <w:left w:val="single" w:sz="8" w:space="0" w:color="auto"/>
              <w:bottom w:val="single" w:sz="8" w:space="0" w:color="auto"/>
              <w:right w:val="single" w:sz="8" w:space="0" w:color="auto"/>
            </w:tcBorders>
            <w:shd w:val="clear" w:color="auto" w:fill="FF0000"/>
            <w:tcMar>
              <w:top w:w="15" w:type="dxa"/>
              <w:left w:w="15" w:type="dxa"/>
              <w:right w:w="15" w:type="dxa"/>
            </w:tcMar>
            <w:vAlign w:val="center"/>
          </w:tcPr>
          <w:p w14:paraId="1E8D6631" w14:textId="77777777" w:rsidR="00DE5DF8" w:rsidRDefault="00DE5DF8">
            <w:pPr>
              <w:spacing w:after="0"/>
              <w:jc w:val="center"/>
            </w:pPr>
            <w:r w:rsidRPr="32F1A7B8">
              <w:rPr>
                <w:rFonts w:ascii="Aptos Display" w:eastAsia="Aptos Display" w:hAnsi="Aptos Display" w:cs="Aptos Display"/>
                <w:color w:val="252423"/>
                <w:sz w:val="16"/>
                <w:szCs w:val="16"/>
                <w:lang w:val="en-US"/>
              </w:rPr>
              <w:t>22%</w:t>
            </w:r>
          </w:p>
        </w:tc>
        <w:tc>
          <w:tcPr>
            <w:tcW w:w="1671" w:type="dxa"/>
            <w:tcBorders>
              <w:top w:val="single" w:sz="8" w:space="0" w:color="auto"/>
              <w:left w:val="single" w:sz="8" w:space="0" w:color="auto"/>
              <w:bottom w:val="single" w:sz="8" w:space="0" w:color="auto"/>
              <w:right w:val="single" w:sz="8" w:space="0" w:color="auto"/>
            </w:tcBorders>
            <w:shd w:val="clear" w:color="auto" w:fill="92D050"/>
            <w:tcMar>
              <w:top w:w="15" w:type="dxa"/>
              <w:left w:w="15" w:type="dxa"/>
              <w:right w:w="15" w:type="dxa"/>
            </w:tcMar>
            <w:vAlign w:val="center"/>
          </w:tcPr>
          <w:p w14:paraId="319638AC" w14:textId="77777777" w:rsidR="00DE5DF8" w:rsidRDefault="00DE5DF8">
            <w:pPr>
              <w:spacing w:after="0"/>
              <w:jc w:val="center"/>
            </w:pPr>
            <w:r w:rsidRPr="32F1A7B8">
              <w:rPr>
                <w:rFonts w:ascii="Aptos Display" w:eastAsia="Aptos Display" w:hAnsi="Aptos Display" w:cs="Aptos Display"/>
                <w:color w:val="000000" w:themeColor="text1"/>
                <w:sz w:val="16"/>
                <w:szCs w:val="16"/>
                <w:lang w:val="en-US"/>
              </w:rPr>
              <w:t>6%</w:t>
            </w:r>
          </w:p>
        </w:tc>
        <w:tc>
          <w:tcPr>
            <w:tcW w:w="3600" w:type="dxa"/>
            <w:tcBorders>
              <w:top w:val="single" w:sz="8" w:space="0" w:color="auto"/>
              <w:left w:val="single" w:sz="8" w:space="0" w:color="auto"/>
              <w:bottom w:val="single" w:sz="8" w:space="0" w:color="auto"/>
              <w:right w:val="single" w:sz="8" w:space="0" w:color="auto"/>
            </w:tcBorders>
            <w:shd w:val="clear" w:color="auto" w:fill="92D050"/>
            <w:tcMar>
              <w:left w:w="105" w:type="dxa"/>
              <w:right w:w="105" w:type="dxa"/>
            </w:tcMar>
            <w:vAlign w:val="center"/>
          </w:tcPr>
          <w:p w14:paraId="6B08F446" w14:textId="77777777" w:rsidR="00DE5DF8" w:rsidRDefault="00DE5DF8">
            <w:pPr>
              <w:spacing w:after="0"/>
              <w:jc w:val="center"/>
            </w:pPr>
            <w:r w:rsidRPr="32F1A7B8">
              <w:rPr>
                <w:rFonts w:ascii="Aptos Display" w:eastAsia="Aptos Display" w:hAnsi="Aptos Display" w:cs="Aptos Display"/>
                <w:color w:val="000000" w:themeColor="text1"/>
                <w:sz w:val="16"/>
                <w:szCs w:val="16"/>
                <w:lang w:val="en-US"/>
              </w:rPr>
              <w:t>-10,97%</w:t>
            </w:r>
          </w:p>
        </w:tc>
      </w:tr>
      <w:tr w:rsidR="00DE5DF8" w14:paraId="1A353003" w14:textId="77777777">
        <w:trPr>
          <w:trHeight w:val="300"/>
        </w:trPr>
        <w:tc>
          <w:tcPr>
            <w:tcW w:w="3915" w:type="dxa"/>
            <w:tcBorders>
              <w:top w:val="single" w:sz="8" w:space="0" w:color="auto"/>
              <w:left w:val="single" w:sz="8" w:space="0" w:color="auto"/>
              <w:bottom w:val="single" w:sz="8" w:space="0" w:color="auto"/>
              <w:right w:val="single" w:sz="8" w:space="0" w:color="auto"/>
            </w:tcBorders>
            <w:shd w:val="clear" w:color="auto" w:fill="4D93D9"/>
            <w:tcMar>
              <w:top w:w="15" w:type="dxa"/>
              <w:left w:w="15" w:type="dxa"/>
              <w:right w:w="15" w:type="dxa"/>
            </w:tcMar>
            <w:vAlign w:val="center"/>
          </w:tcPr>
          <w:p w14:paraId="214776F3" w14:textId="77777777" w:rsidR="00DE5DF8" w:rsidRDefault="00DE5DF8">
            <w:pPr>
              <w:spacing w:after="0"/>
              <w:jc w:val="center"/>
            </w:pPr>
            <w:r w:rsidRPr="32F1A7B8">
              <w:rPr>
                <w:rFonts w:ascii="Aptos Display" w:eastAsia="Aptos Display" w:hAnsi="Aptos Display" w:cs="Aptos Display"/>
                <w:color w:val="252423"/>
                <w:sz w:val="16"/>
                <w:szCs w:val="16"/>
                <w:lang w:val="es"/>
              </w:rPr>
              <w:t>Meta*</w:t>
            </w:r>
          </w:p>
        </w:tc>
        <w:tc>
          <w:tcPr>
            <w:tcW w:w="1645" w:type="dxa"/>
            <w:tcBorders>
              <w:top w:val="single" w:sz="8" w:space="0" w:color="auto"/>
              <w:left w:val="single" w:sz="8" w:space="0" w:color="auto"/>
              <w:bottom w:val="single" w:sz="8" w:space="0" w:color="auto"/>
              <w:right w:val="single" w:sz="8" w:space="0" w:color="auto"/>
            </w:tcBorders>
            <w:shd w:val="clear" w:color="auto" w:fill="FF0000"/>
            <w:tcMar>
              <w:top w:w="15" w:type="dxa"/>
              <w:left w:w="15" w:type="dxa"/>
              <w:right w:w="15" w:type="dxa"/>
            </w:tcMar>
            <w:vAlign w:val="center"/>
          </w:tcPr>
          <w:p w14:paraId="4DAB0245" w14:textId="77777777" w:rsidR="00DE5DF8" w:rsidRDefault="00DE5DF8">
            <w:pPr>
              <w:spacing w:after="0"/>
              <w:jc w:val="center"/>
            </w:pPr>
            <w:r w:rsidRPr="32F1A7B8">
              <w:rPr>
                <w:rFonts w:ascii="Aptos Display" w:eastAsia="Aptos Display" w:hAnsi="Aptos Display" w:cs="Aptos Display"/>
                <w:color w:val="252423"/>
                <w:sz w:val="16"/>
                <w:szCs w:val="16"/>
                <w:lang w:val="en-US"/>
              </w:rPr>
              <w:t>19%</w:t>
            </w:r>
          </w:p>
        </w:tc>
        <w:tc>
          <w:tcPr>
            <w:tcW w:w="1671" w:type="dxa"/>
            <w:tcBorders>
              <w:top w:val="single" w:sz="8" w:space="0" w:color="auto"/>
              <w:left w:val="single" w:sz="8" w:space="0" w:color="auto"/>
              <w:bottom w:val="single" w:sz="8" w:space="0" w:color="auto"/>
              <w:right w:val="single" w:sz="8" w:space="0" w:color="auto"/>
            </w:tcBorders>
            <w:shd w:val="clear" w:color="auto" w:fill="92D050"/>
            <w:tcMar>
              <w:top w:w="15" w:type="dxa"/>
              <w:left w:w="15" w:type="dxa"/>
              <w:right w:w="15" w:type="dxa"/>
            </w:tcMar>
            <w:vAlign w:val="center"/>
          </w:tcPr>
          <w:p w14:paraId="34830189" w14:textId="77777777" w:rsidR="00DE5DF8" w:rsidRDefault="00DE5DF8">
            <w:pPr>
              <w:spacing w:after="0"/>
              <w:jc w:val="center"/>
            </w:pPr>
            <w:r w:rsidRPr="32F1A7B8">
              <w:rPr>
                <w:rFonts w:ascii="Aptos Display" w:eastAsia="Aptos Display" w:hAnsi="Aptos Display" w:cs="Aptos Display"/>
                <w:color w:val="000000" w:themeColor="text1"/>
                <w:sz w:val="16"/>
                <w:szCs w:val="16"/>
                <w:lang w:val="en-US"/>
              </w:rPr>
              <w:t>4%</w:t>
            </w:r>
          </w:p>
        </w:tc>
        <w:tc>
          <w:tcPr>
            <w:tcW w:w="3600" w:type="dxa"/>
            <w:tcBorders>
              <w:top w:val="single" w:sz="8" w:space="0" w:color="auto"/>
              <w:left w:val="single" w:sz="8" w:space="0" w:color="auto"/>
              <w:bottom w:val="single" w:sz="8" w:space="0" w:color="auto"/>
              <w:right w:val="single" w:sz="8" w:space="0" w:color="auto"/>
            </w:tcBorders>
            <w:shd w:val="clear" w:color="auto" w:fill="92D050"/>
            <w:tcMar>
              <w:left w:w="105" w:type="dxa"/>
              <w:right w:w="105" w:type="dxa"/>
            </w:tcMar>
            <w:vAlign w:val="center"/>
          </w:tcPr>
          <w:p w14:paraId="20DEB0E6" w14:textId="77777777" w:rsidR="00DE5DF8" w:rsidRDefault="00DE5DF8">
            <w:pPr>
              <w:spacing w:after="0"/>
              <w:jc w:val="center"/>
            </w:pPr>
            <w:r w:rsidRPr="32F1A7B8">
              <w:rPr>
                <w:rFonts w:ascii="Aptos Display" w:eastAsia="Aptos Display" w:hAnsi="Aptos Display" w:cs="Aptos Display"/>
                <w:color w:val="000000" w:themeColor="text1"/>
                <w:sz w:val="16"/>
                <w:szCs w:val="16"/>
                <w:lang w:val="en-US"/>
              </w:rPr>
              <w:t>4,41%</w:t>
            </w:r>
          </w:p>
        </w:tc>
      </w:tr>
      <w:tr w:rsidR="00DE5DF8" w14:paraId="37A90937" w14:textId="77777777">
        <w:trPr>
          <w:trHeight w:val="300"/>
        </w:trPr>
        <w:tc>
          <w:tcPr>
            <w:tcW w:w="3915" w:type="dxa"/>
            <w:tcBorders>
              <w:top w:val="single" w:sz="8" w:space="0" w:color="auto"/>
              <w:left w:val="single" w:sz="8" w:space="0" w:color="auto"/>
              <w:bottom w:val="single" w:sz="8" w:space="0" w:color="auto"/>
              <w:right w:val="single" w:sz="8" w:space="0" w:color="auto"/>
            </w:tcBorders>
            <w:shd w:val="clear" w:color="auto" w:fill="4D93D9"/>
            <w:tcMar>
              <w:top w:w="15" w:type="dxa"/>
              <w:left w:w="15" w:type="dxa"/>
              <w:right w:w="15" w:type="dxa"/>
            </w:tcMar>
            <w:vAlign w:val="center"/>
          </w:tcPr>
          <w:p w14:paraId="057FAF5F" w14:textId="77777777" w:rsidR="00DE5DF8" w:rsidRDefault="00DE5DF8">
            <w:pPr>
              <w:spacing w:after="0"/>
              <w:jc w:val="center"/>
            </w:pPr>
            <w:r w:rsidRPr="32F1A7B8">
              <w:rPr>
                <w:rFonts w:ascii="Aptos Display" w:eastAsia="Aptos Display" w:hAnsi="Aptos Display" w:cs="Aptos Display"/>
                <w:color w:val="252423"/>
                <w:sz w:val="16"/>
                <w:szCs w:val="16"/>
                <w:lang w:val="es"/>
              </w:rPr>
              <w:t>Nariño*</w:t>
            </w:r>
          </w:p>
        </w:tc>
        <w:tc>
          <w:tcPr>
            <w:tcW w:w="1645"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0E777F8B" w14:textId="77777777" w:rsidR="00DE5DF8" w:rsidRDefault="00DE5DF8">
            <w:pPr>
              <w:spacing w:after="0"/>
              <w:jc w:val="center"/>
            </w:pPr>
            <w:r w:rsidRPr="32F1A7B8">
              <w:rPr>
                <w:rFonts w:ascii="Aptos Display" w:eastAsia="Aptos Display" w:hAnsi="Aptos Display" w:cs="Aptos Display"/>
                <w:color w:val="252423"/>
                <w:sz w:val="16"/>
                <w:szCs w:val="16"/>
                <w:lang w:val="en-US"/>
              </w:rPr>
              <w:t>5%</w:t>
            </w:r>
          </w:p>
        </w:tc>
        <w:tc>
          <w:tcPr>
            <w:tcW w:w="1671" w:type="dxa"/>
            <w:tcBorders>
              <w:top w:val="single" w:sz="8" w:space="0" w:color="auto"/>
              <w:left w:val="single" w:sz="8" w:space="0" w:color="auto"/>
              <w:bottom w:val="single" w:sz="8" w:space="0" w:color="auto"/>
              <w:right w:val="single" w:sz="8" w:space="0" w:color="auto"/>
            </w:tcBorders>
            <w:shd w:val="clear" w:color="auto" w:fill="92D050"/>
            <w:tcMar>
              <w:top w:w="15" w:type="dxa"/>
              <w:left w:w="15" w:type="dxa"/>
              <w:right w:w="15" w:type="dxa"/>
            </w:tcMar>
            <w:vAlign w:val="center"/>
          </w:tcPr>
          <w:p w14:paraId="1964BB89" w14:textId="77777777" w:rsidR="00DE5DF8" w:rsidRDefault="00DE5DF8">
            <w:pPr>
              <w:spacing w:after="0"/>
              <w:jc w:val="center"/>
            </w:pPr>
            <w:r w:rsidRPr="32F1A7B8">
              <w:rPr>
                <w:rFonts w:ascii="Aptos Display" w:eastAsia="Aptos Display" w:hAnsi="Aptos Display" w:cs="Aptos Display"/>
                <w:color w:val="000000" w:themeColor="text1"/>
                <w:sz w:val="16"/>
                <w:szCs w:val="16"/>
                <w:lang w:val="en-US"/>
              </w:rPr>
              <w:t>54%</w:t>
            </w:r>
          </w:p>
        </w:tc>
        <w:tc>
          <w:tcPr>
            <w:tcW w:w="3600" w:type="dxa"/>
            <w:tcBorders>
              <w:top w:val="single" w:sz="8" w:space="0" w:color="auto"/>
              <w:left w:val="single" w:sz="8" w:space="0" w:color="auto"/>
              <w:bottom w:val="single" w:sz="8" w:space="0" w:color="auto"/>
              <w:right w:val="single" w:sz="8" w:space="0" w:color="auto"/>
            </w:tcBorders>
            <w:shd w:val="clear" w:color="auto" w:fill="92D050"/>
            <w:tcMar>
              <w:left w:w="105" w:type="dxa"/>
              <w:right w:w="105" w:type="dxa"/>
            </w:tcMar>
            <w:vAlign w:val="center"/>
          </w:tcPr>
          <w:p w14:paraId="487B278C" w14:textId="77777777" w:rsidR="00DE5DF8" w:rsidRDefault="00DE5DF8">
            <w:pPr>
              <w:spacing w:after="0"/>
              <w:jc w:val="center"/>
            </w:pPr>
            <w:r w:rsidRPr="32F1A7B8">
              <w:rPr>
                <w:rFonts w:ascii="Aptos Display" w:eastAsia="Aptos Display" w:hAnsi="Aptos Display" w:cs="Aptos Display"/>
                <w:color w:val="000000" w:themeColor="text1"/>
                <w:sz w:val="16"/>
                <w:szCs w:val="16"/>
                <w:lang w:val="en-US"/>
              </w:rPr>
              <w:t>-2,94%</w:t>
            </w:r>
          </w:p>
        </w:tc>
      </w:tr>
      <w:tr w:rsidR="00DE5DF8" w14:paraId="29FD52D7" w14:textId="77777777">
        <w:trPr>
          <w:trHeight w:val="300"/>
        </w:trPr>
        <w:tc>
          <w:tcPr>
            <w:tcW w:w="3915" w:type="dxa"/>
            <w:tcBorders>
              <w:top w:val="single" w:sz="8" w:space="0" w:color="auto"/>
              <w:left w:val="single" w:sz="8" w:space="0" w:color="auto"/>
              <w:bottom w:val="single" w:sz="8" w:space="0" w:color="auto"/>
              <w:right w:val="single" w:sz="8" w:space="0" w:color="auto"/>
            </w:tcBorders>
            <w:shd w:val="clear" w:color="auto" w:fill="4D93D9"/>
            <w:tcMar>
              <w:top w:w="15" w:type="dxa"/>
              <w:left w:w="15" w:type="dxa"/>
              <w:right w:w="15" w:type="dxa"/>
            </w:tcMar>
            <w:vAlign w:val="center"/>
          </w:tcPr>
          <w:p w14:paraId="6AD35746" w14:textId="77777777" w:rsidR="00DE5DF8" w:rsidRDefault="00DE5DF8">
            <w:pPr>
              <w:spacing w:after="0"/>
              <w:jc w:val="center"/>
            </w:pPr>
            <w:r w:rsidRPr="32F1A7B8">
              <w:rPr>
                <w:rFonts w:ascii="Aptos Display" w:eastAsia="Aptos Display" w:hAnsi="Aptos Display" w:cs="Aptos Display"/>
                <w:color w:val="252423"/>
                <w:sz w:val="16"/>
                <w:szCs w:val="16"/>
                <w:lang w:val="es"/>
              </w:rPr>
              <w:t>Norte Santander*</w:t>
            </w:r>
          </w:p>
        </w:tc>
        <w:tc>
          <w:tcPr>
            <w:tcW w:w="1645"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48C7FF88" w14:textId="77777777" w:rsidR="00DE5DF8" w:rsidRDefault="00DE5DF8">
            <w:pPr>
              <w:spacing w:after="0"/>
              <w:jc w:val="center"/>
            </w:pPr>
            <w:r w:rsidRPr="32F1A7B8">
              <w:rPr>
                <w:rFonts w:ascii="Aptos Display" w:eastAsia="Aptos Display" w:hAnsi="Aptos Display" w:cs="Aptos Display"/>
                <w:color w:val="252423"/>
                <w:sz w:val="16"/>
                <w:szCs w:val="16"/>
                <w:lang w:val="en-US"/>
              </w:rPr>
              <w:t>10%</w:t>
            </w:r>
          </w:p>
        </w:tc>
        <w:tc>
          <w:tcPr>
            <w:tcW w:w="1671" w:type="dxa"/>
            <w:tcBorders>
              <w:top w:val="single" w:sz="8" w:space="0" w:color="auto"/>
              <w:left w:val="single" w:sz="8" w:space="0" w:color="auto"/>
              <w:bottom w:val="single" w:sz="8" w:space="0" w:color="auto"/>
              <w:right w:val="single" w:sz="8" w:space="0" w:color="auto"/>
            </w:tcBorders>
            <w:shd w:val="clear" w:color="auto" w:fill="92D050"/>
            <w:tcMar>
              <w:top w:w="15" w:type="dxa"/>
              <w:left w:w="15" w:type="dxa"/>
              <w:right w:w="15" w:type="dxa"/>
            </w:tcMar>
            <w:vAlign w:val="center"/>
          </w:tcPr>
          <w:p w14:paraId="3BA2DBD9" w14:textId="77777777" w:rsidR="00DE5DF8" w:rsidRDefault="00DE5DF8">
            <w:pPr>
              <w:spacing w:after="0"/>
              <w:jc w:val="center"/>
            </w:pPr>
            <w:r w:rsidRPr="32F1A7B8">
              <w:rPr>
                <w:rFonts w:ascii="Aptos Display" w:eastAsia="Aptos Display" w:hAnsi="Aptos Display" w:cs="Aptos Display"/>
                <w:color w:val="000000" w:themeColor="text1"/>
                <w:sz w:val="16"/>
                <w:szCs w:val="16"/>
                <w:lang w:val="en-US"/>
              </w:rPr>
              <w:t>34%</w:t>
            </w:r>
          </w:p>
        </w:tc>
        <w:tc>
          <w:tcPr>
            <w:tcW w:w="3600" w:type="dxa"/>
            <w:tcBorders>
              <w:top w:val="single" w:sz="8" w:space="0" w:color="auto"/>
              <w:left w:val="single" w:sz="8" w:space="0" w:color="auto"/>
              <w:bottom w:val="single" w:sz="8" w:space="0" w:color="auto"/>
              <w:right w:val="single" w:sz="8" w:space="0" w:color="auto"/>
            </w:tcBorders>
            <w:shd w:val="clear" w:color="auto" w:fill="92D050"/>
            <w:tcMar>
              <w:left w:w="105" w:type="dxa"/>
              <w:right w:w="105" w:type="dxa"/>
            </w:tcMar>
            <w:vAlign w:val="center"/>
          </w:tcPr>
          <w:p w14:paraId="71D8ECB2" w14:textId="77777777" w:rsidR="00DE5DF8" w:rsidRDefault="00DE5DF8">
            <w:pPr>
              <w:spacing w:after="0"/>
              <w:jc w:val="center"/>
            </w:pPr>
            <w:r w:rsidRPr="32F1A7B8">
              <w:rPr>
                <w:rFonts w:ascii="Aptos Display" w:eastAsia="Aptos Display" w:hAnsi="Aptos Display" w:cs="Aptos Display"/>
                <w:color w:val="000000" w:themeColor="text1"/>
                <w:sz w:val="16"/>
                <w:szCs w:val="16"/>
                <w:lang w:val="en-US"/>
              </w:rPr>
              <w:t>-15,63%</w:t>
            </w:r>
          </w:p>
        </w:tc>
      </w:tr>
      <w:tr w:rsidR="00DE5DF8" w14:paraId="5C0D1367" w14:textId="77777777">
        <w:trPr>
          <w:trHeight w:val="300"/>
        </w:trPr>
        <w:tc>
          <w:tcPr>
            <w:tcW w:w="3915" w:type="dxa"/>
            <w:tcBorders>
              <w:top w:val="single" w:sz="8" w:space="0" w:color="auto"/>
              <w:left w:val="single" w:sz="8" w:space="0" w:color="auto"/>
              <w:bottom w:val="single" w:sz="8" w:space="0" w:color="auto"/>
              <w:right w:val="single" w:sz="8" w:space="0" w:color="auto"/>
            </w:tcBorders>
            <w:shd w:val="clear" w:color="auto" w:fill="4D93D9"/>
            <w:tcMar>
              <w:top w:w="15" w:type="dxa"/>
              <w:left w:w="15" w:type="dxa"/>
              <w:right w:w="15" w:type="dxa"/>
            </w:tcMar>
            <w:vAlign w:val="center"/>
          </w:tcPr>
          <w:p w14:paraId="765FC46A" w14:textId="77777777" w:rsidR="00DE5DF8" w:rsidRDefault="00DE5DF8">
            <w:pPr>
              <w:spacing w:after="0"/>
              <w:jc w:val="center"/>
            </w:pPr>
            <w:r w:rsidRPr="32F1A7B8">
              <w:rPr>
                <w:rFonts w:ascii="Aptos Display" w:eastAsia="Aptos Display" w:hAnsi="Aptos Display" w:cs="Aptos Display"/>
                <w:color w:val="252423"/>
                <w:sz w:val="16"/>
                <w:szCs w:val="16"/>
                <w:lang w:val="es"/>
              </w:rPr>
              <w:t>Putumayo*</w:t>
            </w:r>
          </w:p>
        </w:tc>
        <w:tc>
          <w:tcPr>
            <w:tcW w:w="1645" w:type="dxa"/>
            <w:tcBorders>
              <w:top w:val="single" w:sz="8" w:space="0" w:color="auto"/>
              <w:left w:val="single" w:sz="8" w:space="0" w:color="auto"/>
              <w:bottom w:val="single" w:sz="8" w:space="0" w:color="auto"/>
              <w:right w:val="single" w:sz="8" w:space="0" w:color="auto"/>
            </w:tcBorders>
            <w:shd w:val="clear" w:color="auto" w:fill="FF0000"/>
            <w:tcMar>
              <w:top w:w="15" w:type="dxa"/>
              <w:left w:w="15" w:type="dxa"/>
              <w:right w:w="15" w:type="dxa"/>
            </w:tcMar>
            <w:vAlign w:val="center"/>
          </w:tcPr>
          <w:p w14:paraId="52FF0D32" w14:textId="77777777" w:rsidR="00DE5DF8" w:rsidRDefault="00DE5DF8">
            <w:pPr>
              <w:spacing w:after="0"/>
              <w:jc w:val="center"/>
            </w:pPr>
            <w:r w:rsidRPr="32F1A7B8">
              <w:rPr>
                <w:rFonts w:ascii="Aptos Display" w:eastAsia="Aptos Display" w:hAnsi="Aptos Display" w:cs="Aptos Display"/>
                <w:color w:val="252423"/>
                <w:sz w:val="16"/>
                <w:szCs w:val="16"/>
                <w:lang w:val="en-US"/>
              </w:rPr>
              <w:t>27%</w:t>
            </w:r>
          </w:p>
        </w:tc>
        <w:tc>
          <w:tcPr>
            <w:tcW w:w="1671" w:type="dxa"/>
            <w:tcBorders>
              <w:top w:val="single" w:sz="8" w:space="0" w:color="auto"/>
              <w:left w:val="single" w:sz="8" w:space="0" w:color="auto"/>
              <w:bottom w:val="single" w:sz="8" w:space="0" w:color="auto"/>
              <w:right w:val="single" w:sz="8" w:space="0" w:color="auto"/>
            </w:tcBorders>
            <w:shd w:val="clear" w:color="auto" w:fill="92D050"/>
            <w:tcMar>
              <w:top w:w="15" w:type="dxa"/>
              <w:left w:w="15" w:type="dxa"/>
              <w:right w:w="15" w:type="dxa"/>
            </w:tcMar>
            <w:vAlign w:val="center"/>
          </w:tcPr>
          <w:p w14:paraId="1DAA0637" w14:textId="77777777" w:rsidR="00DE5DF8" w:rsidRDefault="00DE5DF8">
            <w:pPr>
              <w:spacing w:after="0"/>
              <w:jc w:val="center"/>
            </w:pPr>
            <w:r w:rsidRPr="32F1A7B8">
              <w:rPr>
                <w:rFonts w:ascii="Aptos Display" w:eastAsia="Aptos Display" w:hAnsi="Aptos Display" w:cs="Aptos Display"/>
                <w:color w:val="000000" w:themeColor="text1"/>
                <w:sz w:val="16"/>
                <w:szCs w:val="16"/>
                <w:lang w:val="en-US"/>
              </w:rPr>
              <w:t>-12%</w:t>
            </w:r>
          </w:p>
        </w:tc>
        <w:tc>
          <w:tcPr>
            <w:tcW w:w="3600" w:type="dxa"/>
            <w:tcBorders>
              <w:top w:val="single" w:sz="8" w:space="0" w:color="auto"/>
              <w:left w:val="single" w:sz="8" w:space="0" w:color="auto"/>
              <w:bottom w:val="single" w:sz="8" w:space="0" w:color="auto"/>
              <w:right w:val="single" w:sz="8" w:space="0" w:color="auto"/>
            </w:tcBorders>
            <w:shd w:val="clear" w:color="auto" w:fill="92D050"/>
            <w:tcMar>
              <w:left w:w="105" w:type="dxa"/>
              <w:right w:w="105" w:type="dxa"/>
            </w:tcMar>
            <w:vAlign w:val="center"/>
          </w:tcPr>
          <w:p w14:paraId="1EBD37A9" w14:textId="77777777" w:rsidR="00DE5DF8" w:rsidRDefault="00DE5DF8">
            <w:pPr>
              <w:spacing w:after="0"/>
              <w:jc w:val="center"/>
            </w:pPr>
            <w:r w:rsidRPr="32F1A7B8">
              <w:rPr>
                <w:rFonts w:ascii="Aptos Display" w:eastAsia="Aptos Display" w:hAnsi="Aptos Display" w:cs="Aptos Display"/>
                <w:color w:val="000000" w:themeColor="text1"/>
                <w:sz w:val="16"/>
                <w:szCs w:val="16"/>
                <w:lang w:val="en-US"/>
              </w:rPr>
              <w:t>16,44%</w:t>
            </w:r>
          </w:p>
        </w:tc>
      </w:tr>
      <w:tr w:rsidR="00DE5DF8" w14:paraId="23180674" w14:textId="77777777">
        <w:trPr>
          <w:trHeight w:val="300"/>
        </w:trPr>
        <w:tc>
          <w:tcPr>
            <w:tcW w:w="3915" w:type="dxa"/>
            <w:tcBorders>
              <w:top w:val="single" w:sz="8" w:space="0" w:color="auto"/>
              <w:left w:val="single" w:sz="8" w:space="0" w:color="auto"/>
              <w:bottom w:val="single" w:sz="8" w:space="0" w:color="auto"/>
              <w:right w:val="single" w:sz="8" w:space="0" w:color="auto"/>
            </w:tcBorders>
            <w:shd w:val="clear" w:color="auto" w:fill="4D93D9"/>
            <w:tcMar>
              <w:top w:w="15" w:type="dxa"/>
              <w:left w:w="15" w:type="dxa"/>
              <w:right w:w="15" w:type="dxa"/>
            </w:tcMar>
            <w:vAlign w:val="center"/>
          </w:tcPr>
          <w:p w14:paraId="7CAE3B6B" w14:textId="77777777" w:rsidR="00DE5DF8" w:rsidRDefault="00DE5DF8">
            <w:pPr>
              <w:spacing w:after="0"/>
              <w:jc w:val="center"/>
            </w:pPr>
            <w:r w:rsidRPr="32F1A7B8">
              <w:rPr>
                <w:rFonts w:ascii="Aptos Display" w:eastAsia="Aptos Display" w:hAnsi="Aptos Display" w:cs="Aptos Display"/>
                <w:color w:val="252423"/>
                <w:sz w:val="16"/>
                <w:szCs w:val="16"/>
                <w:lang w:val="es"/>
              </w:rPr>
              <w:t>Quindío*</w:t>
            </w:r>
          </w:p>
        </w:tc>
        <w:tc>
          <w:tcPr>
            <w:tcW w:w="1645" w:type="dxa"/>
            <w:tcBorders>
              <w:top w:val="single" w:sz="8" w:space="0" w:color="auto"/>
              <w:left w:val="single" w:sz="8" w:space="0" w:color="auto"/>
              <w:bottom w:val="single" w:sz="8" w:space="0" w:color="auto"/>
              <w:right w:val="single" w:sz="8" w:space="0" w:color="auto"/>
            </w:tcBorders>
            <w:shd w:val="clear" w:color="auto" w:fill="FF0000"/>
            <w:tcMar>
              <w:top w:w="15" w:type="dxa"/>
              <w:left w:w="15" w:type="dxa"/>
              <w:right w:w="15" w:type="dxa"/>
            </w:tcMar>
            <w:vAlign w:val="center"/>
          </w:tcPr>
          <w:p w14:paraId="432A7261" w14:textId="77777777" w:rsidR="00DE5DF8" w:rsidRDefault="00DE5DF8">
            <w:pPr>
              <w:spacing w:after="0"/>
              <w:jc w:val="center"/>
            </w:pPr>
            <w:r w:rsidRPr="32F1A7B8">
              <w:rPr>
                <w:rFonts w:ascii="Aptos Display" w:eastAsia="Aptos Display" w:hAnsi="Aptos Display" w:cs="Aptos Display"/>
                <w:color w:val="252423"/>
                <w:sz w:val="16"/>
                <w:szCs w:val="16"/>
                <w:lang w:val="en-US"/>
              </w:rPr>
              <w:t>10%</w:t>
            </w:r>
          </w:p>
        </w:tc>
        <w:tc>
          <w:tcPr>
            <w:tcW w:w="1671" w:type="dxa"/>
            <w:tcBorders>
              <w:top w:val="single" w:sz="8" w:space="0" w:color="auto"/>
              <w:left w:val="single" w:sz="8" w:space="0" w:color="auto"/>
              <w:bottom w:val="single" w:sz="8" w:space="0" w:color="auto"/>
              <w:right w:val="single" w:sz="8" w:space="0" w:color="auto"/>
            </w:tcBorders>
            <w:shd w:val="clear" w:color="auto" w:fill="92D050"/>
            <w:tcMar>
              <w:top w:w="15" w:type="dxa"/>
              <w:left w:w="15" w:type="dxa"/>
              <w:right w:w="15" w:type="dxa"/>
            </w:tcMar>
            <w:vAlign w:val="center"/>
          </w:tcPr>
          <w:p w14:paraId="4E72CC7A" w14:textId="77777777" w:rsidR="00DE5DF8" w:rsidRDefault="00DE5DF8">
            <w:pPr>
              <w:spacing w:after="0"/>
              <w:jc w:val="center"/>
            </w:pPr>
            <w:r w:rsidRPr="32F1A7B8">
              <w:rPr>
                <w:rFonts w:ascii="Aptos Display" w:eastAsia="Aptos Display" w:hAnsi="Aptos Display" w:cs="Aptos Display"/>
                <w:color w:val="000000" w:themeColor="text1"/>
                <w:sz w:val="16"/>
                <w:szCs w:val="16"/>
                <w:lang w:val="en-US"/>
              </w:rPr>
              <w:t>-11%</w:t>
            </w:r>
          </w:p>
        </w:tc>
        <w:tc>
          <w:tcPr>
            <w:tcW w:w="3600" w:type="dxa"/>
            <w:tcBorders>
              <w:top w:val="single" w:sz="8" w:space="0" w:color="auto"/>
              <w:left w:val="single" w:sz="8" w:space="0" w:color="auto"/>
              <w:bottom w:val="single" w:sz="8" w:space="0" w:color="auto"/>
              <w:right w:val="single" w:sz="8" w:space="0" w:color="auto"/>
            </w:tcBorders>
            <w:shd w:val="clear" w:color="auto" w:fill="92D050"/>
            <w:tcMar>
              <w:left w:w="105" w:type="dxa"/>
              <w:right w:w="105" w:type="dxa"/>
            </w:tcMar>
            <w:vAlign w:val="center"/>
          </w:tcPr>
          <w:p w14:paraId="251B4AF9" w14:textId="77777777" w:rsidR="00DE5DF8" w:rsidRDefault="00DE5DF8">
            <w:pPr>
              <w:spacing w:after="0"/>
              <w:jc w:val="center"/>
            </w:pPr>
            <w:r w:rsidRPr="32F1A7B8">
              <w:rPr>
                <w:rFonts w:ascii="Aptos Display" w:eastAsia="Aptos Display" w:hAnsi="Aptos Display" w:cs="Aptos Display"/>
                <w:color w:val="000000" w:themeColor="text1"/>
                <w:sz w:val="16"/>
                <w:szCs w:val="16"/>
                <w:lang w:val="en-US"/>
              </w:rPr>
              <w:t>17,31%</w:t>
            </w:r>
          </w:p>
        </w:tc>
      </w:tr>
      <w:tr w:rsidR="00DE5DF8" w14:paraId="0A6D2E8F" w14:textId="77777777">
        <w:trPr>
          <w:trHeight w:val="300"/>
        </w:trPr>
        <w:tc>
          <w:tcPr>
            <w:tcW w:w="3915" w:type="dxa"/>
            <w:tcBorders>
              <w:top w:val="single" w:sz="8" w:space="0" w:color="auto"/>
              <w:left w:val="single" w:sz="8" w:space="0" w:color="auto"/>
              <w:bottom w:val="single" w:sz="8" w:space="0" w:color="auto"/>
              <w:right w:val="single" w:sz="8" w:space="0" w:color="auto"/>
            </w:tcBorders>
            <w:shd w:val="clear" w:color="auto" w:fill="4D93D9"/>
            <w:tcMar>
              <w:top w:w="15" w:type="dxa"/>
              <w:left w:w="15" w:type="dxa"/>
              <w:right w:w="15" w:type="dxa"/>
            </w:tcMar>
            <w:vAlign w:val="center"/>
          </w:tcPr>
          <w:p w14:paraId="6BBC5B5E" w14:textId="77777777" w:rsidR="00DE5DF8" w:rsidRDefault="00DE5DF8">
            <w:pPr>
              <w:spacing w:after="0"/>
              <w:jc w:val="center"/>
            </w:pPr>
            <w:r w:rsidRPr="32F1A7B8">
              <w:rPr>
                <w:rFonts w:ascii="Aptos Display" w:eastAsia="Aptos Display" w:hAnsi="Aptos Display" w:cs="Aptos Display"/>
                <w:color w:val="252423"/>
                <w:sz w:val="16"/>
                <w:szCs w:val="16"/>
                <w:lang w:val="es"/>
              </w:rPr>
              <w:t>Risaralda*</w:t>
            </w:r>
          </w:p>
        </w:tc>
        <w:tc>
          <w:tcPr>
            <w:tcW w:w="1645"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340A0D13" w14:textId="77777777" w:rsidR="00DE5DF8" w:rsidRDefault="00DE5DF8">
            <w:pPr>
              <w:spacing w:after="0"/>
              <w:jc w:val="center"/>
            </w:pPr>
            <w:r w:rsidRPr="32F1A7B8">
              <w:rPr>
                <w:rFonts w:ascii="Aptos Display" w:eastAsia="Aptos Display" w:hAnsi="Aptos Display" w:cs="Aptos Display"/>
                <w:color w:val="252423"/>
                <w:sz w:val="16"/>
                <w:szCs w:val="16"/>
                <w:lang w:val="en-US"/>
              </w:rPr>
              <w:t>-5%</w:t>
            </w:r>
          </w:p>
        </w:tc>
        <w:tc>
          <w:tcPr>
            <w:tcW w:w="1671" w:type="dxa"/>
            <w:tcBorders>
              <w:top w:val="single" w:sz="8" w:space="0" w:color="auto"/>
              <w:left w:val="single" w:sz="8" w:space="0" w:color="auto"/>
              <w:bottom w:val="single" w:sz="8" w:space="0" w:color="auto"/>
              <w:right w:val="single" w:sz="8" w:space="0" w:color="auto"/>
            </w:tcBorders>
            <w:shd w:val="clear" w:color="auto" w:fill="FF0000"/>
            <w:tcMar>
              <w:top w:w="15" w:type="dxa"/>
              <w:left w:w="15" w:type="dxa"/>
              <w:right w:w="15" w:type="dxa"/>
            </w:tcMar>
            <w:vAlign w:val="center"/>
          </w:tcPr>
          <w:p w14:paraId="00A46959" w14:textId="77777777" w:rsidR="00DE5DF8" w:rsidRDefault="00DE5DF8">
            <w:pPr>
              <w:spacing w:after="0"/>
              <w:jc w:val="center"/>
            </w:pPr>
            <w:r w:rsidRPr="32F1A7B8">
              <w:rPr>
                <w:rFonts w:ascii="Aptos Display" w:eastAsia="Aptos Display" w:hAnsi="Aptos Display" w:cs="Aptos Display"/>
                <w:color w:val="000000" w:themeColor="text1"/>
                <w:sz w:val="16"/>
                <w:szCs w:val="16"/>
                <w:lang w:val="en-US"/>
              </w:rPr>
              <w:t>30%</w:t>
            </w:r>
          </w:p>
        </w:tc>
        <w:tc>
          <w:tcPr>
            <w:tcW w:w="3600" w:type="dxa"/>
            <w:tcBorders>
              <w:top w:val="single" w:sz="8" w:space="0" w:color="auto"/>
              <w:left w:val="single" w:sz="8" w:space="0" w:color="auto"/>
              <w:bottom w:val="single" w:sz="8" w:space="0" w:color="auto"/>
              <w:right w:val="single" w:sz="8" w:space="0" w:color="auto"/>
            </w:tcBorders>
            <w:shd w:val="clear" w:color="auto" w:fill="92D050"/>
            <w:tcMar>
              <w:left w:w="105" w:type="dxa"/>
              <w:right w:w="105" w:type="dxa"/>
            </w:tcMar>
            <w:vAlign w:val="center"/>
          </w:tcPr>
          <w:p w14:paraId="3E6A2DD6" w14:textId="77777777" w:rsidR="00DE5DF8" w:rsidRDefault="00DE5DF8">
            <w:pPr>
              <w:spacing w:after="0"/>
              <w:jc w:val="center"/>
            </w:pPr>
            <w:r w:rsidRPr="32F1A7B8">
              <w:rPr>
                <w:rFonts w:ascii="Aptos Display" w:eastAsia="Aptos Display" w:hAnsi="Aptos Display" w:cs="Aptos Display"/>
                <w:color w:val="000000" w:themeColor="text1"/>
                <w:sz w:val="16"/>
                <w:szCs w:val="16"/>
                <w:lang w:val="en-US"/>
              </w:rPr>
              <w:t>-1,33%</w:t>
            </w:r>
          </w:p>
        </w:tc>
      </w:tr>
      <w:tr w:rsidR="00DE5DF8" w14:paraId="05D7BFEA" w14:textId="77777777">
        <w:trPr>
          <w:trHeight w:val="300"/>
        </w:trPr>
        <w:tc>
          <w:tcPr>
            <w:tcW w:w="3915" w:type="dxa"/>
            <w:tcBorders>
              <w:top w:val="single" w:sz="8" w:space="0" w:color="auto"/>
              <w:left w:val="single" w:sz="8" w:space="0" w:color="auto"/>
              <w:bottom w:val="single" w:sz="8" w:space="0" w:color="auto"/>
              <w:right w:val="single" w:sz="8" w:space="0" w:color="auto"/>
            </w:tcBorders>
            <w:shd w:val="clear" w:color="auto" w:fill="4D93D9"/>
            <w:tcMar>
              <w:top w:w="15" w:type="dxa"/>
              <w:left w:w="15" w:type="dxa"/>
              <w:right w:w="15" w:type="dxa"/>
            </w:tcMar>
            <w:vAlign w:val="center"/>
          </w:tcPr>
          <w:p w14:paraId="199FCB4A" w14:textId="77777777" w:rsidR="00DE5DF8" w:rsidRDefault="00DE5DF8">
            <w:pPr>
              <w:spacing w:after="0"/>
              <w:jc w:val="center"/>
            </w:pPr>
            <w:r w:rsidRPr="32F1A7B8">
              <w:rPr>
                <w:rFonts w:ascii="Aptos Display" w:eastAsia="Aptos Display" w:hAnsi="Aptos Display" w:cs="Aptos Display"/>
                <w:color w:val="252423"/>
                <w:sz w:val="16"/>
                <w:szCs w:val="16"/>
                <w:lang w:val="es"/>
              </w:rPr>
              <w:t>Santander*</w:t>
            </w:r>
          </w:p>
        </w:tc>
        <w:tc>
          <w:tcPr>
            <w:tcW w:w="1645"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22469739" w14:textId="77777777" w:rsidR="00DE5DF8" w:rsidRDefault="00DE5DF8">
            <w:pPr>
              <w:spacing w:after="0"/>
              <w:jc w:val="center"/>
            </w:pPr>
            <w:r w:rsidRPr="32F1A7B8">
              <w:rPr>
                <w:rFonts w:ascii="Aptos Display" w:eastAsia="Aptos Display" w:hAnsi="Aptos Display" w:cs="Aptos Display"/>
                <w:color w:val="252423"/>
                <w:sz w:val="16"/>
                <w:szCs w:val="16"/>
                <w:lang w:val="en-US"/>
              </w:rPr>
              <w:t>-2%</w:t>
            </w:r>
          </w:p>
        </w:tc>
        <w:tc>
          <w:tcPr>
            <w:tcW w:w="1671" w:type="dxa"/>
            <w:tcBorders>
              <w:top w:val="single" w:sz="8" w:space="0" w:color="auto"/>
              <w:left w:val="single" w:sz="8" w:space="0" w:color="auto"/>
              <w:bottom w:val="single" w:sz="8" w:space="0" w:color="auto"/>
              <w:right w:val="single" w:sz="8" w:space="0" w:color="auto"/>
            </w:tcBorders>
            <w:shd w:val="clear" w:color="auto" w:fill="FF0000"/>
            <w:tcMar>
              <w:top w:w="15" w:type="dxa"/>
              <w:left w:w="15" w:type="dxa"/>
              <w:right w:w="15" w:type="dxa"/>
            </w:tcMar>
            <w:vAlign w:val="center"/>
          </w:tcPr>
          <w:p w14:paraId="0924282C" w14:textId="77777777" w:rsidR="00DE5DF8" w:rsidRDefault="00DE5DF8">
            <w:pPr>
              <w:spacing w:after="0"/>
              <w:jc w:val="center"/>
            </w:pPr>
            <w:r w:rsidRPr="32F1A7B8">
              <w:rPr>
                <w:rFonts w:ascii="Aptos Display" w:eastAsia="Aptos Display" w:hAnsi="Aptos Display" w:cs="Aptos Display"/>
                <w:color w:val="000000" w:themeColor="text1"/>
                <w:sz w:val="16"/>
                <w:szCs w:val="16"/>
                <w:lang w:val="en-US"/>
              </w:rPr>
              <w:t>11%</w:t>
            </w:r>
          </w:p>
        </w:tc>
        <w:tc>
          <w:tcPr>
            <w:tcW w:w="3600" w:type="dxa"/>
            <w:tcBorders>
              <w:top w:val="single" w:sz="8" w:space="0" w:color="auto"/>
              <w:left w:val="single" w:sz="8" w:space="0" w:color="auto"/>
              <w:bottom w:val="single" w:sz="8" w:space="0" w:color="auto"/>
              <w:right w:val="single" w:sz="8" w:space="0" w:color="auto"/>
            </w:tcBorders>
            <w:shd w:val="clear" w:color="auto" w:fill="92D050"/>
            <w:tcMar>
              <w:left w:w="105" w:type="dxa"/>
              <w:right w:w="105" w:type="dxa"/>
            </w:tcMar>
            <w:vAlign w:val="center"/>
          </w:tcPr>
          <w:p w14:paraId="4B25D7E1" w14:textId="77777777" w:rsidR="00DE5DF8" w:rsidRDefault="00DE5DF8">
            <w:pPr>
              <w:spacing w:after="0"/>
              <w:jc w:val="center"/>
            </w:pPr>
            <w:r w:rsidRPr="32F1A7B8">
              <w:rPr>
                <w:rFonts w:ascii="Aptos Display" w:eastAsia="Aptos Display" w:hAnsi="Aptos Display" w:cs="Aptos Display"/>
                <w:color w:val="000000" w:themeColor="text1"/>
                <w:sz w:val="16"/>
                <w:szCs w:val="16"/>
                <w:lang w:val="en-US"/>
              </w:rPr>
              <w:t>-13,79%</w:t>
            </w:r>
          </w:p>
        </w:tc>
      </w:tr>
      <w:tr w:rsidR="00DE5DF8" w14:paraId="006AD7F6" w14:textId="77777777">
        <w:trPr>
          <w:trHeight w:val="300"/>
        </w:trPr>
        <w:tc>
          <w:tcPr>
            <w:tcW w:w="3915" w:type="dxa"/>
            <w:tcBorders>
              <w:top w:val="single" w:sz="8" w:space="0" w:color="auto"/>
              <w:left w:val="single" w:sz="8" w:space="0" w:color="auto"/>
              <w:bottom w:val="single" w:sz="8" w:space="0" w:color="auto"/>
              <w:right w:val="single" w:sz="8" w:space="0" w:color="auto"/>
            </w:tcBorders>
            <w:shd w:val="clear" w:color="auto" w:fill="4D93D9"/>
            <w:tcMar>
              <w:top w:w="15" w:type="dxa"/>
              <w:left w:w="15" w:type="dxa"/>
              <w:right w:w="15" w:type="dxa"/>
            </w:tcMar>
            <w:vAlign w:val="center"/>
          </w:tcPr>
          <w:p w14:paraId="40EA1A12" w14:textId="77777777" w:rsidR="00DE5DF8" w:rsidRDefault="00DE5DF8">
            <w:pPr>
              <w:spacing w:after="0"/>
              <w:jc w:val="center"/>
            </w:pPr>
            <w:r w:rsidRPr="32F1A7B8">
              <w:rPr>
                <w:rFonts w:ascii="Aptos Display" w:eastAsia="Aptos Display" w:hAnsi="Aptos Display" w:cs="Aptos Display"/>
                <w:color w:val="252423"/>
                <w:sz w:val="16"/>
                <w:szCs w:val="16"/>
                <w:lang w:val="es"/>
              </w:rPr>
              <w:t>Sucre*</w:t>
            </w:r>
          </w:p>
        </w:tc>
        <w:tc>
          <w:tcPr>
            <w:tcW w:w="1645" w:type="dxa"/>
            <w:tcBorders>
              <w:top w:val="single" w:sz="8" w:space="0" w:color="auto"/>
              <w:left w:val="single" w:sz="8" w:space="0" w:color="auto"/>
              <w:bottom w:val="single" w:sz="8" w:space="0" w:color="auto"/>
              <w:right w:val="single" w:sz="8" w:space="0" w:color="auto"/>
            </w:tcBorders>
            <w:shd w:val="clear" w:color="auto" w:fill="FF0000"/>
            <w:tcMar>
              <w:top w:w="15" w:type="dxa"/>
              <w:left w:w="15" w:type="dxa"/>
              <w:right w:w="15" w:type="dxa"/>
            </w:tcMar>
            <w:vAlign w:val="center"/>
          </w:tcPr>
          <w:p w14:paraId="6FF708DE" w14:textId="77777777" w:rsidR="00DE5DF8" w:rsidRDefault="00DE5DF8">
            <w:pPr>
              <w:spacing w:after="0"/>
              <w:jc w:val="center"/>
            </w:pPr>
            <w:r w:rsidRPr="32F1A7B8">
              <w:rPr>
                <w:rFonts w:ascii="Aptos Display" w:eastAsia="Aptos Display" w:hAnsi="Aptos Display" w:cs="Aptos Display"/>
                <w:color w:val="252423"/>
                <w:sz w:val="16"/>
                <w:szCs w:val="16"/>
                <w:lang w:val="en-US"/>
              </w:rPr>
              <w:t>19%</w:t>
            </w:r>
          </w:p>
        </w:tc>
        <w:tc>
          <w:tcPr>
            <w:tcW w:w="1671" w:type="dxa"/>
            <w:tcBorders>
              <w:top w:val="single" w:sz="8" w:space="0" w:color="auto"/>
              <w:left w:val="single" w:sz="8" w:space="0" w:color="auto"/>
              <w:bottom w:val="single" w:sz="8" w:space="0" w:color="auto"/>
              <w:right w:val="single" w:sz="8" w:space="0" w:color="auto"/>
            </w:tcBorders>
            <w:shd w:val="clear" w:color="auto" w:fill="92D050"/>
            <w:tcMar>
              <w:top w:w="15" w:type="dxa"/>
              <w:left w:w="15" w:type="dxa"/>
              <w:right w:w="15" w:type="dxa"/>
            </w:tcMar>
            <w:vAlign w:val="center"/>
          </w:tcPr>
          <w:p w14:paraId="731C0ECD" w14:textId="77777777" w:rsidR="00DE5DF8" w:rsidRDefault="00DE5DF8">
            <w:pPr>
              <w:spacing w:after="0"/>
              <w:jc w:val="center"/>
            </w:pPr>
            <w:r w:rsidRPr="32F1A7B8">
              <w:rPr>
                <w:rFonts w:ascii="Aptos Display" w:eastAsia="Aptos Display" w:hAnsi="Aptos Display" w:cs="Aptos Display"/>
                <w:color w:val="000000" w:themeColor="text1"/>
                <w:sz w:val="16"/>
                <w:szCs w:val="16"/>
                <w:lang w:val="en-US"/>
              </w:rPr>
              <w:t>-11%</w:t>
            </w:r>
          </w:p>
        </w:tc>
        <w:tc>
          <w:tcPr>
            <w:tcW w:w="3600" w:type="dxa"/>
            <w:tcBorders>
              <w:top w:val="single" w:sz="8" w:space="0" w:color="auto"/>
              <w:left w:val="single" w:sz="8" w:space="0" w:color="auto"/>
              <w:bottom w:val="single" w:sz="8" w:space="0" w:color="auto"/>
              <w:right w:val="single" w:sz="8" w:space="0" w:color="auto"/>
            </w:tcBorders>
            <w:shd w:val="clear" w:color="auto" w:fill="92D050"/>
            <w:tcMar>
              <w:left w:w="105" w:type="dxa"/>
              <w:right w:w="105" w:type="dxa"/>
            </w:tcMar>
            <w:vAlign w:val="center"/>
          </w:tcPr>
          <w:p w14:paraId="1670CCBB" w14:textId="77777777" w:rsidR="00DE5DF8" w:rsidRDefault="00DE5DF8">
            <w:pPr>
              <w:spacing w:after="0"/>
              <w:jc w:val="center"/>
            </w:pPr>
            <w:r w:rsidRPr="32F1A7B8">
              <w:rPr>
                <w:rFonts w:ascii="Aptos Display" w:eastAsia="Aptos Display" w:hAnsi="Aptos Display" w:cs="Aptos Display"/>
                <w:color w:val="000000" w:themeColor="text1"/>
                <w:sz w:val="16"/>
                <w:szCs w:val="16"/>
                <w:lang w:val="en-US"/>
              </w:rPr>
              <w:t>12,66%</w:t>
            </w:r>
          </w:p>
        </w:tc>
      </w:tr>
      <w:tr w:rsidR="00DE5DF8" w14:paraId="2829742F" w14:textId="77777777">
        <w:trPr>
          <w:trHeight w:val="300"/>
        </w:trPr>
        <w:tc>
          <w:tcPr>
            <w:tcW w:w="3915" w:type="dxa"/>
            <w:tcBorders>
              <w:top w:val="single" w:sz="8" w:space="0" w:color="auto"/>
              <w:left w:val="single" w:sz="8" w:space="0" w:color="auto"/>
              <w:bottom w:val="single" w:sz="8" w:space="0" w:color="auto"/>
              <w:right w:val="single" w:sz="8" w:space="0" w:color="auto"/>
            </w:tcBorders>
            <w:shd w:val="clear" w:color="auto" w:fill="4D93D9"/>
            <w:tcMar>
              <w:top w:w="15" w:type="dxa"/>
              <w:left w:w="15" w:type="dxa"/>
              <w:right w:w="15" w:type="dxa"/>
            </w:tcMar>
            <w:vAlign w:val="center"/>
          </w:tcPr>
          <w:p w14:paraId="1DEBAA6C" w14:textId="77777777" w:rsidR="00DE5DF8" w:rsidRDefault="00DE5DF8">
            <w:pPr>
              <w:spacing w:after="0"/>
              <w:jc w:val="center"/>
            </w:pPr>
            <w:r w:rsidRPr="32F1A7B8">
              <w:rPr>
                <w:rFonts w:ascii="Aptos Display" w:eastAsia="Aptos Display" w:hAnsi="Aptos Display" w:cs="Aptos Display"/>
                <w:color w:val="252423"/>
                <w:sz w:val="16"/>
                <w:szCs w:val="16"/>
                <w:lang w:val="es"/>
              </w:rPr>
              <w:t>Tolima*</w:t>
            </w:r>
          </w:p>
        </w:tc>
        <w:tc>
          <w:tcPr>
            <w:tcW w:w="1645" w:type="dxa"/>
            <w:tcBorders>
              <w:top w:val="single" w:sz="8" w:space="0" w:color="auto"/>
              <w:left w:val="single" w:sz="8" w:space="0" w:color="auto"/>
              <w:bottom w:val="single" w:sz="8" w:space="0" w:color="auto"/>
              <w:right w:val="single" w:sz="8" w:space="0" w:color="auto"/>
            </w:tcBorders>
            <w:shd w:val="clear" w:color="auto" w:fill="FF0000"/>
            <w:tcMar>
              <w:top w:w="15" w:type="dxa"/>
              <w:left w:w="15" w:type="dxa"/>
              <w:right w:w="15" w:type="dxa"/>
            </w:tcMar>
            <w:vAlign w:val="center"/>
          </w:tcPr>
          <w:p w14:paraId="74F5B199" w14:textId="77777777" w:rsidR="00DE5DF8" w:rsidRDefault="00DE5DF8">
            <w:pPr>
              <w:spacing w:after="0"/>
              <w:jc w:val="center"/>
            </w:pPr>
            <w:r w:rsidRPr="32F1A7B8">
              <w:rPr>
                <w:rFonts w:ascii="Aptos Display" w:eastAsia="Aptos Display" w:hAnsi="Aptos Display" w:cs="Aptos Display"/>
                <w:color w:val="252423"/>
                <w:sz w:val="16"/>
                <w:szCs w:val="16"/>
                <w:lang w:val="en-US"/>
              </w:rPr>
              <w:t>23%</w:t>
            </w:r>
          </w:p>
        </w:tc>
        <w:tc>
          <w:tcPr>
            <w:tcW w:w="1671" w:type="dxa"/>
            <w:tcBorders>
              <w:top w:val="single" w:sz="8" w:space="0" w:color="auto"/>
              <w:left w:val="single" w:sz="8" w:space="0" w:color="auto"/>
              <w:bottom w:val="single" w:sz="8" w:space="0" w:color="auto"/>
              <w:right w:val="single" w:sz="8" w:space="0" w:color="auto"/>
            </w:tcBorders>
            <w:shd w:val="clear" w:color="auto" w:fill="92D050"/>
            <w:tcMar>
              <w:top w:w="15" w:type="dxa"/>
              <w:left w:w="15" w:type="dxa"/>
              <w:right w:w="15" w:type="dxa"/>
            </w:tcMar>
            <w:vAlign w:val="center"/>
          </w:tcPr>
          <w:p w14:paraId="10AB210D" w14:textId="77777777" w:rsidR="00DE5DF8" w:rsidRDefault="00DE5DF8">
            <w:pPr>
              <w:spacing w:after="0"/>
              <w:jc w:val="center"/>
            </w:pPr>
            <w:r w:rsidRPr="32F1A7B8">
              <w:rPr>
                <w:rFonts w:ascii="Aptos Display" w:eastAsia="Aptos Display" w:hAnsi="Aptos Display" w:cs="Aptos Display"/>
                <w:color w:val="000000" w:themeColor="text1"/>
                <w:sz w:val="16"/>
                <w:szCs w:val="16"/>
                <w:lang w:val="en-US"/>
              </w:rPr>
              <w:t>5%</w:t>
            </w:r>
          </w:p>
        </w:tc>
        <w:tc>
          <w:tcPr>
            <w:tcW w:w="3600" w:type="dxa"/>
            <w:tcBorders>
              <w:top w:val="single" w:sz="8" w:space="0" w:color="auto"/>
              <w:left w:val="single" w:sz="8" w:space="0" w:color="auto"/>
              <w:bottom w:val="single" w:sz="8" w:space="0" w:color="auto"/>
              <w:right w:val="single" w:sz="8" w:space="0" w:color="auto"/>
            </w:tcBorders>
            <w:shd w:val="clear" w:color="auto" w:fill="92D050"/>
            <w:tcMar>
              <w:left w:w="105" w:type="dxa"/>
              <w:right w:w="105" w:type="dxa"/>
            </w:tcMar>
            <w:vAlign w:val="center"/>
          </w:tcPr>
          <w:p w14:paraId="101F9F28" w14:textId="77777777" w:rsidR="00DE5DF8" w:rsidRDefault="00DE5DF8">
            <w:pPr>
              <w:spacing w:after="0"/>
              <w:jc w:val="center"/>
            </w:pPr>
            <w:r w:rsidRPr="32F1A7B8">
              <w:rPr>
                <w:rFonts w:ascii="Aptos Display" w:eastAsia="Aptos Display" w:hAnsi="Aptos Display" w:cs="Aptos Display"/>
                <w:color w:val="000000" w:themeColor="text1"/>
                <w:sz w:val="16"/>
                <w:szCs w:val="16"/>
                <w:lang w:val="en-US"/>
              </w:rPr>
              <w:t>-9,68%</w:t>
            </w:r>
          </w:p>
        </w:tc>
      </w:tr>
      <w:tr w:rsidR="00DE5DF8" w14:paraId="6AA1DFE2" w14:textId="77777777">
        <w:trPr>
          <w:trHeight w:val="300"/>
        </w:trPr>
        <w:tc>
          <w:tcPr>
            <w:tcW w:w="3915" w:type="dxa"/>
            <w:tcBorders>
              <w:top w:val="single" w:sz="8" w:space="0" w:color="auto"/>
              <w:left w:val="single" w:sz="8" w:space="0" w:color="auto"/>
              <w:bottom w:val="single" w:sz="8" w:space="0" w:color="auto"/>
              <w:right w:val="single" w:sz="8" w:space="0" w:color="auto"/>
            </w:tcBorders>
            <w:shd w:val="clear" w:color="auto" w:fill="4D93D9"/>
            <w:tcMar>
              <w:top w:w="15" w:type="dxa"/>
              <w:left w:w="15" w:type="dxa"/>
              <w:right w:w="15" w:type="dxa"/>
            </w:tcMar>
            <w:vAlign w:val="center"/>
          </w:tcPr>
          <w:p w14:paraId="595B00D2" w14:textId="77777777" w:rsidR="00DE5DF8" w:rsidRDefault="00DE5DF8">
            <w:pPr>
              <w:spacing w:after="0"/>
              <w:jc w:val="center"/>
            </w:pPr>
            <w:r w:rsidRPr="32F1A7B8">
              <w:rPr>
                <w:rFonts w:ascii="Aptos Display" w:eastAsia="Aptos Display" w:hAnsi="Aptos Display" w:cs="Aptos Display"/>
                <w:color w:val="252423"/>
                <w:sz w:val="16"/>
                <w:szCs w:val="16"/>
                <w:lang w:val="es"/>
              </w:rPr>
              <w:t>Valle Del Cauca*</w:t>
            </w:r>
          </w:p>
        </w:tc>
        <w:tc>
          <w:tcPr>
            <w:tcW w:w="1645" w:type="dxa"/>
            <w:tcBorders>
              <w:top w:val="single" w:sz="8" w:space="0" w:color="auto"/>
              <w:left w:val="single" w:sz="8" w:space="0" w:color="auto"/>
              <w:bottom w:val="single" w:sz="8" w:space="0" w:color="auto"/>
              <w:right w:val="single" w:sz="8" w:space="0" w:color="auto"/>
            </w:tcBorders>
            <w:shd w:val="clear" w:color="auto" w:fill="FF0000"/>
            <w:tcMar>
              <w:top w:w="15" w:type="dxa"/>
              <w:left w:w="15" w:type="dxa"/>
              <w:right w:w="15" w:type="dxa"/>
            </w:tcMar>
            <w:vAlign w:val="center"/>
          </w:tcPr>
          <w:p w14:paraId="133B58A6" w14:textId="77777777" w:rsidR="00DE5DF8" w:rsidRDefault="00DE5DF8">
            <w:pPr>
              <w:spacing w:after="0"/>
              <w:jc w:val="center"/>
            </w:pPr>
            <w:r w:rsidRPr="32F1A7B8">
              <w:rPr>
                <w:rFonts w:ascii="Aptos Display" w:eastAsia="Aptos Display" w:hAnsi="Aptos Display" w:cs="Aptos Display"/>
                <w:color w:val="252423"/>
                <w:sz w:val="16"/>
                <w:szCs w:val="16"/>
                <w:lang w:val="en-US"/>
              </w:rPr>
              <w:t>14%</w:t>
            </w:r>
          </w:p>
        </w:tc>
        <w:tc>
          <w:tcPr>
            <w:tcW w:w="1671" w:type="dxa"/>
            <w:tcBorders>
              <w:top w:val="single" w:sz="8" w:space="0" w:color="auto"/>
              <w:left w:val="single" w:sz="8" w:space="0" w:color="auto"/>
              <w:bottom w:val="single" w:sz="8" w:space="0" w:color="auto"/>
              <w:right w:val="single" w:sz="8" w:space="0" w:color="auto"/>
            </w:tcBorders>
            <w:shd w:val="clear" w:color="auto" w:fill="92D050"/>
            <w:tcMar>
              <w:top w:w="15" w:type="dxa"/>
              <w:left w:w="15" w:type="dxa"/>
              <w:right w:w="15" w:type="dxa"/>
            </w:tcMar>
            <w:vAlign w:val="center"/>
          </w:tcPr>
          <w:p w14:paraId="66C4A268" w14:textId="77777777" w:rsidR="00DE5DF8" w:rsidRDefault="00DE5DF8">
            <w:pPr>
              <w:spacing w:after="0"/>
              <w:jc w:val="center"/>
            </w:pPr>
            <w:r w:rsidRPr="32F1A7B8">
              <w:rPr>
                <w:rFonts w:ascii="Aptos Display" w:eastAsia="Aptos Display" w:hAnsi="Aptos Display" w:cs="Aptos Display"/>
                <w:color w:val="000000" w:themeColor="text1"/>
                <w:sz w:val="16"/>
                <w:szCs w:val="16"/>
                <w:lang w:val="en-US"/>
              </w:rPr>
              <w:t>-8%</w:t>
            </w:r>
          </w:p>
        </w:tc>
        <w:tc>
          <w:tcPr>
            <w:tcW w:w="3600" w:type="dxa"/>
            <w:tcBorders>
              <w:top w:val="single" w:sz="8" w:space="0" w:color="auto"/>
              <w:left w:val="single" w:sz="8" w:space="0" w:color="auto"/>
              <w:bottom w:val="single" w:sz="8" w:space="0" w:color="auto"/>
              <w:right w:val="single" w:sz="8" w:space="0" w:color="auto"/>
            </w:tcBorders>
            <w:shd w:val="clear" w:color="auto" w:fill="92D050"/>
            <w:tcMar>
              <w:left w:w="105" w:type="dxa"/>
              <w:right w:w="105" w:type="dxa"/>
            </w:tcMar>
            <w:vAlign w:val="center"/>
          </w:tcPr>
          <w:p w14:paraId="20976246" w14:textId="77777777" w:rsidR="00DE5DF8" w:rsidRDefault="00DE5DF8">
            <w:pPr>
              <w:spacing w:after="0"/>
              <w:jc w:val="center"/>
            </w:pPr>
            <w:r w:rsidRPr="32F1A7B8">
              <w:rPr>
                <w:rFonts w:ascii="Aptos Display" w:eastAsia="Aptos Display" w:hAnsi="Aptos Display" w:cs="Aptos Display"/>
                <w:color w:val="000000" w:themeColor="text1"/>
                <w:sz w:val="16"/>
                <w:szCs w:val="16"/>
                <w:lang w:val="en-US"/>
              </w:rPr>
              <w:t>-4,51%</w:t>
            </w:r>
          </w:p>
        </w:tc>
      </w:tr>
      <w:tr w:rsidR="00DE5DF8" w14:paraId="67B05B96" w14:textId="77777777">
        <w:trPr>
          <w:trHeight w:val="300"/>
        </w:trPr>
        <w:tc>
          <w:tcPr>
            <w:tcW w:w="3915"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5F16D3BE" w14:textId="77777777" w:rsidR="00DE5DF8" w:rsidRDefault="00DE5DF8">
            <w:pPr>
              <w:spacing w:after="0"/>
              <w:jc w:val="center"/>
            </w:pPr>
            <w:r w:rsidRPr="32F1A7B8">
              <w:rPr>
                <w:rFonts w:ascii="Aptos Display" w:eastAsia="Aptos Display" w:hAnsi="Aptos Display" w:cs="Aptos Display"/>
                <w:color w:val="252423"/>
                <w:sz w:val="16"/>
                <w:szCs w:val="16"/>
                <w:lang w:val="es"/>
              </w:rPr>
              <w:t>Vaupés</w:t>
            </w:r>
          </w:p>
        </w:tc>
        <w:tc>
          <w:tcPr>
            <w:tcW w:w="1645"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09C5F66B" w14:textId="77777777" w:rsidR="00DE5DF8" w:rsidRDefault="00DE5DF8">
            <w:pPr>
              <w:spacing w:after="0"/>
              <w:jc w:val="center"/>
            </w:pPr>
            <w:r w:rsidRPr="32F1A7B8">
              <w:rPr>
                <w:rFonts w:ascii="Aptos Display" w:eastAsia="Aptos Display" w:hAnsi="Aptos Display" w:cs="Aptos Display"/>
                <w:sz w:val="16"/>
                <w:szCs w:val="16"/>
                <w:lang w:val="en-US"/>
              </w:rPr>
              <w:t xml:space="preserve"> </w:t>
            </w:r>
          </w:p>
        </w:tc>
        <w:tc>
          <w:tcPr>
            <w:tcW w:w="1671"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0A8B2AE9" w14:textId="77777777" w:rsidR="00DE5DF8" w:rsidRDefault="00DE5DF8">
            <w:pPr>
              <w:spacing w:after="0"/>
              <w:jc w:val="center"/>
            </w:pPr>
            <w:r w:rsidRPr="32F1A7B8">
              <w:rPr>
                <w:rFonts w:ascii="Aptos Display" w:eastAsia="Aptos Display" w:hAnsi="Aptos Display" w:cs="Aptos Display"/>
                <w:color w:val="000000" w:themeColor="text1"/>
                <w:sz w:val="16"/>
                <w:szCs w:val="16"/>
                <w:lang w:val="en-US"/>
              </w:rPr>
              <w:t>-50%</w:t>
            </w:r>
          </w:p>
        </w:tc>
        <w:tc>
          <w:tcPr>
            <w:tcW w:w="3600" w:type="dxa"/>
            <w:tcBorders>
              <w:top w:val="single" w:sz="8" w:space="0" w:color="auto"/>
              <w:left w:val="single" w:sz="8" w:space="0" w:color="auto"/>
              <w:bottom w:val="single" w:sz="8" w:space="0" w:color="auto"/>
              <w:right w:val="single" w:sz="8" w:space="0" w:color="auto"/>
            </w:tcBorders>
            <w:shd w:val="clear" w:color="auto" w:fill="FFFFFF" w:themeFill="background1"/>
            <w:tcMar>
              <w:left w:w="105" w:type="dxa"/>
              <w:right w:w="105" w:type="dxa"/>
            </w:tcMar>
            <w:vAlign w:val="center"/>
          </w:tcPr>
          <w:p w14:paraId="17F9DD6D" w14:textId="77777777" w:rsidR="00DE5DF8" w:rsidRDefault="00DE5DF8">
            <w:pPr>
              <w:spacing w:after="0"/>
              <w:jc w:val="center"/>
            </w:pPr>
            <w:r w:rsidRPr="32F1A7B8">
              <w:rPr>
                <w:rFonts w:ascii="Aptos Display" w:eastAsia="Aptos Display" w:hAnsi="Aptos Display" w:cs="Aptos Display"/>
                <w:color w:val="000000" w:themeColor="text1"/>
                <w:sz w:val="16"/>
                <w:szCs w:val="16"/>
                <w:lang w:val="en-US"/>
              </w:rPr>
              <w:t>-100%</w:t>
            </w:r>
          </w:p>
        </w:tc>
      </w:tr>
      <w:tr w:rsidR="00DE5DF8" w14:paraId="5E8315B6" w14:textId="77777777">
        <w:trPr>
          <w:trHeight w:val="300"/>
        </w:trPr>
        <w:tc>
          <w:tcPr>
            <w:tcW w:w="3915"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73B68426" w14:textId="77777777" w:rsidR="00DE5DF8" w:rsidRDefault="00DE5DF8">
            <w:pPr>
              <w:spacing w:after="0"/>
              <w:jc w:val="center"/>
            </w:pPr>
            <w:r w:rsidRPr="32F1A7B8">
              <w:rPr>
                <w:rFonts w:ascii="Aptos Display" w:eastAsia="Aptos Display" w:hAnsi="Aptos Display" w:cs="Aptos Display"/>
                <w:color w:val="252423"/>
                <w:sz w:val="16"/>
                <w:szCs w:val="16"/>
                <w:lang w:val="es"/>
              </w:rPr>
              <w:lastRenderedPageBreak/>
              <w:t>Vichada</w:t>
            </w:r>
          </w:p>
        </w:tc>
        <w:tc>
          <w:tcPr>
            <w:tcW w:w="1645"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3BF88CE8" w14:textId="77777777" w:rsidR="00DE5DF8" w:rsidRDefault="00DE5DF8">
            <w:pPr>
              <w:spacing w:after="0"/>
              <w:jc w:val="center"/>
            </w:pPr>
            <w:r w:rsidRPr="32F1A7B8">
              <w:rPr>
                <w:rFonts w:ascii="Aptos Display" w:eastAsia="Aptos Display" w:hAnsi="Aptos Display" w:cs="Aptos Display"/>
                <w:color w:val="252423"/>
                <w:sz w:val="16"/>
                <w:szCs w:val="16"/>
                <w:lang w:val="en-US"/>
              </w:rPr>
              <w:t>125%</w:t>
            </w:r>
          </w:p>
        </w:tc>
        <w:tc>
          <w:tcPr>
            <w:tcW w:w="1671"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494277B9" w14:textId="77777777" w:rsidR="00DE5DF8" w:rsidRDefault="00DE5DF8">
            <w:pPr>
              <w:spacing w:after="0"/>
              <w:jc w:val="center"/>
            </w:pPr>
            <w:r w:rsidRPr="32F1A7B8">
              <w:rPr>
                <w:rFonts w:ascii="Aptos Display" w:eastAsia="Aptos Display" w:hAnsi="Aptos Display" w:cs="Aptos Display"/>
                <w:color w:val="000000" w:themeColor="text1"/>
                <w:sz w:val="16"/>
                <w:szCs w:val="16"/>
                <w:lang w:val="en-US"/>
              </w:rPr>
              <w:t>44%</w:t>
            </w:r>
          </w:p>
        </w:tc>
        <w:tc>
          <w:tcPr>
            <w:tcW w:w="3600" w:type="dxa"/>
            <w:tcBorders>
              <w:top w:val="single" w:sz="8" w:space="0" w:color="auto"/>
              <w:left w:val="single" w:sz="8" w:space="0" w:color="auto"/>
              <w:bottom w:val="single" w:sz="8" w:space="0" w:color="auto"/>
              <w:right w:val="single" w:sz="8" w:space="0" w:color="auto"/>
            </w:tcBorders>
            <w:shd w:val="clear" w:color="auto" w:fill="FFFFFF" w:themeFill="background1"/>
            <w:tcMar>
              <w:left w:w="105" w:type="dxa"/>
              <w:right w:w="105" w:type="dxa"/>
            </w:tcMar>
            <w:vAlign w:val="center"/>
          </w:tcPr>
          <w:p w14:paraId="15F7CD13" w14:textId="77777777" w:rsidR="00DE5DF8" w:rsidRDefault="00DE5DF8">
            <w:pPr>
              <w:spacing w:after="0"/>
              <w:jc w:val="center"/>
            </w:pPr>
            <w:r w:rsidRPr="32F1A7B8">
              <w:rPr>
                <w:rFonts w:ascii="Aptos Display" w:eastAsia="Aptos Display" w:hAnsi="Aptos Display" w:cs="Aptos Display"/>
                <w:color w:val="000000" w:themeColor="text1"/>
                <w:sz w:val="16"/>
                <w:szCs w:val="16"/>
                <w:lang w:val="en-US"/>
              </w:rPr>
              <w:t>-41,7%</w:t>
            </w:r>
          </w:p>
        </w:tc>
      </w:tr>
      <w:tr w:rsidR="00DE5DF8" w14:paraId="049E256A" w14:textId="77777777">
        <w:trPr>
          <w:trHeight w:val="300"/>
        </w:trPr>
        <w:tc>
          <w:tcPr>
            <w:tcW w:w="3915"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65E4CFB7" w14:textId="77777777" w:rsidR="00DE5DF8" w:rsidRDefault="00DE5DF8">
            <w:pPr>
              <w:spacing w:after="0"/>
              <w:jc w:val="center"/>
            </w:pPr>
            <w:r w:rsidRPr="32F1A7B8">
              <w:rPr>
                <w:rFonts w:ascii="Aptos Display" w:eastAsia="Aptos Display" w:hAnsi="Aptos Display" w:cs="Aptos Display"/>
                <w:color w:val="252423"/>
                <w:sz w:val="16"/>
                <w:szCs w:val="16"/>
                <w:lang w:val="es"/>
              </w:rPr>
              <w:t>Total</w:t>
            </w:r>
          </w:p>
        </w:tc>
        <w:tc>
          <w:tcPr>
            <w:tcW w:w="1645" w:type="dxa"/>
            <w:tcBorders>
              <w:top w:val="single" w:sz="8" w:space="0" w:color="auto"/>
              <w:left w:val="single" w:sz="8" w:space="0" w:color="auto"/>
              <w:bottom w:val="single" w:sz="8" w:space="0" w:color="auto"/>
              <w:right w:val="single" w:sz="8" w:space="0" w:color="auto"/>
            </w:tcBorders>
            <w:shd w:val="clear" w:color="auto" w:fill="FF0000"/>
            <w:tcMar>
              <w:top w:w="15" w:type="dxa"/>
              <w:left w:w="15" w:type="dxa"/>
              <w:right w:w="15" w:type="dxa"/>
            </w:tcMar>
            <w:vAlign w:val="center"/>
          </w:tcPr>
          <w:p w14:paraId="16018F34" w14:textId="77777777" w:rsidR="00DE5DF8" w:rsidRDefault="00DE5DF8">
            <w:pPr>
              <w:spacing w:after="0"/>
              <w:jc w:val="center"/>
            </w:pPr>
            <w:r w:rsidRPr="32F1A7B8">
              <w:rPr>
                <w:rFonts w:ascii="Aptos Display" w:eastAsia="Aptos Display" w:hAnsi="Aptos Display" w:cs="Aptos Display"/>
                <w:color w:val="252423"/>
                <w:sz w:val="16"/>
                <w:szCs w:val="16"/>
                <w:lang w:val="en-US"/>
              </w:rPr>
              <w:t>14%</w:t>
            </w:r>
          </w:p>
        </w:tc>
        <w:tc>
          <w:tcPr>
            <w:tcW w:w="1671" w:type="dxa"/>
            <w:tcBorders>
              <w:top w:val="single" w:sz="8" w:space="0" w:color="auto"/>
              <w:left w:val="single" w:sz="8" w:space="0" w:color="auto"/>
              <w:bottom w:val="single" w:sz="8" w:space="0" w:color="auto"/>
              <w:right w:val="single" w:sz="8" w:space="0" w:color="auto"/>
            </w:tcBorders>
            <w:shd w:val="clear" w:color="auto" w:fill="F1A983"/>
            <w:tcMar>
              <w:top w:w="15" w:type="dxa"/>
              <w:left w:w="15" w:type="dxa"/>
              <w:right w:w="15" w:type="dxa"/>
            </w:tcMar>
            <w:vAlign w:val="center"/>
          </w:tcPr>
          <w:p w14:paraId="54DF6AB2" w14:textId="77777777" w:rsidR="00DE5DF8" w:rsidRDefault="00DE5DF8">
            <w:pPr>
              <w:spacing w:after="0"/>
              <w:jc w:val="center"/>
            </w:pPr>
            <w:r w:rsidRPr="32F1A7B8">
              <w:rPr>
                <w:rFonts w:ascii="Aptos Display" w:eastAsia="Aptos Display" w:hAnsi="Aptos Display" w:cs="Aptos Display"/>
                <w:color w:val="000000" w:themeColor="text1"/>
                <w:sz w:val="16"/>
                <w:szCs w:val="16"/>
                <w:lang w:val="en-US"/>
              </w:rPr>
              <w:t>6%</w:t>
            </w:r>
          </w:p>
        </w:tc>
        <w:tc>
          <w:tcPr>
            <w:tcW w:w="3600" w:type="dxa"/>
            <w:tcBorders>
              <w:top w:val="single" w:sz="8" w:space="0" w:color="auto"/>
              <w:left w:val="single" w:sz="8" w:space="0" w:color="auto"/>
              <w:bottom w:val="single" w:sz="8" w:space="0" w:color="auto"/>
              <w:right w:val="single" w:sz="8" w:space="0" w:color="auto"/>
            </w:tcBorders>
            <w:shd w:val="clear" w:color="auto" w:fill="92D050"/>
            <w:tcMar>
              <w:left w:w="105" w:type="dxa"/>
              <w:right w:w="105" w:type="dxa"/>
            </w:tcMar>
            <w:vAlign w:val="center"/>
          </w:tcPr>
          <w:p w14:paraId="1A0D2055" w14:textId="77777777" w:rsidR="00DE5DF8" w:rsidRDefault="00DE5DF8">
            <w:pPr>
              <w:spacing w:after="0"/>
              <w:jc w:val="center"/>
            </w:pPr>
            <w:r w:rsidRPr="32F1A7B8">
              <w:rPr>
                <w:rFonts w:ascii="Aptos Display" w:eastAsia="Aptos Display" w:hAnsi="Aptos Display" w:cs="Aptos Display"/>
                <w:color w:val="000000" w:themeColor="text1"/>
                <w:sz w:val="16"/>
                <w:szCs w:val="16"/>
                <w:lang w:val="en-US"/>
              </w:rPr>
              <w:t>-3,55%</w:t>
            </w:r>
          </w:p>
        </w:tc>
      </w:tr>
      <w:tr w:rsidR="00DE5DF8" w14:paraId="2E31CE9A" w14:textId="77777777">
        <w:trPr>
          <w:trHeight w:val="255"/>
        </w:trPr>
        <w:tc>
          <w:tcPr>
            <w:tcW w:w="10831" w:type="dxa"/>
            <w:gridSpan w:val="4"/>
            <w:tcBorders>
              <w:top w:val="single" w:sz="8" w:space="0" w:color="auto"/>
              <w:left w:val="single" w:sz="8" w:space="0" w:color="auto"/>
              <w:bottom w:val="single" w:sz="8" w:space="0" w:color="auto"/>
              <w:right w:val="single" w:sz="8" w:space="0" w:color="auto"/>
            </w:tcBorders>
            <w:shd w:val="clear" w:color="auto" w:fill="4D93D9"/>
            <w:tcMar>
              <w:top w:w="15" w:type="dxa"/>
              <w:left w:w="15" w:type="dxa"/>
              <w:right w:w="15" w:type="dxa"/>
            </w:tcMar>
            <w:vAlign w:val="center"/>
          </w:tcPr>
          <w:p w14:paraId="420E0064" w14:textId="77777777" w:rsidR="00DE5DF8" w:rsidRDefault="00DE5DF8">
            <w:pPr>
              <w:spacing w:after="0"/>
              <w:jc w:val="center"/>
            </w:pPr>
            <w:r w:rsidRPr="4F57E9C6">
              <w:rPr>
                <w:rFonts w:ascii="Aptos Display" w:eastAsia="Aptos Display" w:hAnsi="Aptos Display" w:cs="Aptos Display"/>
                <w:color w:val="000000" w:themeColor="text1"/>
                <w:sz w:val="16"/>
                <w:szCs w:val="16"/>
                <w:lang w:val="es-ES"/>
              </w:rPr>
              <w:t>* Departamentos con implementación Motodestrezas - 2024</w:t>
            </w:r>
          </w:p>
        </w:tc>
      </w:tr>
    </w:tbl>
    <w:p w14:paraId="47CFAE5B" w14:textId="77777777" w:rsidR="00DE5DF8" w:rsidRDefault="00DE5DF8" w:rsidP="00DE5DF8">
      <w:pPr>
        <w:spacing w:line="257" w:lineRule="auto"/>
        <w:jc w:val="both"/>
      </w:pPr>
      <w:r w:rsidRPr="32F1A7B8">
        <w:rPr>
          <w:rFonts w:ascii="Aptos Display" w:eastAsia="Aptos Display" w:hAnsi="Aptos Display" w:cs="Aptos Display"/>
          <w:b/>
          <w:bCs/>
          <w:color w:val="000000" w:themeColor="text1"/>
          <w:sz w:val="16"/>
          <w:szCs w:val="16"/>
          <w:lang w:val="es"/>
        </w:rPr>
        <w:t>Fuente:</w:t>
      </w:r>
      <w:r w:rsidRPr="32F1A7B8">
        <w:rPr>
          <w:rFonts w:ascii="Aptos Display" w:eastAsia="Aptos Display" w:hAnsi="Aptos Display" w:cs="Aptos Display"/>
          <w:color w:val="000000" w:themeColor="text1"/>
          <w:sz w:val="16"/>
          <w:szCs w:val="16"/>
          <w:lang w:val="es"/>
        </w:rPr>
        <w:t xml:space="preserve"> Observatorio Nacional de Seguridad Vial</w:t>
      </w:r>
    </w:p>
    <w:p w14:paraId="0560ACAF" w14:textId="77777777" w:rsidR="00DE5DF8" w:rsidRDefault="00DE5DF8" w:rsidP="00DE5DF8">
      <w:pPr>
        <w:spacing w:line="276" w:lineRule="auto"/>
        <w:jc w:val="both"/>
      </w:pPr>
      <w:r w:rsidRPr="32F1A7B8">
        <w:rPr>
          <w:rFonts w:ascii="Aptos Display" w:eastAsia="Aptos Display" w:hAnsi="Aptos Display" w:cs="Aptos Display"/>
          <w:sz w:val="24"/>
          <w:szCs w:val="24"/>
        </w:rPr>
        <w:t>Como se puede observar, 21 departamentos de los 24 que estuvieron dentro del alcance del programa, presentaron una disminución de fatalidades del actor vial motociclista, comparados con 2022 y 2023.</w:t>
      </w:r>
    </w:p>
    <w:p w14:paraId="68CD5DF5" w14:textId="77777777" w:rsidR="00DE5DF8" w:rsidRDefault="00DE5DF8" w:rsidP="00DE5DF8">
      <w:pPr>
        <w:spacing w:line="276" w:lineRule="auto"/>
        <w:jc w:val="both"/>
      </w:pPr>
      <w:r w:rsidRPr="32F1A7B8">
        <w:rPr>
          <w:rFonts w:ascii="Aptos Display" w:eastAsia="Aptos Display" w:hAnsi="Aptos Display" w:cs="Aptos Display"/>
          <w:sz w:val="24"/>
          <w:szCs w:val="24"/>
        </w:rPr>
        <w:t>Boyacá, Quindío, Putumayo, y Sucre tuvieron un aumento porcentual de2023 al 2024 de un 21,61%, 17,31%, 16,44% y 12,66% respectivamente, posterior a la implementación del programa y comparando el año 2021 con el 2024.</w:t>
      </w:r>
    </w:p>
    <w:p w14:paraId="299A7C89" w14:textId="77777777" w:rsidR="00DE5DF8" w:rsidRDefault="00DE5DF8" w:rsidP="00DE5DF8">
      <w:pPr>
        <w:spacing w:line="276" w:lineRule="auto"/>
        <w:jc w:val="both"/>
      </w:pPr>
      <w:r w:rsidRPr="32F1A7B8">
        <w:rPr>
          <w:rFonts w:ascii="Aptos Display" w:eastAsia="Aptos Display" w:hAnsi="Aptos Display" w:cs="Aptos Display"/>
          <w:sz w:val="24"/>
          <w:szCs w:val="24"/>
        </w:rPr>
        <w:t xml:space="preserve">Sin embargo, se destaca la situación de los Departamentos en los cuales disminuyó el porcentaje de incremento en fatalidades: Atlántico con un -12,57%; Caquetá con –13,33%; Cauca con -10,17%; Córdoba con -3,92%, Cundinamarca con -4.06%; Huila con -2,33%, La Guajira con -5,26%; Magdalena con -10,97%; Norte de Santander con -15,63%. </w:t>
      </w:r>
    </w:p>
    <w:p w14:paraId="26A86944" w14:textId="77777777" w:rsidR="00DE5DF8" w:rsidRDefault="00DE5DF8" w:rsidP="00DE5DF8">
      <w:pPr>
        <w:spacing w:line="276" w:lineRule="auto"/>
        <w:jc w:val="both"/>
      </w:pPr>
      <w:r w:rsidRPr="32F1A7B8">
        <w:rPr>
          <w:rFonts w:ascii="Aptos Display" w:eastAsia="Aptos Display" w:hAnsi="Aptos Display" w:cs="Aptos Display"/>
          <w:sz w:val="24"/>
          <w:szCs w:val="24"/>
        </w:rPr>
        <w:t>Por tanto, se evidencia entonces que se presentó una reducción de víctimas fatales donde el programa fue aplicado de -7,72% evidenciando cifras positivas desde la implementación de la primera versión. Cabe mencionar que la consecución de tal contención y disminución de motociclistas fallecidos es el resultado de diversas implementaciones de estrategias y programas que la Agencia Nacional de Seguridad Vial y entidades municipales y regionales han implementado en territorio, y en donde el programa Motodestrezas ha podido brindar un apoyo en lo que respecta a la formación de los actores viales vulnerables.</w:t>
      </w:r>
    </w:p>
    <w:p w14:paraId="0543B6E2" w14:textId="77777777" w:rsidR="00A472D1" w:rsidRDefault="00A472D1" w:rsidP="00A472D1">
      <w:pPr>
        <w:pStyle w:val="Prrafodelista"/>
        <w:numPr>
          <w:ilvl w:val="1"/>
          <w:numId w:val="13"/>
        </w:numPr>
        <w:tabs>
          <w:tab w:val="left" w:pos="719"/>
          <w:tab w:val="left" w:pos="721"/>
        </w:tabs>
        <w:spacing w:before="2" w:line="261" w:lineRule="auto"/>
        <w:ind w:right="145"/>
        <w:jc w:val="both"/>
        <w:rPr>
          <w:sz w:val="24"/>
          <w:szCs w:val="24"/>
        </w:rPr>
      </w:pPr>
      <w:r w:rsidRPr="4728A325">
        <w:rPr>
          <w:w w:val="80"/>
          <w:sz w:val="24"/>
          <w:szCs w:val="24"/>
        </w:rPr>
        <w:t>¿Qué</w:t>
      </w:r>
      <w:r w:rsidRPr="4728A325">
        <w:rPr>
          <w:sz w:val="24"/>
          <w:szCs w:val="24"/>
        </w:rPr>
        <w:t xml:space="preserve"> </w:t>
      </w:r>
      <w:r w:rsidRPr="4728A325">
        <w:rPr>
          <w:w w:val="80"/>
          <w:sz w:val="24"/>
          <w:szCs w:val="24"/>
        </w:rPr>
        <w:t>acciones</w:t>
      </w:r>
      <w:r w:rsidRPr="4728A325">
        <w:rPr>
          <w:sz w:val="24"/>
          <w:szCs w:val="24"/>
        </w:rPr>
        <w:t xml:space="preserve"> </w:t>
      </w:r>
      <w:r w:rsidRPr="4728A325">
        <w:rPr>
          <w:w w:val="80"/>
          <w:sz w:val="24"/>
          <w:szCs w:val="24"/>
        </w:rPr>
        <w:t>se</w:t>
      </w:r>
      <w:r w:rsidRPr="4728A325">
        <w:rPr>
          <w:sz w:val="24"/>
          <w:szCs w:val="24"/>
        </w:rPr>
        <w:t xml:space="preserve"> </w:t>
      </w:r>
      <w:r w:rsidRPr="4728A325">
        <w:rPr>
          <w:w w:val="80"/>
          <w:sz w:val="24"/>
          <w:szCs w:val="24"/>
        </w:rPr>
        <w:t>han</w:t>
      </w:r>
      <w:r w:rsidRPr="4728A325">
        <w:rPr>
          <w:sz w:val="24"/>
          <w:szCs w:val="24"/>
        </w:rPr>
        <w:t xml:space="preserve"> </w:t>
      </w:r>
      <w:r w:rsidRPr="4728A325">
        <w:rPr>
          <w:w w:val="80"/>
          <w:sz w:val="24"/>
          <w:szCs w:val="24"/>
        </w:rPr>
        <w:t>adoptado</w:t>
      </w:r>
      <w:r w:rsidRPr="4728A325">
        <w:rPr>
          <w:sz w:val="24"/>
          <w:szCs w:val="24"/>
        </w:rPr>
        <w:t xml:space="preserve"> </w:t>
      </w:r>
      <w:r w:rsidRPr="4728A325">
        <w:rPr>
          <w:w w:val="80"/>
          <w:sz w:val="24"/>
          <w:szCs w:val="24"/>
        </w:rPr>
        <w:t>para</w:t>
      </w:r>
      <w:r w:rsidRPr="4728A325">
        <w:rPr>
          <w:sz w:val="24"/>
          <w:szCs w:val="24"/>
        </w:rPr>
        <w:t xml:space="preserve"> </w:t>
      </w:r>
      <w:r w:rsidRPr="4728A325">
        <w:rPr>
          <w:w w:val="80"/>
          <w:sz w:val="24"/>
          <w:szCs w:val="24"/>
        </w:rPr>
        <w:t>mejorar</w:t>
      </w:r>
      <w:r w:rsidRPr="4728A325">
        <w:rPr>
          <w:sz w:val="24"/>
          <w:szCs w:val="24"/>
        </w:rPr>
        <w:t xml:space="preserve"> </w:t>
      </w:r>
      <w:r w:rsidRPr="4728A325">
        <w:rPr>
          <w:w w:val="80"/>
          <w:sz w:val="24"/>
          <w:szCs w:val="24"/>
        </w:rPr>
        <w:t>las</w:t>
      </w:r>
      <w:r w:rsidRPr="4728A325">
        <w:rPr>
          <w:sz w:val="24"/>
          <w:szCs w:val="24"/>
        </w:rPr>
        <w:t xml:space="preserve"> </w:t>
      </w:r>
      <w:r w:rsidRPr="4728A325">
        <w:rPr>
          <w:w w:val="80"/>
          <w:sz w:val="24"/>
          <w:szCs w:val="24"/>
        </w:rPr>
        <w:t>condiciones</w:t>
      </w:r>
      <w:r w:rsidRPr="4728A325">
        <w:rPr>
          <w:sz w:val="24"/>
          <w:szCs w:val="24"/>
        </w:rPr>
        <w:t xml:space="preserve"> </w:t>
      </w:r>
      <w:r w:rsidRPr="4728A325">
        <w:rPr>
          <w:w w:val="80"/>
          <w:sz w:val="24"/>
          <w:szCs w:val="24"/>
        </w:rPr>
        <w:t>de</w:t>
      </w:r>
      <w:r w:rsidRPr="4728A325">
        <w:rPr>
          <w:sz w:val="24"/>
          <w:szCs w:val="24"/>
        </w:rPr>
        <w:t xml:space="preserve"> </w:t>
      </w:r>
      <w:r w:rsidRPr="4728A325">
        <w:rPr>
          <w:w w:val="80"/>
          <w:sz w:val="24"/>
          <w:szCs w:val="24"/>
        </w:rPr>
        <w:t>seguridad</w:t>
      </w:r>
      <w:r w:rsidRPr="4728A325">
        <w:rPr>
          <w:sz w:val="24"/>
          <w:szCs w:val="24"/>
        </w:rPr>
        <w:t xml:space="preserve"> </w:t>
      </w:r>
      <w:r w:rsidRPr="4728A325">
        <w:rPr>
          <w:w w:val="80"/>
          <w:sz w:val="24"/>
          <w:szCs w:val="24"/>
        </w:rPr>
        <w:t>de</w:t>
      </w:r>
      <w:r w:rsidRPr="4728A325">
        <w:rPr>
          <w:sz w:val="24"/>
          <w:szCs w:val="24"/>
        </w:rPr>
        <w:t xml:space="preserve"> </w:t>
      </w:r>
      <w:r w:rsidRPr="4728A325">
        <w:rPr>
          <w:w w:val="80"/>
          <w:sz w:val="24"/>
          <w:szCs w:val="24"/>
        </w:rPr>
        <w:t>los</w:t>
      </w:r>
      <w:r w:rsidRPr="4728A325">
        <w:rPr>
          <w:sz w:val="24"/>
          <w:szCs w:val="24"/>
        </w:rPr>
        <w:t xml:space="preserve"> </w:t>
      </w:r>
      <w:r w:rsidRPr="4728A325">
        <w:rPr>
          <w:w w:val="80"/>
          <w:sz w:val="24"/>
          <w:szCs w:val="24"/>
        </w:rPr>
        <w:t>motociclistas</w:t>
      </w:r>
      <w:r w:rsidRPr="4728A325">
        <w:rPr>
          <w:sz w:val="24"/>
          <w:szCs w:val="24"/>
        </w:rPr>
        <w:t xml:space="preserve"> </w:t>
      </w:r>
      <w:r w:rsidRPr="4728A325">
        <w:rPr>
          <w:w w:val="80"/>
          <w:sz w:val="24"/>
          <w:szCs w:val="24"/>
        </w:rPr>
        <w:t>frente</w:t>
      </w:r>
      <w:r w:rsidRPr="4728A325">
        <w:rPr>
          <w:spacing w:val="40"/>
          <w:sz w:val="24"/>
          <w:szCs w:val="24"/>
        </w:rPr>
        <w:t xml:space="preserve"> </w:t>
      </w:r>
      <w:r w:rsidRPr="4728A325">
        <w:rPr>
          <w:w w:val="90"/>
          <w:sz w:val="24"/>
          <w:szCs w:val="24"/>
        </w:rPr>
        <w:t>a elementos</w:t>
      </w:r>
      <w:r w:rsidRPr="4728A325">
        <w:rPr>
          <w:spacing w:val="-1"/>
          <w:w w:val="90"/>
          <w:sz w:val="24"/>
          <w:szCs w:val="24"/>
        </w:rPr>
        <w:t xml:space="preserve"> </w:t>
      </w:r>
      <w:r w:rsidRPr="4728A325">
        <w:rPr>
          <w:w w:val="90"/>
          <w:sz w:val="24"/>
          <w:szCs w:val="24"/>
        </w:rPr>
        <w:t>como</w:t>
      </w:r>
      <w:r w:rsidRPr="4728A325">
        <w:rPr>
          <w:spacing w:val="-2"/>
          <w:w w:val="90"/>
          <w:sz w:val="24"/>
          <w:szCs w:val="24"/>
        </w:rPr>
        <w:t xml:space="preserve"> </w:t>
      </w:r>
      <w:r w:rsidRPr="4728A325">
        <w:rPr>
          <w:w w:val="90"/>
          <w:sz w:val="24"/>
          <w:szCs w:val="24"/>
        </w:rPr>
        <w:t>cascos,</w:t>
      </w:r>
      <w:r w:rsidRPr="4728A325">
        <w:rPr>
          <w:spacing w:val="-1"/>
          <w:w w:val="90"/>
          <w:sz w:val="24"/>
          <w:szCs w:val="24"/>
        </w:rPr>
        <w:t xml:space="preserve"> </w:t>
      </w:r>
      <w:r w:rsidRPr="4728A325">
        <w:rPr>
          <w:w w:val="90"/>
          <w:sz w:val="24"/>
          <w:szCs w:val="24"/>
        </w:rPr>
        <w:t>sistemas</w:t>
      </w:r>
      <w:r w:rsidRPr="4728A325">
        <w:rPr>
          <w:spacing w:val="-2"/>
          <w:w w:val="90"/>
          <w:sz w:val="24"/>
          <w:szCs w:val="24"/>
        </w:rPr>
        <w:t xml:space="preserve"> </w:t>
      </w:r>
      <w:r w:rsidRPr="4728A325">
        <w:rPr>
          <w:w w:val="90"/>
          <w:sz w:val="24"/>
          <w:szCs w:val="24"/>
        </w:rPr>
        <w:t>de</w:t>
      </w:r>
      <w:r w:rsidRPr="4728A325">
        <w:rPr>
          <w:spacing w:val="-2"/>
          <w:w w:val="90"/>
          <w:sz w:val="24"/>
          <w:szCs w:val="24"/>
        </w:rPr>
        <w:t xml:space="preserve"> </w:t>
      </w:r>
      <w:r w:rsidRPr="4728A325">
        <w:rPr>
          <w:w w:val="90"/>
          <w:sz w:val="24"/>
          <w:szCs w:val="24"/>
        </w:rPr>
        <w:t>frenado,</w:t>
      </w:r>
      <w:r w:rsidRPr="4728A325">
        <w:rPr>
          <w:spacing w:val="-1"/>
          <w:w w:val="90"/>
          <w:sz w:val="24"/>
          <w:szCs w:val="24"/>
        </w:rPr>
        <w:t xml:space="preserve"> </w:t>
      </w:r>
      <w:r w:rsidRPr="4728A325">
        <w:rPr>
          <w:w w:val="90"/>
          <w:sz w:val="24"/>
          <w:szCs w:val="24"/>
        </w:rPr>
        <w:t>llantas,</w:t>
      </w:r>
      <w:r w:rsidRPr="4728A325">
        <w:rPr>
          <w:spacing w:val="-1"/>
          <w:w w:val="90"/>
          <w:sz w:val="24"/>
          <w:szCs w:val="24"/>
        </w:rPr>
        <w:t xml:space="preserve"> </w:t>
      </w:r>
      <w:r w:rsidRPr="4728A325">
        <w:rPr>
          <w:w w:val="90"/>
          <w:sz w:val="24"/>
          <w:szCs w:val="24"/>
        </w:rPr>
        <w:t>iluminación y</w:t>
      </w:r>
      <w:r w:rsidRPr="4728A325">
        <w:rPr>
          <w:spacing w:val="-2"/>
          <w:w w:val="90"/>
          <w:sz w:val="24"/>
          <w:szCs w:val="24"/>
        </w:rPr>
        <w:t xml:space="preserve"> </w:t>
      </w:r>
      <w:r w:rsidRPr="4728A325">
        <w:rPr>
          <w:w w:val="90"/>
          <w:sz w:val="24"/>
          <w:szCs w:val="24"/>
        </w:rPr>
        <w:t>demás</w:t>
      </w:r>
      <w:r w:rsidRPr="4728A325">
        <w:rPr>
          <w:spacing w:val="-1"/>
          <w:w w:val="90"/>
          <w:sz w:val="24"/>
          <w:szCs w:val="24"/>
        </w:rPr>
        <w:t xml:space="preserve"> </w:t>
      </w:r>
      <w:r w:rsidRPr="4728A325">
        <w:rPr>
          <w:w w:val="90"/>
          <w:sz w:val="24"/>
          <w:szCs w:val="24"/>
        </w:rPr>
        <w:t>componentes</w:t>
      </w:r>
      <w:r w:rsidRPr="4728A325">
        <w:rPr>
          <w:spacing w:val="-2"/>
          <w:w w:val="90"/>
          <w:sz w:val="24"/>
          <w:szCs w:val="24"/>
        </w:rPr>
        <w:t xml:space="preserve"> </w:t>
      </w:r>
      <w:r w:rsidRPr="4728A325">
        <w:rPr>
          <w:w w:val="90"/>
          <w:sz w:val="24"/>
          <w:szCs w:val="24"/>
        </w:rPr>
        <w:t>de seguridad</w:t>
      </w:r>
      <w:r w:rsidRPr="4728A325">
        <w:rPr>
          <w:spacing w:val="-10"/>
          <w:w w:val="90"/>
          <w:sz w:val="24"/>
          <w:szCs w:val="24"/>
        </w:rPr>
        <w:t xml:space="preserve"> </w:t>
      </w:r>
      <w:r w:rsidRPr="4728A325">
        <w:rPr>
          <w:w w:val="90"/>
          <w:sz w:val="24"/>
          <w:szCs w:val="24"/>
        </w:rPr>
        <w:t>activa</w:t>
      </w:r>
      <w:r w:rsidRPr="4728A325">
        <w:rPr>
          <w:spacing w:val="-12"/>
          <w:w w:val="90"/>
          <w:sz w:val="24"/>
          <w:szCs w:val="24"/>
        </w:rPr>
        <w:t xml:space="preserve"> </w:t>
      </w:r>
      <w:r w:rsidRPr="4728A325">
        <w:rPr>
          <w:w w:val="90"/>
          <w:sz w:val="24"/>
          <w:szCs w:val="24"/>
        </w:rPr>
        <w:t>y</w:t>
      </w:r>
      <w:r w:rsidRPr="4728A325">
        <w:rPr>
          <w:spacing w:val="-12"/>
          <w:w w:val="90"/>
          <w:sz w:val="24"/>
          <w:szCs w:val="24"/>
        </w:rPr>
        <w:t xml:space="preserve"> </w:t>
      </w:r>
      <w:r w:rsidRPr="4728A325">
        <w:rPr>
          <w:w w:val="90"/>
          <w:sz w:val="24"/>
          <w:szCs w:val="24"/>
        </w:rPr>
        <w:t xml:space="preserve">pasiva? </w:t>
      </w:r>
      <w:r w:rsidRPr="4707E325">
        <w:rPr>
          <w:b/>
          <w:bCs/>
          <w:color w:val="FF0000"/>
          <w:w w:val="90"/>
          <w:sz w:val="24"/>
          <w:szCs w:val="24"/>
        </w:rPr>
        <w:t>DIV</w:t>
      </w:r>
    </w:p>
    <w:p w14:paraId="51D19404" w14:textId="1B533C5A" w:rsidR="02065BDF" w:rsidRDefault="02065BDF" w:rsidP="4707E325">
      <w:pPr>
        <w:spacing w:line="276" w:lineRule="auto"/>
        <w:jc w:val="both"/>
        <w:rPr>
          <w:rFonts w:ascii="Verdana" w:eastAsia="Verdana" w:hAnsi="Verdana" w:cs="Verdana"/>
          <w:color w:val="000000" w:themeColor="text1"/>
          <w:lang w:val="es-ES"/>
        </w:rPr>
      </w:pPr>
    </w:p>
    <w:p w14:paraId="22155654" w14:textId="3DF89D0D" w:rsidR="57E14FCD" w:rsidRDefault="57E14FCD" w:rsidP="7F35074C">
      <w:pPr>
        <w:spacing w:line="276" w:lineRule="auto"/>
        <w:jc w:val="both"/>
      </w:pPr>
      <w:r w:rsidRPr="7F35074C">
        <w:rPr>
          <w:rFonts w:ascii="Verdana" w:eastAsia="Verdana" w:hAnsi="Verdana" w:cs="Verdana"/>
          <w:lang w:val="es-ES"/>
        </w:rPr>
        <w:t>En complemento de las acciones de formación y sensibilización dirigidas a los motociclistas, la Agencia Nacional de Seguridad Vial,</w:t>
      </w:r>
      <w:r w:rsidRPr="7F35074C">
        <w:rPr>
          <w:rFonts w:ascii="Verdana" w:eastAsia="Verdana" w:hAnsi="Verdana" w:cs="Verdana"/>
          <w:color w:val="000000" w:themeColor="text1"/>
          <w:lang w:val="es-ES"/>
        </w:rPr>
        <w:t xml:space="preserve"> </w:t>
      </w:r>
      <w:r w:rsidR="0A87DC6A" w:rsidRPr="7F35074C">
        <w:rPr>
          <w:rFonts w:ascii="Verdana" w:eastAsia="Verdana" w:hAnsi="Verdana" w:cs="Verdana"/>
          <w:lang w:val="es-ES"/>
        </w:rPr>
        <w:t>a través de la Dirección de Infraestructura y Vehículos, ha desarrollado estudios técnicos y propuestas regulatorias orientados a mejorar las condiciones de seguridad de las motocicletas y de los elementos de protección de sus usuarios.</w:t>
      </w:r>
      <w:r w:rsidR="0A87DC6A" w:rsidRPr="7F35074C">
        <w:rPr>
          <w:rFonts w:ascii="Verdana" w:eastAsia="Verdana" w:hAnsi="Verdana" w:cs="Verdana"/>
          <w:color w:val="000000" w:themeColor="text1"/>
          <w:lang w:val="es-ES"/>
        </w:rPr>
        <w:t xml:space="preserve"> </w:t>
      </w:r>
    </w:p>
    <w:p w14:paraId="21B5CC48" w14:textId="70629E3B" w:rsidR="0A87DC6A" w:rsidRDefault="0A87DC6A" w:rsidP="7F35074C">
      <w:pPr>
        <w:spacing w:line="276" w:lineRule="auto"/>
        <w:jc w:val="both"/>
      </w:pPr>
      <w:r w:rsidRPr="7F35074C">
        <w:rPr>
          <w:rFonts w:ascii="Verdana" w:eastAsia="Verdana" w:hAnsi="Verdana" w:cs="Verdana"/>
          <w:lang w:val="es-ES"/>
        </w:rPr>
        <w:t>Estas acciones comprenden la elaboración de análisis de impacto normativo y proyectos de reglamentación técnica, tomando como referencia estándares internacionales de seguridad vehicular. En este marco, se ha brindado soporte técnico para la expedición, por parte del Ministerio de Transporte, de los siguientes actos administrativos:</w:t>
      </w:r>
      <w:r w:rsidRPr="7F35074C">
        <w:rPr>
          <w:rFonts w:ascii="Verdana" w:eastAsia="Verdana" w:hAnsi="Verdana" w:cs="Verdana"/>
          <w:color w:val="000000" w:themeColor="text1"/>
          <w:lang w:val="es-ES"/>
        </w:rPr>
        <w:t xml:space="preserve"> </w:t>
      </w:r>
    </w:p>
    <w:p w14:paraId="5727E777" w14:textId="371287E7" w:rsidR="7F35074C" w:rsidRDefault="7F35074C" w:rsidP="7F35074C">
      <w:pPr>
        <w:spacing w:line="276" w:lineRule="auto"/>
        <w:jc w:val="both"/>
        <w:rPr>
          <w:rFonts w:ascii="Verdana" w:eastAsia="Verdana" w:hAnsi="Verdana" w:cs="Verdana"/>
          <w:color w:val="000000" w:themeColor="text1"/>
          <w:lang w:val="es-ES"/>
        </w:rPr>
      </w:pPr>
    </w:p>
    <w:p w14:paraId="2B8F62D0" w14:textId="4C2AF8E2" w:rsidR="02065BDF" w:rsidRDefault="59D913C8" w:rsidP="20DF6005">
      <w:pPr>
        <w:pStyle w:val="Prrafodelista"/>
        <w:numPr>
          <w:ilvl w:val="0"/>
          <w:numId w:val="30"/>
        </w:numPr>
        <w:spacing w:before="0" w:line="276" w:lineRule="auto"/>
        <w:jc w:val="both"/>
        <w:rPr>
          <w:rFonts w:ascii="Verdana" w:eastAsia="Verdana" w:hAnsi="Verdana" w:cs="Verdana"/>
          <w:color w:val="000000" w:themeColor="text1"/>
        </w:rPr>
      </w:pPr>
      <w:r w:rsidRPr="55BFB1CA">
        <w:rPr>
          <w:rFonts w:ascii="Verdana" w:eastAsia="Verdana" w:hAnsi="Verdana" w:cs="Verdana"/>
          <w:color w:val="000000" w:themeColor="text1"/>
        </w:rPr>
        <w:t xml:space="preserve">Resolución 1080 de 2019, con la cual </w:t>
      </w:r>
      <w:r w:rsidR="639EE9B8" w:rsidRPr="55BFB1CA">
        <w:rPr>
          <w:rFonts w:ascii="Verdana" w:eastAsia="Verdana" w:hAnsi="Verdana" w:cs="Verdana"/>
          <w:color w:val="000000" w:themeColor="text1"/>
        </w:rPr>
        <w:t>s</w:t>
      </w:r>
      <w:r w:rsidR="73B77CB8" w:rsidRPr="55BFB1CA">
        <w:rPr>
          <w:rFonts w:ascii="Verdana" w:eastAsia="Verdana" w:hAnsi="Verdana" w:cs="Verdana"/>
          <w:color w:val="000000" w:themeColor="text1"/>
        </w:rPr>
        <w:t>e expide el reglamento técnico de cascos protectores para el uso de motocicletas, cuatrimotos, motocarros, mototriciclos, y similares</w:t>
      </w:r>
    </w:p>
    <w:p w14:paraId="6C46AA8A" w14:textId="6F4FF052" w:rsidR="02065BDF" w:rsidRDefault="0A25E2F4" w:rsidP="20DF6005">
      <w:pPr>
        <w:pStyle w:val="Prrafodelista"/>
        <w:numPr>
          <w:ilvl w:val="0"/>
          <w:numId w:val="30"/>
        </w:numPr>
        <w:spacing w:before="0" w:line="276" w:lineRule="auto"/>
        <w:jc w:val="both"/>
        <w:rPr>
          <w:rFonts w:ascii="Verdana" w:eastAsia="Verdana" w:hAnsi="Verdana" w:cs="Verdana"/>
          <w:color w:val="000000" w:themeColor="text1"/>
        </w:rPr>
      </w:pPr>
      <w:r w:rsidRPr="0A398FED">
        <w:rPr>
          <w:rFonts w:ascii="Verdana" w:eastAsia="Verdana" w:hAnsi="Verdana" w:cs="Verdana"/>
          <w:color w:val="000000" w:themeColor="text1"/>
        </w:rPr>
        <w:t xml:space="preserve">Resolución 20233040005155 de 2023, con la cual se modifica la </w:t>
      </w:r>
      <w:r w:rsidRPr="0A398FED">
        <w:rPr>
          <w:rFonts w:ascii="Verdana" w:eastAsia="Verdana" w:hAnsi="Verdana" w:cs="Verdana"/>
          <w:color w:val="000000" w:themeColor="text1"/>
        </w:rPr>
        <w:lastRenderedPageBreak/>
        <w:t>Resolución 1080 de 2019</w:t>
      </w:r>
      <w:r w:rsidR="12534E5A" w:rsidRPr="0A398FED">
        <w:rPr>
          <w:rFonts w:ascii="Verdana" w:eastAsia="Verdana" w:hAnsi="Verdana" w:cs="Verdana"/>
          <w:color w:val="000000" w:themeColor="text1"/>
        </w:rPr>
        <w:t xml:space="preserve"> facilitando el acceso a otros </w:t>
      </w:r>
      <w:r w:rsidR="593132AA" w:rsidRPr="71834BA5">
        <w:rPr>
          <w:rFonts w:ascii="Verdana" w:eastAsia="Verdana" w:hAnsi="Verdana" w:cs="Verdana"/>
          <w:color w:val="000000" w:themeColor="text1"/>
        </w:rPr>
        <w:t>requisitos</w:t>
      </w:r>
      <w:r w:rsidR="12534E5A" w:rsidRPr="0A398FED">
        <w:rPr>
          <w:rFonts w:ascii="Verdana" w:eastAsia="Verdana" w:hAnsi="Verdana" w:cs="Verdana"/>
          <w:color w:val="000000" w:themeColor="text1"/>
        </w:rPr>
        <w:t xml:space="preserve"> de seguridad</w:t>
      </w:r>
      <w:r w:rsidR="593132AA" w:rsidRPr="71834BA5">
        <w:rPr>
          <w:rFonts w:ascii="Verdana" w:eastAsia="Verdana" w:hAnsi="Verdana" w:cs="Verdana"/>
          <w:color w:val="000000" w:themeColor="text1"/>
        </w:rPr>
        <w:t xml:space="preserve"> para cascos de motociclistas</w:t>
      </w:r>
    </w:p>
    <w:p w14:paraId="0D0BEF0D" w14:textId="02DB57D3" w:rsidR="02065BDF" w:rsidRDefault="02065BDF" w:rsidP="20DF6005">
      <w:pPr>
        <w:pStyle w:val="Prrafodelista"/>
        <w:numPr>
          <w:ilvl w:val="0"/>
          <w:numId w:val="30"/>
        </w:numPr>
        <w:spacing w:before="0" w:line="276" w:lineRule="auto"/>
        <w:jc w:val="both"/>
        <w:rPr>
          <w:rFonts w:ascii="Verdana" w:eastAsia="Verdana" w:hAnsi="Verdana" w:cs="Verdana"/>
          <w:color w:val="000000" w:themeColor="text1"/>
        </w:rPr>
      </w:pPr>
      <w:r w:rsidRPr="4A828069">
        <w:rPr>
          <w:rFonts w:ascii="Verdana" w:eastAsia="Verdana" w:hAnsi="Verdana" w:cs="Verdana"/>
          <w:color w:val="000000" w:themeColor="text1"/>
        </w:rPr>
        <w:t>Resolución</w:t>
      </w:r>
      <w:r w:rsidRPr="20DF6005">
        <w:rPr>
          <w:rFonts w:ascii="Verdana" w:eastAsia="Verdana" w:hAnsi="Verdana" w:cs="Verdana"/>
          <w:color w:val="000000" w:themeColor="text1"/>
        </w:rPr>
        <w:t xml:space="preserve"> 20223040065305 de 31-10-2022, con la cual se adoptan requisitos de desempeño para llantas nuevas de vehículos tipo motocicleta. </w:t>
      </w:r>
    </w:p>
    <w:p w14:paraId="1F42B4D7" w14:textId="0B073491" w:rsidR="02065BDF" w:rsidRDefault="02065BDF" w:rsidP="20DF6005">
      <w:pPr>
        <w:pStyle w:val="Prrafodelista"/>
        <w:numPr>
          <w:ilvl w:val="0"/>
          <w:numId w:val="30"/>
        </w:numPr>
        <w:spacing w:before="0" w:line="276" w:lineRule="auto"/>
        <w:jc w:val="both"/>
        <w:rPr>
          <w:rFonts w:ascii="Verdana" w:eastAsia="Verdana" w:hAnsi="Verdana" w:cs="Verdana"/>
          <w:color w:val="000000" w:themeColor="text1"/>
        </w:rPr>
      </w:pPr>
      <w:r w:rsidRPr="20DF6005">
        <w:rPr>
          <w:rFonts w:ascii="Verdana" w:eastAsia="Verdana" w:hAnsi="Verdana" w:cs="Verdana"/>
          <w:color w:val="000000" w:themeColor="text1"/>
        </w:rPr>
        <w:t>Resolución 20223040062115 del 13-10-2022, con la cual se adoptan requisitos de desempeño y eficacia de los sistemas de frenado. Esto incluye el desempeño y equipamiento obligatorio de sistemas antibloqueo de frenos (ABS) y sistemas de frenado combinados (CBS) de acuerdo con el cilindraje o potencia de la motocicleta.</w:t>
      </w:r>
    </w:p>
    <w:p w14:paraId="20DAA24C" w14:textId="13104CD5" w:rsidR="02065BDF" w:rsidRDefault="02065BDF" w:rsidP="20DF6005">
      <w:pPr>
        <w:spacing w:after="0" w:line="276" w:lineRule="auto"/>
        <w:ind w:left="720" w:hanging="360"/>
        <w:jc w:val="both"/>
      </w:pPr>
      <w:r w:rsidRPr="7F35074C">
        <w:rPr>
          <w:rFonts w:ascii="Verdana" w:eastAsia="Verdana" w:hAnsi="Verdana" w:cs="Verdana"/>
          <w:color w:val="000000" w:themeColor="text1"/>
          <w:lang w:val="es-ES"/>
        </w:rPr>
        <w:t xml:space="preserve"> </w:t>
      </w:r>
    </w:p>
    <w:p w14:paraId="2349C897" w14:textId="13D3DE0E" w:rsidR="02065BDF" w:rsidRDefault="76CB34C2" w:rsidP="7F35074C">
      <w:pPr>
        <w:spacing w:line="276" w:lineRule="auto"/>
        <w:jc w:val="both"/>
        <w:rPr>
          <w:rFonts w:ascii="Verdana" w:eastAsia="Verdana" w:hAnsi="Verdana" w:cs="Verdana"/>
          <w:color w:val="000000" w:themeColor="text1"/>
          <w:lang w:val="es-ES"/>
        </w:rPr>
      </w:pPr>
      <w:r w:rsidRPr="7F35074C">
        <w:rPr>
          <w:rFonts w:ascii="Verdana" w:eastAsia="Verdana" w:hAnsi="Verdana" w:cs="Verdana"/>
          <w:lang w:val="es-ES"/>
        </w:rPr>
        <w:t>Es importante distinguir la expedición de estos reglamentos de la exigibilidad de sus requisitos. En particular, los reglamentos de llantas y sistemas de frenado de motocicletas están sujetos a los plazos de entrada en vigencia establecidos por el Ministerio de Transporte, incluida la postergación dispuesta mediante la Resolución 20263040030325 del 31 de julio de 2026</w:t>
      </w:r>
      <w:r w:rsidR="0AB028AF" w:rsidRPr="7F35074C">
        <w:rPr>
          <w:rFonts w:ascii="Verdana" w:eastAsia="Verdana" w:hAnsi="Verdana" w:cs="Verdana"/>
          <w:lang w:val="es-ES"/>
        </w:rPr>
        <w:t>,</w:t>
      </w:r>
      <w:r w:rsidR="02065BDF" w:rsidRPr="7F35074C">
        <w:rPr>
          <w:rFonts w:ascii="Verdana" w:eastAsia="Verdana" w:hAnsi="Verdana" w:cs="Verdana"/>
          <w:color w:val="000000" w:themeColor="text1"/>
          <w:lang w:val="es-ES"/>
        </w:rPr>
        <w:t xml:space="preserve"> para el 02 de septiembre y 13 de octubre de 2027 respectivamente.</w:t>
      </w:r>
    </w:p>
    <w:p w14:paraId="51CC2B8C" w14:textId="0FA610E5" w:rsidR="3A98D432" w:rsidRDefault="3A98D432" w:rsidP="7F35074C">
      <w:pPr>
        <w:spacing w:line="276" w:lineRule="auto"/>
        <w:jc w:val="both"/>
      </w:pPr>
      <w:r w:rsidRPr="7F35074C">
        <w:rPr>
          <w:rFonts w:ascii="Verdana" w:eastAsia="Verdana" w:hAnsi="Verdana" w:cs="Verdana"/>
          <w:color w:val="000000" w:themeColor="text1"/>
          <w:lang w:val="es-ES"/>
        </w:rPr>
        <w:t xml:space="preserve">De manera complementaria, la Dirección ha desarrollado estudios y propuestas de requisitos de seguridad para otras categorías vehiculares, incluidos vehículos particulares y vehículos de transporte de carga y pasajeros. Estas actuaciones comprenden requisitos de desempeño de llantas y sistemas de frenado, así como requisitos sobre cintas retrorreflectivas para vehículos pesados, orientados a mejorar su visibilidad en condiciones nocturnas o de baja iluminación y a contribuir a la protección de los demás actores viales, entre ellos los motociclistas. </w:t>
      </w:r>
    </w:p>
    <w:p w14:paraId="036AD494" w14:textId="5CD30B19" w:rsidR="02065BDF" w:rsidRDefault="29A05AF0" w:rsidP="20DF6005">
      <w:pPr>
        <w:spacing w:line="276" w:lineRule="auto"/>
        <w:jc w:val="both"/>
      </w:pPr>
      <w:r w:rsidRPr="7F35074C">
        <w:rPr>
          <w:rFonts w:ascii="Verdana" w:eastAsia="Verdana" w:hAnsi="Verdana" w:cs="Verdana"/>
          <w:color w:val="000000" w:themeColor="text1"/>
          <w:lang w:val="es-ES"/>
        </w:rPr>
        <w:t xml:space="preserve">Asimismo, se elaboró un </w:t>
      </w:r>
      <w:r w:rsidR="35AB4535" w:rsidRPr="7F35074C">
        <w:rPr>
          <w:rFonts w:ascii="Verdana" w:eastAsia="Verdana" w:hAnsi="Verdana" w:cs="Verdana"/>
          <w:color w:val="000000" w:themeColor="text1"/>
          <w:lang w:val="es-ES"/>
        </w:rPr>
        <w:t>a</w:t>
      </w:r>
      <w:r w:rsidR="02065BDF" w:rsidRPr="7F35074C">
        <w:rPr>
          <w:rFonts w:ascii="Verdana" w:eastAsia="Verdana" w:hAnsi="Verdana" w:cs="Verdana"/>
          <w:color w:val="000000" w:themeColor="text1"/>
          <w:lang w:val="es-ES"/>
        </w:rPr>
        <w:t>nálisis de impacto normativo relacionado con dispositivos antiempotramiento y sistemas de protección lateral aplicables a vehículos pesados.  Dicho análisis determinó como alternativa la adopción de requisitos internacionales para estos dispositivos y sistemas con el fin de reducir el riesgo de atropellamiento de usuarios vulnerables como motociclistas y peatones, y permite continuar con el desarrollo de la respectiva reglamentación técnica.</w:t>
      </w:r>
    </w:p>
    <w:p w14:paraId="5F72673D" w14:textId="755F2428" w:rsidR="06E726EF" w:rsidRDefault="06E726EF" w:rsidP="7F35074C">
      <w:pPr>
        <w:spacing w:before="240" w:after="240"/>
        <w:jc w:val="both"/>
      </w:pPr>
      <w:r w:rsidRPr="7F35074C">
        <w:rPr>
          <w:rFonts w:ascii="Verdana" w:eastAsia="Verdana" w:hAnsi="Verdana" w:cs="Verdana"/>
          <w:lang w:val="es-ES"/>
        </w:rPr>
        <w:t>En cuanto a la información sobre el equipamiento de seguridad de las motocicletas, la Resolución 536 de 2019 de la ANSV establece obligaciones de información en la publicidad de vehículos. Para las motocicletas, estas comprenden informar sobre la presencia o ausencia de sistemas ABS, luces de circulación diurna y sistemas de encendido automático de luces, conforme al alcance previsto en dicha resolución. Esta medida permite que los compradores cuenten con información sobre las características de seguridad del vehículo.</w:t>
      </w:r>
    </w:p>
    <w:p w14:paraId="44BDE958" w14:textId="37DEEF12" w:rsidR="06E726EF" w:rsidRDefault="06E726EF" w:rsidP="000A4EC4">
      <w:pPr>
        <w:spacing w:line="276" w:lineRule="auto"/>
        <w:jc w:val="both"/>
      </w:pPr>
      <w:r w:rsidRPr="7F35074C">
        <w:rPr>
          <w:rFonts w:ascii="Verdana" w:eastAsia="Verdana" w:hAnsi="Verdana" w:cs="Verdana"/>
          <w:lang w:val="es-ES"/>
        </w:rPr>
        <w:t xml:space="preserve">En conjunto, estas actuaciones complementan las estrategias dirigidas al comportamiento de los </w:t>
      </w:r>
      <w:r w:rsidRPr="000A4EC4">
        <w:rPr>
          <w:rFonts w:ascii="Verdana" w:eastAsia="Verdana" w:hAnsi="Verdana" w:cs="Verdana"/>
          <w:color w:val="000000" w:themeColor="text1"/>
          <w:lang w:val="es-ES"/>
        </w:rPr>
        <w:t>motociclistas</w:t>
      </w:r>
      <w:r w:rsidRPr="7F35074C">
        <w:rPr>
          <w:rFonts w:ascii="Verdana" w:eastAsia="Verdana" w:hAnsi="Verdana" w:cs="Verdana"/>
          <w:lang w:val="es-ES"/>
        </w:rPr>
        <w:t xml:space="preserve"> mediante el fortalecimiento de los requisitos técnicos de seguridad y de la información disponible para la adquisición de vehículos y elementos de protección.</w:t>
      </w:r>
      <w:r w:rsidRPr="7F35074C">
        <w:rPr>
          <w:rFonts w:ascii="Verdana" w:eastAsia="Verdana" w:hAnsi="Verdana" w:cs="Verdana"/>
          <w:color w:val="000000" w:themeColor="text1"/>
          <w:lang w:val="es-ES"/>
        </w:rPr>
        <w:t xml:space="preserve"> </w:t>
      </w:r>
    </w:p>
    <w:p w14:paraId="4FDD2102" w14:textId="77777777" w:rsidR="00802562" w:rsidRPr="007D5103" w:rsidRDefault="00802562" w:rsidP="00802562">
      <w:pPr>
        <w:pStyle w:val="Prrafodelista"/>
        <w:tabs>
          <w:tab w:val="left" w:pos="719"/>
          <w:tab w:val="left" w:pos="721"/>
        </w:tabs>
        <w:spacing w:before="2" w:line="261" w:lineRule="auto"/>
        <w:ind w:right="145" w:firstLine="0"/>
        <w:jc w:val="both"/>
        <w:rPr>
          <w:sz w:val="24"/>
          <w:lang w:val="es-CO"/>
        </w:rPr>
      </w:pPr>
    </w:p>
    <w:p w14:paraId="11CBB905" w14:textId="77777777" w:rsidR="007D5103" w:rsidRPr="007D5103" w:rsidRDefault="00A472D1" w:rsidP="007D5103">
      <w:pPr>
        <w:pStyle w:val="Prrafodelista"/>
        <w:numPr>
          <w:ilvl w:val="1"/>
          <w:numId w:val="13"/>
        </w:numPr>
        <w:tabs>
          <w:tab w:val="left" w:pos="719"/>
          <w:tab w:val="left" w:pos="721"/>
        </w:tabs>
        <w:spacing w:before="3" w:line="261" w:lineRule="auto"/>
        <w:ind w:right="145"/>
        <w:jc w:val="both"/>
        <w:rPr>
          <w:sz w:val="24"/>
          <w:szCs w:val="24"/>
        </w:rPr>
      </w:pPr>
      <w:r w:rsidRPr="7179EE42">
        <w:rPr>
          <w:w w:val="90"/>
          <w:sz w:val="24"/>
          <w:szCs w:val="24"/>
        </w:rPr>
        <w:t>Remita</w:t>
      </w:r>
      <w:r w:rsidRPr="7179EE42">
        <w:rPr>
          <w:spacing w:val="-2"/>
          <w:w w:val="90"/>
          <w:sz w:val="24"/>
          <w:szCs w:val="24"/>
        </w:rPr>
        <w:t xml:space="preserve"> </w:t>
      </w:r>
      <w:r w:rsidRPr="7179EE42">
        <w:rPr>
          <w:w w:val="90"/>
          <w:sz w:val="24"/>
          <w:szCs w:val="24"/>
        </w:rPr>
        <w:t>las</w:t>
      </w:r>
      <w:r w:rsidRPr="7179EE42">
        <w:rPr>
          <w:spacing w:val="-2"/>
          <w:w w:val="90"/>
          <w:sz w:val="24"/>
          <w:szCs w:val="24"/>
        </w:rPr>
        <w:t xml:space="preserve"> </w:t>
      </w:r>
      <w:r w:rsidRPr="7179EE42">
        <w:rPr>
          <w:w w:val="90"/>
          <w:sz w:val="24"/>
          <w:szCs w:val="24"/>
        </w:rPr>
        <w:t>cifras</w:t>
      </w:r>
      <w:r w:rsidRPr="7179EE42">
        <w:rPr>
          <w:spacing w:val="-2"/>
          <w:w w:val="90"/>
          <w:sz w:val="24"/>
          <w:szCs w:val="24"/>
        </w:rPr>
        <w:t xml:space="preserve"> </w:t>
      </w:r>
      <w:r w:rsidRPr="7179EE42">
        <w:rPr>
          <w:w w:val="90"/>
          <w:sz w:val="24"/>
          <w:szCs w:val="24"/>
        </w:rPr>
        <w:t>de</w:t>
      </w:r>
      <w:r w:rsidRPr="7179EE42">
        <w:rPr>
          <w:spacing w:val="-2"/>
          <w:w w:val="90"/>
          <w:sz w:val="24"/>
          <w:szCs w:val="24"/>
        </w:rPr>
        <w:t xml:space="preserve"> </w:t>
      </w:r>
      <w:r w:rsidRPr="7179EE42">
        <w:rPr>
          <w:w w:val="90"/>
          <w:sz w:val="24"/>
          <w:szCs w:val="24"/>
        </w:rPr>
        <w:t>peatones</w:t>
      </w:r>
      <w:r w:rsidRPr="7179EE42">
        <w:rPr>
          <w:spacing w:val="-2"/>
          <w:w w:val="90"/>
          <w:sz w:val="24"/>
          <w:szCs w:val="24"/>
        </w:rPr>
        <w:t xml:space="preserve"> </w:t>
      </w:r>
      <w:r w:rsidRPr="7179EE42">
        <w:rPr>
          <w:w w:val="90"/>
          <w:sz w:val="24"/>
          <w:szCs w:val="24"/>
        </w:rPr>
        <w:t>y</w:t>
      </w:r>
      <w:r w:rsidRPr="7179EE42">
        <w:rPr>
          <w:spacing w:val="-2"/>
          <w:w w:val="90"/>
          <w:sz w:val="24"/>
          <w:szCs w:val="24"/>
        </w:rPr>
        <w:t xml:space="preserve"> </w:t>
      </w:r>
      <w:r w:rsidRPr="7179EE42">
        <w:rPr>
          <w:w w:val="90"/>
          <w:sz w:val="24"/>
          <w:szCs w:val="24"/>
        </w:rPr>
        <w:t>ciclistas</w:t>
      </w:r>
      <w:r w:rsidRPr="7179EE42">
        <w:rPr>
          <w:spacing w:val="-4"/>
          <w:w w:val="90"/>
          <w:sz w:val="24"/>
          <w:szCs w:val="24"/>
        </w:rPr>
        <w:t xml:space="preserve"> </w:t>
      </w:r>
      <w:r w:rsidRPr="7179EE42">
        <w:rPr>
          <w:w w:val="90"/>
          <w:sz w:val="24"/>
          <w:szCs w:val="24"/>
        </w:rPr>
        <w:t>fallecidos</w:t>
      </w:r>
      <w:r w:rsidRPr="7179EE42">
        <w:rPr>
          <w:spacing w:val="-4"/>
          <w:w w:val="90"/>
          <w:sz w:val="24"/>
          <w:szCs w:val="24"/>
        </w:rPr>
        <w:t xml:space="preserve"> </w:t>
      </w:r>
      <w:r w:rsidRPr="7179EE42">
        <w:rPr>
          <w:w w:val="90"/>
          <w:sz w:val="24"/>
          <w:szCs w:val="24"/>
        </w:rPr>
        <w:t>y</w:t>
      </w:r>
      <w:r w:rsidRPr="7179EE42">
        <w:rPr>
          <w:spacing w:val="-2"/>
          <w:w w:val="90"/>
          <w:sz w:val="24"/>
          <w:szCs w:val="24"/>
        </w:rPr>
        <w:t xml:space="preserve"> </w:t>
      </w:r>
      <w:r w:rsidRPr="7179EE42">
        <w:rPr>
          <w:w w:val="90"/>
          <w:sz w:val="24"/>
          <w:szCs w:val="24"/>
        </w:rPr>
        <w:t>lesionados</w:t>
      </w:r>
      <w:r w:rsidRPr="7179EE42">
        <w:rPr>
          <w:spacing w:val="-4"/>
          <w:w w:val="90"/>
          <w:sz w:val="24"/>
          <w:szCs w:val="24"/>
        </w:rPr>
        <w:t xml:space="preserve"> </w:t>
      </w:r>
      <w:r w:rsidRPr="7179EE42">
        <w:rPr>
          <w:w w:val="90"/>
          <w:sz w:val="24"/>
          <w:szCs w:val="24"/>
        </w:rPr>
        <w:t>durante</w:t>
      </w:r>
      <w:r w:rsidRPr="7179EE42">
        <w:rPr>
          <w:spacing w:val="-2"/>
          <w:w w:val="90"/>
          <w:sz w:val="24"/>
          <w:szCs w:val="24"/>
        </w:rPr>
        <w:t xml:space="preserve"> </w:t>
      </w:r>
      <w:r w:rsidRPr="7179EE42">
        <w:rPr>
          <w:w w:val="90"/>
          <w:sz w:val="24"/>
          <w:szCs w:val="24"/>
        </w:rPr>
        <w:t>los</w:t>
      </w:r>
      <w:r w:rsidRPr="7179EE42">
        <w:rPr>
          <w:spacing w:val="-5"/>
          <w:w w:val="90"/>
          <w:sz w:val="24"/>
          <w:szCs w:val="24"/>
        </w:rPr>
        <w:t xml:space="preserve"> </w:t>
      </w:r>
      <w:r w:rsidRPr="7179EE42">
        <w:rPr>
          <w:w w:val="90"/>
          <w:sz w:val="24"/>
          <w:szCs w:val="24"/>
        </w:rPr>
        <w:t>últimos</w:t>
      </w:r>
      <w:r w:rsidRPr="7179EE42">
        <w:rPr>
          <w:spacing w:val="-2"/>
          <w:w w:val="90"/>
          <w:sz w:val="24"/>
          <w:szCs w:val="24"/>
        </w:rPr>
        <w:t xml:space="preserve"> </w:t>
      </w:r>
      <w:r w:rsidRPr="7179EE42">
        <w:rPr>
          <w:w w:val="90"/>
          <w:sz w:val="24"/>
          <w:szCs w:val="24"/>
        </w:rPr>
        <w:t>cinco</w:t>
      </w:r>
      <w:r w:rsidRPr="7179EE42">
        <w:rPr>
          <w:spacing w:val="-2"/>
          <w:w w:val="90"/>
          <w:sz w:val="24"/>
          <w:szCs w:val="24"/>
        </w:rPr>
        <w:t xml:space="preserve"> </w:t>
      </w:r>
      <w:r w:rsidRPr="7179EE42">
        <w:rPr>
          <w:w w:val="90"/>
          <w:sz w:val="24"/>
          <w:szCs w:val="24"/>
        </w:rPr>
        <w:t xml:space="preserve">años, </w:t>
      </w:r>
      <w:r w:rsidRPr="7179EE42">
        <w:rPr>
          <w:w w:val="85"/>
          <w:sz w:val="24"/>
          <w:szCs w:val="24"/>
        </w:rPr>
        <w:t xml:space="preserve">discriminadas territorialmente. </w:t>
      </w:r>
      <w:r w:rsidRPr="7179EE42">
        <w:rPr>
          <w:b/>
          <w:bCs/>
          <w:color w:val="FF0000"/>
          <w:spacing w:val="-2"/>
          <w:w w:val="90"/>
          <w:sz w:val="24"/>
          <w:szCs w:val="24"/>
        </w:rPr>
        <w:t>ONSV</w:t>
      </w:r>
    </w:p>
    <w:p w14:paraId="74FF203D" w14:textId="77777777" w:rsidR="000A4EC4" w:rsidRDefault="000A4EC4" w:rsidP="000A4EC4">
      <w:pPr>
        <w:tabs>
          <w:tab w:val="left" w:pos="719"/>
          <w:tab w:val="left" w:pos="721"/>
        </w:tabs>
        <w:spacing w:before="3" w:line="261" w:lineRule="auto"/>
        <w:ind w:right="143"/>
        <w:jc w:val="both"/>
        <w:rPr>
          <w:sz w:val="24"/>
          <w:szCs w:val="24"/>
        </w:rPr>
      </w:pPr>
    </w:p>
    <w:p w14:paraId="1DF0AEB8" w14:textId="2158F67F" w:rsidR="000A4EC4" w:rsidRDefault="000A4EC4" w:rsidP="000A4EC4">
      <w:pPr>
        <w:tabs>
          <w:tab w:val="left" w:pos="719"/>
          <w:tab w:val="left" w:pos="721"/>
        </w:tabs>
        <w:spacing w:before="3" w:line="261" w:lineRule="auto"/>
        <w:ind w:right="143"/>
        <w:jc w:val="both"/>
        <w:rPr>
          <w:sz w:val="24"/>
          <w:szCs w:val="24"/>
        </w:rPr>
      </w:pPr>
      <w:r w:rsidRPr="000A4EC4">
        <w:rPr>
          <w:sz w:val="24"/>
          <w:szCs w:val="24"/>
        </w:rPr>
        <w:t xml:space="preserve">La cantidad de fallecidos y lesionados de </w:t>
      </w:r>
      <w:r>
        <w:rPr>
          <w:sz w:val="24"/>
          <w:szCs w:val="24"/>
        </w:rPr>
        <w:t xml:space="preserve">peatones y ciclistas </w:t>
      </w:r>
      <w:r w:rsidRPr="000A4EC4">
        <w:rPr>
          <w:sz w:val="24"/>
          <w:szCs w:val="24"/>
        </w:rPr>
        <w:t xml:space="preserve">se presentan a continuación: </w:t>
      </w:r>
    </w:p>
    <w:tbl>
      <w:tblPr>
        <w:tblW w:w="0" w:type="auto"/>
        <w:tblCellMar>
          <w:left w:w="10" w:type="dxa"/>
          <w:right w:w="10" w:type="dxa"/>
        </w:tblCellMar>
        <w:tblLook w:val="04A0" w:firstRow="1" w:lastRow="0" w:firstColumn="1" w:lastColumn="0" w:noHBand="0" w:noVBand="1"/>
      </w:tblPr>
      <w:tblGrid>
        <w:gridCol w:w="2280"/>
        <w:gridCol w:w="1200"/>
        <w:gridCol w:w="1200"/>
        <w:gridCol w:w="1200"/>
        <w:gridCol w:w="1200"/>
        <w:gridCol w:w="1200"/>
      </w:tblGrid>
      <w:tr w:rsidR="000A4EC4" w14:paraId="7784EE1B" w14:textId="77777777">
        <w:trPr>
          <w:trHeight w:val="300"/>
        </w:trPr>
        <w:tc>
          <w:tcPr>
            <w:tcW w:w="2280" w:type="dxa"/>
            <w:shd w:val="clear" w:color="auto" w:fill="002060"/>
            <w:tcMar>
              <w:left w:w="70" w:type="dxa"/>
              <w:right w:w="70" w:type="dxa"/>
            </w:tcMar>
            <w:vAlign w:val="bottom"/>
          </w:tcPr>
          <w:p w14:paraId="77EFCF9A" w14:textId="77777777" w:rsidR="000A4EC4" w:rsidRDefault="000A4EC4">
            <w:pPr>
              <w:spacing w:after="0"/>
            </w:pPr>
          </w:p>
        </w:tc>
        <w:tc>
          <w:tcPr>
            <w:tcW w:w="6000" w:type="dxa"/>
            <w:gridSpan w:val="5"/>
            <w:shd w:val="clear" w:color="auto" w:fill="002060"/>
            <w:tcMar>
              <w:left w:w="70" w:type="dxa"/>
              <w:right w:w="70" w:type="dxa"/>
            </w:tcMar>
            <w:vAlign w:val="bottom"/>
          </w:tcPr>
          <w:p w14:paraId="45FC34DD" w14:textId="77777777" w:rsidR="000A4EC4" w:rsidRDefault="000A4EC4">
            <w:pPr>
              <w:spacing w:after="0"/>
              <w:jc w:val="center"/>
            </w:pPr>
            <w:r>
              <w:rPr>
                <w:rFonts w:ascii="Aptos Narrow" w:eastAsia="Aptos Narrow" w:hAnsi="Aptos Narrow" w:cs="Aptos Narrow"/>
                <w:b/>
                <w:bCs/>
                <w:color w:val="FFFFFF" w:themeColor="background1"/>
              </w:rPr>
              <w:t>Año</w:t>
            </w:r>
          </w:p>
        </w:tc>
      </w:tr>
      <w:tr w:rsidR="000A4EC4" w14:paraId="0BE4DC72" w14:textId="77777777">
        <w:trPr>
          <w:trHeight w:val="300"/>
        </w:trPr>
        <w:tc>
          <w:tcPr>
            <w:tcW w:w="2280" w:type="dxa"/>
            <w:tcBorders>
              <w:left w:val="nil"/>
              <w:bottom w:val="single" w:sz="8" w:space="0" w:color="44B3E1"/>
              <w:right w:val="nil"/>
            </w:tcBorders>
            <w:shd w:val="clear" w:color="auto" w:fill="002060"/>
            <w:tcMar>
              <w:left w:w="70" w:type="dxa"/>
              <w:right w:w="70" w:type="dxa"/>
            </w:tcMar>
            <w:vAlign w:val="bottom"/>
          </w:tcPr>
          <w:p w14:paraId="41AF6A42" w14:textId="77777777" w:rsidR="000A4EC4" w:rsidRDefault="000A4EC4">
            <w:pPr>
              <w:spacing w:after="0"/>
            </w:pPr>
            <w:r w:rsidRPr="726A3959">
              <w:rPr>
                <w:rFonts w:ascii="Aptos Narrow" w:eastAsia="Aptos Narrow" w:hAnsi="Aptos Narrow" w:cs="Aptos Narrow"/>
                <w:b/>
                <w:bCs/>
                <w:color w:val="FFFFFF" w:themeColor="background1"/>
              </w:rPr>
              <w:t>Usuario vía</w:t>
            </w:r>
          </w:p>
        </w:tc>
        <w:tc>
          <w:tcPr>
            <w:tcW w:w="1200" w:type="dxa"/>
            <w:tcBorders>
              <w:left w:val="nil"/>
              <w:bottom w:val="single" w:sz="8" w:space="0" w:color="44B3E1"/>
              <w:right w:val="nil"/>
            </w:tcBorders>
            <w:shd w:val="clear" w:color="auto" w:fill="002060"/>
            <w:tcMar>
              <w:left w:w="70" w:type="dxa"/>
              <w:right w:w="70" w:type="dxa"/>
            </w:tcMar>
            <w:vAlign w:val="bottom"/>
          </w:tcPr>
          <w:p w14:paraId="018C47E9" w14:textId="77777777" w:rsidR="000A4EC4" w:rsidRDefault="000A4EC4">
            <w:pPr>
              <w:spacing w:after="0"/>
              <w:jc w:val="center"/>
            </w:pPr>
            <w:r w:rsidRPr="726A3959">
              <w:rPr>
                <w:rFonts w:ascii="Aptos Narrow" w:eastAsia="Aptos Narrow" w:hAnsi="Aptos Narrow" w:cs="Aptos Narrow"/>
                <w:b/>
                <w:bCs/>
                <w:color w:val="FFFFFF" w:themeColor="background1"/>
              </w:rPr>
              <w:t>2022</w:t>
            </w:r>
          </w:p>
        </w:tc>
        <w:tc>
          <w:tcPr>
            <w:tcW w:w="1200" w:type="dxa"/>
            <w:tcBorders>
              <w:top w:val="nil"/>
              <w:left w:val="nil"/>
              <w:bottom w:val="single" w:sz="8" w:space="0" w:color="44B3E1"/>
              <w:right w:val="nil"/>
            </w:tcBorders>
            <w:shd w:val="clear" w:color="auto" w:fill="002060"/>
            <w:tcMar>
              <w:left w:w="70" w:type="dxa"/>
              <w:right w:w="70" w:type="dxa"/>
            </w:tcMar>
            <w:vAlign w:val="bottom"/>
          </w:tcPr>
          <w:p w14:paraId="7DAF78A1" w14:textId="77777777" w:rsidR="000A4EC4" w:rsidRDefault="000A4EC4">
            <w:pPr>
              <w:spacing w:after="0"/>
              <w:jc w:val="center"/>
            </w:pPr>
            <w:r w:rsidRPr="726A3959">
              <w:rPr>
                <w:rFonts w:ascii="Aptos Narrow" w:eastAsia="Aptos Narrow" w:hAnsi="Aptos Narrow" w:cs="Aptos Narrow"/>
                <w:b/>
                <w:bCs/>
                <w:color w:val="FFFFFF" w:themeColor="background1"/>
              </w:rPr>
              <w:t>2023</w:t>
            </w:r>
          </w:p>
        </w:tc>
        <w:tc>
          <w:tcPr>
            <w:tcW w:w="1200" w:type="dxa"/>
            <w:tcBorders>
              <w:left w:val="nil"/>
              <w:bottom w:val="single" w:sz="8" w:space="0" w:color="44B3E1"/>
              <w:right w:val="nil"/>
            </w:tcBorders>
            <w:shd w:val="clear" w:color="auto" w:fill="002060"/>
            <w:tcMar>
              <w:left w:w="70" w:type="dxa"/>
              <w:right w:w="70" w:type="dxa"/>
            </w:tcMar>
            <w:vAlign w:val="bottom"/>
          </w:tcPr>
          <w:p w14:paraId="4FB3A12A" w14:textId="77777777" w:rsidR="000A4EC4" w:rsidRDefault="000A4EC4">
            <w:pPr>
              <w:spacing w:after="0"/>
              <w:jc w:val="center"/>
            </w:pPr>
            <w:r w:rsidRPr="726A3959">
              <w:rPr>
                <w:rFonts w:ascii="Aptos Narrow" w:eastAsia="Aptos Narrow" w:hAnsi="Aptos Narrow" w:cs="Aptos Narrow"/>
                <w:b/>
                <w:bCs/>
                <w:color w:val="FFFFFF" w:themeColor="background1"/>
              </w:rPr>
              <w:t>2024</w:t>
            </w:r>
          </w:p>
        </w:tc>
        <w:tc>
          <w:tcPr>
            <w:tcW w:w="1200" w:type="dxa"/>
            <w:tcBorders>
              <w:left w:val="nil"/>
              <w:bottom w:val="single" w:sz="8" w:space="0" w:color="44B3E1"/>
              <w:right w:val="nil"/>
            </w:tcBorders>
            <w:shd w:val="clear" w:color="auto" w:fill="002060"/>
            <w:tcMar>
              <w:left w:w="70" w:type="dxa"/>
              <w:right w:w="70" w:type="dxa"/>
            </w:tcMar>
            <w:vAlign w:val="bottom"/>
          </w:tcPr>
          <w:p w14:paraId="393AA432" w14:textId="77777777" w:rsidR="000A4EC4" w:rsidRDefault="000A4EC4">
            <w:pPr>
              <w:spacing w:after="0"/>
              <w:jc w:val="center"/>
            </w:pPr>
            <w:r w:rsidRPr="726A3959">
              <w:rPr>
                <w:rFonts w:ascii="Aptos Narrow" w:eastAsia="Aptos Narrow" w:hAnsi="Aptos Narrow" w:cs="Aptos Narrow"/>
                <w:b/>
                <w:bCs/>
                <w:color w:val="FFFFFF" w:themeColor="background1"/>
              </w:rPr>
              <w:t>2025*</w:t>
            </w:r>
          </w:p>
        </w:tc>
        <w:tc>
          <w:tcPr>
            <w:tcW w:w="1200" w:type="dxa"/>
            <w:tcBorders>
              <w:left w:val="nil"/>
              <w:bottom w:val="single" w:sz="8" w:space="0" w:color="44B3E1"/>
              <w:right w:val="nil"/>
            </w:tcBorders>
            <w:shd w:val="clear" w:color="auto" w:fill="002060"/>
            <w:tcMar>
              <w:left w:w="70" w:type="dxa"/>
              <w:right w:w="70" w:type="dxa"/>
            </w:tcMar>
            <w:vAlign w:val="bottom"/>
          </w:tcPr>
          <w:p w14:paraId="19B9E723" w14:textId="77777777" w:rsidR="000A4EC4" w:rsidRDefault="000A4EC4">
            <w:pPr>
              <w:spacing w:after="0"/>
              <w:jc w:val="center"/>
            </w:pPr>
            <w:r w:rsidRPr="726A3959">
              <w:rPr>
                <w:rFonts w:ascii="Aptos Narrow" w:eastAsia="Aptos Narrow" w:hAnsi="Aptos Narrow" w:cs="Aptos Narrow"/>
                <w:b/>
                <w:bCs/>
                <w:color w:val="FFFFFF" w:themeColor="background1"/>
              </w:rPr>
              <w:t>2026**</w:t>
            </w:r>
          </w:p>
        </w:tc>
      </w:tr>
      <w:tr w:rsidR="000A4EC4" w14:paraId="76DBB031" w14:textId="77777777">
        <w:trPr>
          <w:trHeight w:val="300"/>
        </w:trPr>
        <w:tc>
          <w:tcPr>
            <w:tcW w:w="2280" w:type="dxa"/>
            <w:tcMar>
              <w:left w:w="70" w:type="dxa"/>
              <w:right w:w="70" w:type="dxa"/>
            </w:tcMar>
            <w:vAlign w:val="bottom"/>
          </w:tcPr>
          <w:p w14:paraId="65E9B3C4" w14:textId="68B4D6F7" w:rsidR="000A4EC4" w:rsidRDefault="000A4EC4" w:rsidP="000A4EC4">
            <w:pPr>
              <w:spacing w:after="0"/>
            </w:pPr>
            <w:r>
              <w:rPr>
                <w:rFonts w:ascii="Aptos Narrow" w:eastAsia="Aptos Narrow" w:hAnsi="Aptos Narrow" w:cs="Aptos Narrow"/>
                <w:color w:val="000000" w:themeColor="text1"/>
              </w:rPr>
              <w:t>Peatones Fallecidos</w:t>
            </w:r>
          </w:p>
        </w:tc>
        <w:tc>
          <w:tcPr>
            <w:tcW w:w="1200" w:type="dxa"/>
            <w:tcMar>
              <w:left w:w="70" w:type="dxa"/>
              <w:right w:w="70" w:type="dxa"/>
            </w:tcMar>
            <w:vAlign w:val="bottom"/>
          </w:tcPr>
          <w:p w14:paraId="51A24270" w14:textId="703CE06D" w:rsidR="000A4EC4" w:rsidRDefault="000A4EC4" w:rsidP="0031110C">
            <w:pPr>
              <w:spacing w:after="0"/>
              <w:jc w:val="center"/>
            </w:pPr>
            <w:r w:rsidRPr="726A3959">
              <w:rPr>
                <w:rFonts w:ascii="Aptos Narrow" w:eastAsia="Aptos Narrow" w:hAnsi="Aptos Narrow" w:cs="Aptos Narrow"/>
                <w:color w:val="000000" w:themeColor="text1"/>
              </w:rPr>
              <w:t>1.866</w:t>
            </w:r>
          </w:p>
        </w:tc>
        <w:tc>
          <w:tcPr>
            <w:tcW w:w="1200" w:type="dxa"/>
            <w:tcMar>
              <w:left w:w="70" w:type="dxa"/>
              <w:right w:w="70" w:type="dxa"/>
            </w:tcMar>
            <w:vAlign w:val="bottom"/>
          </w:tcPr>
          <w:p w14:paraId="58DBB387" w14:textId="6A7AA936" w:rsidR="000A4EC4" w:rsidRDefault="000A4EC4" w:rsidP="0031110C">
            <w:pPr>
              <w:spacing w:after="0"/>
              <w:jc w:val="center"/>
            </w:pPr>
            <w:r w:rsidRPr="726A3959">
              <w:rPr>
                <w:rFonts w:ascii="Aptos Narrow" w:eastAsia="Aptos Narrow" w:hAnsi="Aptos Narrow" w:cs="Aptos Narrow"/>
                <w:color w:val="000000" w:themeColor="text1"/>
              </w:rPr>
              <w:t>1.819</w:t>
            </w:r>
          </w:p>
        </w:tc>
        <w:tc>
          <w:tcPr>
            <w:tcW w:w="1200" w:type="dxa"/>
            <w:tcMar>
              <w:left w:w="70" w:type="dxa"/>
              <w:right w:w="70" w:type="dxa"/>
            </w:tcMar>
            <w:vAlign w:val="bottom"/>
          </w:tcPr>
          <w:p w14:paraId="7F833102" w14:textId="7EBA60F1" w:rsidR="000A4EC4" w:rsidRDefault="000A4EC4" w:rsidP="0031110C">
            <w:pPr>
              <w:spacing w:after="0"/>
              <w:jc w:val="center"/>
            </w:pPr>
            <w:r w:rsidRPr="726A3959">
              <w:rPr>
                <w:rFonts w:ascii="Aptos Narrow" w:eastAsia="Aptos Narrow" w:hAnsi="Aptos Narrow" w:cs="Aptos Narrow"/>
                <w:color w:val="000000" w:themeColor="text1"/>
              </w:rPr>
              <w:t>1.875</w:t>
            </w:r>
          </w:p>
        </w:tc>
        <w:tc>
          <w:tcPr>
            <w:tcW w:w="1200" w:type="dxa"/>
            <w:tcMar>
              <w:left w:w="70" w:type="dxa"/>
              <w:right w:w="70" w:type="dxa"/>
            </w:tcMar>
            <w:vAlign w:val="bottom"/>
          </w:tcPr>
          <w:p w14:paraId="66FC1A4D" w14:textId="4F260612" w:rsidR="000A4EC4" w:rsidRDefault="000A4EC4" w:rsidP="0031110C">
            <w:pPr>
              <w:spacing w:after="0"/>
              <w:jc w:val="center"/>
            </w:pPr>
            <w:r w:rsidRPr="726A3959">
              <w:rPr>
                <w:rFonts w:ascii="Aptos Narrow" w:eastAsia="Aptos Narrow" w:hAnsi="Aptos Narrow" w:cs="Aptos Narrow"/>
                <w:color w:val="000000" w:themeColor="text1"/>
              </w:rPr>
              <w:t>1.879</w:t>
            </w:r>
          </w:p>
        </w:tc>
        <w:tc>
          <w:tcPr>
            <w:tcW w:w="1200" w:type="dxa"/>
            <w:tcMar>
              <w:left w:w="70" w:type="dxa"/>
              <w:right w:w="70" w:type="dxa"/>
            </w:tcMar>
            <w:vAlign w:val="bottom"/>
          </w:tcPr>
          <w:p w14:paraId="7089F07C" w14:textId="00C3B896" w:rsidR="000A4EC4" w:rsidRDefault="000A4EC4" w:rsidP="0031110C">
            <w:pPr>
              <w:spacing w:after="0"/>
              <w:jc w:val="center"/>
            </w:pPr>
            <w:r w:rsidRPr="726A3959">
              <w:rPr>
                <w:rFonts w:ascii="Aptos Narrow" w:eastAsia="Aptos Narrow" w:hAnsi="Aptos Narrow" w:cs="Aptos Narrow"/>
                <w:color w:val="000000" w:themeColor="text1"/>
              </w:rPr>
              <w:t>980</w:t>
            </w:r>
          </w:p>
        </w:tc>
      </w:tr>
      <w:tr w:rsidR="000A4EC4" w14:paraId="26310F7B" w14:textId="77777777">
        <w:trPr>
          <w:trHeight w:val="300"/>
        </w:trPr>
        <w:tc>
          <w:tcPr>
            <w:tcW w:w="2280" w:type="dxa"/>
            <w:shd w:val="clear" w:color="auto" w:fill="E8E8E8"/>
            <w:tcMar>
              <w:left w:w="70" w:type="dxa"/>
              <w:right w:w="70" w:type="dxa"/>
            </w:tcMar>
            <w:vAlign w:val="bottom"/>
          </w:tcPr>
          <w:p w14:paraId="65033E69" w14:textId="66367B4D" w:rsidR="000A4EC4" w:rsidRDefault="000A4EC4" w:rsidP="000A4EC4">
            <w:pPr>
              <w:spacing w:after="0"/>
            </w:pPr>
            <w:r>
              <w:rPr>
                <w:rFonts w:ascii="Aptos Narrow" w:eastAsia="Aptos Narrow" w:hAnsi="Aptos Narrow" w:cs="Aptos Narrow"/>
                <w:color w:val="000000" w:themeColor="text1"/>
              </w:rPr>
              <w:t>Peatones Lesionados</w:t>
            </w:r>
          </w:p>
        </w:tc>
        <w:tc>
          <w:tcPr>
            <w:tcW w:w="1200" w:type="dxa"/>
            <w:shd w:val="clear" w:color="auto" w:fill="E8E8E8"/>
            <w:tcMar>
              <w:left w:w="70" w:type="dxa"/>
              <w:right w:w="70" w:type="dxa"/>
            </w:tcMar>
            <w:vAlign w:val="bottom"/>
          </w:tcPr>
          <w:p w14:paraId="487E30AA" w14:textId="17A9CE48" w:rsidR="000A4EC4" w:rsidRDefault="000A4EC4" w:rsidP="0031110C">
            <w:pPr>
              <w:spacing w:after="0"/>
              <w:jc w:val="center"/>
            </w:pPr>
            <w:r w:rsidRPr="726A3959">
              <w:rPr>
                <w:rFonts w:ascii="Aptos Narrow" w:eastAsia="Aptos Narrow" w:hAnsi="Aptos Narrow" w:cs="Aptos Narrow"/>
                <w:color w:val="000000" w:themeColor="text1"/>
              </w:rPr>
              <w:t>5.665</w:t>
            </w:r>
          </w:p>
        </w:tc>
        <w:tc>
          <w:tcPr>
            <w:tcW w:w="1200" w:type="dxa"/>
            <w:shd w:val="clear" w:color="auto" w:fill="E8E8E8"/>
            <w:tcMar>
              <w:left w:w="70" w:type="dxa"/>
              <w:right w:w="70" w:type="dxa"/>
            </w:tcMar>
            <w:vAlign w:val="bottom"/>
          </w:tcPr>
          <w:p w14:paraId="2C1DC087" w14:textId="685B4EAF" w:rsidR="000A4EC4" w:rsidRDefault="000A4EC4" w:rsidP="0031110C">
            <w:pPr>
              <w:spacing w:after="0"/>
              <w:jc w:val="center"/>
            </w:pPr>
            <w:r w:rsidRPr="726A3959">
              <w:rPr>
                <w:rFonts w:ascii="Aptos Narrow" w:eastAsia="Aptos Narrow" w:hAnsi="Aptos Narrow" w:cs="Aptos Narrow"/>
                <w:color w:val="000000" w:themeColor="text1"/>
              </w:rPr>
              <w:t>5.714</w:t>
            </w:r>
          </w:p>
        </w:tc>
        <w:tc>
          <w:tcPr>
            <w:tcW w:w="1200" w:type="dxa"/>
            <w:shd w:val="clear" w:color="auto" w:fill="E8E8E8"/>
            <w:tcMar>
              <w:left w:w="70" w:type="dxa"/>
              <w:right w:w="70" w:type="dxa"/>
            </w:tcMar>
            <w:vAlign w:val="bottom"/>
          </w:tcPr>
          <w:p w14:paraId="0C6FBB8F" w14:textId="11E68810" w:rsidR="000A4EC4" w:rsidRDefault="000A4EC4" w:rsidP="0031110C">
            <w:pPr>
              <w:spacing w:after="0"/>
              <w:jc w:val="center"/>
            </w:pPr>
            <w:r w:rsidRPr="726A3959">
              <w:rPr>
                <w:rFonts w:ascii="Aptos Narrow" w:eastAsia="Aptos Narrow" w:hAnsi="Aptos Narrow" w:cs="Aptos Narrow"/>
                <w:color w:val="000000" w:themeColor="text1"/>
              </w:rPr>
              <w:t>5.200</w:t>
            </w:r>
          </w:p>
        </w:tc>
        <w:tc>
          <w:tcPr>
            <w:tcW w:w="1200" w:type="dxa"/>
            <w:shd w:val="clear" w:color="auto" w:fill="E8E8E8"/>
            <w:tcMar>
              <w:left w:w="70" w:type="dxa"/>
              <w:right w:w="70" w:type="dxa"/>
            </w:tcMar>
            <w:vAlign w:val="bottom"/>
          </w:tcPr>
          <w:p w14:paraId="357B1F7D" w14:textId="53FE8449" w:rsidR="000A4EC4" w:rsidRDefault="000A4EC4" w:rsidP="0031110C">
            <w:pPr>
              <w:spacing w:after="0"/>
              <w:jc w:val="center"/>
            </w:pPr>
            <w:r w:rsidRPr="726A3959">
              <w:rPr>
                <w:rFonts w:ascii="Aptos Narrow" w:eastAsia="Aptos Narrow" w:hAnsi="Aptos Narrow" w:cs="Aptos Narrow"/>
                <w:color w:val="000000" w:themeColor="text1"/>
              </w:rPr>
              <w:t>4.378</w:t>
            </w:r>
          </w:p>
        </w:tc>
        <w:tc>
          <w:tcPr>
            <w:tcW w:w="1200" w:type="dxa"/>
            <w:shd w:val="clear" w:color="auto" w:fill="E8E8E8"/>
            <w:tcMar>
              <w:left w:w="70" w:type="dxa"/>
              <w:right w:w="70" w:type="dxa"/>
            </w:tcMar>
            <w:vAlign w:val="bottom"/>
          </w:tcPr>
          <w:p w14:paraId="4F73BD46" w14:textId="6625C061" w:rsidR="000A4EC4" w:rsidRDefault="000A4EC4" w:rsidP="0031110C">
            <w:pPr>
              <w:spacing w:after="0"/>
              <w:jc w:val="center"/>
            </w:pPr>
            <w:r w:rsidRPr="726A3959">
              <w:rPr>
                <w:rFonts w:ascii="Aptos Narrow" w:eastAsia="Aptos Narrow" w:hAnsi="Aptos Narrow" w:cs="Aptos Narrow"/>
                <w:color w:val="000000" w:themeColor="text1"/>
              </w:rPr>
              <w:t>1.793</w:t>
            </w:r>
          </w:p>
        </w:tc>
      </w:tr>
      <w:tr w:rsidR="000A4EC4" w:rsidRPr="000A4EC4" w14:paraId="6378ED23" w14:textId="77777777" w:rsidTr="000A4EC4">
        <w:trPr>
          <w:trHeight w:val="300"/>
        </w:trPr>
        <w:tc>
          <w:tcPr>
            <w:tcW w:w="2280" w:type="dxa"/>
            <w:tcMar>
              <w:left w:w="70" w:type="dxa"/>
              <w:right w:w="70" w:type="dxa"/>
            </w:tcMar>
            <w:vAlign w:val="bottom"/>
          </w:tcPr>
          <w:p w14:paraId="68F271DF" w14:textId="70379489" w:rsidR="000A4EC4" w:rsidRPr="000A4EC4" w:rsidRDefault="000A4EC4" w:rsidP="000A4EC4">
            <w:pPr>
              <w:spacing w:after="0"/>
              <w:rPr>
                <w:rFonts w:ascii="Aptos Narrow" w:eastAsia="Aptos Narrow" w:hAnsi="Aptos Narrow" w:cs="Aptos Narrow"/>
                <w:color w:val="000000" w:themeColor="text1"/>
              </w:rPr>
            </w:pPr>
            <w:r w:rsidRPr="726A3959">
              <w:rPr>
                <w:rFonts w:ascii="Aptos Narrow" w:eastAsia="Aptos Narrow" w:hAnsi="Aptos Narrow" w:cs="Aptos Narrow"/>
                <w:color w:val="000000" w:themeColor="text1"/>
              </w:rPr>
              <w:t>Usuario de bicicleta</w:t>
            </w:r>
            <w:r>
              <w:rPr>
                <w:rFonts w:ascii="Aptos Narrow" w:eastAsia="Aptos Narrow" w:hAnsi="Aptos Narrow" w:cs="Aptos Narrow"/>
                <w:color w:val="000000" w:themeColor="text1"/>
              </w:rPr>
              <w:t xml:space="preserve"> Fallecidos</w:t>
            </w:r>
          </w:p>
        </w:tc>
        <w:tc>
          <w:tcPr>
            <w:tcW w:w="1200" w:type="dxa"/>
            <w:tcMar>
              <w:left w:w="70" w:type="dxa"/>
              <w:right w:w="70" w:type="dxa"/>
            </w:tcMar>
            <w:vAlign w:val="bottom"/>
          </w:tcPr>
          <w:p w14:paraId="380765EF" w14:textId="6471C279" w:rsidR="000A4EC4" w:rsidRPr="000A4EC4" w:rsidRDefault="000A4EC4" w:rsidP="0031110C">
            <w:pPr>
              <w:spacing w:after="0"/>
              <w:jc w:val="center"/>
              <w:rPr>
                <w:rFonts w:ascii="Aptos Narrow" w:eastAsia="Aptos Narrow" w:hAnsi="Aptos Narrow" w:cs="Aptos Narrow"/>
                <w:color w:val="000000" w:themeColor="text1"/>
              </w:rPr>
            </w:pPr>
            <w:r w:rsidRPr="726A3959">
              <w:rPr>
                <w:rFonts w:ascii="Aptos Narrow" w:eastAsia="Aptos Narrow" w:hAnsi="Aptos Narrow" w:cs="Aptos Narrow"/>
                <w:color w:val="000000" w:themeColor="text1"/>
              </w:rPr>
              <w:t>465</w:t>
            </w:r>
          </w:p>
        </w:tc>
        <w:tc>
          <w:tcPr>
            <w:tcW w:w="1200" w:type="dxa"/>
            <w:tcMar>
              <w:left w:w="70" w:type="dxa"/>
              <w:right w:w="70" w:type="dxa"/>
            </w:tcMar>
            <w:vAlign w:val="bottom"/>
          </w:tcPr>
          <w:p w14:paraId="0EDE4736" w14:textId="7B3E8DD8" w:rsidR="000A4EC4" w:rsidRPr="000A4EC4" w:rsidRDefault="000A4EC4" w:rsidP="0031110C">
            <w:pPr>
              <w:spacing w:after="0"/>
              <w:jc w:val="center"/>
              <w:rPr>
                <w:rFonts w:ascii="Aptos Narrow" w:eastAsia="Aptos Narrow" w:hAnsi="Aptos Narrow" w:cs="Aptos Narrow"/>
                <w:color w:val="000000" w:themeColor="text1"/>
              </w:rPr>
            </w:pPr>
            <w:r w:rsidRPr="726A3959">
              <w:rPr>
                <w:rFonts w:ascii="Aptos Narrow" w:eastAsia="Aptos Narrow" w:hAnsi="Aptos Narrow" w:cs="Aptos Narrow"/>
                <w:color w:val="000000" w:themeColor="text1"/>
              </w:rPr>
              <w:t>462</w:t>
            </w:r>
          </w:p>
        </w:tc>
        <w:tc>
          <w:tcPr>
            <w:tcW w:w="1200" w:type="dxa"/>
            <w:tcMar>
              <w:left w:w="70" w:type="dxa"/>
              <w:right w:w="70" w:type="dxa"/>
            </w:tcMar>
            <w:vAlign w:val="bottom"/>
          </w:tcPr>
          <w:p w14:paraId="005E9DBD" w14:textId="29D49B45" w:rsidR="000A4EC4" w:rsidRPr="000A4EC4" w:rsidRDefault="000A4EC4" w:rsidP="0031110C">
            <w:pPr>
              <w:spacing w:after="0"/>
              <w:jc w:val="center"/>
              <w:rPr>
                <w:rFonts w:ascii="Aptos Narrow" w:eastAsia="Aptos Narrow" w:hAnsi="Aptos Narrow" w:cs="Aptos Narrow"/>
                <w:color w:val="000000" w:themeColor="text1"/>
              </w:rPr>
            </w:pPr>
            <w:r w:rsidRPr="726A3959">
              <w:rPr>
                <w:rFonts w:ascii="Aptos Narrow" w:eastAsia="Aptos Narrow" w:hAnsi="Aptos Narrow" w:cs="Aptos Narrow"/>
                <w:color w:val="000000" w:themeColor="text1"/>
              </w:rPr>
              <w:t>415</w:t>
            </w:r>
          </w:p>
        </w:tc>
        <w:tc>
          <w:tcPr>
            <w:tcW w:w="1200" w:type="dxa"/>
            <w:tcMar>
              <w:left w:w="70" w:type="dxa"/>
              <w:right w:w="70" w:type="dxa"/>
            </w:tcMar>
            <w:vAlign w:val="bottom"/>
          </w:tcPr>
          <w:p w14:paraId="48D61B33" w14:textId="5C556D06" w:rsidR="000A4EC4" w:rsidRPr="000A4EC4" w:rsidRDefault="000A4EC4" w:rsidP="0031110C">
            <w:pPr>
              <w:spacing w:after="0"/>
              <w:jc w:val="center"/>
              <w:rPr>
                <w:rFonts w:ascii="Aptos Narrow" w:eastAsia="Aptos Narrow" w:hAnsi="Aptos Narrow" w:cs="Aptos Narrow"/>
                <w:color w:val="000000" w:themeColor="text1"/>
              </w:rPr>
            </w:pPr>
            <w:r w:rsidRPr="726A3959">
              <w:rPr>
                <w:rFonts w:ascii="Aptos Narrow" w:eastAsia="Aptos Narrow" w:hAnsi="Aptos Narrow" w:cs="Aptos Narrow"/>
                <w:color w:val="000000" w:themeColor="text1"/>
              </w:rPr>
              <w:t>365</w:t>
            </w:r>
          </w:p>
        </w:tc>
        <w:tc>
          <w:tcPr>
            <w:tcW w:w="1200" w:type="dxa"/>
            <w:tcMar>
              <w:left w:w="70" w:type="dxa"/>
              <w:right w:w="70" w:type="dxa"/>
            </w:tcMar>
            <w:vAlign w:val="bottom"/>
          </w:tcPr>
          <w:p w14:paraId="58DE4E91" w14:textId="5444598B" w:rsidR="000A4EC4" w:rsidRPr="000A4EC4" w:rsidRDefault="000A4EC4" w:rsidP="0031110C">
            <w:pPr>
              <w:spacing w:after="0"/>
              <w:jc w:val="center"/>
              <w:rPr>
                <w:rFonts w:ascii="Aptos Narrow" w:eastAsia="Aptos Narrow" w:hAnsi="Aptos Narrow" w:cs="Aptos Narrow"/>
                <w:color w:val="000000" w:themeColor="text1"/>
              </w:rPr>
            </w:pPr>
            <w:r w:rsidRPr="726A3959">
              <w:rPr>
                <w:rFonts w:ascii="Aptos Narrow" w:eastAsia="Aptos Narrow" w:hAnsi="Aptos Narrow" w:cs="Aptos Narrow"/>
                <w:color w:val="000000" w:themeColor="text1"/>
              </w:rPr>
              <w:t>196</w:t>
            </w:r>
          </w:p>
        </w:tc>
      </w:tr>
      <w:tr w:rsidR="000A4EC4" w14:paraId="7C5ECA8A" w14:textId="77777777" w:rsidTr="000A4EC4">
        <w:trPr>
          <w:trHeight w:val="300"/>
        </w:trPr>
        <w:tc>
          <w:tcPr>
            <w:tcW w:w="2280" w:type="dxa"/>
            <w:shd w:val="clear" w:color="auto" w:fill="E8E8E8"/>
            <w:tcMar>
              <w:left w:w="70" w:type="dxa"/>
              <w:right w:w="70" w:type="dxa"/>
            </w:tcMar>
            <w:vAlign w:val="bottom"/>
          </w:tcPr>
          <w:p w14:paraId="312E371A" w14:textId="5522ECEE" w:rsidR="000A4EC4" w:rsidRPr="000A4EC4" w:rsidRDefault="000A4EC4" w:rsidP="000A4EC4">
            <w:pPr>
              <w:spacing w:after="0"/>
              <w:rPr>
                <w:rFonts w:ascii="Aptos Narrow" w:eastAsia="Aptos Narrow" w:hAnsi="Aptos Narrow" w:cs="Aptos Narrow"/>
                <w:color w:val="000000" w:themeColor="text1"/>
              </w:rPr>
            </w:pPr>
            <w:r w:rsidRPr="726A3959">
              <w:rPr>
                <w:rFonts w:ascii="Aptos Narrow" w:eastAsia="Aptos Narrow" w:hAnsi="Aptos Narrow" w:cs="Aptos Narrow"/>
                <w:color w:val="000000" w:themeColor="text1"/>
              </w:rPr>
              <w:t>Usuario de bicicleta</w:t>
            </w:r>
            <w:r>
              <w:rPr>
                <w:rFonts w:ascii="Aptos Narrow" w:eastAsia="Aptos Narrow" w:hAnsi="Aptos Narrow" w:cs="Aptos Narrow"/>
                <w:color w:val="000000" w:themeColor="text1"/>
              </w:rPr>
              <w:t xml:space="preserve"> Lesionados</w:t>
            </w:r>
          </w:p>
        </w:tc>
        <w:tc>
          <w:tcPr>
            <w:tcW w:w="1200" w:type="dxa"/>
            <w:shd w:val="clear" w:color="auto" w:fill="E8E8E8"/>
            <w:tcMar>
              <w:left w:w="70" w:type="dxa"/>
              <w:right w:w="70" w:type="dxa"/>
            </w:tcMar>
            <w:vAlign w:val="bottom"/>
          </w:tcPr>
          <w:p w14:paraId="55049CB0" w14:textId="4B69AF0D" w:rsidR="000A4EC4" w:rsidRPr="000A4EC4" w:rsidRDefault="000A4EC4" w:rsidP="0031110C">
            <w:pPr>
              <w:spacing w:after="0"/>
              <w:jc w:val="center"/>
              <w:rPr>
                <w:rFonts w:ascii="Aptos Narrow" w:eastAsia="Aptos Narrow" w:hAnsi="Aptos Narrow" w:cs="Aptos Narrow"/>
                <w:color w:val="000000" w:themeColor="text1"/>
              </w:rPr>
            </w:pPr>
            <w:r w:rsidRPr="726A3959">
              <w:rPr>
                <w:rFonts w:ascii="Aptos Narrow" w:eastAsia="Aptos Narrow" w:hAnsi="Aptos Narrow" w:cs="Aptos Narrow"/>
                <w:color w:val="000000" w:themeColor="text1"/>
              </w:rPr>
              <w:t>2.297</w:t>
            </w:r>
          </w:p>
        </w:tc>
        <w:tc>
          <w:tcPr>
            <w:tcW w:w="1200" w:type="dxa"/>
            <w:shd w:val="clear" w:color="auto" w:fill="E8E8E8"/>
            <w:tcMar>
              <w:left w:w="70" w:type="dxa"/>
              <w:right w:w="70" w:type="dxa"/>
            </w:tcMar>
            <w:vAlign w:val="bottom"/>
          </w:tcPr>
          <w:p w14:paraId="2CFBE747" w14:textId="306D6DA6" w:rsidR="000A4EC4" w:rsidRPr="000A4EC4" w:rsidRDefault="000A4EC4" w:rsidP="0031110C">
            <w:pPr>
              <w:spacing w:after="0"/>
              <w:jc w:val="center"/>
              <w:rPr>
                <w:rFonts w:ascii="Aptos Narrow" w:eastAsia="Aptos Narrow" w:hAnsi="Aptos Narrow" w:cs="Aptos Narrow"/>
                <w:color w:val="000000" w:themeColor="text1"/>
              </w:rPr>
            </w:pPr>
            <w:r w:rsidRPr="726A3959">
              <w:rPr>
                <w:rFonts w:ascii="Aptos Narrow" w:eastAsia="Aptos Narrow" w:hAnsi="Aptos Narrow" w:cs="Aptos Narrow"/>
                <w:color w:val="000000" w:themeColor="text1"/>
              </w:rPr>
              <w:t>2.169</w:t>
            </w:r>
          </w:p>
        </w:tc>
        <w:tc>
          <w:tcPr>
            <w:tcW w:w="1200" w:type="dxa"/>
            <w:shd w:val="clear" w:color="auto" w:fill="E8E8E8"/>
            <w:tcMar>
              <w:left w:w="70" w:type="dxa"/>
              <w:right w:w="70" w:type="dxa"/>
            </w:tcMar>
            <w:vAlign w:val="bottom"/>
          </w:tcPr>
          <w:p w14:paraId="56E45261" w14:textId="711450AB" w:rsidR="000A4EC4" w:rsidRPr="000A4EC4" w:rsidRDefault="000A4EC4" w:rsidP="0031110C">
            <w:pPr>
              <w:spacing w:after="0"/>
              <w:jc w:val="center"/>
              <w:rPr>
                <w:rFonts w:ascii="Aptos Narrow" w:eastAsia="Aptos Narrow" w:hAnsi="Aptos Narrow" w:cs="Aptos Narrow"/>
                <w:color w:val="000000" w:themeColor="text1"/>
              </w:rPr>
            </w:pPr>
            <w:r w:rsidRPr="726A3959">
              <w:rPr>
                <w:rFonts w:ascii="Aptos Narrow" w:eastAsia="Aptos Narrow" w:hAnsi="Aptos Narrow" w:cs="Aptos Narrow"/>
                <w:color w:val="000000" w:themeColor="text1"/>
              </w:rPr>
              <w:t>2.032</w:t>
            </w:r>
          </w:p>
        </w:tc>
        <w:tc>
          <w:tcPr>
            <w:tcW w:w="1200" w:type="dxa"/>
            <w:shd w:val="clear" w:color="auto" w:fill="E8E8E8"/>
            <w:tcMar>
              <w:left w:w="70" w:type="dxa"/>
              <w:right w:w="70" w:type="dxa"/>
            </w:tcMar>
            <w:vAlign w:val="bottom"/>
          </w:tcPr>
          <w:p w14:paraId="103926F0" w14:textId="3367A862" w:rsidR="000A4EC4" w:rsidRPr="000A4EC4" w:rsidRDefault="000A4EC4" w:rsidP="0031110C">
            <w:pPr>
              <w:spacing w:after="0"/>
              <w:jc w:val="center"/>
              <w:rPr>
                <w:rFonts w:ascii="Aptos Narrow" w:eastAsia="Aptos Narrow" w:hAnsi="Aptos Narrow" w:cs="Aptos Narrow"/>
                <w:color w:val="000000" w:themeColor="text1"/>
              </w:rPr>
            </w:pPr>
            <w:r w:rsidRPr="726A3959">
              <w:rPr>
                <w:rFonts w:ascii="Aptos Narrow" w:eastAsia="Aptos Narrow" w:hAnsi="Aptos Narrow" w:cs="Aptos Narrow"/>
                <w:color w:val="000000" w:themeColor="text1"/>
              </w:rPr>
              <w:t>1.508</w:t>
            </w:r>
          </w:p>
        </w:tc>
        <w:tc>
          <w:tcPr>
            <w:tcW w:w="1200" w:type="dxa"/>
            <w:shd w:val="clear" w:color="auto" w:fill="E8E8E8"/>
            <w:tcMar>
              <w:left w:w="70" w:type="dxa"/>
              <w:right w:w="70" w:type="dxa"/>
            </w:tcMar>
            <w:vAlign w:val="bottom"/>
          </w:tcPr>
          <w:p w14:paraId="7B97748A" w14:textId="2AB37F9C" w:rsidR="000A4EC4" w:rsidRPr="000A4EC4" w:rsidRDefault="000A4EC4" w:rsidP="0031110C">
            <w:pPr>
              <w:spacing w:after="0"/>
              <w:jc w:val="center"/>
              <w:rPr>
                <w:rFonts w:ascii="Aptos Narrow" w:eastAsia="Aptos Narrow" w:hAnsi="Aptos Narrow" w:cs="Aptos Narrow"/>
                <w:color w:val="000000" w:themeColor="text1"/>
              </w:rPr>
            </w:pPr>
            <w:r w:rsidRPr="726A3959">
              <w:rPr>
                <w:rFonts w:ascii="Aptos Narrow" w:eastAsia="Aptos Narrow" w:hAnsi="Aptos Narrow" w:cs="Aptos Narrow"/>
                <w:color w:val="000000" w:themeColor="text1"/>
              </w:rPr>
              <w:t>673</w:t>
            </w:r>
          </w:p>
        </w:tc>
      </w:tr>
    </w:tbl>
    <w:p w14:paraId="55855A8E" w14:textId="77777777" w:rsidR="000A4EC4" w:rsidRPr="000A4EC4" w:rsidRDefault="000A4EC4" w:rsidP="000A4EC4">
      <w:pPr>
        <w:tabs>
          <w:tab w:val="left" w:pos="719"/>
          <w:tab w:val="left" w:pos="721"/>
        </w:tabs>
        <w:spacing w:before="3" w:line="261" w:lineRule="auto"/>
        <w:ind w:right="143"/>
        <w:jc w:val="both"/>
        <w:rPr>
          <w:sz w:val="24"/>
          <w:szCs w:val="24"/>
        </w:rPr>
      </w:pPr>
    </w:p>
    <w:p w14:paraId="364DC11E" w14:textId="77777777" w:rsidR="00A94FDA" w:rsidRDefault="00A94FDA" w:rsidP="00A94FDA">
      <w:pPr>
        <w:jc w:val="both"/>
      </w:pPr>
      <w:r>
        <w:rPr>
          <w:rFonts w:ascii="Verdana" w:eastAsia="Verdana" w:hAnsi="Verdana" w:cs="Verdana"/>
          <w:color w:val="000000" w:themeColor="text1"/>
          <w:lang w:val="es-ES"/>
        </w:rPr>
        <w:t xml:space="preserve">La información de las demás variables solicitadas, pueden ser consultadas en </w:t>
      </w:r>
      <w:r w:rsidRPr="726A3959">
        <w:rPr>
          <w:rFonts w:ascii="Verdana" w:eastAsia="Verdana" w:hAnsi="Verdana" w:cs="Verdana"/>
          <w:color w:val="000000" w:themeColor="text1"/>
          <w:lang w:val="es-ES"/>
        </w:rPr>
        <w:t xml:space="preserve">el archivo </w:t>
      </w:r>
      <w:r>
        <w:rPr>
          <w:rFonts w:ascii="Verdana" w:eastAsia="Verdana" w:hAnsi="Verdana" w:cs="Verdana"/>
          <w:color w:val="000000" w:themeColor="text1"/>
          <w:lang w:val="es-ES"/>
        </w:rPr>
        <w:t xml:space="preserve">adjunto </w:t>
      </w:r>
      <w:r w:rsidRPr="00B42E33">
        <w:rPr>
          <w:rFonts w:ascii="Verdana" w:eastAsia="Verdana" w:hAnsi="Verdana" w:cs="Verdana"/>
          <w:color w:val="000000" w:themeColor="text1"/>
          <w:lang w:val="es-ES"/>
        </w:rPr>
        <w:t>SiniestralidadNacional_2022_2026</w:t>
      </w:r>
      <w:r>
        <w:rPr>
          <w:rFonts w:ascii="Verdana" w:eastAsia="Verdana" w:hAnsi="Verdana" w:cs="Verdana"/>
          <w:color w:val="000000" w:themeColor="text1"/>
          <w:lang w:val="es-ES"/>
        </w:rPr>
        <w:t>.xlsx, relacionado también en la pregunta 1 del numeral 1.</w:t>
      </w:r>
    </w:p>
    <w:p w14:paraId="428C0815" w14:textId="77777777" w:rsidR="00051AFC" w:rsidRDefault="00051AFC" w:rsidP="7F35074C">
      <w:pPr>
        <w:pStyle w:val="Prrafodelista"/>
        <w:tabs>
          <w:tab w:val="left" w:pos="719"/>
          <w:tab w:val="left" w:pos="721"/>
        </w:tabs>
        <w:spacing w:before="3" w:line="261" w:lineRule="auto"/>
        <w:ind w:right="145" w:firstLine="0"/>
        <w:jc w:val="both"/>
        <w:rPr>
          <w:rFonts w:ascii="Verdana" w:eastAsia="Verdana" w:hAnsi="Verdana" w:cs="Verdana"/>
        </w:rPr>
      </w:pPr>
    </w:p>
    <w:p w14:paraId="4F85C224" w14:textId="77777777" w:rsidR="00A472D1" w:rsidRPr="00A02160" w:rsidRDefault="74B4CBC6" w:rsidP="7F35074C">
      <w:pPr>
        <w:pStyle w:val="Prrafodelista"/>
        <w:numPr>
          <w:ilvl w:val="1"/>
          <w:numId w:val="13"/>
        </w:numPr>
        <w:tabs>
          <w:tab w:val="left" w:pos="719"/>
          <w:tab w:val="left" w:pos="721"/>
        </w:tabs>
        <w:spacing w:before="2" w:line="261" w:lineRule="auto"/>
        <w:ind w:right="139"/>
        <w:jc w:val="both"/>
        <w:rPr>
          <w:rFonts w:ascii="Verdana" w:eastAsia="Verdana" w:hAnsi="Verdana" w:cs="Verdana"/>
          <w:b/>
          <w:bCs/>
          <w:color w:val="FF0000"/>
        </w:rPr>
      </w:pPr>
      <w:commentRangeStart w:id="62"/>
      <w:r w:rsidRPr="7F35074C">
        <w:rPr>
          <w:rFonts w:ascii="Verdana" w:eastAsia="Verdana" w:hAnsi="Verdana" w:cs="Verdana"/>
          <w:w w:val="80"/>
        </w:rPr>
        <w:t xml:space="preserve">¿Qué acciones concretas se están implementando para proteger a peatones, </w:t>
      </w:r>
      <w:commentRangeStart w:id="63"/>
      <w:commentRangeStart w:id="64"/>
      <w:commentRangeStart w:id="65"/>
      <w:r w:rsidRPr="7F35074C">
        <w:rPr>
          <w:rFonts w:ascii="Verdana" w:eastAsia="Verdana" w:hAnsi="Verdana" w:cs="Verdana"/>
        </w:rPr>
        <w:t>ciclistas</w:t>
      </w:r>
      <w:commentRangeEnd w:id="63"/>
      <w:r w:rsidRPr="7F35074C">
        <w:rPr>
          <w:rStyle w:val="Refdecomentario"/>
          <w:rFonts w:ascii="Verdana" w:eastAsia="Verdana" w:hAnsi="Verdana" w:cs="Verdana"/>
          <w:sz w:val="22"/>
          <w:szCs w:val="22"/>
        </w:rPr>
        <w:commentReference w:id="63"/>
      </w:r>
      <w:commentRangeEnd w:id="64"/>
      <w:r w:rsidRPr="7F35074C">
        <w:rPr>
          <w:rStyle w:val="Refdecomentario"/>
          <w:rFonts w:ascii="Verdana" w:eastAsia="Verdana" w:hAnsi="Verdana" w:cs="Verdana"/>
          <w:sz w:val="22"/>
          <w:szCs w:val="22"/>
        </w:rPr>
        <w:commentReference w:id="64"/>
      </w:r>
      <w:commentRangeEnd w:id="65"/>
      <w:r w:rsidRPr="7F35074C">
        <w:rPr>
          <w:rStyle w:val="Refdecomentario"/>
          <w:rFonts w:ascii="Verdana" w:eastAsia="Verdana" w:hAnsi="Verdana" w:cs="Verdana"/>
          <w:sz w:val="22"/>
          <w:szCs w:val="22"/>
        </w:rPr>
        <w:commentReference w:id="65"/>
      </w:r>
      <w:r w:rsidRPr="7F35074C">
        <w:rPr>
          <w:rFonts w:ascii="Verdana" w:eastAsia="Verdana" w:hAnsi="Verdana" w:cs="Verdana"/>
        </w:rPr>
        <w:t>, niños, person</w:t>
      </w:r>
      <w:commentRangeEnd w:id="62"/>
      <w:r w:rsidR="00A472D1" w:rsidRPr="7F35074C">
        <w:rPr>
          <w:rStyle w:val="Refdecomentario"/>
          <w:rFonts w:ascii="Verdana" w:eastAsia="Verdana" w:hAnsi="Verdana" w:cs="Verdana"/>
          <w:sz w:val="22"/>
          <w:szCs w:val="22"/>
        </w:rPr>
        <w:commentReference w:id="62"/>
      </w:r>
      <w:r w:rsidRPr="7F35074C">
        <w:rPr>
          <w:rFonts w:ascii="Verdana" w:eastAsia="Verdana" w:hAnsi="Verdana" w:cs="Verdana"/>
        </w:rPr>
        <w:t xml:space="preserve">as </w:t>
      </w:r>
      <w:r w:rsidRPr="7F35074C">
        <w:rPr>
          <w:rFonts w:ascii="Verdana" w:eastAsia="Verdana" w:hAnsi="Verdana" w:cs="Verdana"/>
          <w:spacing w:val="-2"/>
          <w:w w:val="90"/>
        </w:rPr>
        <w:t>mayores</w:t>
      </w:r>
      <w:r w:rsidRPr="7F35074C">
        <w:rPr>
          <w:rFonts w:ascii="Verdana" w:eastAsia="Verdana" w:hAnsi="Verdana" w:cs="Verdana"/>
          <w:spacing w:val="-7"/>
          <w:w w:val="90"/>
        </w:rPr>
        <w:t xml:space="preserve"> </w:t>
      </w:r>
      <w:r w:rsidRPr="7F35074C">
        <w:rPr>
          <w:rFonts w:ascii="Verdana" w:eastAsia="Verdana" w:hAnsi="Verdana" w:cs="Verdana"/>
          <w:spacing w:val="-2"/>
          <w:w w:val="90"/>
        </w:rPr>
        <w:t>y</w:t>
      </w:r>
      <w:r w:rsidRPr="7F35074C">
        <w:rPr>
          <w:rFonts w:ascii="Verdana" w:eastAsia="Verdana" w:hAnsi="Verdana" w:cs="Verdana"/>
          <w:spacing w:val="-8"/>
          <w:w w:val="90"/>
        </w:rPr>
        <w:t xml:space="preserve"> </w:t>
      </w:r>
      <w:r w:rsidRPr="7F35074C">
        <w:rPr>
          <w:rFonts w:ascii="Verdana" w:eastAsia="Verdana" w:hAnsi="Verdana" w:cs="Verdana"/>
          <w:spacing w:val="-2"/>
          <w:w w:val="90"/>
        </w:rPr>
        <w:t>personas</w:t>
      </w:r>
      <w:r w:rsidRPr="7F35074C">
        <w:rPr>
          <w:rFonts w:ascii="Verdana" w:eastAsia="Verdana" w:hAnsi="Verdana" w:cs="Verdana"/>
          <w:spacing w:val="-8"/>
          <w:w w:val="90"/>
        </w:rPr>
        <w:t xml:space="preserve"> </w:t>
      </w:r>
      <w:r w:rsidRPr="7F35074C">
        <w:rPr>
          <w:rFonts w:ascii="Verdana" w:eastAsia="Verdana" w:hAnsi="Verdana" w:cs="Verdana"/>
          <w:spacing w:val="-2"/>
          <w:w w:val="90"/>
        </w:rPr>
        <w:t>con</w:t>
      </w:r>
      <w:r w:rsidRPr="7F35074C">
        <w:rPr>
          <w:rFonts w:ascii="Verdana" w:eastAsia="Verdana" w:hAnsi="Verdana" w:cs="Verdana"/>
          <w:spacing w:val="-9"/>
          <w:w w:val="90"/>
        </w:rPr>
        <w:t xml:space="preserve"> </w:t>
      </w:r>
      <w:commentRangeStart w:id="69"/>
      <w:commentRangeStart w:id="70"/>
      <w:commentRangeStart w:id="71"/>
      <w:r w:rsidRPr="7F35074C">
        <w:rPr>
          <w:rFonts w:ascii="Verdana" w:eastAsia="Verdana" w:hAnsi="Verdana" w:cs="Verdana"/>
          <w:spacing w:val="-2"/>
          <w:w w:val="90"/>
        </w:rPr>
        <w:t>discapacidad</w:t>
      </w:r>
      <w:commentRangeEnd w:id="69"/>
      <w:r w:rsidRPr="7F35074C">
        <w:rPr>
          <w:rStyle w:val="Refdecomentario"/>
          <w:rFonts w:ascii="Verdana" w:eastAsia="Verdana" w:hAnsi="Verdana" w:cs="Verdana"/>
          <w:sz w:val="22"/>
          <w:szCs w:val="22"/>
        </w:rPr>
        <w:commentReference w:id="69"/>
      </w:r>
      <w:commentRangeEnd w:id="70"/>
      <w:r w:rsidRPr="7F35074C">
        <w:rPr>
          <w:rStyle w:val="Refdecomentario"/>
          <w:rFonts w:ascii="Verdana" w:eastAsia="Verdana" w:hAnsi="Verdana" w:cs="Verdana"/>
          <w:sz w:val="22"/>
          <w:szCs w:val="22"/>
        </w:rPr>
        <w:commentReference w:id="70"/>
      </w:r>
      <w:commentRangeEnd w:id="71"/>
      <w:r w:rsidRPr="7F35074C">
        <w:rPr>
          <w:rStyle w:val="Refdecomentario"/>
          <w:rFonts w:ascii="Verdana" w:eastAsia="Verdana" w:hAnsi="Verdana" w:cs="Verdana"/>
          <w:sz w:val="22"/>
          <w:szCs w:val="22"/>
        </w:rPr>
        <w:commentReference w:id="71"/>
      </w:r>
      <w:r w:rsidRPr="7F35074C">
        <w:rPr>
          <w:rFonts w:ascii="Verdana" w:eastAsia="Verdana" w:hAnsi="Verdana" w:cs="Verdana"/>
        </w:rPr>
        <w:t xml:space="preserve">? </w:t>
      </w:r>
      <w:r w:rsidRPr="7F35074C">
        <w:rPr>
          <w:rFonts w:ascii="Verdana" w:eastAsia="Verdana" w:hAnsi="Verdana" w:cs="Verdana"/>
          <w:b/>
          <w:bCs/>
          <w:color w:val="FF0000"/>
          <w:w w:val="85"/>
        </w:rPr>
        <w:t>DIRECCIONES MISIONALES</w:t>
      </w:r>
    </w:p>
    <w:p w14:paraId="4F641D11" w14:textId="23E92A18" w:rsidR="7F35074C" w:rsidRDefault="7F35074C" w:rsidP="7F35074C">
      <w:pPr>
        <w:pStyle w:val="Prrafodelista"/>
        <w:tabs>
          <w:tab w:val="left" w:pos="719"/>
          <w:tab w:val="left" w:pos="721"/>
        </w:tabs>
        <w:spacing w:before="2" w:line="261" w:lineRule="auto"/>
        <w:ind w:left="361" w:right="139" w:firstLine="0"/>
        <w:jc w:val="both"/>
        <w:rPr>
          <w:rFonts w:ascii="Verdana" w:eastAsia="Verdana" w:hAnsi="Verdana" w:cs="Verdana"/>
        </w:rPr>
      </w:pPr>
    </w:p>
    <w:p w14:paraId="3D9DBFF8" w14:textId="0A3636C8" w:rsidR="498F09B9" w:rsidRDefault="498F09B9" w:rsidP="7F35074C">
      <w:pPr>
        <w:pStyle w:val="Prrafodelista"/>
        <w:tabs>
          <w:tab w:val="left" w:pos="719"/>
          <w:tab w:val="left" w:pos="721"/>
        </w:tabs>
        <w:spacing w:before="2" w:line="261" w:lineRule="auto"/>
        <w:ind w:left="361" w:right="139" w:firstLine="0"/>
        <w:jc w:val="both"/>
        <w:rPr>
          <w:rFonts w:ascii="Verdana" w:eastAsia="Verdana" w:hAnsi="Verdana" w:cs="Verdana"/>
        </w:rPr>
      </w:pPr>
      <w:r w:rsidRPr="7F35074C">
        <w:rPr>
          <w:rFonts w:ascii="Verdana" w:eastAsia="Verdana" w:hAnsi="Verdana" w:cs="Verdana"/>
        </w:rPr>
        <w:t>La protección de los actores viales vulnerables comprende acciones sobre el comportamiento de los usuarios, las condiciones de la infraestructura y la seguridad de los vehículos. En</w:t>
      </w:r>
      <w:r w:rsidR="73DB8D11" w:rsidRPr="7F35074C">
        <w:rPr>
          <w:rFonts w:ascii="Verdana" w:eastAsia="Verdana" w:hAnsi="Verdana" w:cs="Verdana"/>
        </w:rPr>
        <w:t xml:space="preserve"> este sentido a través de la</w:t>
      </w:r>
      <w:r w:rsidRPr="7F35074C">
        <w:rPr>
          <w:rFonts w:ascii="Verdana" w:eastAsia="Verdana" w:hAnsi="Verdana" w:cs="Verdana"/>
        </w:rPr>
        <w:t xml:space="preserve"> Dirección de Infraestructura y Vehículos, se adelantan procesos de formación técnica, elaboración de herramientas para una infraestructura segura y estudios orientados a fortalecer los requisitos de seguridad vehicular, así: </w:t>
      </w:r>
    </w:p>
    <w:p w14:paraId="26FDD882" w14:textId="17F1CF69" w:rsidR="7F35074C" w:rsidRDefault="7F35074C" w:rsidP="7F35074C">
      <w:pPr>
        <w:pStyle w:val="Prrafodelista"/>
        <w:tabs>
          <w:tab w:val="left" w:pos="719"/>
          <w:tab w:val="left" w:pos="721"/>
        </w:tabs>
        <w:spacing w:before="2" w:line="261" w:lineRule="auto"/>
        <w:ind w:left="360" w:right="139"/>
        <w:jc w:val="both"/>
        <w:rPr>
          <w:rFonts w:ascii="Verdana" w:eastAsia="Verdana" w:hAnsi="Verdana" w:cs="Verdana"/>
        </w:rPr>
      </w:pPr>
    </w:p>
    <w:p w14:paraId="1F423467" w14:textId="77777777" w:rsidR="00DA1634" w:rsidRDefault="00DA1634" w:rsidP="7F35074C">
      <w:pPr>
        <w:pStyle w:val="Prrafodelista"/>
        <w:tabs>
          <w:tab w:val="left" w:pos="719"/>
          <w:tab w:val="left" w:pos="721"/>
        </w:tabs>
        <w:spacing w:before="2" w:line="261" w:lineRule="auto"/>
        <w:ind w:left="360" w:right="139"/>
        <w:jc w:val="both"/>
        <w:rPr>
          <w:rFonts w:ascii="Verdana" w:eastAsia="Verdana" w:hAnsi="Verdana" w:cs="Verdana"/>
          <w:b/>
          <w:bCs/>
        </w:rPr>
      </w:pPr>
    </w:p>
    <w:p w14:paraId="29D71367" w14:textId="056BCF2C" w:rsidR="00F847DD" w:rsidRPr="00DA1634" w:rsidRDefault="00D019E8" w:rsidP="7F35074C">
      <w:pPr>
        <w:pStyle w:val="Prrafodelista"/>
        <w:tabs>
          <w:tab w:val="left" w:pos="719"/>
          <w:tab w:val="left" w:pos="721"/>
        </w:tabs>
        <w:spacing w:before="2" w:line="261" w:lineRule="auto"/>
        <w:ind w:left="360" w:right="139"/>
        <w:jc w:val="both"/>
        <w:rPr>
          <w:rFonts w:ascii="Verdana" w:eastAsia="Verdana" w:hAnsi="Verdana" w:cs="Verdana"/>
          <w:b/>
          <w:bCs/>
        </w:rPr>
      </w:pPr>
      <w:r w:rsidRPr="7F35074C">
        <w:rPr>
          <w:rFonts w:ascii="Verdana" w:eastAsia="Verdana" w:hAnsi="Verdana" w:cs="Verdana"/>
          <w:b/>
          <w:bCs/>
        </w:rPr>
        <w:t>Acciones formativas</w:t>
      </w:r>
      <w:r w:rsidR="00DA1634" w:rsidRPr="7F35074C">
        <w:rPr>
          <w:rFonts w:ascii="Verdana" w:eastAsia="Verdana" w:hAnsi="Verdana" w:cs="Verdana"/>
          <w:b/>
          <w:bCs/>
        </w:rPr>
        <w:t xml:space="preserve"> a autoridades de tránsito, academia y</w:t>
      </w:r>
      <w:r w:rsidR="610847DD" w:rsidRPr="7F35074C">
        <w:rPr>
          <w:rFonts w:ascii="Verdana" w:eastAsia="Verdana" w:hAnsi="Verdana" w:cs="Verdana"/>
          <w:b/>
          <w:bCs/>
        </w:rPr>
        <w:t xml:space="preserve">  </w:t>
      </w:r>
      <w:r w:rsidR="00DA1634" w:rsidRPr="7F35074C">
        <w:rPr>
          <w:rFonts w:ascii="Verdana" w:eastAsia="Verdana" w:hAnsi="Verdana" w:cs="Verdana"/>
          <w:b/>
          <w:bCs/>
        </w:rPr>
        <w:t>profesionales:</w:t>
      </w:r>
    </w:p>
    <w:p w14:paraId="70ED98BF" w14:textId="77777777" w:rsidR="00DA1634" w:rsidRPr="00F847DD" w:rsidRDefault="00DA1634" w:rsidP="7F35074C">
      <w:pPr>
        <w:pStyle w:val="Prrafodelista"/>
        <w:tabs>
          <w:tab w:val="left" w:pos="719"/>
          <w:tab w:val="left" w:pos="721"/>
        </w:tabs>
        <w:spacing w:before="2" w:line="261" w:lineRule="auto"/>
        <w:ind w:left="360" w:right="139"/>
        <w:jc w:val="both"/>
        <w:rPr>
          <w:rFonts w:ascii="Verdana" w:eastAsia="Verdana" w:hAnsi="Verdana" w:cs="Verdana"/>
        </w:rPr>
      </w:pPr>
    </w:p>
    <w:p w14:paraId="4C4A54AC" w14:textId="62C7E990" w:rsidR="0997DDE9" w:rsidRPr="00F847DD" w:rsidRDefault="0997DDE9" w:rsidP="7F35074C">
      <w:pPr>
        <w:pStyle w:val="Prrafodelista"/>
        <w:numPr>
          <w:ilvl w:val="0"/>
          <w:numId w:val="19"/>
        </w:numPr>
        <w:tabs>
          <w:tab w:val="left" w:pos="719"/>
          <w:tab w:val="left" w:pos="721"/>
        </w:tabs>
        <w:spacing w:before="2" w:line="261" w:lineRule="auto"/>
        <w:ind w:right="139"/>
        <w:jc w:val="both"/>
        <w:rPr>
          <w:rFonts w:ascii="Verdana" w:eastAsia="Verdana" w:hAnsi="Verdana" w:cs="Verdana"/>
        </w:rPr>
      </w:pPr>
      <w:r w:rsidRPr="7F35074C">
        <w:rPr>
          <w:rFonts w:ascii="Verdana" w:eastAsia="Verdana" w:hAnsi="Verdana" w:cs="Verdana"/>
          <w:b/>
          <w:bCs/>
        </w:rPr>
        <w:t xml:space="preserve">Manual </w:t>
      </w:r>
      <w:r w:rsidR="430955E4" w:rsidRPr="7F35074C">
        <w:rPr>
          <w:rFonts w:ascii="Verdana" w:eastAsia="Verdana" w:hAnsi="Verdana" w:cs="Verdana"/>
          <w:b/>
          <w:bCs/>
        </w:rPr>
        <w:t>de Señalización Vial 2024:</w:t>
      </w:r>
      <w:r w:rsidR="430955E4" w:rsidRPr="7F35074C">
        <w:rPr>
          <w:rFonts w:ascii="Verdana" w:eastAsia="Verdana" w:hAnsi="Verdana" w:cs="Verdana"/>
        </w:rPr>
        <w:t xml:space="preserve"> La Dirección desarrolló capacitaciones </w:t>
      </w:r>
      <w:r w:rsidR="39D18AA3" w:rsidRPr="7F35074C">
        <w:rPr>
          <w:rFonts w:ascii="Verdana" w:eastAsia="Verdana" w:hAnsi="Verdana" w:cs="Verdana"/>
        </w:rPr>
        <w:t xml:space="preserve">presenciales y virtuales </w:t>
      </w:r>
      <w:r w:rsidR="430955E4" w:rsidRPr="7F35074C">
        <w:rPr>
          <w:rFonts w:ascii="Verdana" w:eastAsia="Verdana" w:hAnsi="Verdana" w:cs="Verdana"/>
        </w:rPr>
        <w:t xml:space="preserve">en este tema en la vigencia 2025 en las ciudades capitales o alternas de los 32 departamentos del territorio nacional. </w:t>
      </w:r>
    </w:p>
    <w:p w14:paraId="182E208D" w14:textId="003BB7D0" w:rsidR="41AF9A6A" w:rsidRDefault="41AF9A6A" w:rsidP="7F35074C">
      <w:pPr>
        <w:pStyle w:val="Prrafodelista"/>
        <w:tabs>
          <w:tab w:val="left" w:pos="719"/>
          <w:tab w:val="left" w:pos="721"/>
        </w:tabs>
        <w:spacing w:before="2" w:line="261" w:lineRule="auto"/>
        <w:ind w:right="139"/>
        <w:jc w:val="both"/>
        <w:rPr>
          <w:rFonts w:ascii="Verdana" w:eastAsia="Verdana" w:hAnsi="Verdana" w:cs="Verdana"/>
          <w:color w:val="000000" w:themeColor="text1"/>
        </w:rPr>
      </w:pPr>
    </w:p>
    <w:p w14:paraId="3C491855" w14:textId="3518DE83" w:rsidR="4F688953" w:rsidRDefault="4F688953" w:rsidP="7F35074C">
      <w:pPr>
        <w:ind w:left="426"/>
        <w:jc w:val="both"/>
        <w:rPr>
          <w:rFonts w:ascii="Verdana" w:eastAsia="Verdana" w:hAnsi="Verdana" w:cs="Verdana"/>
          <w:color w:val="000000" w:themeColor="text1"/>
          <w:lang w:val="es-ES"/>
        </w:rPr>
      </w:pPr>
      <w:r w:rsidRPr="7F35074C">
        <w:rPr>
          <w:rFonts w:ascii="Verdana" w:eastAsia="Verdana" w:hAnsi="Verdana" w:cs="Verdana"/>
          <w:color w:val="000000" w:themeColor="text1"/>
        </w:rPr>
        <w:t>Es relevante señalar que el Manual contiene un conjunto de lineamientos, requisitos y recomendaciones necesarios para llevar a cabo un proyecto de señalización, en las etapas de diseño, implementación y mantenimiento, así mismo establece las características y funciones de los dispositivos de señalización vial que se utilizarán para tal efecto.</w:t>
      </w:r>
      <w:r w:rsidRPr="7F35074C">
        <w:rPr>
          <w:rFonts w:ascii="Verdana" w:eastAsia="Verdana" w:hAnsi="Verdana" w:cs="Verdana"/>
          <w:color w:val="000000" w:themeColor="text1"/>
          <w:lang w:val="es-ES"/>
        </w:rPr>
        <w:t xml:space="preserve"> Al respecto, cuenta con capítulos y apartes específicos </w:t>
      </w:r>
      <w:r w:rsidR="0057577D" w:rsidRPr="7F35074C">
        <w:rPr>
          <w:rFonts w:ascii="Verdana" w:eastAsia="Verdana" w:hAnsi="Verdana" w:cs="Verdana"/>
          <w:color w:val="000000" w:themeColor="text1"/>
          <w:lang w:val="es-ES"/>
        </w:rPr>
        <w:t>con</w:t>
      </w:r>
      <w:r w:rsidRPr="7F35074C">
        <w:rPr>
          <w:rFonts w:ascii="Verdana" w:eastAsia="Verdana" w:hAnsi="Verdana" w:cs="Verdana"/>
          <w:color w:val="000000" w:themeColor="text1"/>
          <w:lang w:val="es-ES"/>
        </w:rPr>
        <w:t xml:space="preserve"> lineamientos de señalización </w:t>
      </w:r>
      <w:r w:rsidR="0057577D" w:rsidRPr="7F35074C">
        <w:rPr>
          <w:rFonts w:ascii="Verdana" w:eastAsia="Verdana" w:hAnsi="Verdana" w:cs="Verdana"/>
          <w:color w:val="000000" w:themeColor="text1"/>
          <w:lang w:val="es-ES"/>
        </w:rPr>
        <w:t xml:space="preserve">vial </w:t>
      </w:r>
      <w:r w:rsidRPr="7F35074C">
        <w:rPr>
          <w:rFonts w:ascii="Verdana" w:eastAsia="Verdana" w:hAnsi="Verdana" w:cs="Verdana"/>
          <w:color w:val="000000" w:themeColor="text1"/>
          <w:lang w:val="es-ES"/>
        </w:rPr>
        <w:t xml:space="preserve">para </w:t>
      </w:r>
      <w:ins w:id="75" w:author="Microsoft Word" w:date="2026-09-17T07:45:00Z" w16du:dateUtc="2026-09-17T14:45:00Z">
        <w:r w:rsidRPr="7F35074C">
          <w:rPr>
            <w:rFonts w:ascii="Verdana" w:eastAsia="Verdana" w:hAnsi="Verdana" w:cs="Verdana"/>
            <w:color w:val="000000" w:themeColor="text1"/>
            <w:lang w:val="es-ES"/>
          </w:rPr>
          <w:t>los peatones, c</w:t>
        </w:r>
      </w:ins>
      <w:r w:rsidRPr="7F35074C">
        <w:rPr>
          <w:rFonts w:ascii="Verdana" w:eastAsia="Verdana" w:hAnsi="Verdana" w:cs="Verdana"/>
          <w:color w:val="000000" w:themeColor="text1"/>
          <w:lang w:val="es-ES"/>
        </w:rPr>
        <w:t xml:space="preserve">iclistas y motociclistas. </w:t>
      </w:r>
    </w:p>
    <w:p w14:paraId="5FEAF47F" w14:textId="7B1DF22F" w:rsidR="430955E4" w:rsidRDefault="0057577D" w:rsidP="7F35074C">
      <w:pPr>
        <w:pStyle w:val="Prrafodelista"/>
        <w:ind w:left="360" w:right="284" w:firstLine="0"/>
        <w:jc w:val="both"/>
        <w:rPr>
          <w:rFonts w:ascii="Verdana" w:eastAsia="Verdana" w:hAnsi="Verdana" w:cs="Verdana"/>
          <w:color w:val="000000" w:themeColor="text1"/>
        </w:rPr>
      </w:pPr>
      <w:r w:rsidRPr="7F35074C">
        <w:rPr>
          <w:rFonts w:ascii="Verdana" w:eastAsia="Verdana" w:hAnsi="Verdana" w:cs="Verdana"/>
          <w:color w:val="000000" w:themeColor="text1"/>
        </w:rPr>
        <w:t>A l</w:t>
      </w:r>
      <w:r w:rsidR="00245E91" w:rsidRPr="7F35074C">
        <w:rPr>
          <w:rFonts w:ascii="Verdana" w:eastAsia="Verdana" w:hAnsi="Verdana" w:cs="Verdana"/>
          <w:color w:val="000000" w:themeColor="text1"/>
        </w:rPr>
        <w:t>a</w:t>
      </w:r>
      <w:r w:rsidRPr="7F35074C">
        <w:rPr>
          <w:rFonts w:ascii="Verdana" w:eastAsia="Verdana" w:hAnsi="Verdana" w:cs="Verdana"/>
          <w:color w:val="000000" w:themeColor="text1"/>
        </w:rPr>
        <w:t xml:space="preserve"> fecha </w:t>
      </w:r>
      <w:r w:rsidR="00B95A83" w:rsidRPr="7F35074C">
        <w:rPr>
          <w:rFonts w:ascii="Verdana" w:eastAsia="Verdana" w:hAnsi="Verdana" w:cs="Verdana"/>
          <w:color w:val="000000" w:themeColor="text1"/>
        </w:rPr>
        <w:t>se han capacitado 3245 personas capacitadas (presencial 2.140 y virtual 1.105)</w:t>
      </w:r>
      <w:r w:rsidR="00245E91" w:rsidRPr="7F35074C">
        <w:rPr>
          <w:rFonts w:ascii="Verdana" w:eastAsia="Verdana" w:hAnsi="Verdana" w:cs="Verdana"/>
          <w:color w:val="000000" w:themeColor="text1"/>
        </w:rPr>
        <w:t xml:space="preserve"> y se han llevado a cabo </w:t>
      </w:r>
      <w:r w:rsidR="00B95A83" w:rsidRPr="7F35074C">
        <w:rPr>
          <w:rFonts w:ascii="Verdana" w:eastAsia="Verdana" w:hAnsi="Verdana" w:cs="Verdana"/>
          <w:color w:val="000000" w:themeColor="text1"/>
        </w:rPr>
        <w:t xml:space="preserve">44 capacitaciones </w:t>
      </w:r>
      <w:r w:rsidR="00245E91" w:rsidRPr="7F35074C">
        <w:rPr>
          <w:rFonts w:ascii="Verdana" w:eastAsia="Verdana" w:hAnsi="Verdana" w:cs="Verdana"/>
          <w:color w:val="000000" w:themeColor="text1"/>
        </w:rPr>
        <w:t>en el territorio nacional</w:t>
      </w:r>
      <w:r w:rsidR="00B95A83" w:rsidRPr="7F35074C">
        <w:rPr>
          <w:rFonts w:ascii="Verdana" w:eastAsia="Verdana" w:hAnsi="Verdana" w:cs="Verdana"/>
          <w:color w:val="000000" w:themeColor="text1"/>
        </w:rPr>
        <w:t>.</w:t>
      </w:r>
    </w:p>
    <w:p w14:paraId="4E713E4C" w14:textId="6DE7984A" w:rsidR="0057577D" w:rsidRPr="0057577D" w:rsidRDefault="0057577D" w:rsidP="7F35074C">
      <w:pPr>
        <w:pStyle w:val="Prrafodelista"/>
        <w:ind w:right="284"/>
        <w:jc w:val="both"/>
        <w:rPr>
          <w:rFonts w:ascii="Verdana" w:eastAsia="Verdana" w:hAnsi="Verdana" w:cs="Verdana"/>
          <w:color w:val="000000" w:themeColor="text1"/>
        </w:rPr>
      </w:pPr>
    </w:p>
    <w:p w14:paraId="3E6363F0" w14:textId="53A475C1" w:rsidR="1B4D28F4" w:rsidRPr="0057577D" w:rsidRDefault="1B4D28F4" w:rsidP="7F35074C">
      <w:pPr>
        <w:spacing w:line="240" w:lineRule="auto"/>
        <w:ind w:left="426" w:right="284"/>
        <w:jc w:val="both"/>
        <w:rPr>
          <w:rFonts w:ascii="Verdana" w:eastAsia="Verdana" w:hAnsi="Verdana" w:cs="Verdana"/>
        </w:rPr>
      </w:pPr>
      <w:r w:rsidRPr="7F35074C">
        <w:rPr>
          <w:rFonts w:ascii="Verdana" w:eastAsia="Verdana" w:hAnsi="Verdana" w:cs="Verdana"/>
          <w:color w:val="000000" w:themeColor="text1"/>
          <w:lang w:val="es-ES"/>
        </w:rPr>
        <w:t>De las capacitaciones virtuales realizadas se dejó como registro un video que se encuentra en la plataforma de Youtube (</w:t>
      </w:r>
      <w:hyperlink r:id="rId40">
        <w:r w:rsidRPr="7F35074C">
          <w:rPr>
            <w:rFonts w:ascii="Verdana" w:eastAsia="Verdana" w:hAnsi="Verdana" w:cs="Verdana"/>
            <w:color w:val="0563C1"/>
            <w:lang w:val="es-ES"/>
          </w:rPr>
          <w:t>https://www.youtube.com/watch?v=YJVOhYWuZRY</w:t>
        </w:r>
      </w:hyperlink>
      <w:r w:rsidRPr="7F35074C">
        <w:rPr>
          <w:rFonts w:ascii="Verdana" w:eastAsia="Verdana" w:hAnsi="Verdana" w:cs="Verdana"/>
          <w:color w:val="000000" w:themeColor="text1"/>
          <w:lang w:val="es-ES"/>
        </w:rPr>
        <w:t>) con el contenido de la sesión adelantada para continuar con la divulgación de las temáticas tratadas, de manera masiva con la ciudadanía, enlace que se encuentra vigente y disponible para su consulta.  </w:t>
      </w:r>
    </w:p>
    <w:p w14:paraId="7581A633" w14:textId="5EAA9562" w:rsidR="41AF9A6A" w:rsidRPr="00597BC0" w:rsidRDefault="00DA1634" w:rsidP="7F35074C">
      <w:pPr>
        <w:pStyle w:val="Prrafodelista"/>
        <w:numPr>
          <w:ilvl w:val="0"/>
          <w:numId w:val="19"/>
        </w:numPr>
        <w:tabs>
          <w:tab w:val="left" w:pos="719"/>
          <w:tab w:val="left" w:pos="721"/>
        </w:tabs>
        <w:spacing w:before="2" w:line="261" w:lineRule="auto"/>
        <w:ind w:right="139"/>
        <w:jc w:val="both"/>
        <w:rPr>
          <w:rFonts w:ascii="Verdana" w:eastAsia="Verdana" w:hAnsi="Verdana" w:cs="Verdana"/>
        </w:rPr>
      </w:pPr>
      <w:r w:rsidRPr="7F35074C">
        <w:rPr>
          <w:rFonts w:ascii="Verdana" w:eastAsia="Verdana" w:hAnsi="Verdana" w:cs="Verdana"/>
          <w:b/>
          <w:bCs/>
        </w:rPr>
        <w:t>Programa de Generación de Conocimiento en puntos críticos de siniestralidad:</w:t>
      </w:r>
      <w:r w:rsidR="0088274F" w:rsidRPr="7F35074C">
        <w:rPr>
          <w:rFonts w:ascii="Verdana" w:eastAsia="Verdana" w:hAnsi="Verdana" w:cs="Verdana"/>
          <w:b/>
          <w:bCs/>
        </w:rPr>
        <w:t xml:space="preserve"> </w:t>
      </w:r>
      <w:r w:rsidR="0088274F" w:rsidRPr="7F35074C">
        <w:rPr>
          <w:rFonts w:ascii="Verdana" w:eastAsia="Verdana" w:hAnsi="Verdana" w:cs="Verdana"/>
          <w:color w:val="000000" w:themeColor="text1"/>
        </w:rPr>
        <w:t>esta capacitación busca apoyar la generación de conocimiento en cuanto a la identificación de puntos</w:t>
      </w:r>
      <w:r w:rsidR="00660813" w:rsidRPr="7F35074C">
        <w:rPr>
          <w:rFonts w:ascii="Verdana" w:eastAsia="Verdana" w:hAnsi="Verdana" w:cs="Verdana"/>
          <w:color w:val="000000" w:themeColor="text1"/>
        </w:rPr>
        <w:t>, tramos o zonas</w:t>
      </w:r>
      <w:r w:rsidR="0088274F" w:rsidRPr="7F35074C">
        <w:rPr>
          <w:rFonts w:ascii="Verdana" w:eastAsia="Verdana" w:hAnsi="Verdana" w:cs="Verdana"/>
          <w:color w:val="000000" w:themeColor="text1"/>
        </w:rPr>
        <w:t xml:space="preserve"> </w:t>
      </w:r>
      <w:r w:rsidR="0088274F" w:rsidRPr="7F35074C">
        <w:rPr>
          <w:rFonts w:ascii="Verdana" w:eastAsia="Verdana" w:hAnsi="Verdana" w:cs="Verdana"/>
          <w:color w:val="000000" w:themeColor="text1"/>
        </w:rPr>
        <w:lastRenderedPageBreak/>
        <w:t>críticos de siniestralidad y las herramientas técnicas aplicables para mitigar su impacto. El grupo objetivo del programa son los organismos de tránsito y los responsables de la infraestructura vial en departamentos, distritos y municipios.</w:t>
      </w:r>
      <w:r w:rsidR="00935F82" w:rsidRPr="7F35074C">
        <w:rPr>
          <w:rFonts w:ascii="Verdana" w:eastAsia="Verdana" w:hAnsi="Verdana" w:cs="Verdana"/>
          <w:color w:val="000000" w:themeColor="text1"/>
        </w:rPr>
        <w:t xml:space="preserve"> </w:t>
      </w:r>
      <w:r w:rsidR="00660813" w:rsidRPr="7F35074C">
        <w:rPr>
          <w:rFonts w:ascii="Verdana" w:eastAsia="Verdana" w:hAnsi="Verdana" w:cs="Verdana"/>
          <w:color w:val="000000" w:themeColor="text1"/>
        </w:rPr>
        <w:t xml:space="preserve">Con este fin y dado que este es un programa de largo aliento, la Dirección de Infraestructura y Vehículos inició </w:t>
      </w:r>
      <w:r w:rsidR="00012F87" w:rsidRPr="7F35074C">
        <w:rPr>
          <w:rFonts w:ascii="Verdana" w:eastAsia="Verdana" w:hAnsi="Verdana" w:cs="Verdana"/>
          <w:color w:val="000000" w:themeColor="text1"/>
        </w:rPr>
        <w:t xml:space="preserve">una formación sobre dos Guías </w:t>
      </w:r>
      <w:r w:rsidR="00763C0B" w:rsidRPr="7F35074C">
        <w:rPr>
          <w:rFonts w:ascii="Verdana" w:eastAsia="Verdana" w:hAnsi="Verdana" w:cs="Verdana"/>
          <w:color w:val="000000" w:themeColor="text1"/>
        </w:rPr>
        <w:t>que son alternativas</w:t>
      </w:r>
      <w:r w:rsidR="002D6959" w:rsidRPr="7F35074C">
        <w:rPr>
          <w:rFonts w:ascii="Verdana" w:eastAsia="Verdana" w:hAnsi="Verdana" w:cs="Verdana"/>
          <w:color w:val="000000" w:themeColor="text1"/>
        </w:rPr>
        <w:t xml:space="preserve"> de solución frente a la identificación </w:t>
      </w:r>
      <w:r w:rsidR="00C13157" w:rsidRPr="7F35074C">
        <w:rPr>
          <w:rFonts w:ascii="Verdana" w:eastAsia="Verdana" w:hAnsi="Verdana" w:cs="Verdana"/>
          <w:color w:val="000000" w:themeColor="text1"/>
        </w:rPr>
        <w:t xml:space="preserve">de lugares </w:t>
      </w:r>
      <w:r w:rsidR="002D6959" w:rsidRPr="7F35074C">
        <w:rPr>
          <w:rFonts w:ascii="Verdana" w:eastAsia="Verdana" w:hAnsi="Verdana" w:cs="Verdana"/>
          <w:color w:val="000000" w:themeColor="text1"/>
        </w:rPr>
        <w:t>crític</w:t>
      </w:r>
      <w:r w:rsidR="00C13157" w:rsidRPr="7F35074C">
        <w:rPr>
          <w:rFonts w:ascii="Verdana" w:eastAsia="Verdana" w:hAnsi="Verdana" w:cs="Verdana"/>
          <w:color w:val="000000" w:themeColor="text1"/>
        </w:rPr>
        <w:t>o</w:t>
      </w:r>
      <w:r w:rsidR="002D6959" w:rsidRPr="7F35074C">
        <w:rPr>
          <w:rFonts w:ascii="Verdana" w:eastAsia="Verdana" w:hAnsi="Verdana" w:cs="Verdana"/>
          <w:color w:val="000000" w:themeColor="text1"/>
        </w:rPr>
        <w:t>s por</w:t>
      </w:r>
      <w:r w:rsidR="00C13157" w:rsidRPr="7F35074C">
        <w:rPr>
          <w:rFonts w:ascii="Verdana" w:eastAsia="Verdana" w:hAnsi="Verdana" w:cs="Verdana"/>
          <w:color w:val="000000" w:themeColor="text1"/>
        </w:rPr>
        <w:t xml:space="preserve"> siniestraliedad vial</w:t>
      </w:r>
      <w:r w:rsidR="00E37860" w:rsidRPr="7F35074C">
        <w:rPr>
          <w:rFonts w:ascii="Verdana" w:eastAsia="Verdana" w:hAnsi="Verdana" w:cs="Verdana"/>
          <w:color w:val="000000" w:themeColor="text1"/>
        </w:rPr>
        <w:t>.</w:t>
      </w:r>
      <w:r w:rsidR="00E37860" w:rsidRPr="7F35074C">
        <w:rPr>
          <w:rFonts w:ascii="Verdana" w:eastAsia="Verdana" w:hAnsi="Verdana" w:cs="Verdana"/>
          <w:color w:val="000000" w:themeColor="text1"/>
          <w:lang w:val="es-CO"/>
        </w:rPr>
        <w:t xml:space="preserve"> Así, para dar cumplimiento a este propósito, se adelantan capacitaciones </w:t>
      </w:r>
      <w:r w:rsidR="005F5893" w:rsidRPr="7F35074C">
        <w:rPr>
          <w:rFonts w:ascii="Verdana" w:eastAsia="Verdana" w:hAnsi="Verdana" w:cs="Verdana"/>
          <w:color w:val="000000" w:themeColor="text1"/>
          <w:lang w:val="es-CO"/>
        </w:rPr>
        <w:t xml:space="preserve">en la vigencia 2026, </w:t>
      </w:r>
      <w:r w:rsidR="00E37860" w:rsidRPr="7F35074C">
        <w:rPr>
          <w:rFonts w:ascii="Verdana" w:eastAsia="Verdana" w:hAnsi="Verdana" w:cs="Verdana"/>
          <w:color w:val="000000" w:themeColor="text1"/>
          <w:lang w:val="es-CO"/>
        </w:rPr>
        <w:t>acerca de la Guía de Pacificación de Tránsito y la Guía de Urbanismo Táctico.</w:t>
      </w:r>
      <w:r w:rsidR="002D6959" w:rsidRPr="7F35074C">
        <w:rPr>
          <w:rFonts w:ascii="Verdana" w:eastAsia="Verdana" w:hAnsi="Verdana" w:cs="Verdana"/>
          <w:color w:val="000000" w:themeColor="text1"/>
        </w:rPr>
        <w:t xml:space="preserve"> </w:t>
      </w:r>
    </w:p>
    <w:p w14:paraId="23C0249F" w14:textId="04424954" w:rsidR="006E1402" w:rsidRDefault="006E1402" w:rsidP="7F35074C">
      <w:pPr>
        <w:tabs>
          <w:tab w:val="left" w:pos="721"/>
          <w:tab w:val="left" w:pos="721"/>
        </w:tabs>
        <w:spacing w:before="2" w:line="261" w:lineRule="auto"/>
        <w:ind w:left="644" w:right="139"/>
        <w:jc w:val="both"/>
        <w:rPr>
          <w:rFonts w:ascii="Verdana" w:eastAsia="Verdana" w:hAnsi="Verdana" w:cs="Verdana"/>
        </w:rPr>
      </w:pPr>
    </w:p>
    <w:p w14:paraId="5F386633" w14:textId="32B23939" w:rsidR="00D3142E" w:rsidRPr="006E1402" w:rsidRDefault="00D3142E" w:rsidP="7F35074C">
      <w:pPr>
        <w:tabs>
          <w:tab w:val="left" w:pos="721"/>
          <w:tab w:val="left" w:pos="721"/>
        </w:tabs>
        <w:spacing w:before="2" w:line="261" w:lineRule="auto"/>
        <w:ind w:left="644" w:right="139"/>
        <w:jc w:val="both"/>
        <w:rPr>
          <w:rFonts w:ascii="Verdana" w:eastAsia="Verdana" w:hAnsi="Verdana" w:cs="Verdana"/>
        </w:rPr>
      </w:pPr>
      <w:r w:rsidRPr="7F35074C">
        <w:rPr>
          <w:rFonts w:ascii="Verdana" w:eastAsia="Verdana" w:hAnsi="Verdana" w:cs="Verdana"/>
        </w:rPr>
        <w:t xml:space="preserve">A la fecha se han capacitado 813 personas en  modalidad presencial  con 17 </w:t>
      </w:r>
      <w:r w:rsidR="006E1402" w:rsidRPr="7F35074C">
        <w:rPr>
          <w:rFonts w:ascii="Verdana" w:eastAsia="Verdana" w:hAnsi="Verdana" w:cs="Verdana"/>
        </w:rPr>
        <w:t>encuentros</w:t>
      </w:r>
      <w:r w:rsidRPr="7F35074C">
        <w:rPr>
          <w:rFonts w:ascii="Verdana" w:eastAsia="Verdana" w:hAnsi="Verdana" w:cs="Verdana"/>
        </w:rPr>
        <w:t xml:space="preserve"> realizadas</w:t>
      </w:r>
      <w:r w:rsidR="006E1402" w:rsidRPr="7F35074C">
        <w:rPr>
          <w:rFonts w:ascii="Verdana" w:eastAsia="Verdana" w:hAnsi="Verdana" w:cs="Verdana"/>
        </w:rPr>
        <w:t xml:space="preserve">. </w:t>
      </w:r>
    </w:p>
    <w:p w14:paraId="6D94EA87" w14:textId="0DBC92B1" w:rsidR="00DB14E0" w:rsidRDefault="00A858C1" w:rsidP="7F35074C">
      <w:pPr>
        <w:pStyle w:val="Prrafodelista"/>
        <w:tabs>
          <w:tab w:val="left" w:pos="719"/>
          <w:tab w:val="left" w:pos="721"/>
        </w:tabs>
        <w:spacing w:before="2" w:line="261" w:lineRule="auto"/>
        <w:ind w:left="360" w:right="139"/>
        <w:jc w:val="both"/>
        <w:rPr>
          <w:rFonts w:ascii="Verdana" w:eastAsia="Verdana" w:hAnsi="Verdana" w:cs="Verdana"/>
          <w:b/>
          <w:bCs/>
        </w:rPr>
      </w:pPr>
      <w:r w:rsidRPr="7F35074C">
        <w:rPr>
          <w:rFonts w:ascii="Verdana" w:eastAsia="Verdana" w:hAnsi="Verdana" w:cs="Verdana"/>
          <w:b/>
          <w:bCs/>
        </w:rPr>
        <w:t>Documentos técnicos</w:t>
      </w:r>
      <w:r w:rsidR="00F1673A" w:rsidRPr="7F35074C">
        <w:rPr>
          <w:rFonts w:ascii="Verdana" w:eastAsia="Verdana" w:hAnsi="Verdana" w:cs="Verdana"/>
          <w:b/>
          <w:bCs/>
        </w:rPr>
        <w:t xml:space="preserve"> para una infraestructura segura</w:t>
      </w:r>
      <w:r w:rsidR="00DB14E0" w:rsidRPr="7F35074C">
        <w:rPr>
          <w:rFonts w:ascii="Verdana" w:eastAsia="Verdana" w:hAnsi="Verdana" w:cs="Verdana"/>
          <w:b/>
          <w:bCs/>
        </w:rPr>
        <w:t>:</w:t>
      </w:r>
    </w:p>
    <w:p w14:paraId="2F5E4499" w14:textId="68DB61B5" w:rsidR="004D5183" w:rsidRPr="00DA1634" w:rsidRDefault="004D5183" w:rsidP="7F35074C">
      <w:pPr>
        <w:pStyle w:val="Prrafodelista"/>
        <w:tabs>
          <w:tab w:val="left" w:pos="719"/>
          <w:tab w:val="left" w:pos="721"/>
        </w:tabs>
        <w:spacing w:before="2" w:line="261" w:lineRule="auto"/>
        <w:ind w:left="360" w:right="139"/>
        <w:jc w:val="both"/>
        <w:rPr>
          <w:rFonts w:ascii="Verdana" w:eastAsia="Verdana" w:hAnsi="Verdana" w:cs="Verdana"/>
          <w:b/>
          <w:bCs/>
        </w:rPr>
      </w:pPr>
    </w:p>
    <w:p w14:paraId="017EB8D1" w14:textId="03E0CC19" w:rsidR="00F1673A" w:rsidRPr="00BC5CB4" w:rsidRDefault="4B411469" w:rsidP="7F35074C">
      <w:pPr>
        <w:spacing w:before="240" w:after="240"/>
        <w:jc w:val="both"/>
      </w:pPr>
      <w:r w:rsidRPr="7F35074C">
        <w:rPr>
          <w:rFonts w:ascii="Verdana" w:eastAsia="Verdana" w:hAnsi="Verdana" w:cs="Verdana"/>
        </w:rPr>
        <w:t>En concordancia con el PNSV 2022–2031, la ANSV a través de la Dirección de Infraestructura y Vehículos, ha elaborado documentos técnicos que aportan criterios para la planeación, el diseño y la implementación de medidas de seguridad vial. Estas herramientas comprenden orientaciones sobre señalización, pacificación del tránsito, urbanismo táctico, pasos peatonales e inclusión de las comunidades en los proyectos, entre otros temas relevantes para la protección de los usuarios vulnerables.</w:t>
      </w:r>
    </w:p>
    <w:p w14:paraId="2AA4ABCC" w14:textId="14C6C135" w:rsidR="00F1673A" w:rsidRPr="00BC5CB4" w:rsidRDefault="4B411469" w:rsidP="7F35074C">
      <w:pPr>
        <w:spacing w:before="240" w:after="240"/>
        <w:jc w:val="both"/>
      </w:pPr>
      <w:r w:rsidRPr="7F35074C">
        <w:rPr>
          <w:rFonts w:ascii="Verdana" w:eastAsia="Verdana" w:hAnsi="Verdana" w:cs="Verdana"/>
        </w:rPr>
        <w:t xml:space="preserve">A continuación, se relacionan los documentos, su alcance y los actos administrativos de adopción, cuando corresponda: </w:t>
      </w:r>
    </w:p>
    <w:p w14:paraId="7BDA2353" w14:textId="3ABC0B5C" w:rsidR="7F35074C" w:rsidRDefault="7F35074C" w:rsidP="7F35074C">
      <w:pPr>
        <w:jc w:val="both"/>
        <w:rPr>
          <w:rFonts w:ascii="Verdana" w:eastAsia="Verdana" w:hAnsi="Verdana" w:cs="Verdana"/>
        </w:rPr>
      </w:pPr>
    </w:p>
    <w:p w14:paraId="40A07F69" w14:textId="3032D018" w:rsidR="7F35074C" w:rsidRDefault="7F35074C" w:rsidP="7F35074C">
      <w:pPr>
        <w:jc w:val="both"/>
        <w:rPr>
          <w:rFonts w:ascii="Verdana" w:eastAsia="Verdana" w:hAnsi="Verdana" w:cs="Verdana"/>
        </w:rPr>
      </w:pPr>
    </w:p>
    <w:p w14:paraId="412D1412" w14:textId="50F5F12C" w:rsidR="7F35074C" w:rsidRDefault="7F35074C" w:rsidP="7F35074C">
      <w:pPr>
        <w:jc w:val="both"/>
        <w:rPr>
          <w:rFonts w:ascii="Verdana" w:eastAsia="Verdana" w:hAnsi="Verdana" w:cs="Verdana"/>
        </w:rPr>
      </w:pPr>
    </w:p>
    <w:tbl>
      <w:tblPr>
        <w:tblW w:w="8828"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508"/>
        <w:gridCol w:w="2419"/>
        <w:gridCol w:w="1727"/>
        <w:gridCol w:w="3174"/>
      </w:tblGrid>
      <w:tr w:rsidR="00F1673A" w:rsidRPr="00BC5CB4" w14:paraId="3E2D7761" w14:textId="77777777">
        <w:trPr>
          <w:trHeight w:val="285"/>
        </w:trPr>
        <w:tc>
          <w:tcPr>
            <w:tcW w:w="1508" w:type="dxa"/>
            <w:tcBorders>
              <w:top w:val="single" w:sz="4" w:space="0" w:color="auto"/>
              <w:left w:val="single" w:sz="4" w:space="0" w:color="auto"/>
              <w:bottom w:val="single" w:sz="4" w:space="0" w:color="auto"/>
              <w:right w:val="single" w:sz="4" w:space="0" w:color="auto"/>
            </w:tcBorders>
            <w:shd w:val="clear" w:color="auto" w:fill="3A3A3A"/>
            <w:hideMark/>
          </w:tcPr>
          <w:p w14:paraId="0A5F8110" w14:textId="77777777" w:rsidR="00F1673A" w:rsidRPr="00BC5CB4" w:rsidRDefault="00F1673A">
            <w:pPr>
              <w:spacing w:line="278" w:lineRule="auto"/>
              <w:rPr>
                <w:b/>
                <w:bCs/>
                <w:sz w:val="16"/>
                <w:szCs w:val="16"/>
              </w:rPr>
            </w:pPr>
            <w:r w:rsidRPr="00BC5CB4">
              <w:rPr>
                <w:b/>
                <w:bCs/>
                <w:sz w:val="16"/>
                <w:szCs w:val="16"/>
              </w:rPr>
              <w:t>Documento </w:t>
            </w:r>
          </w:p>
        </w:tc>
        <w:tc>
          <w:tcPr>
            <w:tcW w:w="2419" w:type="dxa"/>
            <w:tcBorders>
              <w:top w:val="single" w:sz="4" w:space="0" w:color="auto"/>
              <w:left w:val="single" w:sz="4" w:space="0" w:color="auto"/>
              <w:bottom w:val="single" w:sz="4" w:space="0" w:color="auto"/>
              <w:right w:val="single" w:sz="4" w:space="0" w:color="auto"/>
            </w:tcBorders>
            <w:shd w:val="clear" w:color="auto" w:fill="3A3A3A"/>
            <w:hideMark/>
          </w:tcPr>
          <w:p w14:paraId="0CE6EF06" w14:textId="77777777" w:rsidR="00F1673A" w:rsidRPr="00BC5CB4" w:rsidRDefault="00F1673A">
            <w:pPr>
              <w:spacing w:line="278" w:lineRule="auto"/>
              <w:rPr>
                <w:b/>
                <w:bCs/>
                <w:sz w:val="16"/>
                <w:szCs w:val="16"/>
              </w:rPr>
            </w:pPr>
            <w:r w:rsidRPr="00BC5CB4">
              <w:rPr>
                <w:b/>
                <w:bCs/>
                <w:sz w:val="16"/>
                <w:szCs w:val="16"/>
              </w:rPr>
              <w:t>Descripción </w:t>
            </w:r>
          </w:p>
        </w:tc>
        <w:tc>
          <w:tcPr>
            <w:tcW w:w="1727" w:type="dxa"/>
            <w:tcBorders>
              <w:top w:val="single" w:sz="4" w:space="0" w:color="auto"/>
              <w:left w:val="single" w:sz="4" w:space="0" w:color="auto"/>
              <w:bottom w:val="single" w:sz="4" w:space="0" w:color="auto"/>
              <w:right w:val="single" w:sz="4" w:space="0" w:color="auto"/>
            </w:tcBorders>
            <w:shd w:val="clear" w:color="auto" w:fill="3A3A3A"/>
            <w:hideMark/>
          </w:tcPr>
          <w:p w14:paraId="126C731A" w14:textId="77777777" w:rsidR="00F1673A" w:rsidRPr="00BC5CB4" w:rsidRDefault="00F1673A">
            <w:pPr>
              <w:spacing w:line="278" w:lineRule="auto"/>
              <w:rPr>
                <w:b/>
                <w:bCs/>
                <w:sz w:val="16"/>
                <w:szCs w:val="16"/>
              </w:rPr>
            </w:pPr>
            <w:r w:rsidRPr="00BC5CB4">
              <w:rPr>
                <w:b/>
                <w:bCs/>
                <w:sz w:val="16"/>
                <w:szCs w:val="16"/>
              </w:rPr>
              <w:t>Acto administrativo </w:t>
            </w:r>
          </w:p>
        </w:tc>
        <w:tc>
          <w:tcPr>
            <w:tcW w:w="3174" w:type="dxa"/>
            <w:tcBorders>
              <w:top w:val="single" w:sz="4" w:space="0" w:color="auto"/>
              <w:left w:val="single" w:sz="4" w:space="0" w:color="auto"/>
              <w:bottom w:val="single" w:sz="4" w:space="0" w:color="auto"/>
              <w:right w:val="single" w:sz="4" w:space="0" w:color="auto"/>
            </w:tcBorders>
            <w:shd w:val="clear" w:color="auto" w:fill="3A3A3A"/>
            <w:hideMark/>
          </w:tcPr>
          <w:p w14:paraId="65886F94" w14:textId="77777777" w:rsidR="00F1673A" w:rsidRPr="00BC5CB4" w:rsidRDefault="00F1673A">
            <w:pPr>
              <w:spacing w:line="278" w:lineRule="auto"/>
              <w:rPr>
                <w:b/>
                <w:bCs/>
                <w:sz w:val="16"/>
                <w:szCs w:val="16"/>
              </w:rPr>
            </w:pPr>
            <w:r w:rsidRPr="00BC5CB4">
              <w:rPr>
                <w:b/>
                <w:bCs/>
                <w:sz w:val="16"/>
                <w:szCs w:val="16"/>
              </w:rPr>
              <w:t>Enlace </w:t>
            </w:r>
          </w:p>
        </w:tc>
      </w:tr>
      <w:tr w:rsidR="00F1673A" w:rsidRPr="00BC5CB4" w14:paraId="18C01113" w14:textId="77777777">
        <w:trPr>
          <w:trHeight w:val="2085"/>
        </w:trPr>
        <w:tc>
          <w:tcPr>
            <w:tcW w:w="1508" w:type="dxa"/>
            <w:tcBorders>
              <w:top w:val="single" w:sz="4" w:space="0" w:color="auto"/>
              <w:left w:val="single" w:sz="4" w:space="0" w:color="auto"/>
              <w:bottom w:val="single" w:sz="4" w:space="0" w:color="auto"/>
              <w:right w:val="single" w:sz="4" w:space="0" w:color="auto"/>
            </w:tcBorders>
            <w:hideMark/>
          </w:tcPr>
          <w:p w14:paraId="71498C51" w14:textId="77777777" w:rsidR="00F1673A" w:rsidRPr="00BC5CB4" w:rsidRDefault="00F1673A">
            <w:pPr>
              <w:spacing w:line="278" w:lineRule="auto"/>
              <w:rPr>
                <w:b/>
                <w:bCs/>
                <w:sz w:val="16"/>
                <w:szCs w:val="16"/>
              </w:rPr>
            </w:pPr>
            <w:r w:rsidRPr="00BC5CB4">
              <w:rPr>
                <w:b/>
                <w:bCs/>
                <w:sz w:val="16"/>
                <w:szCs w:val="16"/>
              </w:rPr>
              <w:t>Metodología para el diseño, selección e instalación de sistemas de contención vehicular   </w:t>
            </w:r>
          </w:p>
        </w:tc>
        <w:tc>
          <w:tcPr>
            <w:tcW w:w="2419" w:type="dxa"/>
            <w:tcBorders>
              <w:top w:val="single" w:sz="4" w:space="0" w:color="auto"/>
              <w:left w:val="single" w:sz="4" w:space="0" w:color="auto"/>
              <w:bottom w:val="single" w:sz="4" w:space="0" w:color="auto"/>
              <w:right w:val="single" w:sz="4" w:space="0" w:color="auto"/>
            </w:tcBorders>
            <w:hideMark/>
          </w:tcPr>
          <w:p w14:paraId="2D98F597" w14:textId="77777777" w:rsidR="00F1673A" w:rsidRPr="00BC5CB4" w:rsidRDefault="00F1673A">
            <w:pPr>
              <w:spacing w:line="278" w:lineRule="auto"/>
              <w:rPr>
                <w:b/>
                <w:bCs/>
                <w:sz w:val="16"/>
                <w:szCs w:val="16"/>
              </w:rPr>
            </w:pPr>
            <w:r w:rsidRPr="00BC5CB4">
              <w:rPr>
                <w:sz w:val="16"/>
                <w:szCs w:val="16"/>
              </w:rPr>
              <w:t>La metodología tiene como fin orientar a las entidades y profesionales que diseñen y ejecuten proyectos de infraestructura vial, sobre el paso a paso para la selección adecuada de las barreras longitudinales, los amortiguadores de impacto y las rampas de emergencia, así como con la selección del nivel de contención requerido, de acuerdo con las características de la vía donde se pretende instalar dicho sistema.  </w:t>
            </w:r>
            <w:r w:rsidRPr="00BC5CB4">
              <w:rPr>
                <w:b/>
                <w:bCs/>
                <w:sz w:val="16"/>
                <w:szCs w:val="16"/>
              </w:rPr>
              <w:t> </w:t>
            </w:r>
          </w:p>
        </w:tc>
        <w:tc>
          <w:tcPr>
            <w:tcW w:w="1727" w:type="dxa"/>
            <w:tcBorders>
              <w:top w:val="single" w:sz="4" w:space="0" w:color="auto"/>
              <w:left w:val="single" w:sz="4" w:space="0" w:color="auto"/>
              <w:bottom w:val="single" w:sz="4" w:space="0" w:color="auto"/>
              <w:right w:val="single" w:sz="4" w:space="0" w:color="auto"/>
            </w:tcBorders>
            <w:hideMark/>
          </w:tcPr>
          <w:p w14:paraId="60126690" w14:textId="77777777" w:rsidR="00F1673A" w:rsidRPr="00BC5CB4" w:rsidRDefault="00F1673A">
            <w:pPr>
              <w:spacing w:line="278" w:lineRule="auto"/>
              <w:rPr>
                <w:b/>
                <w:bCs/>
                <w:sz w:val="16"/>
                <w:szCs w:val="16"/>
              </w:rPr>
            </w:pPr>
            <w:r w:rsidRPr="00BC5CB4">
              <w:rPr>
                <w:sz w:val="16"/>
                <w:szCs w:val="16"/>
              </w:rPr>
              <w:t>Resolución de MinTransporte 20243040022485 de 21 de mayo de 2024</w:t>
            </w:r>
            <w:r w:rsidRPr="00BC5CB4">
              <w:rPr>
                <w:b/>
                <w:bCs/>
                <w:sz w:val="16"/>
                <w:szCs w:val="16"/>
              </w:rPr>
              <w:t> </w:t>
            </w:r>
          </w:p>
          <w:p w14:paraId="3CF591CE" w14:textId="77777777" w:rsidR="00F1673A" w:rsidRPr="00BC5CB4" w:rsidRDefault="00F1673A">
            <w:pPr>
              <w:spacing w:line="278" w:lineRule="auto"/>
              <w:rPr>
                <w:b/>
                <w:bCs/>
                <w:sz w:val="16"/>
                <w:szCs w:val="16"/>
              </w:rPr>
            </w:pPr>
            <w:r w:rsidRPr="00BC5CB4">
              <w:rPr>
                <w:b/>
                <w:bCs/>
                <w:sz w:val="16"/>
                <w:szCs w:val="16"/>
              </w:rPr>
              <w:t> </w:t>
            </w:r>
          </w:p>
          <w:p w14:paraId="33E77077" w14:textId="77777777" w:rsidR="00F1673A" w:rsidRPr="00BC5CB4" w:rsidRDefault="00F1673A">
            <w:pPr>
              <w:spacing w:line="278" w:lineRule="auto"/>
              <w:rPr>
                <w:b/>
                <w:bCs/>
                <w:sz w:val="16"/>
                <w:szCs w:val="16"/>
              </w:rPr>
            </w:pPr>
            <w:r w:rsidRPr="00BC5CB4">
              <w:rPr>
                <w:b/>
                <w:bCs/>
                <w:sz w:val="16"/>
                <w:szCs w:val="16"/>
              </w:rPr>
              <w:t> </w:t>
            </w:r>
          </w:p>
        </w:tc>
        <w:tc>
          <w:tcPr>
            <w:tcW w:w="3174" w:type="dxa"/>
            <w:tcBorders>
              <w:top w:val="single" w:sz="4" w:space="0" w:color="auto"/>
              <w:left w:val="single" w:sz="4" w:space="0" w:color="auto"/>
              <w:bottom w:val="single" w:sz="4" w:space="0" w:color="auto"/>
              <w:right w:val="single" w:sz="4" w:space="0" w:color="auto"/>
            </w:tcBorders>
            <w:hideMark/>
          </w:tcPr>
          <w:p w14:paraId="50D25CE5" w14:textId="77777777" w:rsidR="00F1673A" w:rsidRPr="00BC5CB4" w:rsidRDefault="00F1673A">
            <w:pPr>
              <w:spacing w:line="278" w:lineRule="auto"/>
              <w:rPr>
                <w:b/>
                <w:bCs/>
                <w:sz w:val="16"/>
                <w:szCs w:val="16"/>
              </w:rPr>
            </w:pPr>
            <w:hyperlink r:id="rId41" w:tgtFrame="_blank" w:history="1">
              <w:r w:rsidRPr="00BC5CB4">
                <w:rPr>
                  <w:sz w:val="16"/>
                  <w:szCs w:val="16"/>
                </w:rPr>
                <w:t>https://ansv.gov.co/es/prensa-publicaciones/11393</w:t>
              </w:r>
            </w:hyperlink>
            <w:r w:rsidRPr="00BC5CB4">
              <w:rPr>
                <w:b/>
                <w:bCs/>
                <w:sz w:val="16"/>
                <w:szCs w:val="16"/>
              </w:rPr>
              <w:t> </w:t>
            </w:r>
          </w:p>
          <w:p w14:paraId="3142AAF6" w14:textId="77777777" w:rsidR="00F1673A" w:rsidRPr="00BC5CB4" w:rsidRDefault="00F1673A">
            <w:pPr>
              <w:spacing w:line="278" w:lineRule="auto"/>
              <w:rPr>
                <w:b/>
                <w:bCs/>
                <w:sz w:val="16"/>
                <w:szCs w:val="16"/>
              </w:rPr>
            </w:pPr>
            <w:r w:rsidRPr="00BC5CB4">
              <w:rPr>
                <w:b/>
                <w:bCs/>
                <w:sz w:val="16"/>
                <w:szCs w:val="16"/>
              </w:rPr>
              <w:t> </w:t>
            </w:r>
          </w:p>
          <w:p w14:paraId="65A57D2D" w14:textId="77777777" w:rsidR="00F1673A" w:rsidRPr="00BC5CB4" w:rsidRDefault="00F1673A">
            <w:pPr>
              <w:spacing w:line="278" w:lineRule="auto"/>
              <w:rPr>
                <w:b/>
                <w:bCs/>
                <w:sz w:val="16"/>
                <w:szCs w:val="16"/>
              </w:rPr>
            </w:pPr>
            <w:r w:rsidRPr="00BC5CB4">
              <w:rPr>
                <w:b/>
                <w:bCs/>
                <w:sz w:val="16"/>
                <w:szCs w:val="16"/>
              </w:rPr>
              <w:t> </w:t>
            </w:r>
          </w:p>
        </w:tc>
      </w:tr>
      <w:tr w:rsidR="00F1673A" w:rsidRPr="00BC5CB4" w14:paraId="17A8BDE7" w14:textId="77777777">
        <w:trPr>
          <w:trHeight w:val="1965"/>
        </w:trPr>
        <w:tc>
          <w:tcPr>
            <w:tcW w:w="1508" w:type="dxa"/>
            <w:tcBorders>
              <w:top w:val="single" w:sz="4" w:space="0" w:color="auto"/>
              <w:left w:val="single" w:sz="4" w:space="0" w:color="auto"/>
              <w:bottom w:val="single" w:sz="4" w:space="0" w:color="auto"/>
              <w:right w:val="single" w:sz="4" w:space="0" w:color="auto"/>
            </w:tcBorders>
            <w:hideMark/>
          </w:tcPr>
          <w:p w14:paraId="1B5BC4B2" w14:textId="77777777" w:rsidR="00F1673A" w:rsidRPr="00BC5CB4" w:rsidRDefault="00F1673A">
            <w:pPr>
              <w:spacing w:line="278" w:lineRule="auto"/>
              <w:rPr>
                <w:b/>
                <w:bCs/>
                <w:sz w:val="16"/>
                <w:szCs w:val="16"/>
              </w:rPr>
            </w:pPr>
            <w:r w:rsidRPr="00BC5CB4">
              <w:rPr>
                <w:b/>
                <w:bCs/>
                <w:sz w:val="16"/>
                <w:szCs w:val="16"/>
              </w:rPr>
              <w:lastRenderedPageBreak/>
              <w:t>Manual de Señalización Vial de Colombia. Dispositivos uniformes en la infraestructura vial, para la regulación </w:t>
            </w:r>
          </w:p>
        </w:tc>
        <w:tc>
          <w:tcPr>
            <w:tcW w:w="2419" w:type="dxa"/>
            <w:tcBorders>
              <w:top w:val="single" w:sz="4" w:space="0" w:color="auto"/>
              <w:left w:val="single" w:sz="4" w:space="0" w:color="auto"/>
              <w:bottom w:val="single" w:sz="4" w:space="0" w:color="auto"/>
              <w:right w:val="single" w:sz="4" w:space="0" w:color="auto"/>
            </w:tcBorders>
            <w:hideMark/>
          </w:tcPr>
          <w:p w14:paraId="2A959C62" w14:textId="77777777" w:rsidR="00F1673A" w:rsidRPr="00BC5CB4" w:rsidRDefault="00F1673A">
            <w:pPr>
              <w:spacing w:line="278" w:lineRule="auto"/>
              <w:rPr>
                <w:b/>
                <w:bCs/>
                <w:sz w:val="16"/>
                <w:szCs w:val="16"/>
              </w:rPr>
            </w:pPr>
            <w:r w:rsidRPr="00BC5CB4">
              <w:rPr>
                <w:sz w:val="16"/>
                <w:szCs w:val="16"/>
              </w:rPr>
              <w:t>Este documento contiene un conjunto de lineamientos, requisitos y recomendaciones necesarios para llevar a cabo un proyecto de señalización, en las etapas de diseño, implementación y mantenimiento, así mismo establece las características y funciones de los dispositivos de señalización vial que se utilizarán para tal efecto.</w:t>
            </w:r>
            <w:r w:rsidRPr="00BC5CB4">
              <w:rPr>
                <w:b/>
                <w:bCs/>
                <w:sz w:val="16"/>
                <w:szCs w:val="16"/>
              </w:rPr>
              <w:t> </w:t>
            </w:r>
          </w:p>
          <w:p w14:paraId="489D2C86" w14:textId="77777777" w:rsidR="00F1673A" w:rsidRPr="00BC5CB4" w:rsidRDefault="00F1673A">
            <w:pPr>
              <w:spacing w:line="278" w:lineRule="auto"/>
              <w:rPr>
                <w:b/>
                <w:bCs/>
                <w:sz w:val="16"/>
                <w:szCs w:val="16"/>
              </w:rPr>
            </w:pPr>
            <w:r w:rsidRPr="00BC5CB4">
              <w:rPr>
                <w:b/>
                <w:bCs/>
                <w:sz w:val="16"/>
                <w:szCs w:val="16"/>
              </w:rPr>
              <w:t> </w:t>
            </w:r>
          </w:p>
        </w:tc>
        <w:tc>
          <w:tcPr>
            <w:tcW w:w="1727" w:type="dxa"/>
            <w:tcBorders>
              <w:top w:val="single" w:sz="4" w:space="0" w:color="auto"/>
              <w:left w:val="single" w:sz="4" w:space="0" w:color="auto"/>
              <w:bottom w:val="single" w:sz="4" w:space="0" w:color="auto"/>
              <w:right w:val="single" w:sz="4" w:space="0" w:color="auto"/>
            </w:tcBorders>
            <w:hideMark/>
          </w:tcPr>
          <w:p w14:paraId="50C1F11D" w14:textId="77777777" w:rsidR="00F1673A" w:rsidRPr="00BC5CB4" w:rsidRDefault="00F1673A">
            <w:pPr>
              <w:spacing w:line="278" w:lineRule="auto"/>
              <w:rPr>
                <w:b/>
                <w:bCs/>
                <w:sz w:val="16"/>
                <w:szCs w:val="16"/>
              </w:rPr>
            </w:pPr>
            <w:r w:rsidRPr="00BC5CB4">
              <w:rPr>
                <w:sz w:val="16"/>
                <w:szCs w:val="16"/>
              </w:rPr>
              <w:t>Resolución del MinTansporte No 20243040045005 del 17 de septiembre de 2024</w:t>
            </w:r>
            <w:r w:rsidRPr="00BC5CB4">
              <w:rPr>
                <w:b/>
                <w:bCs/>
                <w:sz w:val="16"/>
                <w:szCs w:val="16"/>
              </w:rPr>
              <w:t> </w:t>
            </w:r>
          </w:p>
          <w:p w14:paraId="3B4BB69C" w14:textId="77777777" w:rsidR="00F1673A" w:rsidRPr="00BC5CB4" w:rsidRDefault="00F1673A">
            <w:pPr>
              <w:spacing w:line="278" w:lineRule="auto"/>
              <w:rPr>
                <w:b/>
                <w:bCs/>
                <w:sz w:val="16"/>
                <w:szCs w:val="16"/>
              </w:rPr>
            </w:pPr>
            <w:r w:rsidRPr="00BC5CB4">
              <w:rPr>
                <w:b/>
                <w:bCs/>
                <w:sz w:val="16"/>
                <w:szCs w:val="16"/>
              </w:rPr>
              <w:t> </w:t>
            </w:r>
          </w:p>
          <w:p w14:paraId="62A946AD" w14:textId="77777777" w:rsidR="00F1673A" w:rsidRPr="00BC5CB4" w:rsidRDefault="00F1673A">
            <w:pPr>
              <w:spacing w:line="278" w:lineRule="auto"/>
              <w:rPr>
                <w:b/>
                <w:bCs/>
                <w:sz w:val="16"/>
                <w:szCs w:val="16"/>
              </w:rPr>
            </w:pPr>
            <w:r w:rsidRPr="00BC5CB4">
              <w:rPr>
                <w:sz w:val="16"/>
                <w:szCs w:val="16"/>
              </w:rPr>
              <w:t>Fe de erratas Resolución MinTransporte No 20253040037925 de 2025.</w:t>
            </w:r>
            <w:r w:rsidRPr="00BC5CB4">
              <w:rPr>
                <w:b/>
                <w:bCs/>
                <w:sz w:val="16"/>
                <w:szCs w:val="16"/>
              </w:rPr>
              <w:t> </w:t>
            </w:r>
          </w:p>
          <w:p w14:paraId="13094A0B" w14:textId="77777777" w:rsidR="00F1673A" w:rsidRPr="00BC5CB4" w:rsidRDefault="00F1673A">
            <w:pPr>
              <w:spacing w:line="278" w:lineRule="auto"/>
              <w:rPr>
                <w:b/>
                <w:bCs/>
                <w:sz w:val="16"/>
                <w:szCs w:val="16"/>
              </w:rPr>
            </w:pPr>
            <w:r w:rsidRPr="00BC5CB4">
              <w:rPr>
                <w:b/>
                <w:bCs/>
                <w:sz w:val="16"/>
                <w:szCs w:val="16"/>
              </w:rPr>
              <w:t> </w:t>
            </w:r>
          </w:p>
        </w:tc>
        <w:tc>
          <w:tcPr>
            <w:tcW w:w="3174" w:type="dxa"/>
            <w:tcBorders>
              <w:top w:val="single" w:sz="4" w:space="0" w:color="auto"/>
              <w:left w:val="single" w:sz="4" w:space="0" w:color="auto"/>
              <w:bottom w:val="single" w:sz="4" w:space="0" w:color="auto"/>
              <w:right w:val="single" w:sz="4" w:space="0" w:color="auto"/>
            </w:tcBorders>
            <w:hideMark/>
          </w:tcPr>
          <w:p w14:paraId="666A50C0" w14:textId="77777777" w:rsidR="00F1673A" w:rsidRPr="00BC5CB4" w:rsidRDefault="00F1673A">
            <w:pPr>
              <w:spacing w:line="278" w:lineRule="auto"/>
              <w:rPr>
                <w:b/>
                <w:bCs/>
                <w:sz w:val="16"/>
                <w:szCs w:val="16"/>
              </w:rPr>
            </w:pPr>
            <w:r w:rsidRPr="00BC5CB4">
              <w:rPr>
                <w:sz w:val="16"/>
                <w:szCs w:val="16"/>
                <w:u w:val="single"/>
              </w:rPr>
              <w:t>https://ansv.gov.co/es/publicaciones/manual-de-senalizacion-vial</w:t>
            </w:r>
            <w:r w:rsidRPr="00BC5CB4">
              <w:rPr>
                <w:b/>
                <w:bCs/>
                <w:sz w:val="16"/>
                <w:szCs w:val="16"/>
              </w:rPr>
              <w:t> </w:t>
            </w:r>
          </w:p>
        </w:tc>
      </w:tr>
      <w:tr w:rsidR="00F1673A" w:rsidRPr="00BC5CB4" w14:paraId="596752ED" w14:textId="77777777">
        <w:trPr>
          <w:trHeight w:val="1965"/>
        </w:trPr>
        <w:tc>
          <w:tcPr>
            <w:tcW w:w="1508" w:type="dxa"/>
            <w:tcBorders>
              <w:top w:val="single" w:sz="4" w:space="0" w:color="auto"/>
              <w:left w:val="single" w:sz="4" w:space="0" w:color="auto"/>
              <w:bottom w:val="single" w:sz="4" w:space="0" w:color="auto"/>
              <w:right w:val="single" w:sz="4" w:space="0" w:color="auto"/>
            </w:tcBorders>
            <w:hideMark/>
          </w:tcPr>
          <w:p w14:paraId="3F8A0CD4" w14:textId="77777777" w:rsidR="00F1673A" w:rsidRPr="00BC5CB4" w:rsidRDefault="00F1673A">
            <w:pPr>
              <w:spacing w:line="278" w:lineRule="auto"/>
              <w:rPr>
                <w:b/>
                <w:bCs/>
                <w:sz w:val="16"/>
                <w:szCs w:val="16"/>
              </w:rPr>
            </w:pPr>
            <w:r w:rsidRPr="00BC5CB4">
              <w:rPr>
                <w:b/>
                <w:bCs/>
                <w:sz w:val="16"/>
                <w:szCs w:val="16"/>
              </w:rPr>
              <w:t>La Guía de Pacificación del Tránsito </w:t>
            </w:r>
          </w:p>
        </w:tc>
        <w:tc>
          <w:tcPr>
            <w:tcW w:w="2419" w:type="dxa"/>
            <w:tcBorders>
              <w:top w:val="single" w:sz="4" w:space="0" w:color="auto"/>
              <w:left w:val="single" w:sz="4" w:space="0" w:color="auto"/>
              <w:bottom w:val="single" w:sz="4" w:space="0" w:color="auto"/>
              <w:right w:val="single" w:sz="4" w:space="0" w:color="auto"/>
            </w:tcBorders>
            <w:hideMark/>
          </w:tcPr>
          <w:p w14:paraId="2E1AE68D" w14:textId="77777777" w:rsidR="00F1673A" w:rsidRPr="00BC5CB4" w:rsidRDefault="00F1673A">
            <w:pPr>
              <w:spacing w:line="278" w:lineRule="auto"/>
              <w:rPr>
                <w:sz w:val="16"/>
                <w:szCs w:val="16"/>
              </w:rPr>
            </w:pPr>
            <w:r w:rsidRPr="00BC5CB4">
              <w:rPr>
                <w:sz w:val="16"/>
                <w:szCs w:val="16"/>
              </w:rPr>
              <w:t>Esta Guía presenta una propuesta metodológica que busca orientar el desarrollo de proyectos de pacificación del tránsito, a través de lineamientos técnicos para su diseño e implementación, desde una perspectiva integral e interdisciplinaria, buscando disminuir algunos efectos del uso del vehículo particular. </w:t>
            </w:r>
          </w:p>
        </w:tc>
        <w:tc>
          <w:tcPr>
            <w:tcW w:w="1727" w:type="dxa"/>
            <w:tcBorders>
              <w:top w:val="single" w:sz="4" w:space="0" w:color="auto"/>
              <w:left w:val="single" w:sz="4" w:space="0" w:color="auto"/>
              <w:bottom w:val="single" w:sz="4" w:space="0" w:color="auto"/>
              <w:right w:val="single" w:sz="4" w:space="0" w:color="auto"/>
            </w:tcBorders>
            <w:hideMark/>
          </w:tcPr>
          <w:p w14:paraId="590B7847" w14:textId="77777777" w:rsidR="00F1673A" w:rsidRPr="00BC5CB4" w:rsidRDefault="00F1673A">
            <w:pPr>
              <w:spacing w:line="278" w:lineRule="auto"/>
              <w:rPr>
                <w:sz w:val="16"/>
                <w:szCs w:val="16"/>
              </w:rPr>
            </w:pPr>
            <w:r w:rsidRPr="00BC5CB4">
              <w:rPr>
                <w:sz w:val="16"/>
                <w:szCs w:val="16"/>
              </w:rPr>
              <w:t>No ha sido adoptada.  </w:t>
            </w:r>
          </w:p>
        </w:tc>
        <w:tc>
          <w:tcPr>
            <w:tcW w:w="3174" w:type="dxa"/>
            <w:tcBorders>
              <w:top w:val="single" w:sz="4" w:space="0" w:color="auto"/>
              <w:left w:val="single" w:sz="4" w:space="0" w:color="auto"/>
              <w:bottom w:val="single" w:sz="4" w:space="0" w:color="auto"/>
              <w:right w:val="single" w:sz="4" w:space="0" w:color="auto"/>
            </w:tcBorders>
            <w:hideMark/>
          </w:tcPr>
          <w:p w14:paraId="28121975" w14:textId="77777777" w:rsidR="00F1673A" w:rsidRPr="00BC5CB4" w:rsidRDefault="00F1673A">
            <w:pPr>
              <w:spacing w:line="278" w:lineRule="auto"/>
              <w:rPr>
                <w:sz w:val="16"/>
                <w:szCs w:val="16"/>
                <w:u w:val="single"/>
              </w:rPr>
            </w:pPr>
            <w:r w:rsidRPr="00BC5CB4">
              <w:rPr>
                <w:sz w:val="16"/>
                <w:szCs w:val="16"/>
                <w:u w:val="single"/>
              </w:rPr>
              <w:t>https://ansv.gov.co/es/prensa-publicaciones/12128 </w:t>
            </w:r>
          </w:p>
        </w:tc>
      </w:tr>
      <w:tr w:rsidR="00F1673A" w:rsidRPr="00BC5CB4" w14:paraId="0FBD76D6" w14:textId="77777777">
        <w:trPr>
          <w:trHeight w:val="1965"/>
        </w:trPr>
        <w:tc>
          <w:tcPr>
            <w:tcW w:w="1508" w:type="dxa"/>
            <w:tcBorders>
              <w:top w:val="single" w:sz="4" w:space="0" w:color="auto"/>
              <w:left w:val="single" w:sz="4" w:space="0" w:color="auto"/>
              <w:bottom w:val="single" w:sz="4" w:space="0" w:color="auto"/>
              <w:right w:val="single" w:sz="4" w:space="0" w:color="auto"/>
            </w:tcBorders>
            <w:hideMark/>
          </w:tcPr>
          <w:p w14:paraId="6BE53B7E" w14:textId="77777777" w:rsidR="00F1673A" w:rsidRPr="00BC5CB4" w:rsidRDefault="00F1673A">
            <w:pPr>
              <w:spacing w:line="278" w:lineRule="auto"/>
              <w:rPr>
                <w:b/>
                <w:bCs/>
                <w:sz w:val="16"/>
                <w:szCs w:val="16"/>
              </w:rPr>
            </w:pPr>
            <w:r w:rsidRPr="00BC5CB4">
              <w:rPr>
                <w:b/>
                <w:bCs/>
                <w:sz w:val="16"/>
                <w:szCs w:val="16"/>
              </w:rPr>
              <w:t>Buenas prácticas y aplicaciones en señalización vial </w:t>
            </w:r>
          </w:p>
        </w:tc>
        <w:tc>
          <w:tcPr>
            <w:tcW w:w="2419" w:type="dxa"/>
            <w:tcBorders>
              <w:top w:val="single" w:sz="4" w:space="0" w:color="auto"/>
              <w:left w:val="single" w:sz="4" w:space="0" w:color="auto"/>
              <w:bottom w:val="single" w:sz="4" w:space="0" w:color="auto"/>
              <w:right w:val="single" w:sz="4" w:space="0" w:color="auto"/>
            </w:tcBorders>
            <w:hideMark/>
          </w:tcPr>
          <w:p w14:paraId="5428321B" w14:textId="77777777" w:rsidR="00F1673A" w:rsidRPr="00BC5CB4" w:rsidRDefault="00F1673A">
            <w:pPr>
              <w:spacing w:line="278" w:lineRule="auto"/>
              <w:rPr>
                <w:sz w:val="16"/>
                <w:szCs w:val="16"/>
              </w:rPr>
            </w:pPr>
            <w:r w:rsidRPr="00BC5CB4">
              <w:rPr>
                <w:sz w:val="16"/>
                <w:szCs w:val="16"/>
              </w:rPr>
              <w:t>Es un documento que complementa las indicaciones del Manual de Señalización mediante la ejemplarización de aplicaciones y buenas prácticas en señalización permitiendo servir de guía a los profesionales y entidades encargados del diseño, la implementación y el control de los dispositivos de señalización para desarrollar proyectos sobre la infraestructura. </w:t>
            </w:r>
          </w:p>
        </w:tc>
        <w:tc>
          <w:tcPr>
            <w:tcW w:w="1727" w:type="dxa"/>
            <w:tcBorders>
              <w:top w:val="single" w:sz="4" w:space="0" w:color="auto"/>
              <w:left w:val="single" w:sz="4" w:space="0" w:color="auto"/>
              <w:bottom w:val="single" w:sz="4" w:space="0" w:color="auto"/>
              <w:right w:val="single" w:sz="4" w:space="0" w:color="auto"/>
            </w:tcBorders>
            <w:hideMark/>
          </w:tcPr>
          <w:p w14:paraId="25170DDA" w14:textId="77777777" w:rsidR="00F1673A" w:rsidRPr="00BC5CB4" w:rsidRDefault="00F1673A">
            <w:pPr>
              <w:spacing w:line="278" w:lineRule="auto"/>
              <w:rPr>
                <w:sz w:val="16"/>
                <w:szCs w:val="16"/>
              </w:rPr>
            </w:pPr>
            <w:r w:rsidRPr="00BC5CB4">
              <w:rPr>
                <w:sz w:val="16"/>
                <w:szCs w:val="16"/>
              </w:rPr>
              <w:t>No necesita adopción, que surge de lo descrito en la Resolución que adoptó el MSV. </w:t>
            </w:r>
          </w:p>
        </w:tc>
        <w:tc>
          <w:tcPr>
            <w:tcW w:w="3174" w:type="dxa"/>
            <w:tcBorders>
              <w:top w:val="single" w:sz="4" w:space="0" w:color="auto"/>
              <w:left w:val="single" w:sz="4" w:space="0" w:color="auto"/>
              <w:bottom w:val="single" w:sz="4" w:space="0" w:color="auto"/>
              <w:right w:val="single" w:sz="4" w:space="0" w:color="auto"/>
            </w:tcBorders>
            <w:hideMark/>
          </w:tcPr>
          <w:p w14:paraId="007B2816" w14:textId="77777777" w:rsidR="00F1673A" w:rsidRPr="00BC5CB4" w:rsidRDefault="00F1673A">
            <w:pPr>
              <w:spacing w:line="278" w:lineRule="auto"/>
              <w:rPr>
                <w:sz w:val="16"/>
                <w:szCs w:val="16"/>
                <w:u w:val="single"/>
              </w:rPr>
            </w:pPr>
            <w:r w:rsidRPr="00BC5CB4">
              <w:rPr>
                <w:sz w:val="16"/>
                <w:szCs w:val="16"/>
                <w:u w:val="single"/>
              </w:rPr>
              <w:t>https://ansv.gov.co/es/prensa-publicaciones/12158 </w:t>
            </w:r>
          </w:p>
        </w:tc>
      </w:tr>
      <w:tr w:rsidR="00F1673A" w:rsidRPr="00BC5CB4" w14:paraId="41DC2FD4" w14:textId="77777777">
        <w:trPr>
          <w:trHeight w:val="1965"/>
        </w:trPr>
        <w:tc>
          <w:tcPr>
            <w:tcW w:w="1508" w:type="dxa"/>
            <w:tcBorders>
              <w:top w:val="single" w:sz="4" w:space="0" w:color="auto"/>
              <w:left w:val="single" w:sz="4" w:space="0" w:color="auto"/>
              <w:bottom w:val="single" w:sz="4" w:space="0" w:color="auto"/>
              <w:right w:val="single" w:sz="4" w:space="0" w:color="auto"/>
            </w:tcBorders>
            <w:hideMark/>
          </w:tcPr>
          <w:p w14:paraId="7284B4F9" w14:textId="77777777" w:rsidR="00F1673A" w:rsidRPr="00BC5CB4" w:rsidRDefault="00F1673A">
            <w:pPr>
              <w:spacing w:line="278" w:lineRule="auto"/>
              <w:rPr>
                <w:b/>
                <w:bCs/>
                <w:sz w:val="16"/>
                <w:szCs w:val="16"/>
              </w:rPr>
            </w:pPr>
            <w:r w:rsidRPr="00BC5CB4">
              <w:rPr>
                <w:b/>
                <w:bCs/>
                <w:sz w:val="16"/>
                <w:szCs w:val="16"/>
              </w:rPr>
              <w:t>Cartilla de señalización vial </w:t>
            </w:r>
          </w:p>
        </w:tc>
        <w:tc>
          <w:tcPr>
            <w:tcW w:w="2419" w:type="dxa"/>
            <w:tcBorders>
              <w:top w:val="single" w:sz="4" w:space="0" w:color="auto"/>
              <w:left w:val="single" w:sz="4" w:space="0" w:color="auto"/>
              <w:bottom w:val="single" w:sz="4" w:space="0" w:color="auto"/>
              <w:right w:val="single" w:sz="4" w:space="0" w:color="auto"/>
            </w:tcBorders>
            <w:hideMark/>
          </w:tcPr>
          <w:p w14:paraId="681FB9DD" w14:textId="77777777" w:rsidR="00F1673A" w:rsidRPr="00BC5CB4" w:rsidRDefault="00F1673A">
            <w:pPr>
              <w:spacing w:line="278" w:lineRule="auto"/>
              <w:rPr>
                <w:sz w:val="16"/>
                <w:szCs w:val="16"/>
              </w:rPr>
            </w:pPr>
            <w:r w:rsidRPr="00BC5CB4">
              <w:rPr>
                <w:sz w:val="16"/>
                <w:szCs w:val="16"/>
              </w:rPr>
              <w:t>Es un documento que consolida los dispositivos de señalización vertical y demarcación, de tal forma, que se tenga una síntesis del nombre, la forma y el código de los dispositivos. </w:t>
            </w:r>
          </w:p>
        </w:tc>
        <w:tc>
          <w:tcPr>
            <w:tcW w:w="1727" w:type="dxa"/>
            <w:tcBorders>
              <w:top w:val="single" w:sz="4" w:space="0" w:color="auto"/>
              <w:left w:val="single" w:sz="4" w:space="0" w:color="auto"/>
              <w:bottom w:val="single" w:sz="4" w:space="0" w:color="auto"/>
              <w:right w:val="single" w:sz="4" w:space="0" w:color="auto"/>
            </w:tcBorders>
            <w:hideMark/>
          </w:tcPr>
          <w:p w14:paraId="242A5031" w14:textId="77777777" w:rsidR="00F1673A" w:rsidRPr="00BC5CB4" w:rsidRDefault="00F1673A">
            <w:pPr>
              <w:spacing w:line="278" w:lineRule="auto"/>
              <w:rPr>
                <w:sz w:val="16"/>
                <w:szCs w:val="16"/>
              </w:rPr>
            </w:pPr>
            <w:r w:rsidRPr="00BC5CB4">
              <w:rPr>
                <w:sz w:val="16"/>
                <w:szCs w:val="16"/>
              </w:rPr>
              <w:t>NA </w:t>
            </w:r>
          </w:p>
        </w:tc>
        <w:tc>
          <w:tcPr>
            <w:tcW w:w="3174" w:type="dxa"/>
            <w:tcBorders>
              <w:top w:val="single" w:sz="4" w:space="0" w:color="auto"/>
              <w:left w:val="single" w:sz="4" w:space="0" w:color="auto"/>
              <w:bottom w:val="single" w:sz="4" w:space="0" w:color="auto"/>
              <w:right w:val="single" w:sz="4" w:space="0" w:color="auto"/>
            </w:tcBorders>
            <w:hideMark/>
          </w:tcPr>
          <w:p w14:paraId="065339C7" w14:textId="77777777" w:rsidR="00F1673A" w:rsidRPr="00BC5CB4" w:rsidRDefault="00F1673A">
            <w:pPr>
              <w:spacing w:line="278" w:lineRule="auto"/>
              <w:rPr>
                <w:sz w:val="16"/>
                <w:szCs w:val="16"/>
                <w:u w:val="single"/>
              </w:rPr>
            </w:pPr>
            <w:r w:rsidRPr="00BC5CB4">
              <w:rPr>
                <w:sz w:val="16"/>
                <w:szCs w:val="16"/>
                <w:u w:val="single"/>
              </w:rPr>
              <w:t>https://ansv.gov.co/es/prensa-publicaciones/12158 </w:t>
            </w:r>
          </w:p>
        </w:tc>
      </w:tr>
      <w:tr w:rsidR="00F1673A" w:rsidRPr="00BC5CB4" w14:paraId="3E00A0DC" w14:textId="77777777">
        <w:trPr>
          <w:trHeight w:val="1965"/>
        </w:trPr>
        <w:tc>
          <w:tcPr>
            <w:tcW w:w="1508" w:type="dxa"/>
            <w:tcBorders>
              <w:top w:val="single" w:sz="4" w:space="0" w:color="auto"/>
              <w:left w:val="single" w:sz="4" w:space="0" w:color="auto"/>
              <w:bottom w:val="single" w:sz="4" w:space="0" w:color="auto"/>
              <w:right w:val="single" w:sz="4" w:space="0" w:color="auto"/>
            </w:tcBorders>
            <w:hideMark/>
          </w:tcPr>
          <w:p w14:paraId="3723BC1F" w14:textId="77777777" w:rsidR="00F1673A" w:rsidRPr="00BC5CB4" w:rsidRDefault="00F1673A">
            <w:pPr>
              <w:spacing w:line="278" w:lineRule="auto"/>
              <w:rPr>
                <w:b/>
                <w:bCs/>
                <w:sz w:val="16"/>
                <w:szCs w:val="16"/>
              </w:rPr>
            </w:pPr>
            <w:r w:rsidRPr="00BC5CB4">
              <w:rPr>
                <w:b/>
                <w:bCs/>
                <w:sz w:val="16"/>
                <w:szCs w:val="16"/>
              </w:rPr>
              <w:t>La Guía de Urbanismo Táctico </w:t>
            </w:r>
          </w:p>
        </w:tc>
        <w:tc>
          <w:tcPr>
            <w:tcW w:w="2419" w:type="dxa"/>
            <w:tcBorders>
              <w:top w:val="single" w:sz="4" w:space="0" w:color="auto"/>
              <w:left w:val="single" w:sz="4" w:space="0" w:color="auto"/>
              <w:bottom w:val="single" w:sz="4" w:space="0" w:color="auto"/>
              <w:right w:val="single" w:sz="4" w:space="0" w:color="auto"/>
            </w:tcBorders>
            <w:hideMark/>
          </w:tcPr>
          <w:p w14:paraId="70F4BE83" w14:textId="77777777" w:rsidR="00F1673A" w:rsidRPr="00BC5CB4" w:rsidRDefault="00F1673A">
            <w:pPr>
              <w:spacing w:line="278" w:lineRule="auto"/>
              <w:rPr>
                <w:sz w:val="16"/>
                <w:szCs w:val="16"/>
              </w:rPr>
            </w:pPr>
            <w:r w:rsidRPr="00BC5CB4">
              <w:rPr>
                <w:sz w:val="16"/>
                <w:szCs w:val="16"/>
              </w:rPr>
              <w:t>Esta Guía presenta una propuesta metodológica que busca para el desarrollo intervenciones tácticas urbanas de transformación sostenible, ordenando de manera integral los entornos específicos de la ciudad, promoviendo la participación ciudadana, acopiando procesos de corresponsabilidad y, vinculando a la comunidad como actor beneficiario y cuidador de las acciones táctica. </w:t>
            </w:r>
          </w:p>
        </w:tc>
        <w:tc>
          <w:tcPr>
            <w:tcW w:w="1727" w:type="dxa"/>
            <w:tcBorders>
              <w:top w:val="single" w:sz="4" w:space="0" w:color="auto"/>
              <w:left w:val="single" w:sz="4" w:space="0" w:color="auto"/>
              <w:bottom w:val="single" w:sz="4" w:space="0" w:color="auto"/>
              <w:right w:val="single" w:sz="4" w:space="0" w:color="auto"/>
            </w:tcBorders>
            <w:hideMark/>
          </w:tcPr>
          <w:p w14:paraId="783D8BD7" w14:textId="77777777" w:rsidR="00F1673A" w:rsidRPr="00BC5CB4" w:rsidRDefault="00F1673A">
            <w:pPr>
              <w:spacing w:line="278" w:lineRule="auto"/>
              <w:rPr>
                <w:sz w:val="16"/>
                <w:szCs w:val="16"/>
              </w:rPr>
            </w:pPr>
            <w:r w:rsidRPr="00BC5CB4">
              <w:rPr>
                <w:sz w:val="16"/>
                <w:szCs w:val="16"/>
              </w:rPr>
              <w:t>NA </w:t>
            </w:r>
          </w:p>
        </w:tc>
        <w:tc>
          <w:tcPr>
            <w:tcW w:w="3174" w:type="dxa"/>
            <w:tcBorders>
              <w:top w:val="single" w:sz="4" w:space="0" w:color="auto"/>
              <w:left w:val="single" w:sz="4" w:space="0" w:color="auto"/>
              <w:bottom w:val="single" w:sz="4" w:space="0" w:color="auto"/>
              <w:right w:val="single" w:sz="4" w:space="0" w:color="auto"/>
            </w:tcBorders>
            <w:hideMark/>
          </w:tcPr>
          <w:p w14:paraId="6C2AB8CE" w14:textId="77777777" w:rsidR="00F1673A" w:rsidRPr="00BC5CB4" w:rsidRDefault="00F1673A">
            <w:pPr>
              <w:spacing w:line="278" w:lineRule="auto"/>
              <w:rPr>
                <w:sz w:val="16"/>
                <w:szCs w:val="16"/>
                <w:u w:val="single"/>
              </w:rPr>
            </w:pPr>
            <w:hyperlink r:id="rId42" w:tgtFrame="_blank" w:history="1">
              <w:r w:rsidRPr="00BC5CB4">
                <w:rPr>
                  <w:sz w:val="16"/>
                  <w:szCs w:val="16"/>
                </w:rPr>
                <w:t>https://ansv.gov.co/es/prensa-publicaciones/12128</w:t>
              </w:r>
            </w:hyperlink>
            <w:r w:rsidRPr="00BC5CB4">
              <w:rPr>
                <w:sz w:val="16"/>
                <w:szCs w:val="16"/>
                <w:u w:val="single"/>
              </w:rPr>
              <w:t> </w:t>
            </w:r>
          </w:p>
        </w:tc>
      </w:tr>
      <w:tr w:rsidR="00F1673A" w:rsidRPr="00BC5CB4" w14:paraId="0DA03C54" w14:textId="77777777">
        <w:trPr>
          <w:trHeight w:val="1965"/>
        </w:trPr>
        <w:tc>
          <w:tcPr>
            <w:tcW w:w="1508" w:type="dxa"/>
            <w:tcBorders>
              <w:top w:val="single" w:sz="4" w:space="0" w:color="auto"/>
              <w:left w:val="single" w:sz="4" w:space="0" w:color="auto"/>
              <w:bottom w:val="single" w:sz="4" w:space="0" w:color="auto"/>
              <w:right w:val="single" w:sz="4" w:space="0" w:color="auto"/>
            </w:tcBorders>
            <w:hideMark/>
          </w:tcPr>
          <w:p w14:paraId="3927F2A9" w14:textId="77777777" w:rsidR="00F1673A" w:rsidRPr="00BC5CB4" w:rsidRDefault="00F1673A">
            <w:pPr>
              <w:spacing w:line="278" w:lineRule="auto"/>
              <w:rPr>
                <w:b/>
                <w:bCs/>
                <w:sz w:val="16"/>
                <w:szCs w:val="16"/>
              </w:rPr>
            </w:pPr>
            <w:r w:rsidRPr="00BC5CB4">
              <w:rPr>
                <w:b/>
                <w:bCs/>
                <w:sz w:val="16"/>
                <w:szCs w:val="16"/>
              </w:rPr>
              <w:lastRenderedPageBreak/>
              <w:t>Estrategias para la inclusión de las comunidades en programas y proyectos de seguridad vial </w:t>
            </w:r>
          </w:p>
        </w:tc>
        <w:tc>
          <w:tcPr>
            <w:tcW w:w="2419" w:type="dxa"/>
            <w:tcBorders>
              <w:top w:val="single" w:sz="4" w:space="0" w:color="auto"/>
              <w:left w:val="single" w:sz="4" w:space="0" w:color="auto"/>
              <w:bottom w:val="single" w:sz="4" w:space="0" w:color="auto"/>
              <w:right w:val="single" w:sz="4" w:space="0" w:color="auto"/>
            </w:tcBorders>
            <w:hideMark/>
          </w:tcPr>
          <w:p w14:paraId="4C9515F6" w14:textId="77777777" w:rsidR="00F1673A" w:rsidRPr="00BC5CB4" w:rsidRDefault="00F1673A">
            <w:pPr>
              <w:spacing w:line="278" w:lineRule="auto"/>
              <w:rPr>
                <w:sz w:val="16"/>
                <w:szCs w:val="16"/>
              </w:rPr>
            </w:pPr>
            <w:r w:rsidRPr="00BC5CB4">
              <w:rPr>
                <w:sz w:val="16"/>
                <w:szCs w:val="16"/>
              </w:rPr>
              <w:t>Este documento, busca fortalecer la inclusión y participación de las diversas comunidades, como mujeres, personas con diferentes tipos de discapacidad, grupos LGTBIQ+, víctimas del conflicto armado, firmantes de paz, entre otros, en los diseños, programas y proyectos desarrollados por la Dirección de Infraestructura y Transporte </w:t>
            </w:r>
          </w:p>
        </w:tc>
        <w:tc>
          <w:tcPr>
            <w:tcW w:w="1727" w:type="dxa"/>
            <w:tcBorders>
              <w:top w:val="single" w:sz="4" w:space="0" w:color="auto"/>
              <w:left w:val="single" w:sz="4" w:space="0" w:color="auto"/>
              <w:bottom w:val="single" w:sz="4" w:space="0" w:color="auto"/>
              <w:right w:val="single" w:sz="4" w:space="0" w:color="auto"/>
            </w:tcBorders>
            <w:hideMark/>
          </w:tcPr>
          <w:p w14:paraId="0E784CAC" w14:textId="77777777" w:rsidR="00F1673A" w:rsidRPr="00BC5CB4" w:rsidRDefault="00F1673A">
            <w:pPr>
              <w:spacing w:line="278" w:lineRule="auto"/>
              <w:rPr>
                <w:sz w:val="16"/>
                <w:szCs w:val="16"/>
              </w:rPr>
            </w:pPr>
            <w:r w:rsidRPr="00BC5CB4">
              <w:rPr>
                <w:sz w:val="16"/>
                <w:szCs w:val="16"/>
              </w:rPr>
              <w:t>NA </w:t>
            </w:r>
          </w:p>
        </w:tc>
        <w:tc>
          <w:tcPr>
            <w:tcW w:w="3174" w:type="dxa"/>
            <w:tcBorders>
              <w:top w:val="single" w:sz="4" w:space="0" w:color="auto"/>
              <w:left w:val="single" w:sz="4" w:space="0" w:color="auto"/>
              <w:bottom w:val="single" w:sz="4" w:space="0" w:color="auto"/>
              <w:right w:val="single" w:sz="4" w:space="0" w:color="auto"/>
            </w:tcBorders>
            <w:hideMark/>
          </w:tcPr>
          <w:p w14:paraId="38220ED8" w14:textId="77777777" w:rsidR="00F1673A" w:rsidRPr="00BC5CB4" w:rsidRDefault="00F1673A">
            <w:pPr>
              <w:spacing w:line="278" w:lineRule="auto"/>
              <w:rPr>
                <w:sz w:val="16"/>
                <w:szCs w:val="16"/>
                <w:u w:val="single"/>
              </w:rPr>
            </w:pPr>
            <w:r w:rsidRPr="00BC5CB4">
              <w:rPr>
                <w:sz w:val="16"/>
                <w:szCs w:val="16"/>
                <w:u w:val="single"/>
              </w:rPr>
              <w:t>https://ansv.gov.co/es/prensa-publicaciones/13117 </w:t>
            </w:r>
          </w:p>
        </w:tc>
      </w:tr>
      <w:tr w:rsidR="00F1673A" w:rsidRPr="00BC5CB4" w14:paraId="1D19BEAC" w14:textId="77777777">
        <w:trPr>
          <w:trHeight w:val="1965"/>
        </w:trPr>
        <w:tc>
          <w:tcPr>
            <w:tcW w:w="1508" w:type="dxa"/>
            <w:tcBorders>
              <w:top w:val="single" w:sz="4" w:space="0" w:color="auto"/>
              <w:left w:val="single" w:sz="4" w:space="0" w:color="auto"/>
              <w:bottom w:val="single" w:sz="4" w:space="0" w:color="auto"/>
              <w:right w:val="single" w:sz="4" w:space="0" w:color="auto"/>
            </w:tcBorders>
            <w:hideMark/>
          </w:tcPr>
          <w:p w14:paraId="57371D68" w14:textId="77777777" w:rsidR="00F1673A" w:rsidRPr="00BC5CB4" w:rsidRDefault="00F1673A">
            <w:pPr>
              <w:spacing w:line="278" w:lineRule="auto"/>
              <w:rPr>
                <w:b/>
                <w:bCs/>
                <w:sz w:val="16"/>
                <w:szCs w:val="16"/>
              </w:rPr>
            </w:pPr>
            <w:r w:rsidRPr="00BC5CB4">
              <w:rPr>
                <w:b/>
                <w:bCs/>
                <w:sz w:val="16"/>
                <w:szCs w:val="16"/>
              </w:rPr>
              <w:t>Orientaciones de Seguridad Vial para los pasos peatonales en Colombia </w:t>
            </w:r>
          </w:p>
        </w:tc>
        <w:tc>
          <w:tcPr>
            <w:tcW w:w="2419" w:type="dxa"/>
            <w:tcBorders>
              <w:top w:val="single" w:sz="4" w:space="0" w:color="auto"/>
              <w:left w:val="single" w:sz="4" w:space="0" w:color="auto"/>
              <w:bottom w:val="single" w:sz="4" w:space="0" w:color="auto"/>
              <w:right w:val="single" w:sz="4" w:space="0" w:color="auto"/>
            </w:tcBorders>
            <w:hideMark/>
          </w:tcPr>
          <w:p w14:paraId="78701624" w14:textId="77777777" w:rsidR="00F1673A" w:rsidRPr="00BC5CB4" w:rsidRDefault="00F1673A">
            <w:pPr>
              <w:spacing w:line="278" w:lineRule="auto"/>
              <w:rPr>
                <w:sz w:val="16"/>
                <w:szCs w:val="16"/>
              </w:rPr>
            </w:pPr>
            <w:r w:rsidRPr="00BC5CB4">
              <w:rPr>
                <w:sz w:val="16"/>
                <w:szCs w:val="16"/>
              </w:rPr>
              <w:t>Este documento formula los lineamientos técnicos de seguridad vial a considerar en la planeación, el diseño y la evaluación de diversos tipos de pasos peatonales en el país. </w:t>
            </w:r>
          </w:p>
        </w:tc>
        <w:tc>
          <w:tcPr>
            <w:tcW w:w="1727" w:type="dxa"/>
            <w:tcBorders>
              <w:top w:val="single" w:sz="4" w:space="0" w:color="auto"/>
              <w:left w:val="single" w:sz="4" w:space="0" w:color="auto"/>
              <w:bottom w:val="single" w:sz="4" w:space="0" w:color="auto"/>
              <w:right w:val="single" w:sz="4" w:space="0" w:color="auto"/>
            </w:tcBorders>
            <w:hideMark/>
          </w:tcPr>
          <w:p w14:paraId="7F0E4A7A" w14:textId="77777777" w:rsidR="00F1673A" w:rsidRPr="00BC5CB4" w:rsidRDefault="00F1673A">
            <w:pPr>
              <w:spacing w:line="278" w:lineRule="auto"/>
              <w:rPr>
                <w:sz w:val="16"/>
                <w:szCs w:val="16"/>
              </w:rPr>
            </w:pPr>
            <w:r w:rsidRPr="00BC5CB4">
              <w:rPr>
                <w:sz w:val="16"/>
                <w:szCs w:val="16"/>
              </w:rPr>
              <w:t>NA </w:t>
            </w:r>
          </w:p>
        </w:tc>
        <w:tc>
          <w:tcPr>
            <w:tcW w:w="3174" w:type="dxa"/>
            <w:tcBorders>
              <w:top w:val="single" w:sz="4" w:space="0" w:color="auto"/>
              <w:left w:val="single" w:sz="4" w:space="0" w:color="auto"/>
              <w:bottom w:val="single" w:sz="4" w:space="0" w:color="auto"/>
              <w:right w:val="single" w:sz="4" w:space="0" w:color="auto"/>
            </w:tcBorders>
            <w:hideMark/>
          </w:tcPr>
          <w:p w14:paraId="624C1DA2" w14:textId="77777777" w:rsidR="00F1673A" w:rsidRPr="00BC5CB4" w:rsidRDefault="00F1673A">
            <w:pPr>
              <w:spacing w:line="278" w:lineRule="auto"/>
              <w:rPr>
                <w:sz w:val="16"/>
                <w:szCs w:val="16"/>
                <w:u w:val="single"/>
              </w:rPr>
            </w:pPr>
            <w:r w:rsidRPr="00BC5CB4">
              <w:rPr>
                <w:sz w:val="16"/>
                <w:szCs w:val="16"/>
                <w:u w:val="single"/>
              </w:rPr>
              <w:t>https://ansv.gov.co/es/prensa-publicaciones/7950 </w:t>
            </w:r>
          </w:p>
        </w:tc>
      </w:tr>
    </w:tbl>
    <w:p w14:paraId="673326C5" w14:textId="4378F1A8" w:rsidR="00597BC0" w:rsidRPr="00DB14E0" w:rsidRDefault="00331207" w:rsidP="00597BC0">
      <w:pPr>
        <w:tabs>
          <w:tab w:val="left" w:pos="719"/>
          <w:tab w:val="left" w:pos="721"/>
        </w:tabs>
        <w:spacing w:before="2" w:line="261" w:lineRule="auto"/>
        <w:ind w:right="139"/>
        <w:jc w:val="both"/>
      </w:pPr>
      <w:r w:rsidRPr="7F35074C">
        <w:rPr>
          <w:rFonts w:eastAsiaTheme="minorEastAsia"/>
          <w:sz w:val="24"/>
          <w:szCs w:val="24"/>
          <w:lang w:val="es-ES"/>
        </w:rPr>
        <w:t>Fuente: ANSV</w:t>
      </w:r>
    </w:p>
    <w:p w14:paraId="575E0059" w14:textId="2DAD1A21" w:rsidR="41AF9A6A" w:rsidRDefault="1A2CF464" w:rsidP="7F35074C">
      <w:pPr>
        <w:tabs>
          <w:tab w:val="left" w:pos="719"/>
          <w:tab w:val="left" w:pos="721"/>
        </w:tabs>
        <w:spacing w:before="2" w:line="261" w:lineRule="auto"/>
        <w:ind w:right="139"/>
        <w:jc w:val="both"/>
        <w:rPr>
          <w:rFonts w:ascii="Verdana" w:eastAsia="Verdana" w:hAnsi="Verdana" w:cs="Verdana"/>
          <w:b/>
          <w:bCs/>
          <w:lang w:val="es-ES"/>
        </w:rPr>
      </w:pPr>
      <w:r w:rsidRPr="7F35074C">
        <w:rPr>
          <w:rFonts w:ascii="Verdana" w:eastAsia="Verdana" w:hAnsi="Verdana" w:cs="Verdana"/>
          <w:b/>
          <w:bCs/>
          <w:lang w:val="es-ES"/>
        </w:rPr>
        <w:t xml:space="preserve">Acciones en materia de Seguridad vehicular </w:t>
      </w:r>
    </w:p>
    <w:p w14:paraId="0E27203F" w14:textId="3A4C6614" w:rsidR="41AF9A6A" w:rsidRDefault="727D0E49" w:rsidP="7F35074C">
      <w:pPr>
        <w:spacing w:before="240" w:after="240" w:line="261" w:lineRule="auto"/>
        <w:jc w:val="both"/>
      </w:pPr>
      <w:r w:rsidRPr="4B50B7A7">
        <w:rPr>
          <w:rFonts w:ascii="Verdana" w:eastAsia="Verdana" w:hAnsi="Verdana" w:cs="Verdana"/>
          <w:lang w:val="es"/>
        </w:rPr>
        <w:t xml:space="preserve">Como complemento de las herramientas de infraestructura, la ANSV, a través de la Dirección de Infraestructura y Vehículos, desarrolla estudios técnicos orientados a fortalecer la protección de los usuarios vulnerables mediante requisitos de seguridad vehicular. </w:t>
      </w:r>
    </w:p>
    <w:p w14:paraId="23208C59" w14:textId="6E4BB360" w:rsidR="41AF9A6A" w:rsidRDefault="1A2CF464" w:rsidP="7F35074C">
      <w:pPr>
        <w:spacing w:before="2" w:line="276" w:lineRule="auto"/>
        <w:jc w:val="both"/>
        <w:rPr>
          <w:rFonts w:ascii="Verdana" w:eastAsia="Verdana" w:hAnsi="Verdana" w:cs="Verdana"/>
          <w:lang w:val="es"/>
        </w:rPr>
      </w:pPr>
      <w:r w:rsidRPr="7F35074C">
        <w:rPr>
          <w:rFonts w:ascii="Verdana" w:eastAsia="Verdana" w:hAnsi="Verdana" w:cs="Verdana"/>
          <w:lang w:val="es"/>
        </w:rPr>
        <w:t>En materia de s</w:t>
      </w:r>
      <w:r w:rsidR="455ED674" w:rsidRPr="7F35074C">
        <w:rPr>
          <w:rFonts w:ascii="Verdana" w:eastAsia="Verdana" w:hAnsi="Verdana" w:cs="Verdana"/>
          <w:lang w:val="es"/>
        </w:rPr>
        <w:t>istemas de retención infantil</w:t>
      </w:r>
      <w:r w:rsidR="24926E4C" w:rsidRPr="7F35074C">
        <w:rPr>
          <w:rFonts w:ascii="Verdana" w:eastAsia="Verdana" w:hAnsi="Verdana" w:cs="Verdana"/>
          <w:lang w:val="es"/>
        </w:rPr>
        <w:t>, se adelanta la actualización del análisis de impacto normativo elaborado en 2022, en desarrollo de la acción 1.1.10 del PNSV 2022–2031, relativa a la definición de requisitos técnicos para estos sistemas. El estudio busca evaluar las alternativas para establecer requisitos de desempeño de las sillas y demás sistemas de retención infantil que se comercialicen en el país, con el propósito de reducir el riesgo de lesiones graves o muerte de los niños transportados en vehículos.</w:t>
      </w:r>
    </w:p>
    <w:p w14:paraId="369C2A19" w14:textId="126EC81F" w:rsidR="41AF9A6A" w:rsidRDefault="23D15644" w:rsidP="7F35074C">
      <w:pPr>
        <w:spacing w:before="2" w:line="276" w:lineRule="auto"/>
        <w:jc w:val="both"/>
      </w:pPr>
      <w:r w:rsidRPr="7F35074C">
        <w:rPr>
          <w:rFonts w:ascii="Verdana" w:eastAsia="Verdana" w:hAnsi="Verdana" w:cs="Verdana"/>
          <w:lang w:val="es"/>
        </w:rPr>
        <w:t xml:space="preserve">En cuanto a la protección de peatones, se adelanta el análisis de impacto normativo correspondiente a la acción 1.1.15 del PNSV, relacionada con la definición de requisitos técnicos de los vehículos para la protección frente a atropellamientos. Este estudio comprende la evaluación de alternativas sobre protección ante impactos en la parte frontal de vehículos livianos, sistemas de visión trasera y detección de marcha atrás, y sistemas de información de arranque para detectar peatones y ciclistas en el punto ciego delantero de vehículos de transporte de pasajeros y de carga. </w:t>
      </w:r>
    </w:p>
    <w:p w14:paraId="5EAF6237" w14:textId="724EE68A" w:rsidR="41AF9A6A" w:rsidRDefault="23D15644" w:rsidP="7F35074C">
      <w:pPr>
        <w:spacing w:before="2" w:line="276" w:lineRule="auto"/>
        <w:jc w:val="both"/>
      </w:pPr>
      <w:r w:rsidRPr="7F35074C">
        <w:rPr>
          <w:rFonts w:ascii="Verdana" w:eastAsia="Verdana" w:hAnsi="Verdana" w:cs="Verdana"/>
          <w:lang w:val="es"/>
        </w:rPr>
        <w:t>Estos análisis constituyen insumos para la estructuración de propuestas regulatorias; su desarrollo no implica que los requisitos evaluados sean actualmente exigibles.</w:t>
      </w:r>
    </w:p>
    <w:p w14:paraId="540D8FD1" w14:textId="785DC500" w:rsidR="71FA8118" w:rsidRDefault="46C99DB0" w:rsidP="71FA8118">
      <w:pPr>
        <w:pStyle w:val="Prrafodelista"/>
        <w:tabs>
          <w:tab w:val="left" w:pos="719"/>
          <w:tab w:val="left" w:pos="721"/>
        </w:tabs>
        <w:spacing w:before="2" w:line="261" w:lineRule="auto"/>
        <w:ind w:right="139"/>
        <w:jc w:val="both"/>
      </w:pPr>
      <w:r w:rsidRPr="61670CA8">
        <w:rPr>
          <w:b/>
          <w:bCs/>
          <w:sz w:val="24"/>
          <w:szCs w:val="24"/>
        </w:rPr>
        <w:t xml:space="preserve">Seguridad vial para ciclistas, personas usuarias de otros medios de </w:t>
      </w:r>
      <w:r w:rsidRPr="4AE15684">
        <w:rPr>
          <w:b/>
          <w:bCs/>
          <w:sz w:val="24"/>
          <w:szCs w:val="24"/>
        </w:rPr>
        <w:t>transporte activo</w:t>
      </w:r>
      <w:r w:rsidRPr="61670CA8">
        <w:rPr>
          <w:b/>
          <w:bCs/>
          <w:sz w:val="24"/>
          <w:szCs w:val="24"/>
        </w:rPr>
        <w:t xml:space="preserve"> y </w:t>
      </w:r>
      <w:r w:rsidR="10737EC5" w:rsidRPr="4AE15684">
        <w:rPr>
          <w:b/>
          <w:bCs/>
          <w:sz w:val="24"/>
          <w:szCs w:val="24"/>
        </w:rPr>
        <w:t>VELMPU</w:t>
      </w:r>
    </w:p>
    <w:p w14:paraId="5A91642E" w14:textId="168021EF" w:rsidR="4AE15684" w:rsidRDefault="4AE15684" w:rsidP="4AE15684">
      <w:pPr>
        <w:pStyle w:val="Prrafodelista"/>
        <w:tabs>
          <w:tab w:val="left" w:pos="719"/>
          <w:tab w:val="left" w:pos="721"/>
        </w:tabs>
        <w:spacing w:before="2" w:line="261" w:lineRule="auto"/>
        <w:ind w:right="139"/>
        <w:jc w:val="both"/>
        <w:rPr>
          <w:b/>
          <w:bCs/>
          <w:sz w:val="24"/>
          <w:szCs w:val="24"/>
        </w:rPr>
      </w:pPr>
    </w:p>
    <w:p w14:paraId="4056279B" w14:textId="19702D78" w:rsidR="527762A7" w:rsidRDefault="4BE0F333" w:rsidP="75B9D086">
      <w:pPr>
        <w:tabs>
          <w:tab w:val="left" w:pos="719"/>
          <w:tab w:val="left" w:pos="721"/>
        </w:tabs>
        <w:jc w:val="both"/>
      </w:pPr>
      <w:r>
        <w:lastRenderedPageBreak/>
        <w:t xml:space="preserve">La promoción del uso seguro de la bicicleta y de otros medios de transporte activos, tiene impactos sistémicos sobre la seguridad vial de la comunidad o sociedad que adopta estos como elementos centrales en la formulación de una política  de movilidad más incluyente y segura, con efectos como: desincentivo o disminución de la circulación de parque automotor particular, pacificación de vías o disminución de velocidades promedio, inclusión social a través de un transporte para todas las edades y adaptable a las diversidades funcionales. Cabe señalar que el éxito depende de que las acciones de promoción sean intersectoriales, sistémicas y sostenidas en el tiempo. </w:t>
      </w:r>
    </w:p>
    <w:p w14:paraId="08509E88" w14:textId="2BBE6E0E" w:rsidR="527762A7" w:rsidRDefault="30378182" w:rsidP="75B9D086">
      <w:pPr>
        <w:tabs>
          <w:tab w:val="left" w:pos="719"/>
          <w:tab w:val="left" w:pos="721"/>
        </w:tabs>
        <w:jc w:val="both"/>
      </w:pPr>
      <w:r>
        <w:t>Con respecto a ciclistas</w:t>
      </w:r>
      <w:r w:rsidR="4831C5B4" w:rsidRPr="75B9D086">
        <w:rPr>
          <w:rFonts w:eastAsiaTheme="minorEastAsia"/>
        </w:rPr>
        <w:t xml:space="preserve"> y </w:t>
      </w:r>
      <w:r w:rsidR="7E3F27E4">
        <w:t>conductores</w:t>
      </w:r>
      <w:r w:rsidR="4831C5B4" w:rsidRPr="75B9D086">
        <w:rPr>
          <w:rFonts w:eastAsiaTheme="minorEastAsia"/>
        </w:rPr>
        <w:t xml:space="preserve"> de VELMPU</w:t>
      </w:r>
      <w:r w:rsidR="16E50A84" w:rsidRPr="6AE85DAC">
        <w:rPr>
          <w:rFonts w:eastAsiaTheme="minorEastAsia"/>
          <w:sz w:val="24"/>
          <w:szCs w:val="24"/>
        </w:rPr>
        <w:t xml:space="preserve">, las acciones concretas se basan en el resultado </w:t>
      </w:r>
      <w:r w:rsidR="16E50A84" w:rsidRPr="06B26200">
        <w:rPr>
          <w:rFonts w:eastAsiaTheme="minorEastAsia"/>
          <w:sz w:val="24"/>
          <w:szCs w:val="24"/>
        </w:rPr>
        <w:t>de</w:t>
      </w:r>
      <w:r w:rsidR="7F4C5353" w:rsidRPr="06B26200">
        <w:rPr>
          <w:rFonts w:eastAsiaTheme="minorEastAsia"/>
          <w:sz w:val="24"/>
          <w:szCs w:val="24"/>
        </w:rPr>
        <w:t>l</w:t>
      </w:r>
      <w:r w:rsidR="16E50A84" w:rsidRPr="06B26200">
        <w:rPr>
          <w:rFonts w:eastAsiaTheme="minorEastAsia"/>
          <w:sz w:val="24"/>
          <w:szCs w:val="24"/>
        </w:rPr>
        <w:t xml:space="preserve"> </w:t>
      </w:r>
      <w:r w:rsidR="16E50A84" w:rsidRPr="6AE85DAC">
        <w:rPr>
          <w:rFonts w:eastAsiaTheme="minorEastAsia"/>
          <w:sz w:val="24"/>
          <w:szCs w:val="24"/>
        </w:rPr>
        <w:t xml:space="preserve">análisis de los datos que </w:t>
      </w:r>
      <w:r w:rsidR="7200C963" w:rsidRPr="5E98BE7A">
        <w:rPr>
          <w:rFonts w:eastAsiaTheme="minorEastAsia"/>
          <w:sz w:val="24"/>
          <w:szCs w:val="24"/>
        </w:rPr>
        <w:t xml:space="preserve">proporciona el ONSV y que </w:t>
      </w:r>
      <w:r w:rsidR="7200C963" w:rsidRPr="06B26200">
        <w:rPr>
          <w:rFonts w:eastAsiaTheme="minorEastAsia"/>
          <w:sz w:val="24"/>
          <w:szCs w:val="24"/>
        </w:rPr>
        <w:t>di</w:t>
      </w:r>
      <w:r w:rsidR="0E84E0A8" w:rsidRPr="06B26200">
        <w:rPr>
          <w:rFonts w:eastAsiaTheme="minorEastAsia"/>
          <w:sz w:val="24"/>
          <w:szCs w:val="24"/>
        </w:rPr>
        <w:t>ferencia</w:t>
      </w:r>
      <w:r w:rsidR="7200C963" w:rsidRPr="5E98BE7A">
        <w:rPr>
          <w:rFonts w:eastAsiaTheme="minorEastAsia"/>
          <w:sz w:val="24"/>
          <w:szCs w:val="24"/>
        </w:rPr>
        <w:t xml:space="preserve"> el grupo de actividades en dos </w:t>
      </w:r>
      <w:r w:rsidR="38FD3DF2" w:rsidRPr="4AE15684">
        <w:rPr>
          <w:rFonts w:eastAsiaTheme="minorEastAsia"/>
          <w:sz w:val="24"/>
          <w:szCs w:val="24"/>
        </w:rPr>
        <w:t>tipologías</w:t>
      </w:r>
      <w:r w:rsidR="7200C963" w:rsidRPr="5E98BE7A">
        <w:rPr>
          <w:rFonts w:eastAsiaTheme="minorEastAsia"/>
          <w:sz w:val="24"/>
          <w:szCs w:val="24"/>
        </w:rPr>
        <w:t xml:space="preserve">. </w:t>
      </w:r>
    </w:p>
    <w:p w14:paraId="140B5182" w14:textId="708066BB" w:rsidR="527762A7" w:rsidRDefault="7200C963" w:rsidP="75B9D086">
      <w:pPr>
        <w:tabs>
          <w:tab w:val="left" w:pos="719"/>
          <w:tab w:val="left" w:pos="721"/>
        </w:tabs>
        <w:jc w:val="both"/>
        <w:rPr>
          <w:rFonts w:eastAsiaTheme="minorEastAsia"/>
          <w:sz w:val="24"/>
          <w:szCs w:val="24"/>
        </w:rPr>
      </w:pPr>
      <w:r>
        <w:t xml:space="preserve">En </w:t>
      </w:r>
      <w:r w:rsidRPr="02C1E1AA">
        <w:rPr>
          <w:rFonts w:eastAsiaTheme="minorEastAsia"/>
          <w:sz w:val="24"/>
          <w:szCs w:val="24"/>
        </w:rPr>
        <w:t xml:space="preserve">primer lugar, lo que </w:t>
      </w:r>
      <w:r w:rsidR="100F0128" w:rsidRPr="02C1E1AA">
        <w:rPr>
          <w:rFonts w:eastAsiaTheme="minorEastAsia"/>
          <w:sz w:val="24"/>
          <w:szCs w:val="24"/>
        </w:rPr>
        <w:t>se aborda</w:t>
      </w:r>
      <w:r w:rsidRPr="02C1E1AA">
        <w:rPr>
          <w:rFonts w:eastAsiaTheme="minorEastAsia"/>
          <w:sz w:val="24"/>
          <w:szCs w:val="24"/>
        </w:rPr>
        <w:t xml:space="preserve"> </w:t>
      </w:r>
      <w:r w:rsidR="0E22EDE2" w:rsidRPr="02C1E1AA">
        <w:rPr>
          <w:rFonts w:eastAsiaTheme="minorEastAsia"/>
          <w:sz w:val="24"/>
          <w:szCs w:val="24"/>
        </w:rPr>
        <w:t>en las actividades en vía y capacitaciones</w:t>
      </w:r>
      <w:r w:rsidRPr="02C1E1AA">
        <w:rPr>
          <w:rFonts w:eastAsiaTheme="minorEastAsia"/>
          <w:sz w:val="24"/>
          <w:szCs w:val="24"/>
        </w:rPr>
        <w:t xml:space="preserve"> con el actor vial ciclista </w:t>
      </w:r>
      <w:r w:rsidR="34858F26" w:rsidRPr="4AE15684">
        <w:rPr>
          <w:rFonts w:eastAsiaTheme="minorEastAsia"/>
          <w:sz w:val="24"/>
          <w:szCs w:val="24"/>
        </w:rPr>
        <w:t xml:space="preserve">y VELMPU </w:t>
      </w:r>
      <w:r w:rsidR="776FF2B2" w:rsidRPr="02C1E1AA">
        <w:rPr>
          <w:rFonts w:eastAsiaTheme="minorEastAsia"/>
          <w:sz w:val="24"/>
          <w:szCs w:val="24"/>
        </w:rPr>
        <w:t>se centra en mejorar</w:t>
      </w:r>
      <w:r w:rsidRPr="02C1E1AA">
        <w:rPr>
          <w:rFonts w:eastAsiaTheme="minorEastAsia"/>
          <w:sz w:val="24"/>
          <w:szCs w:val="24"/>
        </w:rPr>
        <w:t xml:space="preserve"> </w:t>
      </w:r>
      <w:r w:rsidRPr="1D02365E">
        <w:rPr>
          <w:rFonts w:eastAsiaTheme="minorEastAsia"/>
          <w:sz w:val="24"/>
          <w:szCs w:val="24"/>
        </w:rPr>
        <w:t>conocimientos</w:t>
      </w:r>
      <w:r w:rsidR="66541982" w:rsidRPr="1D02365E">
        <w:rPr>
          <w:rFonts w:eastAsiaTheme="minorEastAsia"/>
          <w:sz w:val="24"/>
          <w:szCs w:val="24"/>
        </w:rPr>
        <w:t xml:space="preserve"> y </w:t>
      </w:r>
      <w:r w:rsidR="66541982" w:rsidRPr="54AE062B">
        <w:rPr>
          <w:rFonts w:eastAsiaTheme="minorEastAsia"/>
          <w:sz w:val="24"/>
          <w:szCs w:val="24"/>
        </w:rPr>
        <w:t xml:space="preserve"> </w:t>
      </w:r>
      <w:r w:rsidRPr="02C1E1AA">
        <w:rPr>
          <w:rFonts w:eastAsiaTheme="minorEastAsia"/>
          <w:sz w:val="24"/>
          <w:szCs w:val="24"/>
        </w:rPr>
        <w:t>habilidades</w:t>
      </w:r>
      <w:r w:rsidR="02036DC4" w:rsidRPr="02C1E1AA">
        <w:rPr>
          <w:rFonts w:eastAsiaTheme="minorEastAsia"/>
          <w:sz w:val="24"/>
          <w:szCs w:val="24"/>
        </w:rPr>
        <w:t xml:space="preserve">, esto </w:t>
      </w:r>
      <w:r w:rsidR="3B75F0B4" w:rsidRPr="02C1E1AA">
        <w:rPr>
          <w:rFonts w:eastAsiaTheme="minorEastAsia"/>
          <w:sz w:val="24"/>
          <w:szCs w:val="24"/>
        </w:rPr>
        <w:t>determina</w:t>
      </w:r>
      <w:r w:rsidR="02036DC4" w:rsidRPr="02C1E1AA">
        <w:rPr>
          <w:rFonts w:eastAsiaTheme="minorEastAsia"/>
          <w:sz w:val="24"/>
          <w:szCs w:val="24"/>
        </w:rPr>
        <w:t xml:space="preserve"> que con este actor vial vulnerable </w:t>
      </w:r>
      <w:r w:rsidR="02036DC4" w:rsidRPr="1D02365E">
        <w:rPr>
          <w:rFonts w:eastAsiaTheme="minorEastAsia"/>
          <w:sz w:val="24"/>
          <w:szCs w:val="24"/>
        </w:rPr>
        <w:t>abord</w:t>
      </w:r>
      <w:r w:rsidR="19980FA4" w:rsidRPr="1D02365E">
        <w:rPr>
          <w:rFonts w:eastAsiaTheme="minorEastAsia"/>
          <w:sz w:val="24"/>
          <w:szCs w:val="24"/>
        </w:rPr>
        <w:t>an</w:t>
      </w:r>
      <w:r w:rsidR="02036DC4" w:rsidRPr="02C1E1AA">
        <w:rPr>
          <w:rFonts w:eastAsiaTheme="minorEastAsia"/>
          <w:sz w:val="24"/>
          <w:szCs w:val="24"/>
        </w:rPr>
        <w:t xml:space="preserve"> temáticas </w:t>
      </w:r>
      <w:r w:rsidR="3CEA60CF" w:rsidRPr="02C1E1AA">
        <w:rPr>
          <w:rFonts w:eastAsiaTheme="minorEastAsia"/>
          <w:sz w:val="24"/>
          <w:szCs w:val="24"/>
        </w:rPr>
        <w:t>asociadas</w:t>
      </w:r>
      <w:r w:rsidR="02036DC4" w:rsidRPr="02C1E1AA">
        <w:rPr>
          <w:rFonts w:eastAsiaTheme="minorEastAsia"/>
          <w:sz w:val="24"/>
          <w:szCs w:val="24"/>
        </w:rPr>
        <w:t xml:space="preserve"> a al </w:t>
      </w:r>
      <w:r w:rsidR="5C08407B" w:rsidRPr="02C1E1AA">
        <w:rPr>
          <w:rFonts w:eastAsiaTheme="minorEastAsia"/>
          <w:sz w:val="24"/>
          <w:szCs w:val="24"/>
        </w:rPr>
        <w:t>re</w:t>
      </w:r>
      <w:r w:rsidR="02036DC4" w:rsidRPr="02C1E1AA">
        <w:rPr>
          <w:rFonts w:eastAsiaTheme="minorEastAsia"/>
          <w:sz w:val="24"/>
          <w:szCs w:val="24"/>
        </w:rPr>
        <w:t>conocimiento de la normatividad, la identificación de riesgos en la interacción con otros a</w:t>
      </w:r>
      <w:r w:rsidR="7F185239" w:rsidRPr="02C1E1AA">
        <w:rPr>
          <w:rFonts w:eastAsiaTheme="minorEastAsia"/>
          <w:sz w:val="24"/>
          <w:szCs w:val="24"/>
        </w:rPr>
        <w:t>ctores viales y la protección de los más vulnerables, como peatones, niños</w:t>
      </w:r>
      <w:r w:rsidR="1D741A3D" w:rsidRPr="54AE062B">
        <w:rPr>
          <w:rFonts w:eastAsiaTheme="minorEastAsia"/>
          <w:sz w:val="24"/>
          <w:szCs w:val="24"/>
        </w:rPr>
        <w:t>/niñas</w:t>
      </w:r>
      <w:r w:rsidR="30378182" w:rsidRPr="02C1E1AA">
        <w:rPr>
          <w:rFonts w:eastAsiaTheme="minorEastAsia"/>
          <w:sz w:val="24"/>
          <w:szCs w:val="24"/>
        </w:rPr>
        <w:t xml:space="preserve"> </w:t>
      </w:r>
      <w:r w:rsidR="7F185239" w:rsidRPr="02C1E1AA">
        <w:rPr>
          <w:rFonts w:eastAsiaTheme="minorEastAsia"/>
          <w:sz w:val="24"/>
          <w:szCs w:val="24"/>
        </w:rPr>
        <w:t>y adultos mayores</w:t>
      </w:r>
      <w:r w:rsidR="483D632F" w:rsidRPr="02C1E1AA">
        <w:rPr>
          <w:rFonts w:eastAsiaTheme="minorEastAsia"/>
          <w:sz w:val="24"/>
          <w:szCs w:val="24"/>
        </w:rPr>
        <w:t xml:space="preserve">; en la misma medida,  se busca reconocer las capacidades motrices que éstos tienen </w:t>
      </w:r>
      <w:r w:rsidR="6B5690EC" w:rsidRPr="1D02365E">
        <w:rPr>
          <w:rFonts w:eastAsiaTheme="minorEastAsia"/>
          <w:sz w:val="24"/>
          <w:szCs w:val="24"/>
        </w:rPr>
        <w:t>para</w:t>
      </w:r>
      <w:r w:rsidR="483D632F" w:rsidRPr="02C1E1AA">
        <w:rPr>
          <w:rFonts w:eastAsiaTheme="minorEastAsia"/>
          <w:sz w:val="24"/>
          <w:szCs w:val="24"/>
        </w:rPr>
        <w:t xml:space="preserve"> conducir su vehículo</w:t>
      </w:r>
      <w:r w:rsidR="30378182" w:rsidRPr="02C1E1AA">
        <w:rPr>
          <w:rFonts w:eastAsiaTheme="minorEastAsia"/>
          <w:sz w:val="24"/>
          <w:szCs w:val="24"/>
        </w:rPr>
        <w:t xml:space="preserve"> </w:t>
      </w:r>
      <w:r w:rsidR="483D632F" w:rsidRPr="442795C9">
        <w:rPr>
          <w:rFonts w:eastAsiaTheme="minorEastAsia"/>
          <w:sz w:val="24"/>
          <w:szCs w:val="24"/>
        </w:rPr>
        <w:t>y de q</w:t>
      </w:r>
      <w:r w:rsidR="4EA9774C" w:rsidRPr="442795C9">
        <w:rPr>
          <w:rFonts w:eastAsiaTheme="minorEastAsia"/>
          <w:sz w:val="24"/>
          <w:szCs w:val="24"/>
        </w:rPr>
        <w:t xml:space="preserve">ué manera pueden mejorarlas para </w:t>
      </w:r>
      <w:r w:rsidR="73010C40" w:rsidRPr="1D02365E">
        <w:rPr>
          <w:rFonts w:eastAsiaTheme="minorEastAsia"/>
          <w:sz w:val="24"/>
          <w:szCs w:val="24"/>
        </w:rPr>
        <w:t>que</w:t>
      </w:r>
      <w:r w:rsidR="4EA9774C" w:rsidRPr="442795C9">
        <w:rPr>
          <w:rFonts w:eastAsiaTheme="minorEastAsia"/>
          <w:sz w:val="24"/>
          <w:szCs w:val="24"/>
        </w:rPr>
        <w:t xml:space="preserve"> ejercicio de la </w:t>
      </w:r>
      <w:r w:rsidR="4EA9774C" w:rsidRPr="3FA4CBE8">
        <w:rPr>
          <w:rFonts w:eastAsiaTheme="minorEastAsia"/>
          <w:sz w:val="24"/>
          <w:szCs w:val="24"/>
        </w:rPr>
        <w:t>conducción</w:t>
      </w:r>
      <w:r w:rsidR="13B0CED3" w:rsidRPr="1D02365E">
        <w:rPr>
          <w:rFonts w:eastAsiaTheme="minorEastAsia"/>
          <w:sz w:val="24"/>
          <w:szCs w:val="24"/>
        </w:rPr>
        <w:t xml:space="preserve"> sea seguro</w:t>
      </w:r>
      <w:r w:rsidR="4EA9774C" w:rsidRPr="3FA4CBE8">
        <w:rPr>
          <w:rFonts w:eastAsiaTheme="minorEastAsia"/>
          <w:sz w:val="24"/>
          <w:szCs w:val="24"/>
        </w:rPr>
        <w:t xml:space="preserve">. </w:t>
      </w:r>
    </w:p>
    <w:p w14:paraId="2100687C" w14:textId="449922FD" w:rsidR="4EA9774C" w:rsidRDefault="4EA9774C" w:rsidP="75B9D086">
      <w:pPr>
        <w:tabs>
          <w:tab w:val="left" w:pos="719"/>
          <w:tab w:val="left" w:pos="721"/>
        </w:tabs>
        <w:jc w:val="both"/>
        <w:rPr>
          <w:rFonts w:eastAsiaTheme="minorEastAsia"/>
          <w:sz w:val="24"/>
          <w:szCs w:val="24"/>
        </w:rPr>
      </w:pPr>
      <w:r>
        <w:t xml:space="preserve">En segundo lugar, las actividades que se </w:t>
      </w:r>
      <w:r w:rsidRPr="1A8B4FC2">
        <w:rPr>
          <w:rFonts w:eastAsiaTheme="minorEastAsia"/>
          <w:sz w:val="24"/>
          <w:szCs w:val="24"/>
        </w:rPr>
        <w:t>realizan con conductores de vehículos motorizados</w:t>
      </w:r>
      <w:r w:rsidRPr="07996165">
        <w:rPr>
          <w:rFonts w:eastAsiaTheme="minorEastAsia"/>
          <w:sz w:val="24"/>
          <w:szCs w:val="24"/>
        </w:rPr>
        <w:t xml:space="preserve"> </w:t>
      </w:r>
      <w:r w:rsidRPr="58136E7D">
        <w:rPr>
          <w:rFonts w:eastAsiaTheme="minorEastAsia"/>
          <w:sz w:val="24"/>
          <w:szCs w:val="24"/>
        </w:rPr>
        <w:t>e</w:t>
      </w:r>
      <w:r w:rsidR="7B8AE996" w:rsidRPr="58136E7D">
        <w:rPr>
          <w:rFonts w:eastAsiaTheme="minorEastAsia"/>
          <w:sz w:val="24"/>
          <w:szCs w:val="24"/>
        </w:rPr>
        <w:t xml:space="preserve">stán centradas en el reconocimiento del ciclista </w:t>
      </w:r>
      <w:r w:rsidR="4B5DBA12" w:rsidRPr="1D02365E">
        <w:rPr>
          <w:rFonts w:eastAsiaTheme="minorEastAsia"/>
          <w:sz w:val="24"/>
          <w:szCs w:val="24"/>
        </w:rPr>
        <w:t>y el VELMPU</w:t>
      </w:r>
      <w:r w:rsidR="7B8AE996" w:rsidRPr="1D02365E">
        <w:rPr>
          <w:rFonts w:eastAsiaTheme="minorEastAsia"/>
          <w:sz w:val="24"/>
          <w:szCs w:val="24"/>
        </w:rPr>
        <w:t xml:space="preserve"> </w:t>
      </w:r>
      <w:r w:rsidR="7B8AE996" w:rsidRPr="58136E7D">
        <w:rPr>
          <w:rFonts w:eastAsiaTheme="minorEastAsia"/>
          <w:sz w:val="24"/>
          <w:szCs w:val="24"/>
        </w:rPr>
        <w:t xml:space="preserve">como actor vulnerable, </w:t>
      </w:r>
      <w:r w:rsidR="7B8AE996" w:rsidRPr="639B0617">
        <w:rPr>
          <w:rFonts w:eastAsiaTheme="minorEastAsia"/>
          <w:sz w:val="24"/>
          <w:szCs w:val="24"/>
        </w:rPr>
        <w:t xml:space="preserve">la socialización de sus derechos, </w:t>
      </w:r>
      <w:r w:rsidR="5D6CD522" w:rsidRPr="095909D2">
        <w:rPr>
          <w:rFonts w:eastAsiaTheme="minorEastAsia"/>
          <w:sz w:val="24"/>
          <w:szCs w:val="24"/>
        </w:rPr>
        <w:t xml:space="preserve">el reconocimiento de conductas riesgosas en la interacción </w:t>
      </w:r>
      <w:r w:rsidR="15A66EC5" w:rsidRPr="1D02365E">
        <w:rPr>
          <w:rFonts w:eastAsiaTheme="minorEastAsia"/>
          <w:sz w:val="24"/>
          <w:szCs w:val="24"/>
        </w:rPr>
        <w:t>con éstos</w:t>
      </w:r>
      <w:r w:rsidR="5D6CD522" w:rsidRPr="1D02365E">
        <w:rPr>
          <w:rFonts w:eastAsiaTheme="minorEastAsia"/>
          <w:sz w:val="24"/>
          <w:szCs w:val="24"/>
        </w:rPr>
        <w:t xml:space="preserve"> </w:t>
      </w:r>
      <w:r w:rsidR="5D6CD522" w:rsidRPr="4EDADF33">
        <w:rPr>
          <w:rFonts w:eastAsiaTheme="minorEastAsia"/>
          <w:sz w:val="24"/>
          <w:szCs w:val="24"/>
        </w:rPr>
        <w:t xml:space="preserve">y de qué forma se puede priorizar </w:t>
      </w:r>
      <w:r w:rsidR="361EC1CF" w:rsidRPr="1D02365E">
        <w:rPr>
          <w:rFonts w:eastAsiaTheme="minorEastAsia"/>
          <w:sz w:val="24"/>
          <w:szCs w:val="24"/>
        </w:rPr>
        <w:t xml:space="preserve">el uso de </w:t>
      </w:r>
      <w:r w:rsidR="5D6CD522" w:rsidRPr="4EDADF33">
        <w:rPr>
          <w:rFonts w:eastAsiaTheme="minorEastAsia"/>
          <w:sz w:val="24"/>
          <w:szCs w:val="24"/>
        </w:rPr>
        <w:t>l</w:t>
      </w:r>
      <w:r w:rsidR="6993558A" w:rsidRPr="4EDADF33">
        <w:rPr>
          <w:rFonts w:eastAsiaTheme="minorEastAsia"/>
          <w:sz w:val="24"/>
          <w:szCs w:val="24"/>
        </w:rPr>
        <w:t xml:space="preserve">a </w:t>
      </w:r>
      <w:r w:rsidR="361EC1CF" w:rsidRPr="15080426">
        <w:rPr>
          <w:rFonts w:eastAsiaTheme="minorEastAsia"/>
          <w:sz w:val="24"/>
          <w:szCs w:val="24"/>
        </w:rPr>
        <w:t xml:space="preserve">vía. </w:t>
      </w:r>
    </w:p>
    <w:p w14:paraId="1B3409F0" w14:textId="1A5806A8" w:rsidR="0D22D841" w:rsidRDefault="0D22D841" w:rsidP="75B9D086">
      <w:pPr>
        <w:tabs>
          <w:tab w:val="left" w:pos="719"/>
          <w:tab w:val="left" w:pos="721"/>
        </w:tabs>
        <w:jc w:val="both"/>
        <w:rPr>
          <w:rFonts w:eastAsiaTheme="minorEastAsia"/>
        </w:rPr>
      </w:pPr>
      <w:r>
        <w:t xml:space="preserve">Se describen a continuación las acciones que desde la Dirección de Comportamiento ha realizado y que, de manera directa o indirecta, en el sentido anteriormente expuesto, beneficia el logro de una movilidad más inclusiva y segura para todas las personas, desde la </w:t>
      </w:r>
      <w:r w:rsidR="1EE6FFDA">
        <w:t>corresponsabilidad</w:t>
      </w:r>
      <w:r>
        <w:t xml:space="preserve"> interper</w:t>
      </w:r>
      <w:r w:rsidRPr="639B0617">
        <w:rPr>
          <w:rFonts w:eastAsiaTheme="minorEastAsia"/>
        </w:rPr>
        <w:t>sonal, interinstitucional e intersectorial que prioriza los medios de transporte más sostenibles y más vulnerables.</w:t>
      </w:r>
    </w:p>
    <w:p w14:paraId="5D705CDF" w14:textId="1C648644" w:rsidR="639B0617" w:rsidRDefault="639B0617" w:rsidP="639B0617">
      <w:pPr>
        <w:pStyle w:val="Prrafodelista"/>
        <w:tabs>
          <w:tab w:val="left" w:pos="719"/>
          <w:tab w:val="left" w:pos="721"/>
        </w:tabs>
        <w:spacing w:before="2" w:line="261" w:lineRule="auto"/>
        <w:ind w:left="361" w:right="139"/>
        <w:jc w:val="both"/>
      </w:pPr>
    </w:p>
    <w:p w14:paraId="478283F7" w14:textId="4805524A" w:rsidR="0D22D841" w:rsidRDefault="0D22D841" w:rsidP="639B0617">
      <w:pPr>
        <w:pStyle w:val="Prrafodelista"/>
        <w:tabs>
          <w:tab w:val="left" w:pos="719"/>
          <w:tab w:val="left" w:pos="721"/>
        </w:tabs>
        <w:spacing w:before="2" w:line="261" w:lineRule="auto"/>
        <w:ind w:left="361" w:right="139"/>
        <w:jc w:val="both"/>
        <w:rPr>
          <w:rFonts w:asciiTheme="minorHAnsi" w:eastAsiaTheme="minorEastAsia" w:hAnsiTheme="minorHAnsi" w:cstheme="minorBidi"/>
          <w:sz w:val="24"/>
          <w:szCs w:val="24"/>
          <w:lang w:val="es-CO"/>
        </w:rPr>
      </w:pPr>
      <w:r w:rsidRPr="639B0617">
        <w:rPr>
          <w:rFonts w:asciiTheme="minorHAnsi" w:eastAsiaTheme="minorEastAsia" w:hAnsiTheme="minorHAnsi" w:cstheme="minorBidi"/>
          <w:sz w:val="24"/>
          <w:szCs w:val="24"/>
          <w:lang w:val="es-CO"/>
        </w:rPr>
        <w:t xml:space="preserve">*  </w:t>
      </w:r>
      <w:r w:rsidRPr="639B0617">
        <w:rPr>
          <w:rFonts w:asciiTheme="minorHAnsi" w:eastAsiaTheme="minorEastAsia" w:hAnsiTheme="minorHAnsi" w:cstheme="minorBidi"/>
          <w:b/>
          <w:bCs/>
          <w:i/>
          <w:iCs/>
          <w:sz w:val="24"/>
          <w:szCs w:val="24"/>
          <w:lang w:val="es-CO"/>
        </w:rPr>
        <w:t>Para autoridades locales Asistencia Técnica</w:t>
      </w:r>
    </w:p>
    <w:p w14:paraId="0C90C54A" w14:textId="59AB84FD" w:rsidR="0D22D841" w:rsidRDefault="0D22D841" w:rsidP="639B0617">
      <w:pPr>
        <w:pStyle w:val="Prrafodelista"/>
        <w:tabs>
          <w:tab w:val="left" w:pos="719"/>
          <w:tab w:val="left" w:pos="721"/>
        </w:tabs>
        <w:spacing w:before="2" w:line="261" w:lineRule="auto"/>
        <w:ind w:left="361" w:right="139"/>
        <w:jc w:val="both"/>
        <w:rPr>
          <w:rFonts w:asciiTheme="minorHAnsi" w:eastAsiaTheme="minorEastAsia" w:hAnsiTheme="minorHAnsi" w:cstheme="minorBidi"/>
          <w:sz w:val="24"/>
          <w:szCs w:val="24"/>
          <w:lang w:val="es-CO"/>
        </w:rPr>
      </w:pPr>
      <w:r w:rsidRPr="639B0617">
        <w:rPr>
          <w:rFonts w:asciiTheme="minorHAnsi" w:eastAsiaTheme="minorEastAsia" w:hAnsiTheme="minorHAnsi" w:cstheme="minorBidi"/>
          <w:sz w:val="24"/>
          <w:szCs w:val="24"/>
          <w:lang w:val="es-CO"/>
        </w:rPr>
        <w:t>1. Lineamientos para la promoción de la seguridad vial de ciclistas: Busca socializar las diferentes estrategias desde las áreas del PNSV desarrolladas por la ANSV para promover la seguridad vial en el territorio de ciclistas. Dirigido a: Entidades que aportan a la gestión de la seguridad vial, empresas privadas y públicas en áreas de talento humano, gestión de SST y riesgo, PESV, entre otros.</w:t>
      </w:r>
    </w:p>
    <w:p w14:paraId="0D1384C2" w14:textId="64C5A089" w:rsidR="639B0617" w:rsidRDefault="639B0617" w:rsidP="639B0617">
      <w:pPr>
        <w:pStyle w:val="Prrafodelista"/>
        <w:tabs>
          <w:tab w:val="left" w:pos="719"/>
          <w:tab w:val="left" w:pos="721"/>
        </w:tabs>
        <w:spacing w:before="2" w:line="261" w:lineRule="auto"/>
        <w:ind w:left="361" w:right="139"/>
        <w:jc w:val="both"/>
        <w:rPr>
          <w:rFonts w:asciiTheme="minorHAnsi" w:eastAsiaTheme="minorEastAsia" w:hAnsiTheme="minorHAnsi" w:cstheme="minorBidi"/>
          <w:sz w:val="24"/>
          <w:szCs w:val="24"/>
          <w:lang w:val="es-CO"/>
        </w:rPr>
      </w:pPr>
    </w:p>
    <w:p w14:paraId="4CD0AFCC" w14:textId="44E61F89" w:rsidR="0D22D841" w:rsidRDefault="0D22D841" w:rsidP="639B0617">
      <w:pPr>
        <w:pStyle w:val="Prrafodelista"/>
        <w:tabs>
          <w:tab w:val="left" w:pos="719"/>
          <w:tab w:val="left" w:pos="721"/>
        </w:tabs>
        <w:spacing w:before="2" w:line="261" w:lineRule="auto"/>
        <w:ind w:left="361" w:right="139"/>
        <w:jc w:val="both"/>
        <w:rPr>
          <w:rFonts w:asciiTheme="minorHAnsi" w:eastAsiaTheme="minorEastAsia" w:hAnsiTheme="minorHAnsi" w:cstheme="minorBidi"/>
          <w:sz w:val="24"/>
          <w:szCs w:val="24"/>
          <w:lang w:val="es-CO"/>
        </w:rPr>
      </w:pPr>
      <w:r w:rsidRPr="639B0617">
        <w:rPr>
          <w:rFonts w:asciiTheme="minorHAnsi" w:eastAsiaTheme="minorEastAsia" w:hAnsiTheme="minorHAnsi" w:cstheme="minorBidi"/>
          <w:sz w:val="24"/>
          <w:szCs w:val="24"/>
          <w:lang w:val="es-CO"/>
        </w:rPr>
        <w:t>2. ¿Cómo hacer taller de Bicidestrezas Niños, niñas y adolescentes?: Tiene como objetivo promover el conocimiento en las autoridades territoriales de buenas prácticas en seguridad vial de población escolar que usa la bicicleta como herramienta de transporte. Dirigido a: Entidades que aportan a la gestión de la seguridad vial de niños, niñas y adolescentes como instituciones educativas o colectivos para estas poblaciones.</w:t>
      </w:r>
    </w:p>
    <w:p w14:paraId="390D6777" w14:textId="5404BC41" w:rsidR="639B0617" w:rsidRDefault="639B0617" w:rsidP="639B0617">
      <w:pPr>
        <w:pStyle w:val="Prrafodelista"/>
        <w:tabs>
          <w:tab w:val="left" w:pos="719"/>
          <w:tab w:val="left" w:pos="721"/>
        </w:tabs>
        <w:spacing w:before="2" w:line="261" w:lineRule="auto"/>
        <w:ind w:left="361" w:right="139"/>
        <w:jc w:val="both"/>
        <w:rPr>
          <w:rFonts w:asciiTheme="minorHAnsi" w:eastAsiaTheme="minorEastAsia" w:hAnsiTheme="minorHAnsi" w:cstheme="minorBidi"/>
          <w:sz w:val="24"/>
          <w:szCs w:val="24"/>
          <w:lang w:val="es-CO"/>
        </w:rPr>
      </w:pPr>
    </w:p>
    <w:p w14:paraId="590E4280" w14:textId="69E7176C" w:rsidR="0D22D841" w:rsidRDefault="0D22D841" w:rsidP="639B0617">
      <w:pPr>
        <w:pStyle w:val="Prrafodelista"/>
        <w:tabs>
          <w:tab w:val="left" w:pos="719"/>
          <w:tab w:val="left" w:pos="721"/>
        </w:tabs>
        <w:spacing w:before="2" w:line="261" w:lineRule="auto"/>
        <w:ind w:left="361" w:right="139"/>
        <w:jc w:val="both"/>
        <w:rPr>
          <w:rFonts w:asciiTheme="minorHAnsi" w:eastAsiaTheme="minorEastAsia" w:hAnsiTheme="minorHAnsi" w:cstheme="minorBidi"/>
          <w:sz w:val="24"/>
          <w:szCs w:val="24"/>
          <w:lang w:val="es-CO"/>
        </w:rPr>
      </w:pPr>
      <w:r w:rsidRPr="639B0617">
        <w:rPr>
          <w:rFonts w:asciiTheme="minorHAnsi" w:eastAsiaTheme="minorEastAsia" w:hAnsiTheme="minorHAnsi" w:cstheme="minorBidi"/>
          <w:sz w:val="24"/>
          <w:szCs w:val="24"/>
          <w:lang w:val="es-CO"/>
        </w:rPr>
        <w:t xml:space="preserve">3. ¿Cómo hacer Pista de habilidades para MA y VELMPU?: Promover el desarrollo de las </w:t>
      </w:r>
      <w:r w:rsidRPr="639B0617">
        <w:rPr>
          <w:rFonts w:asciiTheme="minorHAnsi" w:eastAsiaTheme="minorEastAsia" w:hAnsiTheme="minorHAnsi" w:cstheme="minorBidi"/>
          <w:sz w:val="24"/>
          <w:szCs w:val="24"/>
          <w:lang w:val="es-CO"/>
        </w:rPr>
        <w:lastRenderedPageBreak/>
        <w:t>acciones pedagógicas en el fortalecimiento técnico para la promoción del ciclista y VELMU como conductores de vehículo. Dirigido a: Entidades que aportan a la gestión de la seguridad vial, empresas privadas y públicas en áreas de talento humano, gestión de SST y riesgo, PESV, entre otros.</w:t>
      </w:r>
    </w:p>
    <w:p w14:paraId="736407CB" w14:textId="72918928" w:rsidR="639B0617" w:rsidRDefault="639B0617" w:rsidP="639B0617">
      <w:pPr>
        <w:pStyle w:val="Prrafodelista"/>
        <w:tabs>
          <w:tab w:val="left" w:pos="719"/>
          <w:tab w:val="left" w:pos="721"/>
        </w:tabs>
        <w:spacing w:before="2" w:line="261" w:lineRule="auto"/>
        <w:ind w:left="361" w:right="139"/>
        <w:jc w:val="both"/>
        <w:rPr>
          <w:rFonts w:asciiTheme="minorHAnsi" w:eastAsiaTheme="minorEastAsia" w:hAnsiTheme="minorHAnsi" w:cstheme="minorBidi"/>
          <w:sz w:val="24"/>
          <w:szCs w:val="24"/>
          <w:lang w:val="es-CO"/>
        </w:rPr>
      </w:pPr>
    </w:p>
    <w:p w14:paraId="4C9CAFDE" w14:textId="325F75F2" w:rsidR="0D22D841" w:rsidRDefault="0D22D841" w:rsidP="639B0617">
      <w:pPr>
        <w:pStyle w:val="Prrafodelista"/>
        <w:tabs>
          <w:tab w:val="left" w:pos="719"/>
          <w:tab w:val="left" w:pos="721"/>
        </w:tabs>
        <w:spacing w:before="2" w:line="261" w:lineRule="auto"/>
        <w:ind w:left="361" w:right="139"/>
        <w:jc w:val="both"/>
        <w:rPr>
          <w:rFonts w:asciiTheme="minorHAnsi" w:eastAsiaTheme="minorEastAsia" w:hAnsiTheme="minorHAnsi" w:cstheme="minorBidi"/>
          <w:sz w:val="24"/>
          <w:szCs w:val="24"/>
          <w:lang w:val="es-CO"/>
        </w:rPr>
      </w:pPr>
      <w:r w:rsidRPr="639B0617">
        <w:rPr>
          <w:rFonts w:asciiTheme="minorHAnsi" w:eastAsiaTheme="minorEastAsia" w:hAnsiTheme="minorHAnsi" w:cstheme="minorBidi"/>
          <w:sz w:val="24"/>
          <w:szCs w:val="24"/>
          <w:lang w:val="es-CO"/>
        </w:rPr>
        <w:t>4. Normatividad para la seguridad de MA y VELMPU: Dar a conocer la normatividad que aplica a ciclistas y VELMPU, derechos y deberes de estos actores viales. Dirigido a: Entidades que aportan a la gestión de la seguridad vial, empresas privadas y públicas en áreas de talento humano, gestión de SST y riesgo, PESV, entre otros.</w:t>
      </w:r>
    </w:p>
    <w:p w14:paraId="0E32D63B" w14:textId="2F21A7A4" w:rsidR="639B0617" w:rsidRDefault="639B0617" w:rsidP="639B0617">
      <w:pPr>
        <w:pStyle w:val="Prrafodelista"/>
        <w:tabs>
          <w:tab w:val="left" w:pos="719"/>
          <w:tab w:val="left" w:pos="721"/>
        </w:tabs>
        <w:spacing w:before="2" w:line="261" w:lineRule="auto"/>
        <w:ind w:left="361" w:right="139"/>
        <w:jc w:val="both"/>
        <w:rPr>
          <w:rFonts w:asciiTheme="minorHAnsi" w:eastAsiaTheme="minorEastAsia" w:hAnsiTheme="minorHAnsi" w:cstheme="minorBidi"/>
          <w:sz w:val="24"/>
          <w:szCs w:val="24"/>
          <w:lang w:val="es-CO"/>
        </w:rPr>
      </w:pPr>
    </w:p>
    <w:p w14:paraId="159A9A95" w14:textId="281CF764" w:rsidR="0D22D841" w:rsidRDefault="0D22D841" w:rsidP="639B0617">
      <w:pPr>
        <w:pStyle w:val="Prrafodelista"/>
        <w:tabs>
          <w:tab w:val="left" w:pos="719"/>
          <w:tab w:val="left" w:pos="721"/>
        </w:tabs>
        <w:spacing w:before="2" w:line="261" w:lineRule="auto"/>
        <w:ind w:left="361" w:right="139"/>
        <w:jc w:val="both"/>
      </w:pPr>
      <w:r w:rsidRPr="639B0617">
        <w:rPr>
          <w:rFonts w:asciiTheme="minorHAnsi" w:eastAsiaTheme="minorEastAsia" w:hAnsiTheme="minorHAnsi" w:cstheme="minorBidi"/>
          <w:sz w:val="24"/>
          <w:szCs w:val="24"/>
          <w:lang w:val="es-CO"/>
        </w:rPr>
        <w:t xml:space="preserve">*  </w:t>
      </w:r>
      <w:r w:rsidRPr="639B0617">
        <w:rPr>
          <w:rFonts w:asciiTheme="minorHAnsi" w:eastAsiaTheme="minorEastAsia" w:hAnsiTheme="minorHAnsi" w:cstheme="minorBidi"/>
          <w:b/>
          <w:bCs/>
          <w:i/>
          <w:iCs/>
          <w:sz w:val="24"/>
          <w:szCs w:val="24"/>
          <w:lang w:val="es-CO"/>
        </w:rPr>
        <w:t>Para la ciudadanía - Acciones Lúdico-Pedagógicas</w:t>
      </w:r>
    </w:p>
    <w:p w14:paraId="6E6FD406" w14:textId="60C2BFB3" w:rsidR="6866FE47" w:rsidRDefault="6866FE47" w:rsidP="6866FE47">
      <w:pPr>
        <w:pStyle w:val="Prrafodelista"/>
        <w:tabs>
          <w:tab w:val="left" w:pos="719"/>
          <w:tab w:val="left" w:pos="721"/>
        </w:tabs>
        <w:spacing w:before="2" w:line="261" w:lineRule="auto"/>
        <w:ind w:left="361" w:right="139"/>
        <w:jc w:val="both"/>
        <w:rPr>
          <w:rFonts w:asciiTheme="minorHAnsi" w:eastAsiaTheme="minorEastAsia" w:hAnsiTheme="minorHAnsi" w:cstheme="minorBidi"/>
          <w:b/>
          <w:bCs/>
          <w:i/>
          <w:iCs/>
          <w:sz w:val="24"/>
          <w:szCs w:val="24"/>
          <w:lang w:val="es-CO"/>
        </w:rPr>
      </w:pPr>
    </w:p>
    <w:p w14:paraId="4527DD8D" w14:textId="3EC3C478" w:rsidR="0D22D841" w:rsidRDefault="0D22D841" w:rsidP="639B0617">
      <w:pPr>
        <w:pStyle w:val="Prrafodelista"/>
        <w:tabs>
          <w:tab w:val="left" w:pos="719"/>
          <w:tab w:val="left" w:pos="721"/>
        </w:tabs>
        <w:spacing w:before="2" w:line="261" w:lineRule="auto"/>
        <w:ind w:left="361" w:right="139"/>
        <w:jc w:val="both"/>
        <w:rPr>
          <w:rFonts w:asciiTheme="minorHAnsi" w:eastAsiaTheme="minorEastAsia" w:hAnsiTheme="minorHAnsi" w:cstheme="minorBidi"/>
          <w:sz w:val="24"/>
          <w:szCs w:val="24"/>
          <w:lang w:val="es-CO"/>
        </w:rPr>
      </w:pPr>
      <w:r w:rsidRPr="639B0617">
        <w:rPr>
          <w:rFonts w:asciiTheme="minorHAnsi" w:eastAsiaTheme="minorEastAsia" w:hAnsiTheme="minorHAnsi" w:cstheme="minorBidi"/>
          <w:sz w:val="24"/>
          <w:szCs w:val="24"/>
          <w:lang w:val="es-CO"/>
        </w:rPr>
        <w:t>1. Pista de habilidades para MA y VELMPU: Sensibilización con ciclistas y personas usuarias de VELMPU adultos, en donde se arma la pista de habilidades donde se evalúa las habilidades conducción del vehículo y se retroalimenta como se pueden mejorar. Debe instalarse en un lugar de Alta Afluencia de estos actores viales en caso de que la articulación se haga con municipio, en caso de que se desarrolle en empresas se debe hacer en aquellas que se tengan identificados trabajadores que usen estos vehículos para llegar a laborar y que cumplan con las condiciones de espacio y tiempo. Dirigido a: Conductores de bicicleta y VELMPU.</w:t>
      </w:r>
    </w:p>
    <w:p w14:paraId="73B9F65C" w14:textId="7F640461" w:rsidR="639B0617" w:rsidRDefault="639B0617" w:rsidP="639B0617">
      <w:pPr>
        <w:pStyle w:val="Prrafodelista"/>
        <w:tabs>
          <w:tab w:val="left" w:pos="719"/>
          <w:tab w:val="left" w:pos="721"/>
        </w:tabs>
        <w:spacing w:before="2" w:line="261" w:lineRule="auto"/>
        <w:ind w:left="361" w:right="139"/>
        <w:jc w:val="both"/>
        <w:rPr>
          <w:rFonts w:asciiTheme="minorHAnsi" w:eastAsiaTheme="minorEastAsia" w:hAnsiTheme="minorHAnsi" w:cstheme="minorBidi"/>
          <w:sz w:val="24"/>
          <w:szCs w:val="24"/>
          <w:lang w:val="es-CO"/>
        </w:rPr>
      </w:pPr>
    </w:p>
    <w:p w14:paraId="68A050E5" w14:textId="507FCDCE" w:rsidR="0D22D841" w:rsidRDefault="0D22D841" w:rsidP="639B0617">
      <w:pPr>
        <w:pStyle w:val="Prrafodelista"/>
        <w:tabs>
          <w:tab w:val="left" w:pos="719"/>
          <w:tab w:val="left" w:pos="721"/>
        </w:tabs>
        <w:spacing w:before="2" w:line="261" w:lineRule="auto"/>
        <w:ind w:left="361" w:right="139"/>
        <w:jc w:val="both"/>
        <w:rPr>
          <w:rFonts w:asciiTheme="minorHAnsi" w:eastAsiaTheme="minorEastAsia" w:hAnsiTheme="minorHAnsi" w:cstheme="minorBidi"/>
          <w:sz w:val="24"/>
          <w:szCs w:val="24"/>
          <w:lang w:val="es-CO"/>
        </w:rPr>
      </w:pPr>
      <w:r w:rsidRPr="639B0617">
        <w:rPr>
          <w:rFonts w:asciiTheme="minorHAnsi" w:eastAsiaTheme="minorEastAsia" w:hAnsiTheme="minorHAnsi" w:cstheme="minorBidi"/>
          <w:sz w:val="24"/>
          <w:szCs w:val="24"/>
          <w:lang w:val="es-CO"/>
        </w:rPr>
        <w:t>2. Punto pedagógico: Busca sensibilizar a las y los actores viales sobre comportamientos y factores de riesgo y sus posibles consecuencias, así como los derechos que tiene cada actor vial y sus deberes esta se encuentra centrada específicamente en aquellos que aplican a ciclistas. Hay dos modalidades. Para ciclistas y VELMPU: Se enfoca en pautas y comportamientos seguros para la conducción. Para conductores de motorizado: Se enfoca en la responsabilidad que tienen los y las conductoras de motorizado con respecto al cuidado de usuarios de movilidad activa y VELMPU. Dirigido a: Ciclistas y VELMPU (quienes usan estos vehículos como modo de transporte, deporte, trabajo, entre otros) o conductores de vehículo motorizado.</w:t>
      </w:r>
    </w:p>
    <w:p w14:paraId="599FAC2E" w14:textId="4E4FE4D2" w:rsidR="639B0617" w:rsidRDefault="639B0617" w:rsidP="639B0617">
      <w:pPr>
        <w:pStyle w:val="Prrafodelista"/>
        <w:tabs>
          <w:tab w:val="left" w:pos="719"/>
          <w:tab w:val="left" w:pos="721"/>
        </w:tabs>
        <w:spacing w:before="2" w:line="261" w:lineRule="auto"/>
        <w:ind w:left="361" w:right="139"/>
        <w:jc w:val="both"/>
        <w:rPr>
          <w:rFonts w:asciiTheme="minorHAnsi" w:eastAsiaTheme="minorEastAsia" w:hAnsiTheme="minorHAnsi" w:cstheme="minorBidi"/>
          <w:sz w:val="24"/>
          <w:szCs w:val="24"/>
          <w:lang w:val="es-CO"/>
        </w:rPr>
      </w:pPr>
    </w:p>
    <w:p w14:paraId="7BD32701" w14:textId="6EE5FB1E" w:rsidR="0D22D841" w:rsidRDefault="0D22D841" w:rsidP="639B0617">
      <w:pPr>
        <w:pStyle w:val="Prrafodelista"/>
        <w:tabs>
          <w:tab w:val="left" w:pos="719"/>
          <w:tab w:val="left" w:pos="721"/>
        </w:tabs>
        <w:spacing w:before="2" w:line="261" w:lineRule="auto"/>
        <w:ind w:left="361" w:right="139"/>
        <w:jc w:val="both"/>
        <w:rPr>
          <w:rFonts w:asciiTheme="minorHAnsi" w:eastAsiaTheme="minorEastAsia" w:hAnsiTheme="minorHAnsi" w:cstheme="minorBidi"/>
          <w:sz w:val="24"/>
          <w:szCs w:val="24"/>
          <w:lang w:val="es-CO"/>
        </w:rPr>
      </w:pPr>
      <w:r w:rsidRPr="639B0617">
        <w:rPr>
          <w:rFonts w:asciiTheme="minorHAnsi" w:eastAsiaTheme="minorEastAsia" w:hAnsiTheme="minorHAnsi" w:cstheme="minorBidi"/>
          <w:sz w:val="24"/>
          <w:szCs w:val="24"/>
          <w:lang w:val="es-CO"/>
        </w:rPr>
        <w:t>3. Formación a jóvenes que ejercen prácticas de riesgo (Gravity Bike / STUNT): Esta actividad de formación en seguridad vial, donde se aborda la percepción de riesgo como un activo importante en la seguridad vial para mitigar riesgos desde un esquema garantista. Dirigido a: dirigido a practicantes de gravity, stunt, entre otras acciones recreo-deportivas en modos activos, como bicicleta, patines o patineta.</w:t>
      </w:r>
    </w:p>
    <w:p w14:paraId="7DB65789" w14:textId="4B29974C" w:rsidR="639B0617" w:rsidRDefault="639B0617" w:rsidP="639B0617">
      <w:pPr>
        <w:pStyle w:val="Prrafodelista"/>
        <w:tabs>
          <w:tab w:val="left" w:pos="719"/>
          <w:tab w:val="left" w:pos="721"/>
        </w:tabs>
        <w:spacing w:before="2" w:line="261" w:lineRule="auto"/>
        <w:ind w:left="361" w:right="139"/>
        <w:jc w:val="both"/>
        <w:rPr>
          <w:rFonts w:asciiTheme="minorHAnsi" w:eastAsiaTheme="minorEastAsia" w:hAnsiTheme="minorHAnsi" w:cstheme="minorBidi"/>
          <w:sz w:val="24"/>
          <w:szCs w:val="24"/>
          <w:lang w:val="es-CO"/>
        </w:rPr>
      </w:pPr>
    </w:p>
    <w:p w14:paraId="477EA26D" w14:textId="13987921" w:rsidR="0D22D841" w:rsidRDefault="0D22D841" w:rsidP="639B0617">
      <w:pPr>
        <w:pStyle w:val="Prrafodelista"/>
        <w:tabs>
          <w:tab w:val="left" w:pos="719"/>
          <w:tab w:val="left" w:pos="721"/>
        </w:tabs>
        <w:spacing w:before="2" w:line="261" w:lineRule="auto"/>
        <w:ind w:left="361" w:right="139"/>
        <w:jc w:val="both"/>
        <w:rPr>
          <w:rFonts w:asciiTheme="minorHAnsi" w:eastAsiaTheme="minorEastAsia" w:hAnsiTheme="minorHAnsi" w:cstheme="minorBidi"/>
          <w:sz w:val="24"/>
          <w:szCs w:val="24"/>
          <w:lang w:val="es-CO"/>
        </w:rPr>
      </w:pPr>
      <w:r w:rsidRPr="639B0617">
        <w:rPr>
          <w:rFonts w:asciiTheme="minorHAnsi" w:eastAsiaTheme="minorEastAsia" w:hAnsiTheme="minorHAnsi" w:cstheme="minorBidi"/>
          <w:sz w:val="24"/>
          <w:szCs w:val="24"/>
          <w:lang w:val="es-CO"/>
        </w:rPr>
        <w:t>4. Taller de normatividad para Ciclistas y VELMPU: Dar a conocer la normatividad que aplica a ciclistas y VELMPU, derechos y deberes de estos actores viales. Dirigido a: Ciclistas que laboren en su Bicicleta o VELMPU o hagan prácticas deportivas, de transporte, recreativas u otras.</w:t>
      </w:r>
    </w:p>
    <w:p w14:paraId="1B2C07E9" w14:textId="4FABD7BC" w:rsidR="639B0617" w:rsidRDefault="639B0617" w:rsidP="639B0617">
      <w:pPr>
        <w:pStyle w:val="Prrafodelista"/>
        <w:tabs>
          <w:tab w:val="left" w:pos="719"/>
          <w:tab w:val="left" w:pos="721"/>
        </w:tabs>
        <w:spacing w:before="2" w:line="261" w:lineRule="auto"/>
        <w:ind w:left="361" w:right="139"/>
        <w:jc w:val="both"/>
        <w:rPr>
          <w:rFonts w:asciiTheme="minorHAnsi" w:eastAsiaTheme="minorEastAsia" w:hAnsiTheme="minorHAnsi" w:cstheme="minorBidi"/>
          <w:sz w:val="24"/>
          <w:szCs w:val="24"/>
          <w:lang w:val="es-CO"/>
        </w:rPr>
      </w:pPr>
    </w:p>
    <w:p w14:paraId="112F0359" w14:textId="6B31A1DD" w:rsidR="0D22D841" w:rsidRDefault="0D22D841" w:rsidP="639B0617">
      <w:pPr>
        <w:pStyle w:val="Prrafodelista"/>
        <w:tabs>
          <w:tab w:val="left" w:pos="719"/>
          <w:tab w:val="left" w:pos="721"/>
        </w:tabs>
        <w:spacing w:before="2" w:line="261" w:lineRule="auto"/>
        <w:ind w:left="361" w:right="139"/>
        <w:jc w:val="both"/>
        <w:rPr>
          <w:rFonts w:asciiTheme="minorHAnsi" w:eastAsiaTheme="minorEastAsia" w:hAnsiTheme="minorHAnsi" w:cstheme="minorBidi"/>
          <w:sz w:val="24"/>
          <w:szCs w:val="24"/>
          <w:lang w:val="es-CO"/>
        </w:rPr>
      </w:pPr>
      <w:r w:rsidRPr="639B0617">
        <w:rPr>
          <w:rFonts w:asciiTheme="minorHAnsi" w:eastAsiaTheme="minorEastAsia" w:hAnsiTheme="minorHAnsi" w:cstheme="minorBidi"/>
          <w:sz w:val="24"/>
          <w:szCs w:val="24"/>
          <w:lang w:val="es-CO"/>
        </w:rPr>
        <w:t xml:space="preserve">5. Taller de Revisión Preoperacional: Actividad práctica que se realiza con las bicicletas de los y las beneficiarias, enseñándoles a ejecutar el protocolo de revisión preoperacional </w:t>
      </w:r>
      <w:r w:rsidRPr="639B0617">
        <w:rPr>
          <w:rFonts w:asciiTheme="minorHAnsi" w:eastAsiaTheme="minorEastAsia" w:hAnsiTheme="minorHAnsi" w:cstheme="minorBidi"/>
          <w:sz w:val="24"/>
          <w:szCs w:val="24"/>
          <w:lang w:val="es-CO"/>
        </w:rPr>
        <w:lastRenderedPageBreak/>
        <w:t>de la bicicleta y estableciendo correcciones previo al desarrollo del viaje, así como tips para el cuidado de diferentes sistemas de rodamiento, frenado, suspensión y tornillería. Dirigido a: Conductores de bicicleta y VELMPU.</w:t>
      </w:r>
    </w:p>
    <w:p w14:paraId="6E9D85AD" w14:textId="4D6C5531" w:rsidR="639B0617" w:rsidRDefault="639B0617" w:rsidP="639B0617">
      <w:pPr>
        <w:pStyle w:val="Prrafodelista"/>
        <w:tabs>
          <w:tab w:val="left" w:pos="719"/>
          <w:tab w:val="left" w:pos="721"/>
        </w:tabs>
        <w:spacing w:before="2" w:line="261" w:lineRule="auto"/>
        <w:ind w:left="361" w:right="139"/>
        <w:jc w:val="both"/>
        <w:rPr>
          <w:rFonts w:asciiTheme="minorHAnsi" w:eastAsiaTheme="minorEastAsia" w:hAnsiTheme="minorHAnsi" w:cstheme="minorBidi"/>
          <w:sz w:val="24"/>
          <w:szCs w:val="24"/>
          <w:lang w:val="es-CO"/>
        </w:rPr>
      </w:pPr>
    </w:p>
    <w:p w14:paraId="2669CEE6" w14:textId="08329D2F" w:rsidR="0D22D841" w:rsidRDefault="0D22D841" w:rsidP="639B0617">
      <w:pPr>
        <w:pStyle w:val="Prrafodelista"/>
        <w:tabs>
          <w:tab w:val="left" w:pos="719"/>
          <w:tab w:val="left" w:pos="721"/>
        </w:tabs>
        <w:spacing w:before="2" w:line="261" w:lineRule="auto"/>
        <w:ind w:left="361" w:right="139"/>
        <w:jc w:val="both"/>
        <w:rPr>
          <w:rFonts w:asciiTheme="minorHAnsi" w:eastAsiaTheme="minorEastAsia" w:hAnsiTheme="minorHAnsi" w:cstheme="minorBidi"/>
          <w:sz w:val="24"/>
          <w:szCs w:val="24"/>
          <w:lang w:val="es-CO"/>
        </w:rPr>
      </w:pPr>
      <w:r w:rsidRPr="639B0617">
        <w:rPr>
          <w:rFonts w:asciiTheme="minorHAnsi" w:eastAsiaTheme="minorEastAsia" w:hAnsiTheme="minorHAnsi" w:cstheme="minorBidi"/>
          <w:sz w:val="24"/>
          <w:szCs w:val="24"/>
          <w:lang w:val="es-CO"/>
        </w:rPr>
        <w:t>6. Taller de Bicidestrezas para niñas, niños y adolescentes: Actividad práctica donde se busca desarrollar acciones para promover comportamientos seguros en los menores de edad, preparándolos de esta manera para la movilidad segura en todos los modos de transporte y gestionando la protección de actores viales vulnerables. Dirigido a: niñas, niños y adolescentes ciclistas.</w:t>
      </w:r>
    </w:p>
    <w:p w14:paraId="6D5F0E88" w14:textId="7532EEF3" w:rsidR="639B0617" w:rsidRDefault="639B0617" w:rsidP="639B0617">
      <w:pPr>
        <w:pStyle w:val="Prrafodelista"/>
        <w:tabs>
          <w:tab w:val="left" w:pos="719"/>
          <w:tab w:val="left" w:pos="721"/>
        </w:tabs>
        <w:spacing w:before="2" w:line="261" w:lineRule="auto"/>
        <w:ind w:left="361" w:right="139"/>
        <w:jc w:val="both"/>
        <w:rPr>
          <w:rFonts w:asciiTheme="minorHAnsi" w:eastAsiaTheme="minorEastAsia" w:hAnsiTheme="minorHAnsi" w:cstheme="minorBidi"/>
          <w:sz w:val="24"/>
          <w:szCs w:val="24"/>
          <w:lang w:val="es-CO"/>
        </w:rPr>
      </w:pPr>
    </w:p>
    <w:p w14:paraId="72BCE029" w14:textId="47F1523D" w:rsidR="0D22D841" w:rsidRDefault="0D22D841" w:rsidP="639B0617">
      <w:pPr>
        <w:pStyle w:val="Prrafodelista"/>
        <w:tabs>
          <w:tab w:val="left" w:pos="719"/>
          <w:tab w:val="left" w:pos="721"/>
        </w:tabs>
        <w:spacing w:before="2" w:line="261" w:lineRule="auto"/>
        <w:ind w:left="361" w:right="139"/>
        <w:jc w:val="both"/>
        <w:rPr>
          <w:rFonts w:asciiTheme="minorHAnsi" w:eastAsiaTheme="minorEastAsia" w:hAnsiTheme="minorHAnsi" w:cstheme="minorBidi"/>
          <w:sz w:val="24"/>
          <w:szCs w:val="24"/>
        </w:rPr>
      </w:pPr>
      <w:r w:rsidRPr="639B0617">
        <w:rPr>
          <w:rFonts w:asciiTheme="minorHAnsi" w:eastAsiaTheme="minorEastAsia" w:hAnsiTheme="minorHAnsi" w:cstheme="minorBidi"/>
          <w:sz w:val="24"/>
          <w:szCs w:val="24"/>
          <w:lang w:val="es-CO"/>
        </w:rPr>
        <w:t>7. Taller para vendedores o comercializadores de VELMPU: Actividad teórico práctica donde se busca sensibilizar vendedores y comercializadores de este tipo de vehículos y los riesgos del mal uso y los requisitos que deben cumplir los compradores de estos vehículos. Dirigido a: vendedores y comercializadores.</w:t>
      </w:r>
    </w:p>
    <w:p w14:paraId="6A3722DD" w14:textId="462644BE" w:rsidR="639B0617" w:rsidRDefault="639B0617" w:rsidP="6866FE47">
      <w:pPr>
        <w:tabs>
          <w:tab w:val="left" w:pos="719"/>
          <w:tab w:val="left" w:pos="721"/>
        </w:tabs>
        <w:spacing w:before="2" w:line="261" w:lineRule="auto"/>
        <w:ind w:left="361" w:right="139"/>
        <w:jc w:val="both"/>
        <w:rPr>
          <w:rFonts w:eastAsiaTheme="minorEastAsia"/>
          <w:b/>
          <w:sz w:val="24"/>
          <w:szCs w:val="24"/>
        </w:rPr>
      </w:pPr>
    </w:p>
    <w:p w14:paraId="610C0600" w14:textId="3E991238" w:rsidR="2593D290" w:rsidRDefault="2593D290" w:rsidP="527762A7">
      <w:pPr>
        <w:pStyle w:val="Prrafodelista"/>
        <w:tabs>
          <w:tab w:val="left" w:pos="719"/>
          <w:tab w:val="left" w:pos="721"/>
        </w:tabs>
        <w:spacing w:before="2" w:line="261" w:lineRule="auto"/>
        <w:ind w:left="361" w:right="139" w:firstLine="0"/>
        <w:jc w:val="both"/>
      </w:pPr>
      <w:r w:rsidRPr="527762A7">
        <w:rPr>
          <w:rFonts w:asciiTheme="minorHAnsi" w:eastAsiaTheme="minorEastAsia" w:hAnsiTheme="minorHAnsi" w:cstheme="minorBidi"/>
          <w:b/>
          <w:bCs/>
          <w:sz w:val="24"/>
          <w:szCs w:val="24"/>
        </w:rPr>
        <w:t>Puntos Pedagógicos de Seguridad Vial (PPSV)</w:t>
      </w:r>
    </w:p>
    <w:p w14:paraId="3A02433F" w14:textId="1515942C" w:rsidR="527762A7" w:rsidRDefault="527762A7" w:rsidP="527762A7">
      <w:pPr>
        <w:pStyle w:val="Prrafodelista"/>
        <w:tabs>
          <w:tab w:val="left" w:pos="719"/>
          <w:tab w:val="left" w:pos="721"/>
        </w:tabs>
        <w:spacing w:before="2" w:line="261" w:lineRule="auto"/>
        <w:ind w:left="361" w:right="139" w:firstLine="0"/>
        <w:jc w:val="both"/>
        <w:rPr>
          <w:rFonts w:asciiTheme="minorHAnsi" w:eastAsiaTheme="minorEastAsia" w:hAnsiTheme="minorHAnsi" w:cstheme="minorBidi"/>
          <w:b/>
          <w:bCs/>
          <w:sz w:val="24"/>
          <w:szCs w:val="24"/>
        </w:rPr>
      </w:pPr>
    </w:p>
    <w:p w14:paraId="1530569F" w14:textId="1505E03A" w:rsidR="2593D290" w:rsidRDefault="2593D290" w:rsidP="527762A7">
      <w:pPr>
        <w:pStyle w:val="Prrafodelista"/>
        <w:tabs>
          <w:tab w:val="left" w:pos="719"/>
          <w:tab w:val="left" w:pos="721"/>
        </w:tabs>
        <w:spacing w:before="2" w:line="261" w:lineRule="auto"/>
        <w:ind w:left="361" w:right="139" w:firstLine="0"/>
        <w:jc w:val="both"/>
        <w:rPr>
          <w:rFonts w:asciiTheme="minorHAnsi" w:eastAsiaTheme="minorEastAsia" w:hAnsiTheme="minorHAnsi" w:cstheme="minorBidi"/>
          <w:sz w:val="24"/>
          <w:szCs w:val="24"/>
        </w:rPr>
      </w:pPr>
      <w:r w:rsidRPr="527762A7">
        <w:rPr>
          <w:rFonts w:asciiTheme="minorHAnsi" w:eastAsiaTheme="minorEastAsia" w:hAnsiTheme="minorHAnsi" w:cstheme="minorBidi"/>
          <w:sz w:val="24"/>
          <w:szCs w:val="24"/>
        </w:rPr>
        <w:t>En el marco del proyecto Puntos Pedagógicos de Seguridad Vial (PPSV), se adelantan en territorio acciones pedagógicas y de sensibilización orientadas a la protección de los distintos actores viales, con especial énfasis en quienes presentan mayor vulnerabilidad frente a los riesgos asociados a la movilidad.</w:t>
      </w:r>
    </w:p>
    <w:p w14:paraId="68EDA479" w14:textId="31C75D43" w:rsidR="2593D290" w:rsidRDefault="2593D290" w:rsidP="527762A7">
      <w:pPr>
        <w:pStyle w:val="Prrafodelista"/>
        <w:tabs>
          <w:tab w:val="left" w:pos="719"/>
          <w:tab w:val="left" w:pos="721"/>
        </w:tabs>
        <w:spacing w:before="2" w:line="261" w:lineRule="auto"/>
        <w:ind w:left="361" w:right="139" w:firstLine="0"/>
        <w:jc w:val="both"/>
        <w:rPr>
          <w:rFonts w:asciiTheme="minorHAnsi" w:eastAsiaTheme="minorEastAsia" w:hAnsiTheme="minorHAnsi" w:cstheme="minorBidi"/>
          <w:sz w:val="24"/>
          <w:szCs w:val="24"/>
        </w:rPr>
      </w:pPr>
      <w:r w:rsidRPr="527762A7">
        <w:rPr>
          <w:rFonts w:asciiTheme="minorHAnsi" w:eastAsiaTheme="minorEastAsia" w:hAnsiTheme="minorHAnsi" w:cstheme="minorBidi"/>
          <w:sz w:val="24"/>
          <w:szCs w:val="24"/>
        </w:rPr>
        <w:t xml:space="preserve"> </w:t>
      </w:r>
    </w:p>
    <w:p w14:paraId="0A24DFD2" w14:textId="1E965474" w:rsidR="2593D290" w:rsidRDefault="2593D290" w:rsidP="527762A7">
      <w:pPr>
        <w:pStyle w:val="Prrafodelista"/>
        <w:tabs>
          <w:tab w:val="left" w:pos="719"/>
          <w:tab w:val="left" w:pos="721"/>
        </w:tabs>
        <w:spacing w:before="2" w:line="261" w:lineRule="auto"/>
        <w:ind w:left="361" w:right="139" w:firstLine="0"/>
        <w:jc w:val="both"/>
        <w:rPr>
          <w:rFonts w:asciiTheme="minorHAnsi" w:eastAsiaTheme="minorEastAsia" w:hAnsiTheme="minorHAnsi" w:cstheme="minorBidi"/>
          <w:sz w:val="24"/>
          <w:szCs w:val="24"/>
        </w:rPr>
      </w:pPr>
      <w:r w:rsidRPr="527762A7">
        <w:rPr>
          <w:rFonts w:asciiTheme="minorHAnsi" w:eastAsiaTheme="minorEastAsia" w:hAnsiTheme="minorHAnsi" w:cstheme="minorBidi"/>
          <w:sz w:val="24"/>
          <w:szCs w:val="24"/>
        </w:rPr>
        <w:t>Para la población peatonal, estas acciones se centran en el comportamiento seguro en la vía, el uso adecuado de pasos y cruces peatonales, la identificación de zonas seguras para cruzar y la adopción de conductas preventivas acordes con las condiciones del entorno. Están dirigidas a personas de distintos rangos de edad y promueven una cultura de autocuidado y respeto entre los actores de la vía.</w:t>
      </w:r>
    </w:p>
    <w:p w14:paraId="63948CD9" w14:textId="3A8FE685" w:rsidR="2593D290" w:rsidRDefault="2593D290" w:rsidP="527762A7">
      <w:pPr>
        <w:pStyle w:val="Prrafodelista"/>
        <w:tabs>
          <w:tab w:val="left" w:pos="719"/>
          <w:tab w:val="left" w:pos="721"/>
        </w:tabs>
        <w:spacing w:before="2" w:line="261" w:lineRule="auto"/>
        <w:ind w:left="361" w:right="139" w:firstLine="0"/>
        <w:jc w:val="both"/>
        <w:rPr>
          <w:rFonts w:asciiTheme="minorHAnsi" w:eastAsiaTheme="minorEastAsia" w:hAnsiTheme="minorHAnsi" w:cstheme="minorBidi"/>
          <w:sz w:val="24"/>
          <w:szCs w:val="24"/>
        </w:rPr>
      </w:pPr>
      <w:r w:rsidRPr="527762A7">
        <w:rPr>
          <w:rFonts w:asciiTheme="minorHAnsi" w:eastAsiaTheme="minorEastAsia" w:hAnsiTheme="minorHAnsi" w:cstheme="minorBidi"/>
          <w:sz w:val="24"/>
          <w:szCs w:val="24"/>
        </w:rPr>
        <w:t xml:space="preserve"> </w:t>
      </w:r>
    </w:p>
    <w:p w14:paraId="4D8F029F" w14:textId="70E348DF" w:rsidR="2593D290" w:rsidRDefault="2593D290" w:rsidP="527762A7">
      <w:pPr>
        <w:pStyle w:val="Prrafodelista"/>
        <w:tabs>
          <w:tab w:val="left" w:pos="719"/>
          <w:tab w:val="left" w:pos="721"/>
        </w:tabs>
        <w:spacing w:before="2" w:line="261" w:lineRule="auto"/>
        <w:ind w:left="361" w:right="139" w:firstLine="0"/>
        <w:jc w:val="both"/>
        <w:rPr>
          <w:rFonts w:asciiTheme="minorHAnsi" w:eastAsiaTheme="minorEastAsia" w:hAnsiTheme="minorHAnsi" w:cstheme="minorBidi"/>
          <w:sz w:val="24"/>
          <w:szCs w:val="24"/>
        </w:rPr>
      </w:pPr>
      <w:r w:rsidRPr="527762A7">
        <w:rPr>
          <w:rFonts w:asciiTheme="minorHAnsi" w:eastAsiaTheme="minorEastAsia" w:hAnsiTheme="minorHAnsi" w:cstheme="minorBidi"/>
          <w:sz w:val="24"/>
          <w:szCs w:val="24"/>
        </w:rPr>
        <w:t>La protección del peatón no depende únicamente de su propio comportamiento, sino también de las conductas de quienes conducen. Por ello, las intervenciones de los PPSV abordan con los conductores los factores de riesgo que con mayor frecuencia derivan en siniestros con peatones, ciclistas y otros usuarios vulnerables:</w:t>
      </w:r>
    </w:p>
    <w:p w14:paraId="7169759E" w14:textId="7059E893" w:rsidR="2593D290" w:rsidRDefault="2593D290" w:rsidP="527762A7">
      <w:pPr>
        <w:pStyle w:val="Prrafodelista"/>
        <w:tabs>
          <w:tab w:val="left" w:pos="719"/>
          <w:tab w:val="left" w:pos="721"/>
        </w:tabs>
        <w:spacing w:before="2" w:line="261" w:lineRule="auto"/>
        <w:ind w:left="361" w:right="139" w:firstLine="0"/>
        <w:jc w:val="both"/>
        <w:rPr>
          <w:rFonts w:asciiTheme="minorHAnsi" w:eastAsiaTheme="minorEastAsia" w:hAnsiTheme="minorHAnsi" w:cstheme="minorBidi"/>
          <w:sz w:val="24"/>
          <w:szCs w:val="24"/>
        </w:rPr>
      </w:pPr>
      <w:r w:rsidRPr="527762A7">
        <w:rPr>
          <w:rFonts w:asciiTheme="minorHAnsi" w:eastAsiaTheme="minorEastAsia" w:hAnsiTheme="minorHAnsi" w:cstheme="minorBidi"/>
          <w:sz w:val="24"/>
          <w:szCs w:val="24"/>
        </w:rPr>
        <w:t xml:space="preserve"> </w:t>
      </w:r>
    </w:p>
    <w:p w14:paraId="4F470F48" w14:textId="6F1F604C" w:rsidR="2593D290" w:rsidRDefault="2593D290" w:rsidP="527762A7">
      <w:pPr>
        <w:pStyle w:val="Prrafodelista"/>
        <w:tabs>
          <w:tab w:val="left" w:pos="719"/>
          <w:tab w:val="left" w:pos="721"/>
        </w:tabs>
        <w:spacing w:before="2" w:line="261" w:lineRule="auto"/>
        <w:ind w:left="361" w:right="139" w:firstLine="0"/>
        <w:jc w:val="both"/>
        <w:rPr>
          <w:rFonts w:asciiTheme="minorHAnsi" w:eastAsiaTheme="minorEastAsia" w:hAnsiTheme="minorHAnsi" w:cstheme="minorBidi"/>
          <w:sz w:val="24"/>
          <w:szCs w:val="24"/>
        </w:rPr>
      </w:pPr>
      <w:r w:rsidRPr="527762A7">
        <w:rPr>
          <w:rFonts w:asciiTheme="minorHAnsi" w:eastAsiaTheme="minorEastAsia" w:hAnsiTheme="minorHAnsi" w:cstheme="minorBidi"/>
          <w:sz w:val="24"/>
          <w:szCs w:val="24"/>
        </w:rPr>
        <w:t>Fatiga y condiciones físicas del conductor: promoción de pausas y hábitos que preservan la capacidad de atención y reacción ante la presencia de peatones.</w:t>
      </w:r>
    </w:p>
    <w:p w14:paraId="66016972" w14:textId="6A649652" w:rsidR="2593D290" w:rsidRDefault="2593D290" w:rsidP="527762A7">
      <w:pPr>
        <w:pStyle w:val="Prrafodelista"/>
        <w:tabs>
          <w:tab w:val="left" w:pos="719"/>
          <w:tab w:val="left" w:pos="721"/>
        </w:tabs>
        <w:spacing w:before="2" w:line="261" w:lineRule="auto"/>
        <w:ind w:left="361" w:right="139" w:firstLine="0"/>
        <w:jc w:val="both"/>
      </w:pPr>
      <w:r w:rsidRPr="527762A7">
        <w:rPr>
          <w:rFonts w:asciiTheme="minorHAnsi" w:eastAsiaTheme="minorEastAsia" w:hAnsiTheme="minorHAnsi" w:cstheme="minorBidi"/>
          <w:sz w:val="24"/>
          <w:szCs w:val="24"/>
        </w:rPr>
        <w:t>Maniobras peligrosas: sensibilización sobre giros, adelantamientos y otros comportamientos que generan conflictos con peatones y ciclistas, en particular en cruces e intersecciones.</w:t>
      </w:r>
    </w:p>
    <w:p w14:paraId="7A378FAC" w14:textId="4FC3E6C6" w:rsidR="527762A7" w:rsidRDefault="527762A7" w:rsidP="527762A7">
      <w:pPr>
        <w:pStyle w:val="Prrafodelista"/>
        <w:tabs>
          <w:tab w:val="left" w:pos="719"/>
          <w:tab w:val="left" w:pos="721"/>
        </w:tabs>
        <w:spacing w:before="2" w:line="261" w:lineRule="auto"/>
        <w:ind w:left="361" w:right="139" w:firstLine="0"/>
        <w:jc w:val="both"/>
        <w:rPr>
          <w:rFonts w:asciiTheme="minorHAnsi" w:eastAsiaTheme="minorEastAsia" w:hAnsiTheme="minorHAnsi" w:cstheme="minorBidi"/>
          <w:sz w:val="24"/>
          <w:szCs w:val="24"/>
        </w:rPr>
      </w:pPr>
    </w:p>
    <w:p w14:paraId="62AF714E" w14:textId="30D5C4B2" w:rsidR="2593D290" w:rsidRDefault="2593D290" w:rsidP="527762A7">
      <w:pPr>
        <w:pStyle w:val="Prrafodelista"/>
        <w:tabs>
          <w:tab w:val="left" w:pos="719"/>
          <w:tab w:val="left" w:pos="721"/>
        </w:tabs>
        <w:spacing w:before="2" w:line="261" w:lineRule="auto"/>
        <w:ind w:left="361" w:right="139" w:firstLine="0"/>
        <w:jc w:val="both"/>
      </w:pPr>
      <w:r w:rsidRPr="527762A7">
        <w:rPr>
          <w:rFonts w:asciiTheme="minorHAnsi" w:eastAsiaTheme="minorEastAsia" w:hAnsiTheme="minorHAnsi" w:cstheme="minorBidi"/>
          <w:sz w:val="24"/>
          <w:szCs w:val="24"/>
        </w:rPr>
        <w:t>Velocidades seguras: conducción a velocidades acordes con la vía y el entorno, dado que la velocidad determina en gran medida la gravedad de las lesiones cuando ocurre un atropello.</w:t>
      </w:r>
    </w:p>
    <w:p w14:paraId="5E756776" w14:textId="5C400FEF" w:rsidR="527762A7" w:rsidRDefault="527762A7" w:rsidP="527762A7">
      <w:pPr>
        <w:pStyle w:val="Prrafodelista"/>
        <w:tabs>
          <w:tab w:val="left" w:pos="719"/>
          <w:tab w:val="left" w:pos="721"/>
        </w:tabs>
        <w:spacing w:before="2" w:line="261" w:lineRule="auto"/>
        <w:ind w:left="361" w:right="139" w:firstLine="0"/>
        <w:jc w:val="both"/>
        <w:rPr>
          <w:rFonts w:asciiTheme="minorHAnsi" w:eastAsiaTheme="minorEastAsia" w:hAnsiTheme="minorHAnsi" w:cstheme="minorBidi"/>
          <w:sz w:val="24"/>
          <w:szCs w:val="24"/>
        </w:rPr>
      </w:pPr>
    </w:p>
    <w:p w14:paraId="40E8676E" w14:textId="0EA59ACA" w:rsidR="2593D290" w:rsidRDefault="2593D290" w:rsidP="527762A7">
      <w:pPr>
        <w:pStyle w:val="Prrafodelista"/>
        <w:tabs>
          <w:tab w:val="left" w:pos="719"/>
          <w:tab w:val="left" w:pos="721"/>
        </w:tabs>
        <w:spacing w:before="2" w:line="261" w:lineRule="auto"/>
        <w:ind w:left="361" w:right="139" w:firstLine="0"/>
        <w:jc w:val="both"/>
      </w:pPr>
      <w:r w:rsidRPr="527762A7">
        <w:rPr>
          <w:rFonts w:asciiTheme="minorHAnsi" w:eastAsiaTheme="minorEastAsia" w:hAnsiTheme="minorHAnsi" w:cstheme="minorBidi"/>
          <w:sz w:val="24"/>
          <w:szCs w:val="24"/>
        </w:rPr>
        <w:t xml:space="preserve">Puntos ciegos: reconocimiento de las zonas sin visibilidad de los vehículos de gran </w:t>
      </w:r>
      <w:r w:rsidRPr="527762A7">
        <w:rPr>
          <w:rFonts w:asciiTheme="minorHAnsi" w:eastAsiaTheme="minorEastAsia" w:hAnsiTheme="minorHAnsi" w:cstheme="minorBidi"/>
          <w:sz w:val="24"/>
          <w:szCs w:val="24"/>
        </w:rPr>
        <w:lastRenderedPageBreak/>
        <w:t>tamaño, para evitar que peatones y ciclistas queden fuera del campo de visión del conductor.</w:t>
      </w:r>
    </w:p>
    <w:p w14:paraId="4E44B8F7" w14:textId="519EBE6C" w:rsidR="527762A7" w:rsidRDefault="527762A7" w:rsidP="527762A7">
      <w:pPr>
        <w:pStyle w:val="Prrafodelista"/>
        <w:tabs>
          <w:tab w:val="left" w:pos="719"/>
          <w:tab w:val="left" w:pos="721"/>
        </w:tabs>
        <w:spacing w:before="2" w:line="261" w:lineRule="auto"/>
        <w:ind w:left="361" w:right="139" w:firstLine="0"/>
        <w:jc w:val="both"/>
        <w:rPr>
          <w:rFonts w:asciiTheme="minorHAnsi" w:eastAsiaTheme="minorEastAsia" w:hAnsiTheme="minorHAnsi" w:cstheme="minorBidi"/>
          <w:sz w:val="24"/>
          <w:szCs w:val="24"/>
        </w:rPr>
      </w:pPr>
    </w:p>
    <w:p w14:paraId="4C4948F6" w14:textId="719F0C0A" w:rsidR="2593D290" w:rsidRDefault="2593D290" w:rsidP="527762A7">
      <w:pPr>
        <w:pStyle w:val="Prrafodelista"/>
        <w:tabs>
          <w:tab w:val="left" w:pos="719"/>
          <w:tab w:val="left" w:pos="721"/>
        </w:tabs>
        <w:spacing w:before="2" w:line="261" w:lineRule="auto"/>
        <w:ind w:left="361" w:right="139" w:firstLine="0"/>
        <w:jc w:val="both"/>
        <w:rPr>
          <w:rFonts w:asciiTheme="minorHAnsi" w:eastAsiaTheme="minorEastAsia" w:hAnsiTheme="minorHAnsi" w:cstheme="minorBidi"/>
          <w:sz w:val="24"/>
          <w:szCs w:val="24"/>
        </w:rPr>
      </w:pPr>
      <w:r w:rsidRPr="527762A7">
        <w:rPr>
          <w:rFonts w:asciiTheme="minorHAnsi" w:eastAsiaTheme="minorEastAsia" w:hAnsiTheme="minorHAnsi" w:cstheme="minorBidi"/>
          <w:sz w:val="24"/>
          <w:szCs w:val="24"/>
        </w:rPr>
        <w:t>Inspección preoperacional: verificación de frenos, luces, espejos y demás condiciones del vehículo que inciden en la capacidad de detectar y reaccionar ante otros usuarios de la vía.</w:t>
      </w:r>
    </w:p>
    <w:p w14:paraId="416B0275" w14:textId="4742F3F9" w:rsidR="2593D290" w:rsidRDefault="2593D290" w:rsidP="527762A7">
      <w:pPr>
        <w:pStyle w:val="Prrafodelista"/>
        <w:tabs>
          <w:tab w:val="left" w:pos="719"/>
          <w:tab w:val="left" w:pos="721"/>
        </w:tabs>
        <w:spacing w:before="2" w:line="261" w:lineRule="auto"/>
        <w:ind w:left="361" w:right="139" w:firstLine="0"/>
        <w:jc w:val="both"/>
        <w:rPr>
          <w:rFonts w:asciiTheme="minorHAnsi" w:eastAsiaTheme="minorEastAsia" w:hAnsiTheme="minorHAnsi" w:cstheme="minorBidi"/>
          <w:sz w:val="24"/>
          <w:szCs w:val="24"/>
        </w:rPr>
      </w:pPr>
      <w:r w:rsidRPr="527762A7">
        <w:rPr>
          <w:rFonts w:asciiTheme="minorHAnsi" w:eastAsiaTheme="minorEastAsia" w:hAnsiTheme="minorHAnsi" w:cstheme="minorBidi"/>
          <w:sz w:val="24"/>
          <w:szCs w:val="24"/>
        </w:rPr>
        <w:t>Bienestar y autocuidado: fortalecimiento de condiciones físicas y comportamentales que contribuyen a una conducción más atenta y segura.</w:t>
      </w:r>
    </w:p>
    <w:p w14:paraId="429E5F1E" w14:textId="70B1741F" w:rsidR="2593D290" w:rsidRDefault="2593D290" w:rsidP="527762A7">
      <w:pPr>
        <w:pStyle w:val="Prrafodelista"/>
        <w:tabs>
          <w:tab w:val="left" w:pos="719"/>
          <w:tab w:val="left" w:pos="721"/>
        </w:tabs>
        <w:spacing w:before="2" w:line="261" w:lineRule="auto"/>
        <w:ind w:left="361" w:right="139" w:firstLine="0"/>
        <w:jc w:val="both"/>
        <w:rPr>
          <w:rFonts w:asciiTheme="minorHAnsi" w:eastAsiaTheme="minorEastAsia" w:hAnsiTheme="minorHAnsi" w:cstheme="minorBidi"/>
          <w:sz w:val="24"/>
          <w:szCs w:val="24"/>
        </w:rPr>
      </w:pPr>
      <w:r w:rsidRPr="527762A7">
        <w:rPr>
          <w:rFonts w:asciiTheme="minorHAnsi" w:eastAsiaTheme="minorEastAsia" w:hAnsiTheme="minorHAnsi" w:cstheme="minorBidi"/>
          <w:sz w:val="24"/>
          <w:szCs w:val="24"/>
        </w:rPr>
        <w:t xml:space="preserve"> </w:t>
      </w:r>
    </w:p>
    <w:p w14:paraId="33969074" w14:textId="7614ED41" w:rsidR="2593D290" w:rsidRDefault="2593D290" w:rsidP="527762A7">
      <w:pPr>
        <w:pStyle w:val="Prrafodelista"/>
        <w:tabs>
          <w:tab w:val="left" w:pos="719"/>
          <w:tab w:val="left" w:pos="721"/>
        </w:tabs>
        <w:spacing w:before="2" w:line="261" w:lineRule="auto"/>
        <w:ind w:left="361" w:right="139" w:firstLine="0"/>
        <w:jc w:val="both"/>
        <w:rPr>
          <w:rFonts w:asciiTheme="minorHAnsi" w:eastAsiaTheme="minorEastAsia" w:hAnsiTheme="minorHAnsi" w:cstheme="minorBidi"/>
          <w:sz w:val="24"/>
          <w:szCs w:val="24"/>
        </w:rPr>
      </w:pPr>
      <w:r w:rsidRPr="527762A7">
        <w:rPr>
          <w:rFonts w:asciiTheme="minorHAnsi" w:eastAsiaTheme="minorEastAsia" w:hAnsiTheme="minorHAnsi" w:cstheme="minorBidi"/>
          <w:sz w:val="24"/>
          <w:szCs w:val="24"/>
        </w:rPr>
        <w:t>La estrategia tiene presencia en 15 departamentos, lo que permite ejecutar estas acciones directamente en territorio y en corredores viales priorizados, según las condiciones y los factores de riesgo identificados.</w:t>
      </w:r>
    </w:p>
    <w:p w14:paraId="2D8DCA0E" w14:textId="61EAB2C4" w:rsidR="2593D290" w:rsidRDefault="2593D290" w:rsidP="527762A7">
      <w:pPr>
        <w:pStyle w:val="Prrafodelista"/>
        <w:tabs>
          <w:tab w:val="left" w:pos="719"/>
          <w:tab w:val="left" w:pos="721"/>
        </w:tabs>
        <w:spacing w:before="2" w:line="261" w:lineRule="auto"/>
        <w:ind w:left="361" w:right="139" w:firstLine="0"/>
        <w:jc w:val="both"/>
        <w:rPr>
          <w:rFonts w:asciiTheme="minorHAnsi" w:eastAsiaTheme="minorEastAsia" w:hAnsiTheme="minorHAnsi" w:cstheme="minorBidi"/>
          <w:sz w:val="24"/>
          <w:szCs w:val="24"/>
        </w:rPr>
      </w:pPr>
      <w:r w:rsidRPr="527762A7">
        <w:rPr>
          <w:rFonts w:asciiTheme="minorHAnsi" w:eastAsiaTheme="minorEastAsia" w:hAnsiTheme="minorHAnsi" w:cstheme="minorBidi"/>
          <w:sz w:val="24"/>
          <w:szCs w:val="24"/>
        </w:rPr>
        <w:t xml:space="preserve"> </w:t>
      </w:r>
    </w:p>
    <w:p w14:paraId="7D654273" w14:textId="2864FE9A" w:rsidR="2593D290" w:rsidRDefault="2593D290" w:rsidP="527762A7">
      <w:pPr>
        <w:pStyle w:val="Prrafodelista"/>
        <w:tabs>
          <w:tab w:val="left" w:pos="719"/>
          <w:tab w:val="left" w:pos="721"/>
        </w:tabs>
        <w:spacing w:before="2" w:line="261" w:lineRule="auto"/>
        <w:ind w:left="361" w:right="139" w:firstLine="0"/>
        <w:jc w:val="both"/>
      </w:pPr>
      <w:r w:rsidRPr="527762A7">
        <w:rPr>
          <w:rFonts w:asciiTheme="minorHAnsi" w:eastAsiaTheme="minorEastAsia" w:hAnsiTheme="minorHAnsi" w:cstheme="minorBidi"/>
          <w:sz w:val="24"/>
          <w:szCs w:val="24"/>
        </w:rPr>
        <w:t>Dentro de la población peatonal, los niños, las personas mayores y las personas con discapacidad requieren una atención diferencial, tanto por sus condiciones particulares de desplazamiento (menor percepción del riesgo, tiempos de cruce más largos, uso de ayudas técnicas) como por la mayor gravedad de las lesiones que pueden sufrir. Las acciones pedagógicas incorporan esta perspectiva en dos sentidos: con estas poblaciones y sus cuidadores, promoviendo comportamientos seguros y prevención de riesgos durante los desplazamientos; y con los demás actores viales, en especial conductores, promoviendo el respeto por sus condiciones de movilidad y la prioridad que les corresponde en el espacio vial.</w:t>
      </w:r>
    </w:p>
    <w:p w14:paraId="7840F156" w14:textId="31CD7668" w:rsidR="1C8B7EFB" w:rsidRDefault="1C8B7EFB" w:rsidP="1C8B7EFB">
      <w:pPr>
        <w:pStyle w:val="Prrafodelista"/>
        <w:tabs>
          <w:tab w:val="left" w:pos="719"/>
          <w:tab w:val="left" w:pos="721"/>
        </w:tabs>
        <w:spacing w:before="2" w:line="261" w:lineRule="auto"/>
        <w:ind w:left="361" w:right="139" w:firstLine="0"/>
        <w:jc w:val="both"/>
        <w:rPr>
          <w:rFonts w:asciiTheme="minorHAnsi" w:eastAsiaTheme="minorEastAsia" w:hAnsiTheme="minorHAnsi" w:cstheme="minorBidi"/>
          <w:sz w:val="24"/>
          <w:szCs w:val="24"/>
        </w:rPr>
      </w:pPr>
    </w:p>
    <w:p w14:paraId="43A312BF" w14:textId="3B818E06" w:rsidR="05F918FE" w:rsidRDefault="05F918FE" w:rsidP="1BC5220F">
      <w:pPr>
        <w:spacing w:line="276" w:lineRule="auto"/>
        <w:jc w:val="both"/>
      </w:pPr>
      <w:r w:rsidRPr="1BC5220F">
        <w:rPr>
          <w:rFonts w:ascii="Aptos" w:eastAsia="Aptos" w:hAnsi="Aptos" w:cs="Aptos"/>
          <w:b/>
          <w:bCs/>
          <w:sz w:val="24"/>
          <w:szCs w:val="24"/>
          <w:lang w:val="es-ES"/>
        </w:rPr>
        <w:t>Acciones del equipo de Pedagogía y Enfoque Diferencial</w:t>
      </w:r>
    </w:p>
    <w:p w14:paraId="2E37E2F4" w14:textId="5E7C4C9D" w:rsidR="05F918FE" w:rsidRDefault="05F918FE" w:rsidP="1BC5220F">
      <w:pPr>
        <w:spacing w:line="276" w:lineRule="auto"/>
        <w:jc w:val="both"/>
      </w:pPr>
      <w:r w:rsidRPr="1BC5220F">
        <w:rPr>
          <w:rFonts w:ascii="Aptos" w:eastAsia="Aptos" w:hAnsi="Aptos" w:cs="Aptos"/>
          <w:sz w:val="24"/>
          <w:szCs w:val="24"/>
          <w:lang w:val="es-ES"/>
        </w:rPr>
        <w:t>El Equipo de Pedagogía y Enfoque Diferencial de la Dirección de Comportamiento desarrolla y acompaña acciones pedagógicas en seguridad vial dirigidas a diferentes poblaciones, entidades territoriales, instituciones educativas, organizaciones y actores viales, adaptando sus metodologías a las características y necesidades de cada territorio y población.</w:t>
      </w:r>
    </w:p>
    <w:p w14:paraId="2C7FBF78" w14:textId="12E23116" w:rsidR="05F918FE" w:rsidRDefault="05F918FE" w:rsidP="1BC5220F">
      <w:pPr>
        <w:spacing w:line="276" w:lineRule="auto"/>
        <w:jc w:val="both"/>
      </w:pPr>
      <w:r w:rsidRPr="1BC5220F">
        <w:rPr>
          <w:rFonts w:ascii="Aptos" w:eastAsia="Aptos" w:hAnsi="Aptos" w:cs="Aptos"/>
          <w:sz w:val="24"/>
          <w:szCs w:val="24"/>
          <w:lang w:val="es-ES"/>
        </w:rPr>
        <w:t>En el marco de sus líneas de trabajo, el equipo realiza socializaciones, sensibilizaciones, capacitaciones y asistencias técnicas orientadas a fortalecer conocimientos, capacidades institucionales y comportamientos seguros en la vía.</w:t>
      </w:r>
    </w:p>
    <w:p w14:paraId="42CE2002" w14:textId="75EA16C3" w:rsidR="05F918FE" w:rsidRDefault="05F918FE" w:rsidP="1BC5220F">
      <w:pPr>
        <w:spacing w:line="276" w:lineRule="auto"/>
        <w:jc w:val="both"/>
      </w:pPr>
      <w:r w:rsidRPr="1BC5220F">
        <w:rPr>
          <w:rFonts w:ascii="Aptos" w:eastAsia="Aptos" w:hAnsi="Aptos" w:cs="Aptos"/>
          <w:sz w:val="24"/>
          <w:szCs w:val="24"/>
          <w:lang w:val="es-ES"/>
        </w:rPr>
        <w:t>Entre sus principales acciones se encuentran:</w:t>
      </w:r>
    </w:p>
    <w:p w14:paraId="0520DE0E" w14:textId="0FD85AF8" w:rsidR="05F918FE" w:rsidRDefault="05F918FE" w:rsidP="1BC5220F">
      <w:pPr>
        <w:pStyle w:val="Prrafodelista"/>
        <w:numPr>
          <w:ilvl w:val="0"/>
          <w:numId w:val="24"/>
        </w:numPr>
        <w:tabs>
          <w:tab w:val="left" w:pos="0"/>
          <w:tab w:val="left" w:pos="720"/>
        </w:tabs>
        <w:spacing w:before="0" w:after="160" w:line="276" w:lineRule="auto"/>
        <w:jc w:val="both"/>
        <w:rPr>
          <w:rFonts w:ascii="Aptos" w:eastAsia="Aptos" w:hAnsi="Aptos" w:cs="Aptos"/>
          <w:sz w:val="24"/>
          <w:szCs w:val="24"/>
        </w:rPr>
      </w:pPr>
      <w:r w:rsidRPr="1BC5220F">
        <w:rPr>
          <w:rFonts w:ascii="Aptos" w:eastAsia="Aptos" w:hAnsi="Aptos" w:cs="Aptos"/>
          <w:sz w:val="24"/>
          <w:szCs w:val="24"/>
        </w:rPr>
        <w:t>Niñas, niños y adolescentes (NNA): desarrolla procesos de formación y asistencia técnica en seguridad vial escolar, incluyendo acompañamiento para la estructuración e implementación de Planes de Movilidad Escolar (PME), educación vial, formación de formadores, orientación a familias, conductores y monitoras/es de transporte escolar, así como acciones relacionadas con movilidad segura</w:t>
      </w:r>
      <w:r w:rsidR="03EA05F0" w:rsidRPr="0FCE5AED">
        <w:rPr>
          <w:rFonts w:ascii="Aptos" w:eastAsia="Aptos" w:hAnsi="Aptos" w:cs="Aptos"/>
          <w:sz w:val="24"/>
          <w:szCs w:val="24"/>
        </w:rPr>
        <w:t>.</w:t>
      </w:r>
    </w:p>
    <w:p w14:paraId="5B387161" w14:textId="6EF4E5CF" w:rsidR="05F918FE" w:rsidRDefault="05F918FE" w:rsidP="1BC5220F">
      <w:pPr>
        <w:pStyle w:val="Prrafodelista"/>
        <w:numPr>
          <w:ilvl w:val="0"/>
          <w:numId w:val="24"/>
        </w:numPr>
        <w:tabs>
          <w:tab w:val="left" w:pos="0"/>
          <w:tab w:val="left" w:pos="720"/>
        </w:tabs>
        <w:spacing w:before="0" w:after="160" w:line="276" w:lineRule="auto"/>
        <w:jc w:val="both"/>
        <w:rPr>
          <w:rFonts w:ascii="Aptos" w:eastAsia="Aptos" w:hAnsi="Aptos" w:cs="Aptos"/>
          <w:sz w:val="24"/>
          <w:szCs w:val="24"/>
        </w:rPr>
      </w:pPr>
      <w:r w:rsidRPr="1BC5220F">
        <w:rPr>
          <w:rFonts w:ascii="Aptos" w:eastAsia="Aptos" w:hAnsi="Aptos" w:cs="Aptos"/>
          <w:sz w:val="24"/>
          <w:szCs w:val="24"/>
        </w:rPr>
        <w:t xml:space="preserve">Prevención del atropellamiento de fauna: genera espacios de sensibilización, capacitación y asistencia técnica dirigidos a comunidades y entidades locales </w:t>
      </w:r>
      <w:r w:rsidRPr="1BC5220F">
        <w:rPr>
          <w:rFonts w:ascii="Aptos" w:eastAsia="Aptos" w:hAnsi="Aptos" w:cs="Aptos"/>
          <w:sz w:val="24"/>
          <w:szCs w:val="24"/>
        </w:rPr>
        <w:lastRenderedPageBreak/>
        <w:t xml:space="preserve">para abordar la siniestralidad vial asociada al atropellamiento de fauna silvestre y doméstica, promoviendo acciones preventivas y comportamientos responsables en los corredores viales. </w:t>
      </w:r>
    </w:p>
    <w:p w14:paraId="2E7D9E52" w14:textId="1E32F963" w:rsidR="05F918FE" w:rsidRDefault="05F918FE" w:rsidP="1BC5220F">
      <w:pPr>
        <w:pStyle w:val="Prrafodelista"/>
        <w:numPr>
          <w:ilvl w:val="0"/>
          <w:numId w:val="24"/>
        </w:numPr>
        <w:tabs>
          <w:tab w:val="left" w:pos="0"/>
          <w:tab w:val="left" w:pos="720"/>
        </w:tabs>
        <w:spacing w:before="0" w:after="160" w:line="276" w:lineRule="auto"/>
        <w:jc w:val="both"/>
        <w:rPr>
          <w:rFonts w:ascii="Aptos" w:eastAsia="Aptos" w:hAnsi="Aptos" w:cs="Aptos"/>
          <w:sz w:val="24"/>
          <w:szCs w:val="24"/>
        </w:rPr>
      </w:pPr>
      <w:r w:rsidRPr="1BC5220F">
        <w:rPr>
          <w:rFonts w:ascii="Aptos" w:eastAsia="Aptos" w:hAnsi="Aptos" w:cs="Aptos"/>
          <w:sz w:val="24"/>
          <w:szCs w:val="24"/>
        </w:rPr>
        <w:t xml:space="preserve">Enfoque étnico: brinda asesoría y capacitación a entidades territoriales, instituciones educativas y equipos técnicos para la estructuración e implementación de Planes de Movilidad Escolar con enfoque étnico, incorporando este enfoque como principio orientador para promover una movilidad escolar segura, pertinente y culturalmente adecuada. </w:t>
      </w:r>
    </w:p>
    <w:p w14:paraId="39ED8202" w14:textId="5882B733" w:rsidR="05F918FE" w:rsidRDefault="05F918FE" w:rsidP="1BC5220F">
      <w:pPr>
        <w:pStyle w:val="Prrafodelista"/>
        <w:numPr>
          <w:ilvl w:val="0"/>
          <w:numId w:val="24"/>
        </w:numPr>
        <w:tabs>
          <w:tab w:val="left" w:pos="0"/>
          <w:tab w:val="left" w:pos="720"/>
        </w:tabs>
        <w:spacing w:before="0" w:after="160" w:line="276" w:lineRule="auto"/>
        <w:jc w:val="both"/>
        <w:rPr>
          <w:rFonts w:ascii="Aptos" w:eastAsia="Aptos" w:hAnsi="Aptos" w:cs="Aptos"/>
          <w:sz w:val="24"/>
          <w:szCs w:val="24"/>
        </w:rPr>
      </w:pPr>
      <w:r w:rsidRPr="1BC5220F">
        <w:rPr>
          <w:rFonts w:ascii="Aptos" w:eastAsia="Aptos" w:hAnsi="Aptos" w:cs="Aptos"/>
          <w:sz w:val="24"/>
          <w:szCs w:val="24"/>
        </w:rPr>
        <w:t xml:space="preserve">Juventudes: desarrolla asistencias técnicas y talleres de sensibilización dirigidos a Instituciones de Educación Superior, estudiantes, docentes, personal administrativo, entidades territoriales y tomadores de decisión, abordando la siniestralidad vial en juventudes, los comportamientos de riesgo y la implementación de estrategias con enfoque de juventudes. </w:t>
      </w:r>
    </w:p>
    <w:p w14:paraId="0AD99BFC" w14:textId="50B2135B" w:rsidR="05F918FE" w:rsidRDefault="05F918FE" w:rsidP="1BC5220F">
      <w:pPr>
        <w:pStyle w:val="Prrafodelista"/>
        <w:numPr>
          <w:ilvl w:val="0"/>
          <w:numId w:val="24"/>
        </w:numPr>
        <w:tabs>
          <w:tab w:val="left" w:pos="0"/>
          <w:tab w:val="left" w:pos="720"/>
        </w:tabs>
        <w:spacing w:before="0" w:after="160" w:line="276" w:lineRule="auto"/>
        <w:jc w:val="both"/>
        <w:rPr>
          <w:rFonts w:ascii="Aptos" w:eastAsia="Aptos" w:hAnsi="Aptos" w:cs="Aptos"/>
          <w:sz w:val="24"/>
          <w:szCs w:val="24"/>
        </w:rPr>
      </w:pPr>
      <w:r w:rsidRPr="73713E30">
        <w:rPr>
          <w:rFonts w:ascii="Aptos" w:eastAsia="Aptos" w:hAnsi="Aptos" w:cs="Aptos"/>
          <w:sz w:val="24"/>
          <w:szCs w:val="24"/>
        </w:rPr>
        <w:t>Pedagogía a través del arte: desarrolla talleres orientados al diseño de campañas pedagógicas mediante herramientas artísticas</w:t>
      </w:r>
      <w:r w:rsidR="7D18E991" w:rsidRPr="73713E30">
        <w:rPr>
          <w:rFonts w:ascii="Aptos" w:eastAsia="Aptos" w:hAnsi="Aptos" w:cs="Aptos"/>
          <w:sz w:val="24"/>
          <w:szCs w:val="24"/>
        </w:rPr>
        <w:t>.</w:t>
      </w:r>
    </w:p>
    <w:p w14:paraId="14965A6E" w14:textId="57EDFBBE" w:rsidR="05F918FE" w:rsidRDefault="05F918FE" w:rsidP="1BC5220F">
      <w:pPr>
        <w:pStyle w:val="Prrafodelista"/>
        <w:numPr>
          <w:ilvl w:val="0"/>
          <w:numId w:val="24"/>
        </w:numPr>
        <w:tabs>
          <w:tab w:val="left" w:pos="0"/>
          <w:tab w:val="left" w:pos="720"/>
        </w:tabs>
        <w:spacing w:before="0" w:after="160" w:line="276" w:lineRule="auto"/>
        <w:jc w:val="both"/>
        <w:rPr>
          <w:rFonts w:ascii="Aptos" w:eastAsia="Aptos" w:hAnsi="Aptos" w:cs="Aptos"/>
          <w:sz w:val="24"/>
          <w:szCs w:val="24"/>
        </w:rPr>
      </w:pPr>
      <w:r w:rsidRPr="1BC5220F">
        <w:rPr>
          <w:rFonts w:ascii="Aptos" w:eastAsia="Aptos" w:hAnsi="Aptos" w:cs="Aptos"/>
          <w:sz w:val="24"/>
          <w:szCs w:val="24"/>
        </w:rPr>
        <w:t xml:space="preserve">Modelo de Cambio de Comportamiento en la Vía: socializa el modelo con autoridades locales y brinda capacitación y asesoría a equipos técnicos, instituciones y grupos de actores viales para fortalecer sus capacidades en la identificación de causas de comportamientos de riesgo, diseño de estrategias de intervención y evaluación de impacto. </w:t>
      </w:r>
    </w:p>
    <w:p w14:paraId="3FADE3EC" w14:textId="40B350E0" w:rsidR="05F918FE" w:rsidRDefault="05F918FE" w:rsidP="1BC5220F">
      <w:pPr>
        <w:pStyle w:val="Prrafodelista"/>
        <w:numPr>
          <w:ilvl w:val="0"/>
          <w:numId w:val="24"/>
        </w:numPr>
        <w:tabs>
          <w:tab w:val="left" w:pos="0"/>
          <w:tab w:val="left" w:pos="720"/>
        </w:tabs>
        <w:spacing w:before="0" w:after="160" w:line="276" w:lineRule="auto"/>
        <w:jc w:val="both"/>
        <w:rPr>
          <w:rFonts w:ascii="Aptos" w:eastAsia="Aptos" w:hAnsi="Aptos" w:cs="Aptos"/>
          <w:sz w:val="24"/>
          <w:szCs w:val="24"/>
        </w:rPr>
      </w:pPr>
      <w:r w:rsidRPr="1BC5220F">
        <w:rPr>
          <w:rFonts w:ascii="Aptos" w:eastAsia="Aptos" w:hAnsi="Aptos" w:cs="Aptos"/>
          <w:sz w:val="24"/>
          <w:szCs w:val="24"/>
        </w:rPr>
        <w:t xml:space="preserve">Escuela Virtual de Seguridad Vial (EVSV): capacita a instituciones educativas, entidades territoriales, empresas, centros de enseñanza y actores viales en el uso y apropiación pedagógica de los recursos disponibles en la EVSV, promoviendo su utilización como herramienta para fortalecer los procesos de enseñanza y aprendizaje relacionados con la movilidad segura. </w:t>
      </w:r>
    </w:p>
    <w:p w14:paraId="31B35E7F" w14:textId="6987B655" w:rsidR="05F918FE" w:rsidRDefault="05F918FE" w:rsidP="1BC5220F">
      <w:pPr>
        <w:pStyle w:val="Prrafodelista"/>
        <w:numPr>
          <w:ilvl w:val="0"/>
          <w:numId w:val="24"/>
        </w:numPr>
        <w:tabs>
          <w:tab w:val="left" w:pos="0"/>
          <w:tab w:val="left" w:pos="720"/>
        </w:tabs>
        <w:spacing w:before="0" w:after="160" w:line="276" w:lineRule="auto"/>
        <w:jc w:val="both"/>
        <w:rPr>
          <w:rFonts w:ascii="Aptos" w:eastAsia="Aptos" w:hAnsi="Aptos" w:cs="Aptos"/>
          <w:sz w:val="24"/>
          <w:szCs w:val="24"/>
        </w:rPr>
      </w:pPr>
      <w:r w:rsidRPr="1BC5220F">
        <w:rPr>
          <w:rFonts w:ascii="Aptos" w:eastAsia="Aptos" w:hAnsi="Aptos" w:cs="Aptos"/>
          <w:sz w:val="24"/>
          <w:szCs w:val="24"/>
        </w:rPr>
        <w:t>Organismos de Apoyo al Tránsito (OAT): brinda acompañamiento técnico y pedagógico a organismos como los Centros de Enseñanza Automovilística (CEA) y otros actores relacionados, con el propósito de fortalecer sus capacidades institucionales y educativas y contribuir al mejoramiento de la formación de conductores y su impacto en la seguridad vial.</w:t>
      </w:r>
    </w:p>
    <w:p w14:paraId="0CD93340" w14:textId="6E27843B" w:rsidR="1BC5220F" w:rsidRDefault="1BC5220F" w:rsidP="1BC5220F">
      <w:pPr>
        <w:pStyle w:val="Prrafodelista"/>
        <w:tabs>
          <w:tab w:val="left" w:pos="719"/>
          <w:tab w:val="left" w:pos="721"/>
        </w:tabs>
        <w:spacing w:before="2" w:line="261" w:lineRule="auto"/>
        <w:ind w:left="361" w:right="139" w:firstLine="0"/>
        <w:jc w:val="both"/>
        <w:rPr>
          <w:rFonts w:asciiTheme="minorHAnsi" w:eastAsiaTheme="minorEastAsia" w:hAnsiTheme="minorHAnsi" w:cstheme="minorBidi"/>
          <w:b/>
          <w:bCs/>
          <w:sz w:val="24"/>
          <w:szCs w:val="24"/>
        </w:rPr>
      </w:pPr>
    </w:p>
    <w:p w14:paraId="49E2DC60" w14:textId="38C05F5D" w:rsidR="1C8B7EFB" w:rsidRDefault="12DB7374" w:rsidP="1F480C8C">
      <w:pPr>
        <w:spacing w:after="0" w:line="257" w:lineRule="auto"/>
        <w:jc w:val="center"/>
      </w:pPr>
      <w:r w:rsidRPr="1F480C8C">
        <w:rPr>
          <w:rFonts w:ascii="Verdana" w:eastAsia="Verdana" w:hAnsi="Verdana" w:cs="Verdana"/>
          <w:b/>
          <w:bCs/>
        </w:rPr>
        <w:t>Contrato Interadministrativo 005-2026</w:t>
      </w:r>
    </w:p>
    <w:p w14:paraId="66B9DE1D" w14:textId="5518E969" w:rsidR="1C8B7EFB" w:rsidRDefault="1C8B7EFB" w:rsidP="1C8B7EFB">
      <w:pPr>
        <w:pStyle w:val="Prrafodelista"/>
        <w:tabs>
          <w:tab w:val="left" w:pos="719"/>
          <w:tab w:val="left" w:pos="721"/>
        </w:tabs>
        <w:spacing w:before="2" w:line="261" w:lineRule="auto"/>
        <w:ind w:left="361" w:right="139" w:firstLine="0"/>
        <w:jc w:val="both"/>
        <w:rPr>
          <w:rFonts w:asciiTheme="minorHAnsi" w:eastAsiaTheme="minorEastAsia" w:hAnsiTheme="minorHAnsi" w:cstheme="minorBidi"/>
          <w:b/>
          <w:bCs/>
          <w:sz w:val="24"/>
          <w:szCs w:val="24"/>
        </w:rPr>
      </w:pPr>
    </w:p>
    <w:p w14:paraId="3091C472" w14:textId="24E59113" w:rsidR="12DB7374" w:rsidRDefault="12DB7374" w:rsidP="2E4CA85E">
      <w:pPr>
        <w:spacing w:after="0" w:line="257" w:lineRule="auto"/>
        <w:jc w:val="both"/>
      </w:pPr>
      <w:r w:rsidRPr="2E4CA85E">
        <w:rPr>
          <w:rFonts w:ascii="Verdana" w:eastAsia="Verdana" w:hAnsi="Verdana" w:cs="Verdana"/>
        </w:rPr>
        <w:t xml:space="preserve">El Contrato Interadministrativo ANSV-005-2026 tiene por objeto desarrollar una estrategia integral de Planes de Movilidad Escolar, Educación Vial y Caminos Seguros, orientada al fortalecimiento de la seguridad vial de la población escolar en los municipios priorizados por la Agencia Nacional de Seguridad Vial. Para el cumplimiento de este propósito, la estrategia se estructura en tres componentes complementarios: </w:t>
      </w:r>
    </w:p>
    <w:p w14:paraId="4721D472" w14:textId="513B7D97" w:rsidR="12DB7374" w:rsidRDefault="12DB7374" w:rsidP="2E4CA85E">
      <w:pPr>
        <w:spacing w:after="0" w:line="257" w:lineRule="auto"/>
        <w:jc w:val="both"/>
      </w:pPr>
      <w:r w:rsidRPr="2E4CA85E">
        <w:rPr>
          <w:rFonts w:ascii="Verdana" w:eastAsia="Verdana" w:hAnsi="Verdana" w:cs="Verdana"/>
        </w:rPr>
        <w:t xml:space="preserve"> </w:t>
      </w:r>
    </w:p>
    <w:p w14:paraId="24EC7ADA" w14:textId="2410F14D" w:rsidR="12DB7374" w:rsidRDefault="12DB7374" w:rsidP="2E4CA85E">
      <w:pPr>
        <w:pStyle w:val="Prrafodelista"/>
        <w:numPr>
          <w:ilvl w:val="0"/>
          <w:numId w:val="28"/>
        </w:numPr>
        <w:spacing w:before="0" w:line="257" w:lineRule="auto"/>
        <w:ind w:left="1080" w:hanging="720"/>
        <w:jc w:val="both"/>
        <w:rPr>
          <w:rFonts w:ascii="Verdana" w:eastAsia="Verdana" w:hAnsi="Verdana" w:cs="Verdana"/>
          <w:lang w:val="es-CO"/>
        </w:rPr>
      </w:pPr>
      <w:r w:rsidRPr="2E4CA85E">
        <w:rPr>
          <w:rFonts w:ascii="Verdana" w:eastAsia="Verdana" w:hAnsi="Verdana" w:cs="Verdana"/>
          <w:lang w:val="es-CO"/>
        </w:rPr>
        <w:lastRenderedPageBreak/>
        <w:t>Planes de Movilidad Escolar (PME), enfocados en la asistencia técnica para la estructuración e implementación de instrumentos de gestión de la movilidad escolar.</w:t>
      </w:r>
    </w:p>
    <w:p w14:paraId="62581799" w14:textId="69919B68" w:rsidR="12DB7374" w:rsidRDefault="12DB7374" w:rsidP="2E4CA85E">
      <w:pPr>
        <w:pStyle w:val="Prrafodelista"/>
        <w:numPr>
          <w:ilvl w:val="0"/>
          <w:numId w:val="28"/>
        </w:numPr>
        <w:spacing w:before="0" w:line="257" w:lineRule="auto"/>
        <w:ind w:left="1080" w:hanging="720"/>
        <w:jc w:val="both"/>
        <w:rPr>
          <w:rFonts w:ascii="Verdana" w:eastAsia="Verdana" w:hAnsi="Verdana" w:cs="Verdana"/>
          <w:lang w:val="es-CO"/>
        </w:rPr>
      </w:pPr>
      <w:r w:rsidRPr="2E4CA85E">
        <w:rPr>
          <w:rFonts w:ascii="Verdana" w:eastAsia="Verdana" w:hAnsi="Verdana" w:cs="Verdana"/>
          <w:lang w:val="es-CO"/>
        </w:rPr>
        <w:t>Herramientas Móviles de Educación Vial (HMEV), orientadas a fortalecer competencias y comportamientos seguros en la vía mediante metodologías lúdico-pedagógicas.</w:t>
      </w:r>
    </w:p>
    <w:p w14:paraId="148F1F5B" w14:textId="388E16C6" w:rsidR="12DB7374" w:rsidRDefault="12DB7374" w:rsidP="2E4CA85E">
      <w:pPr>
        <w:pStyle w:val="Prrafodelista"/>
        <w:numPr>
          <w:ilvl w:val="0"/>
          <w:numId w:val="28"/>
        </w:numPr>
        <w:spacing w:before="0" w:line="257" w:lineRule="auto"/>
        <w:ind w:left="1080" w:hanging="720"/>
        <w:jc w:val="both"/>
        <w:rPr>
          <w:rFonts w:ascii="Verdana" w:eastAsia="Verdana" w:hAnsi="Verdana" w:cs="Verdana"/>
          <w:lang w:val="es-CO"/>
        </w:rPr>
      </w:pPr>
      <w:r w:rsidRPr="2E4CA85E">
        <w:rPr>
          <w:rFonts w:ascii="Verdana" w:eastAsia="Verdana" w:hAnsi="Verdana" w:cs="Verdana"/>
          <w:lang w:val="es-CO"/>
        </w:rPr>
        <w:t>Caminos Seguros al Colegio (CSC), orientado a la protección y acompañamiento de los desplazamientos de niñas, niños y adolescentes hacia y desde las instituciones educativas.</w:t>
      </w:r>
    </w:p>
    <w:p w14:paraId="051F42B6" w14:textId="77290918" w:rsidR="12DB7374" w:rsidRDefault="12DB7374" w:rsidP="2E4CA85E">
      <w:pPr>
        <w:spacing w:after="0"/>
        <w:jc w:val="both"/>
      </w:pPr>
      <w:r w:rsidRPr="2E4CA85E">
        <w:rPr>
          <w:rFonts w:ascii="Verdana" w:eastAsia="Verdana" w:hAnsi="Verdana" w:cs="Verdana"/>
        </w:rPr>
        <w:t xml:space="preserve"> </w:t>
      </w:r>
    </w:p>
    <w:p w14:paraId="14E0DF6D" w14:textId="0690D830" w:rsidR="12DB7374" w:rsidRDefault="12DB7374" w:rsidP="2E4CA85E">
      <w:pPr>
        <w:spacing w:after="0"/>
        <w:jc w:val="both"/>
      </w:pPr>
      <w:r w:rsidRPr="2E4CA85E">
        <w:rPr>
          <w:rFonts w:ascii="Verdana" w:eastAsia="Verdana" w:hAnsi="Verdana" w:cs="Verdana"/>
        </w:rPr>
        <w:t>La estrategia fue diseñada para contribuir al fortalecimiento de la movilidad escolar segura mediante la formulación de 108 Planes de Movilidad Escolar, el desarrollo de asistencias técnicas a instituciones educativas y entidades territoriales, la implementación de acciones de educación vial y la ejecución de programas y herramientas pedagógicas orientadas a la reducción de riesgos viales en población escolar.</w:t>
      </w:r>
    </w:p>
    <w:p w14:paraId="6E070599" w14:textId="2F082FC6" w:rsidR="12DB7374" w:rsidRDefault="12DB7374" w:rsidP="2E4CA85E">
      <w:pPr>
        <w:spacing w:after="0"/>
        <w:jc w:val="both"/>
      </w:pPr>
      <w:r w:rsidRPr="2E4CA85E">
        <w:rPr>
          <w:rFonts w:ascii="Verdana" w:eastAsia="Verdana" w:hAnsi="Verdana" w:cs="Verdana"/>
        </w:rPr>
        <w:t xml:space="preserve"> </w:t>
      </w:r>
    </w:p>
    <w:p w14:paraId="5DB3600A" w14:textId="01B86813" w:rsidR="12DB7374" w:rsidRDefault="12DB7374" w:rsidP="2E4CA85E">
      <w:pPr>
        <w:spacing w:after="0"/>
        <w:jc w:val="both"/>
      </w:pPr>
      <w:r w:rsidRPr="2E4CA85E">
        <w:rPr>
          <w:rFonts w:ascii="Verdana" w:eastAsia="Verdana" w:hAnsi="Verdana" w:cs="Verdana"/>
        </w:rPr>
        <w:t>En el componente de Planes de Movilidad Escolar se ha mantenido la cobertura de las 108 instituciones educativas priorizadas, distribuidas en los municipios de Apartadó, Chigorodó y Turbo (Antioquia); Soacha (Cundinamarca); Valledupar (Cesar); Montería (Córdoba); Santa Marta (Magdalena); Riohacha (La Guajira); Villavicencio (Meta); Pasto (Nariño); Cúcuta y Villa del Rosario (Norte de Santander); Armenia y Montenegro (Quindío); Pereira y Dosquebradas (Risaralda); Bucaramanga, Floridablanca, Girón, Piedecuesta y Barrancabermeja (Santander); Ibagué, Espinal, Armero y Honda (Tolima); Cali, Palmira, Cartago, Tuluá, Buga, Zarzal y Versalles (Valle del Cauca); y Pitalito (Huila). En estos territorios se desarrollan las actividades de asistencia técnica, educación vial y fortalecimiento institucional previstas en la estrategia.</w:t>
      </w:r>
    </w:p>
    <w:p w14:paraId="357E5274" w14:textId="3B5086EC" w:rsidR="12DB7374" w:rsidRDefault="12DB7374" w:rsidP="2E4CA85E">
      <w:pPr>
        <w:spacing w:after="0" w:line="257" w:lineRule="auto"/>
        <w:jc w:val="both"/>
      </w:pPr>
      <w:r w:rsidRPr="2E4CA85E">
        <w:rPr>
          <w:rFonts w:ascii="Verdana" w:eastAsia="Verdana" w:hAnsi="Verdana" w:cs="Verdana"/>
        </w:rPr>
        <w:t xml:space="preserve"> </w:t>
      </w:r>
    </w:p>
    <w:p w14:paraId="7E2866CA" w14:textId="3C6B3DBC" w:rsidR="12DB7374" w:rsidRDefault="12DB7374" w:rsidP="2E4CA85E">
      <w:pPr>
        <w:spacing w:after="0" w:line="257" w:lineRule="auto"/>
        <w:jc w:val="both"/>
      </w:pPr>
      <w:r w:rsidRPr="2E4CA85E">
        <w:rPr>
          <w:rFonts w:ascii="Verdana" w:eastAsia="Verdana" w:hAnsi="Verdana" w:cs="Verdana"/>
        </w:rPr>
        <w:t xml:space="preserve">La ejecución contractual inició el 29 de enero de 2026 y, a la fecha del 17 de septiembre de 2026, registra avances significativos en el desarrollo de los componentes y productos contractuales, desarrollándose por parte de las Unidades Tecnológicas de Santander. </w:t>
      </w:r>
    </w:p>
    <w:p w14:paraId="799DFABA" w14:textId="5048620C" w:rsidR="12DB7374" w:rsidRDefault="12DB7374" w:rsidP="2E4CA85E">
      <w:pPr>
        <w:spacing w:after="0" w:line="257" w:lineRule="auto"/>
        <w:jc w:val="both"/>
      </w:pPr>
      <w:r w:rsidRPr="2E4CA85E">
        <w:rPr>
          <w:rFonts w:ascii="Verdana" w:eastAsia="Verdana" w:hAnsi="Verdana" w:cs="Verdana"/>
        </w:rPr>
        <w:t xml:space="preserve"> </w:t>
      </w:r>
    </w:p>
    <w:p w14:paraId="74C8EE3F" w14:textId="55663C9E" w:rsidR="12DB7374" w:rsidRDefault="12DB7374" w:rsidP="2E4CA85E">
      <w:pPr>
        <w:spacing w:after="0" w:line="257" w:lineRule="auto"/>
        <w:jc w:val="both"/>
      </w:pPr>
      <w:r w:rsidRPr="2E4CA85E">
        <w:rPr>
          <w:rFonts w:ascii="Verdana" w:eastAsia="Verdana" w:hAnsi="Verdana" w:cs="Verdana"/>
        </w:rPr>
        <w:t>De acuerdo con la información revisada y validada desde la Agencia Nacional de Seguridad Vial, se cuenta con cinco 5 productos entregados y aprobados de un total de nueve 9, correspondientes a la totalidad de la etapa de preparación y a los primeros productos de la etapa de ejecución de la estrategia.</w:t>
      </w:r>
    </w:p>
    <w:p w14:paraId="2306D239" w14:textId="722DF6B8" w:rsidR="12DB7374" w:rsidRDefault="12DB7374" w:rsidP="2E4CA85E">
      <w:pPr>
        <w:spacing w:after="0" w:line="257" w:lineRule="auto"/>
        <w:jc w:val="both"/>
      </w:pPr>
      <w:r w:rsidRPr="2E4CA85E">
        <w:rPr>
          <w:rFonts w:ascii="Verdana" w:eastAsia="Verdana" w:hAnsi="Verdana" w:cs="Verdana"/>
        </w:rPr>
        <w:t xml:space="preserve"> </w:t>
      </w:r>
    </w:p>
    <w:p w14:paraId="1F484D18" w14:textId="51E6E0D3" w:rsidR="12DB7374" w:rsidRDefault="12DB7374" w:rsidP="2E4CA85E">
      <w:pPr>
        <w:spacing w:after="0" w:line="257" w:lineRule="auto"/>
        <w:jc w:val="both"/>
      </w:pPr>
      <w:r w:rsidRPr="2E4CA85E">
        <w:rPr>
          <w:rFonts w:ascii="Verdana" w:eastAsia="Verdana" w:hAnsi="Verdana" w:cs="Verdana"/>
        </w:rPr>
        <w:t xml:space="preserve">En el componente de Planes de Movilidad Escolar, de acuerdo con la información contenida en los productos aprobados por la supervisión, se ha mantenido la intervención en las 108 instituciones educativas priorizadas y en los 33 municipios focalizados por la estrategia. Como resultado de las actividades desarrolladas y verificadas por la Agencia Nacional de Seguridad Vial, se han ejecutado 457 asistencias técnicas a instituciones educativas, beneficiando a 2.601 actores viales, así como 31 asistencias técnicas a entidades territoriales, con 159 beneficiarios vinculados a los procesos de fortalecimiento institucional y territorial. </w:t>
      </w:r>
    </w:p>
    <w:p w14:paraId="6477AD04" w14:textId="3B147C1B" w:rsidR="12DB7374" w:rsidRDefault="12DB7374" w:rsidP="2E4CA85E">
      <w:pPr>
        <w:spacing w:after="0" w:line="257" w:lineRule="auto"/>
        <w:jc w:val="both"/>
      </w:pPr>
      <w:r w:rsidRPr="2E4CA85E">
        <w:rPr>
          <w:rFonts w:ascii="Verdana" w:eastAsia="Verdana" w:hAnsi="Verdana" w:cs="Verdana"/>
        </w:rPr>
        <w:t xml:space="preserve"> </w:t>
      </w:r>
    </w:p>
    <w:p w14:paraId="2862CF03" w14:textId="6CF58EB7" w:rsidR="12DB7374" w:rsidRDefault="12DB7374" w:rsidP="2E4CA85E">
      <w:pPr>
        <w:spacing w:after="0" w:line="257" w:lineRule="auto"/>
        <w:jc w:val="both"/>
      </w:pPr>
      <w:r w:rsidRPr="2E4CA85E">
        <w:rPr>
          <w:rFonts w:ascii="Verdana" w:eastAsia="Verdana" w:hAnsi="Verdana" w:cs="Verdana"/>
        </w:rPr>
        <w:lastRenderedPageBreak/>
        <w:t xml:space="preserve">De manera complementaria, en el marco de la implementación de la educación para la movilidad segura asociada a los Planes de Movilidad Escolar, se han desarrollado 85 acciones de educación vial, alcanzando un total de 2.439 beneficiarios, entre estudiantes, docentes, familias y demás integrantes de las comunidades educativas participantes en los municipios priorizados. </w:t>
      </w:r>
    </w:p>
    <w:p w14:paraId="2C1D1CC4" w14:textId="49168EA6" w:rsidR="12DB7374" w:rsidRDefault="12DB7374" w:rsidP="2E4CA85E">
      <w:pPr>
        <w:spacing w:after="0" w:line="257" w:lineRule="auto"/>
        <w:jc w:val="both"/>
      </w:pPr>
      <w:r w:rsidRPr="2E4CA85E">
        <w:rPr>
          <w:rFonts w:ascii="Verdana" w:eastAsia="Verdana" w:hAnsi="Verdana" w:cs="Verdana"/>
        </w:rPr>
        <w:t xml:space="preserve"> </w:t>
      </w:r>
    </w:p>
    <w:p w14:paraId="559C0723" w14:textId="556C9BBA" w:rsidR="12DB7374" w:rsidRDefault="12DB7374" w:rsidP="2E4CA85E">
      <w:pPr>
        <w:spacing w:after="0" w:line="257" w:lineRule="auto"/>
        <w:jc w:val="both"/>
      </w:pPr>
      <w:r w:rsidRPr="2E4CA85E">
        <w:rPr>
          <w:rFonts w:ascii="Verdana" w:eastAsia="Verdana" w:hAnsi="Verdana" w:cs="Verdana"/>
        </w:rPr>
        <w:t xml:space="preserve">En el componente de Herramientas Móviles de Educación Vial, los productos aprobados por la supervisión registran la ejecución de 96 actividades pedagógicas, distribuidas entre instituciones educativas y espacios públicos, con una participación acumulada de 39.186 beneficiarios, permitiendo fortalecer los procesos de formación y sensibilización en seguridad vial mediante metodologías experienciales y lúdico-pedagógicas. </w:t>
      </w:r>
    </w:p>
    <w:p w14:paraId="2957C2F5" w14:textId="56DC4086" w:rsidR="12DB7374" w:rsidRDefault="12DB7374" w:rsidP="2E4CA85E">
      <w:pPr>
        <w:spacing w:after="0" w:line="257" w:lineRule="auto"/>
        <w:jc w:val="both"/>
      </w:pPr>
      <w:r w:rsidRPr="2E4CA85E">
        <w:rPr>
          <w:rFonts w:ascii="Verdana" w:eastAsia="Verdana" w:hAnsi="Verdana" w:cs="Verdana"/>
        </w:rPr>
        <w:t xml:space="preserve"> </w:t>
      </w:r>
    </w:p>
    <w:p w14:paraId="351EED93" w14:textId="738F180E" w:rsidR="12DB7374" w:rsidRDefault="12DB7374" w:rsidP="2E4CA85E">
      <w:pPr>
        <w:spacing w:after="0" w:line="257" w:lineRule="auto"/>
        <w:jc w:val="both"/>
      </w:pPr>
      <w:r w:rsidRPr="2E4CA85E">
        <w:rPr>
          <w:rFonts w:ascii="Verdana" w:eastAsia="Verdana" w:hAnsi="Verdana" w:cs="Verdana"/>
        </w:rPr>
        <w:t xml:space="preserve">Por su parte, el componente Caminos Seguros al Colegio registra la vinculación de las ocho instituciones educativas focalizadas en los municipios de Bucaramanga, Neiva, Tunja y Pereira. Como resultado de las actividades ejecutadas y aprobadas, se reportan 194 niñas, niños y adolescentes beneficiarios y 4.677 viajes acompañados, consolidando la puesta en marcha de las rutas seguras y de las estrategias pedagógicas asociadas al componente. </w:t>
      </w:r>
    </w:p>
    <w:p w14:paraId="3918148E" w14:textId="603613BC" w:rsidR="12DB7374" w:rsidRDefault="12DB7374" w:rsidP="2E4CA85E">
      <w:pPr>
        <w:spacing w:after="0" w:line="257" w:lineRule="auto"/>
        <w:jc w:val="both"/>
      </w:pPr>
      <w:r w:rsidRPr="2E4CA85E">
        <w:rPr>
          <w:rFonts w:ascii="Verdana" w:eastAsia="Verdana" w:hAnsi="Verdana" w:cs="Verdana"/>
        </w:rPr>
        <w:t xml:space="preserve"> </w:t>
      </w:r>
    </w:p>
    <w:p w14:paraId="6B9B0746" w14:textId="7CAC8561" w:rsidR="12DB7374" w:rsidRDefault="12DB7374" w:rsidP="2E4CA85E">
      <w:pPr>
        <w:spacing w:after="0" w:line="257" w:lineRule="auto"/>
        <w:jc w:val="both"/>
      </w:pPr>
      <w:r w:rsidRPr="2E4CA85E">
        <w:rPr>
          <w:rFonts w:ascii="Verdana" w:eastAsia="Verdana" w:hAnsi="Verdana" w:cs="Verdana"/>
        </w:rPr>
        <w:t xml:space="preserve">Los avances anteriormente descritos corresponden a la información contenida en los productos contractuales revisados y aprobados por la supervisión de la ANSV, constituyéndose en los resultados efectivamente ejecutados y validados dentro del desarrollo de la estrategia integral de seguridad vial escolar. </w:t>
      </w:r>
    </w:p>
    <w:p w14:paraId="68EDE526" w14:textId="73C86C31" w:rsidR="12DB7374" w:rsidRDefault="12DB7374" w:rsidP="2E4CA85E">
      <w:pPr>
        <w:spacing w:after="0" w:line="257" w:lineRule="auto"/>
        <w:jc w:val="both"/>
      </w:pPr>
      <w:r w:rsidRPr="2E4CA85E">
        <w:rPr>
          <w:rFonts w:ascii="Verdana" w:eastAsia="Verdana" w:hAnsi="Verdana" w:cs="Verdana"/>
        </w:rPr>
        <w:t xml:space="preserve"> </w:t>
      </w:r>
    </w:p>
    <w:p w14:paraId="15A241E4" w14:textId="7DD6A4B2" w:rsidR="12DB7374" w:rsidRDefault="12DB7374" w:rsidP="2E4CA85E">
      <w:pPr>
        <w:spacing w:after="0" w:line="257" w:lineRule="auto"/>
        <w:jc w:val="both"/>
      </w:pPr>
      <w:r w:rsidRPr="2E4CA85E">
        <w:rPr>
          <w:rFonts w:ascii="Verdana" w:eastAsia="Verdana" w:hAnsi="Verdana" w:cs="Verdana"/>
        </w:rPr>
        <w:t>Con base en la ejecución adelantada y en el seguimiento técnico realizado por la supervisión, se proyecta que al 17 de septiembre de 2026 se alcancen los siguientes resultados acumulados:</w:t>
      </w:r>
    </w:p>
    <w:p w14:paraId="0F2C34BB" w14:textId="3B496A6F" w:rsidR="12DB7374" w:rsidRDefault="12DB7374" w:rsidP="2E4CA85E">
      <w:pPr>
        <w:spacing w:after="0" w:line="257" w:lineRule="auto"/>
        <w:jc w:val="both"/>
      </w:pPr>
      <w:r w:rsidRPr="2E4CA85E">
        <w:rPr>
          <w:rFonts w:ascii="Verdana" w:eastAsia="Verdana" w:hAnsi="Verdana" w:cs="Verdana"/>
        </w:rPr>
        <w:t xml:space="preserve"> </w:t>
      </w:r>
    </w:p>
    <w:p w14:paraId="607EA675" w14:textId="726CD79B" w:rsidR="12DB7374" w:rsidRDefault="12DB7374" w:rsidP="2E4CA85E">
      <w:pPr>
        <w:pStyle w:val="Prrafodelista"/>
        <w:numPr>
          <w:ilvl w:val="0"/>
          <w:numId w:val="27"/>
        </w:numPr>
        <w:tabs>
          <w:tab w:val="left" w:pos="0"/>
          <w:tab w:val="left" w:pos="720"/>
        </w:tabs>
        <w:spacing w:before="0" w:line="257" w:lineRule="auto"/>
        <w:jc w:val="both"/>
        <w:rPr>
          <w:rFonts w:ascii="Verdana" w:eastAsia="Verdana" w:hAnsi="Verdana" w:cs="Verdana"/>
          <w:lang w:val="es-CO"/>
        </w:rPr>
      </w:pPr>
      <w:r w:rsidRPr="2E4CA85E">
        <w:rPr>
          <w:rFonts w:ascii="Verdana" w:eastAsia="Verdana" w:hAnsi="Verdana" w:cs="Verdana"/>
          <w:lang w:val="es-CO"/>
        </w:rPr>
        <w:t xml:space="preserve">Planes de Movilidad Escolar (PME): 641 asistencias técnicas a instituciones educativas con 3.183 beneficiarios; 73 asistencias técnicas de Planes Municipales de Movilidad Escolar con 290 beneficiarios; y 227 acciones de educación vial con 6.761 beneficiarios. </w:t>
      </w:r>
    </w:p>
    <w:p w14:paraId="7361CE41" w14:textId="7C8D6FB1" w:rsidR="12DB7374" w:rsidRDefault="12DB7374" w:rsidP="2E4CA85E">
      <w:pPr>
        <w:spacing w:after="0" w:line="257" w:lineRule="auto"/>
        <w:ind w:left="720"/>
        <w:jc w:val="both"/>
      </w:pPr>
      <w:r w:rsidRPr="2E4CA85E">
        <w:rPr>
          <w:rFonts w:ascii="Verdana" w:eastAsia="Verdana" w:hAnsi="Verdana" w:cs="Verdana"/>
        </w:rPr>
        <w:t xml:space="preserve"> </w:t>
      </w:r>
    </w:p>
    <w:p w14:paraId="0898935D" w14:textId="56A45251" w:rsidR="12DB7374" w:rsidRDefault="12DB7374" w:rsidP="2E4CA85E">
      <w:pPr>
        <w:pStyle w:val="Prrafodelista"/>
        <w:numPr>
          <w:ilvl w:val="0"/>
          <w:numId w:val="26"/>
        </w:numPr>
        <w:tabs>
          <w:tab w:val="left" w:pos="0"/>
          <w:tab w:val="left" w:pos="720"/>
        </w:tabs>
        <w:spacing w:before="0" w:line="257" w:lineRule="auto"/>
        <w:jc w:val="both"/>
        <w:rPr>
          <w:rFonts w:ascii="Verdana" w:eastAsia="Verdana" w:hAnsi="Verdana" w:cs="Verdana"/>
          <w:lang w:val="es-CO"/>
        </w:rPr>
      </w:pPr>
      <w:r w:rsidRPr="2E4CA85E">
        <w:rPr>
          <w:rFonts w:ascii="Verdana" w:eastAsia="Verdana" w:hAnsi="Verdana" w:cs="Verdana"/>
          <w:lang w:val="es-CO"/>
        </w:rPr>
        <w:t xml:space="preserve">Herramientas Móviles de Educación Vial: 168 actividades pedagógicas con 67.909 beneficiarios. </w:t>
      </w:r>
    </w:p>
    <w:p w14:paraId="465FFA72" w14:textId="4F94CDB1" w:rsidR="12DB7374" w:rsidRDefault="12DB7374" w:rsidP="2E4CA85E">
      <w:pPr>
        <w:spacing w:after="0" w:line="257" w:lineRule="auto"/>
        <w:ind w:left="720"/>
        <w:jc w:val="both"/>
      </w:pPr>
      <w:r w:rsidRPr="2E4CA85E">
        <w:rPr>
          <w:rFonts w:ascii="Verdana" w:eastAsia="Verdana" w:hAnsi="Verdana" w:cs="Verdana"/>
        </w:rPr>
        <w:t xml:space="preserve"> </w:t>
      </w:r>
    </w:p>
    <w:p w14:paraId="1F425D91" w14:textId="12A46057" w:rsidR="12DB7374" w:rsidRDefault="12DB7374" w:rsidP="2E4CA85E">
      <w:pPr>
        <w:pStyle w:val="Prrafodelista"/>
        <w:numPr>
          <w:ilvl w:val="0"/>
          <w:numId w:val="25"/>
        </w:numPr>
        <w:tabs>
          <w:tab w:val="left" w:pos="0"/>
          <w:tab w:val="left" w:pos="720"/>
        </w:tabs>
        <w:spacing w:before="0" w:line="257" w:lineRule="auto"/>
        <w:jc w:val="both"/>
        <w:rPr>
          <w:rFonts w:ascii="Verdana" w:eastAsia="Verdana" w:hAnsi="Verdana" w:cs="Verdana"/>
          <w:lang w:val="es-CO"/>
        </w:rPr>
      </w:pPr>
      <w:r w:rsidRPr="2E4CA85E">
        <w:rPr>
          <w:rFonts w:ascii="Verdana" w:eastAsia="Verdana" w:hAnsi="Verdana" w:cs="Verdana"/>
          <w:lang w:val="es-CO"/>
        </w:rPr>
        <w:t>Caminos Seguros al Colegio: permanencia de los cuatro municipios priorizados y las ocho instituciones educativas focalizadas; ejecución de 37 salidas pedagógicas; y mantenimiento de las rutas seguras bajo el criterio técnico de grupos de entre 15 y 30 estudiantes acompañados por dos guías pedagógicos por ruta.</w:t>
      </w:r>
    </w:p>
    <w:p w14:paraId="5D40AED0" w14:textId="3E56B195" w:rsidR="12DB7374" w:rsidRDefault="12DB7374" w:rsidP="2E4CA85E">
      <w:pPr>
        <w:spacing w:after="0" w:line="257" w:lineRule="auto"/>
        <w:ind w:left="720"/>
      </w:pPr>
      <w:r w:rsidRPr="2E4CA85E">
        <w:rPr>
          <w:rFonts w:ascii="Verdana" w:eastAsia="Verdana" w:hAnsi="Verdana" w:cs="Verdana"/>
        </w:rPr>
        <w:t xml:space="preserve"> </w:t>
      </w:r>
    </w:p>
    <w:p w14:paraId="716F0CE7" w14:textId="2A2082C0" w:rsidR="12DB7374" w:rsidRDefault="12DB7374" w:rsidP="2E4CA85E">
      <w:pPr>
        <w:spacing w:after="0" w:line="257" w:lineRule="auto"/>
        <w:jc w:val="both"/>
      </w:pPr>
      <w:r w:rsidRPr="2E4CA85E">
        <w:rPr>
          <w:rFonts w:ascii="Verdana" w:eastAsia="Verdana" w:hAnsi="Verdana" w:cs="Verdana"/>
        </w:rPr>
        <w:t>Los avances alcanzados a la fecha evidencian el desarrollo satisfactorio de la estrategia integral prevista en el Contrato Interadministrativo ANSV-005-2026, manteniendo la cobertura territorial, la ejecución de actividades técnicas y pedagógicas, y el cumplimiento progresivo de los compromisos contractuales asociados a cada uno de sus componentes.</w:t>
      </w:r>
    </w:p>
    <w:p w14:paraId="1F8E9185" w14:textId="0DFA9560" w:rsidR="1C8B7EFB" w:rsidRDefault="1C8B7EFB" w:rsidP="35D1024E">
      <w:pPr>
        <w:tabs>
          <w:tab w:val="left" w:pos="719"/>
          <w:tab w:val="left" w:pos="721"/>
        </w:tabs>
        <w:spacing w:before="2" w:line="261" w:lineRule="auto"/>
        <w:ind w:left="361" w:right="139"/>
        <w:jc w:val="both"/>
        <w:rPr>
          <w:rFonts w:eastAsiaTheme="minorEastAsia"/>
          <w:b/>
          <w:sz w:val="24"/>
          <w:szCs w:val="24"/>
        </w:rPr>
      </w:pPr>
    </w:p>
    <w:p w14:paraId="5E76511E" w14:textId="4C7E729B" w:rsidR="1858FC70" w:rsidRDefault="1858FC70" w:rsidP="1C8B7EFB">
      <w:pPr>
        <w:pStyle w:val="Prrafodelista"/>
        <w:tabs>
          <w:tab w:val="left" w:pos="719"/>
          <w:tab w:val="left" w:pos="721"/>
        </w:tabs>
        <w:spacing w:before="2" w:line="261" w:lineRule="auto"/>
        <w:ind w:left="361" w:right="139" w:firstLine="0"/>
        <w:jc w:val="both"/>
      </w:pPr>
      <w:r w:rsidRPr="1C8B7EFB">
        <w:rPr>
          <w:rFonts w:asciiTheme="minorHAnsi" w:eastAsiaTheme="minorEastAsia" w:hAnsiTheme="minorHAnsi" w:cstheme="minorBidi"/>
          <w:b/>
          <w:bCs/>
          <w:sz w:val="24"/>
          <w:szCs w:val="24"/>
        </w:rPr>
        <w:lastRenderedPageBreak/>
        <w:t>Discapacidad</w:t>
      </w:r>
    </w:p>
    <w:p w14:paraId="0C6ABA24" w14:textId="5ECCEE98" w:rsidR="32751601" w:rsidRDefault="32751601" w:rsidP="32751601">
      <w:pPr>
        <w:pStyle w:val="Prrafodelista"/>
        <w:tabs>
          <w:tab w:val="left" w:pos="719"/>
          <w:tab w:val="left" w:pos="721"/>
        </w:tabs>
        <w:spacing w:before="2" w:line="261" w:lineRule="auto"/>
        <w:ind w:left="361" w:right="139" w:firstLine="0"/>
        <w:jc w:val="both"/>
        <w:rPr>
          <w:rFonts w:asciiTheme="minorHAnsi" w:eastAsiaTheme="minorEastAsia" w:hAnsiTheme="minorHAnsi" w:cstheme="minorBidi"/>
          <w:b/>
          <w:bCs/>
          <w:sz w:val="24"/>
          <w:szCs w:val="24"/>
        </w:rPr>
      </w:pPr>
    </w:p>
    <w:p w14:paraId="4B309D30" w14:textId="4702B149" w:rsidR="0340AD83" w:rsidRDefault="0340AD83" w:rsidP="639608B3">
      <w:pPr>
        <w:jc w:val="both"/>
        <w:rPr>
          <w:rFonts w:ascii="Verdana" w:eastAsia="Verdana" w:hAnsi="Verdana" w:cs="Verdana"/>
          <w:color w:val="000000" w:themeColor="text1"/>
          <w:lang w:val="es-ES"/>
        </w:rPr>
      </w:pPr>
      <w:r w:rsidRPr="1DB0DC3E">
        <w:rPr>
          <w:rFonts w:ascii="Verdana" w:eastAsia="Verdana" w:hAnsi="Verdana" w:cs="Verdana"/>
          <w:color w:val="000000" w:themeColor="text1"/>
        </w:rPr>
        <w:t xml:space="preserve">Desde el equipo de Discapacidad y Seguridad Vial, alineado a la Dirección de Comportamiento de la Agencia Nacional de Seguridad Vial, desde el año 2025 y en los transcurrido del 2026, se han desarrollado diversas acciones con la finalidad no solo de garantizar los derechos de la población con discapacidad, sino también de permitir que estos se sientan protegidos en sus entornos de movilidad que frecuentan cotidianamente. Por este motivo, se han desarrollado múltiples acciones relacionadas con la protección y promoción de sus derechos como actores viales y estrategias de capacitación y socialización que les permitan, en articulación con otros actores, enfrentarse a los sistemas viales de manera segura. En este sentido, una de las primeras acciones ejecutadas por el equipo fue la realización de 20 asistencias técnicas direccionadas a Centros de Reconocimiento de Conductores (CRC), Centros de Enseñanza Automovilística (CEA), Centro de Diagnóstico Automotor (CDA) y Secretarías de Tránsito, Movilidad y/o Transporte, con el propósito de capacitar y fortalecer en temáticas como la transversalización del enfoque de discapacidad en los procesos de enseñanza y evaluación, además de la manera en la que se debe implementar la Resolución 20223040030255 de 2022 proferida por el Ministerio de Transporte y desde la cual se indican los procesos y ajustes razonables que se deben tener en cuenta los organismos de apoyo al tránsito y las entidades de planeación municipal para que la población con discapacidad auditiva realice el ejercicio de conducción de vehículos particulares de manera segura. </w:t>
      </w:r>
    </w:p>
    <w:p w14:paraId="382A37AC" w14:textId="28C91CB3" w:rsidR="0340AD83" w:rsidRDefault="0340AD83" w:rsidP="639608B3">
      <w:pPr>
        <w:spacing w:line="278" w:lineRule="auto"/>
        <w:jc w:val="both"/>
        <w:rPr>
          <w:rFonts w:ascii="Verdana" w:eastAsia="Verdana" w:hAnsi="Verdana" w:cs="Verdana"/>
          <w:color w:val="000000" w:themeColor="text1"/>
          <w:lang w:val="es-ES"/>
        </w:rPr>
      </w:pPr>
      <w:r w:rsidRPr="1DB0DC3E">
        <w:rPr>
          <w:rFonts w:ascii="Verdana" w:eastAsia="Verdana" w:hAnsi="Verdana" w:cs="Verdana"/>
          <w:color w:val="000000" w:themeColor="text1"/>
        </w:rPr>
        <w:t>Adicionalmente, desde equipo de Discapacidad y Seguridad vial se realizaron actividades de formación en diferentes territorios  en las cuales participaron más de 300 personas, entre cuidadores de personas con discapacidad, a niños, niñas y adolescentes, a entidades territoriales, a los Centros de Reconocimiento de Conductores (CRC), Centros de Enseñanza Automovilística (CEA), Centro de Diagnóstico Automotor (CDA) y Secretarías de Tránsito, Movilidad y/o Transporte en temas relacionados con la discapacidad y la seguridad vial, estos encuentros permitieron fortalecer el reconocimiento de la discapacidad, la accesibilidad y corresponsabilidad de los diferentes actores viales.  A través de ejercicios experienciales, reflexiones y herramientas prácticas para desarrollar en cada participante la implementación de acciones de accesibilidad y ajustes razonables, así como fomentar comportamientos seguros e incluyentes en los entornos escolares, comunitarios e institucionales. De esta manera, las actividades de formación permiten generar mayor conciencia frente a las necesidades y condiciones de movilidad de las personas con discapacidad, favoreciendo la identificación y anticipación de situaciones de riesgo, la reducción de barreras y la promoción de entornos viales más seguros, accesibles e incluyentes para los diferentes actores del sistema vial.</w:t>
      </w:r>
    </w:p>
    <w:p w14:paraId="347DE1E7" w14:textId="311EB196" w:rsidR="0340AD83" w:rsidRDefault="0340AD83" w:rsidP="639608B3">
      <w:pPr>
        <w:jc w:val="both"/>
        <w:rPr>
          <w:rFonts w:ascii="Verdana" w:eastAsia="Verdana" w:hAnsi="Verdana" w:cs="Verdana"/>
          <w:color w:val="000000" w:themeColor="text1"/>
          <w:lang w:val="es-ES"/>
        </w:rPr>
      </w:pPr>
      <w:r w:rsidRPr="1DB0DC3E">
        <w:rPr>
          <w:rFonts w:ascii="Verdana" w:eastAsia="Verdana" w:hAnsi="Verdana" w:cs="Verdana"/>
          <w:color w:val="000000" w:themeColor="text1"/>
        </w:rPr>
        <w:t xml:space="preserve">Asimismo, otra de las actividades que se llevó a cabo con la finalidad de proteger a la población con discapacidad y reducir la siniestralidad, ha sido la elaboración de diagnósticos en discapacidad y seguridad vial. Estos se han construido a través de un proceso participativo desarrollado en 42 municipios correspondientes a todas las regiones del país y en los que se ha contado con </w:t>
      </w:r>
      <w:r w:rsidRPr="1DB0DC3E">
        <w:rPr>
          <w:rFonts w:ascii="Verdana" w:eastAsia="Verdana" w:hAnsi="Verdana" w:cs="Verdana"/>
          <w:color w:val="000000" w:themeColor="text1"/>
        </w:rPr>
        <w:lastRenderedPageBreak/>
        <w:t xml:space="preserve">población de todas las discapacidades, entre las que se resaltan la física, visual, psicosocial y auditiva, funcionarios de entidades como las Secretarías de Tránsito, Secretarías de Inclusión Social y enlaces o referentes de población con discapacidad. Para la elaboración de los documentos diagnósticos, se llevaron a cabo entrevistas, grupos focales, encuestas y búsquedas en fuentes secundarias de información relacionadas con categorías como la accesibilidad, la infraestructura vial, la siniestralidad vial, factores relacionados con la movilidad y la caracterización de la población con discapacidad. Dichos diagnósticos, han posibilitado que identificar los principales riesgos que enfrenta la población con discapacidad en cada uno de los territorios y brindar una serie de recomendaciones que lleven a implementar acciones, programas o estrategias frente a la movilidad seguridad y la disminución de la siniestralidad para las personas con discapacidad. Es importante mencionar, que las personas con discapacidad que han participado han fungido como actores viales, proporcionando información de primera mano para generar recomendaciones que permitan promover un sistema vial seguro. </w:t>
      </w:r>
    </w:p>
    <w:p w14:paraId="31047761" w14:textId="3C5C45D0" w:rsidR="0340AD83" w:rsidRDefault="0340AD83" w:rsidP="639608B3">
      <w:pPr>
        <w:jc w:val="both"/>
        <w:rPr>
          <w:rFonts w:ascii="Verdana" w:eastAsia="Verdana" w:hAnsi="Verdana" w:cs="Verdana"/>
          <w:color w:val="000000" w:themeColor="text1"/>
          <w:lang w:val="es-ES"/>
        </w:rPr>
      </w:pPr>
      <w:r w:rsidRPr="1DB0DC3E">
        <w:rPr>
          <w:rFonts w:ascii="Verdana" w:eastAsia="Verdana" w:hAnsi="Verdana" w:cs="Verdana"/>
          <w:color w:val="000000" w:themeColor="text1"/>
        </w:rPr>
        <w:t xml:space="preserve">En el marco de este proceso, el equipo ha ido consolidando una base de datos con las organizaciones y entidades territoriales que abordan el tema de la discapacidad en todos los municipios del país, con la finalidad de que puedan ser convocados para el desarrollo de estrategias participativas y de planeación a futuro. Finalmente, este proceso derivará en la construcción de un diagnóstico de discapacidad y seguridad vial a nivel nacional, en el cual se está avanzando actualmente, para posibilitar que se diseñen e implementen en compañía de las entidades territoriales planes, programas, proyectos y actividades acordes a las características de los territorios, proponiendo soluciones a las problemáticas de seguridad vial que afectan a la población con discapacidad de manera situada. </w:t>
      </w:r>
    </w:p>
    <w:p w14:paraId="25EB51E4" w14:textId="1D6174C3" w:rsidR="0340AD83" w:rsidRDefault="0340AD83" w:rsidP="639608B3">
      <w:pPr>
        <w:jc w:val="both"/>
        <w:rPr>
          <w:rFonts w:ascii="Verdana" w:eastAsia="Verdana" w:hAnsi="Verdana" w:cs="Verdana"/>
          <w:color w:val="000000" w:themeColor="text1"/>
          <w:lang w:val="es-ES"/>
        </w:rPr>
      </w:pPr>
      <w:r w:rsidRPr="1DB0DC3E">
        <w:rPr>
          <w:rFonts w:ascii="Verdana" w:eastAsia="Verdana" w:hAnsi="Verdana" w:cs="Verdana"/>
          <w:color w:val="000000" w:themeColor="text1"/>
        </w:rPr>
        <w:t>Otra de las actividades que se llevó a cabo con la finalidad de proteger a la población con discapacidad y promover condiciones de movilidad más seguras y contribuir con la reducción de la siniestralidad, fue el desarrollo de procesos de investigación y socialización relacionados con la discapacidad y la seguridad vial, liderados por Dirección de Comportamiento bajo el Equipo de Seguridad Vial y Discapacidad. En ese sentido, el grupo adelantó la investigación “</w:t>
      </w:r>
      <w:r w:rsidRPr="1DB0DC3E">
        <w:rPr>
          <w:rFonts w:ascii="Verdana" w:eastAsia="Verdana" w:hAnsi="Verdana" w:cs="Verdana"/>
          <w:b/>
          <w:color w:val="000000" w:themeColor="text1"/>
        </w:rPr>
        <w:t xml:space="preserve">La licencia de conducción como medio para mejorar la calidad de vida de la población sorda e hipoacúsica: Siniestralidad vial, pérdida auditiva y expedición de licencias de conducción de transporte público (Categoría C) en el marco de Resolución 20223040030355"  </w:t>
      </w:r>
      <w:r w:rsidRPr="1DB0DC3E">
        <w:rPr>
          <w:rFonts w:ascii="Verdana" w:eastAsia="Verdana" w:hAnsi="Verdana" w:cs="Verdana"/>
          <w:color w:val="000000" w:themeColor="text1"/>
        </w:rPr>
        <w:t>y la socialización de contenidos relacionados con la Resolución 20223040030355 de 2022 y la Circular externa 20234200000167 de 2023 de ajustes razonables, con el propósito de acercar esta información a los territorios y brindar herramientas a las entidades y personas responsables de los procesos relacionados con discapacidad, movilidad y seguridad vial.</w:t>
      </w:r>
    </w:p>
    <w:p w14:paraId="7A7BCD79" w14:textId="382DC0C4" w:rsidR="0340AD83" w:rsidRDefault="0340AD83" w:rsidP="639608B3">
      <w:pPr>
        <w:spacing w:before="240" w:after="240"/>
        <w:jc w:val="both"/>
        <w:rPr>
          <w:rFonts w:ascii="Verdana" w:eastAsia="Verdana" w:hAnsi="Verdana" w:cs="Verdana"/>
          <w:color w:val="000000" w:themeColor="text1"/>
          <w:lang w:val="es-ES"/>
        </w:rPr>
      </w:pPr>
      <w:r w:rsidRPr="1DB0DC3E">
        <w:rPr>
          <w:rFonts w:ascii="Verdana" w:eastAsia="Verdana" w:hAnsi="Verdana" w:cs="Verdana"/>
          <w:color w:val="000000" w:themeColor="text1"/>
        </w:rPr>
        <w:t xml:space="preserve">Estas jornadas se realizaron en municipios de las regiones de Orinoquía y Llanos Orientales, Central, Antioquia y Eje Cafetero, Santanderes, Amazonía, Pacífica, Caribe e Insular, y se contó con la participación de funcionarios de las secretarías de Tránsito y Transporte y de Protección Social, personas con discapacidad auditiva, organismos de apoyo al tránsito vinculados a la atención y la garantía de derechos de las personas con discapacidad, así como referentes o enlaces de </w:t>
      </w:r>
      <w:r w:rsidRPr="1DB0DC3E">
        <w:rPr>
          <w:rFonts w:ascii="Verdana" w:eastAsia="Verdana" w:hAnsi="Verdana" w:cs="Verdana"/>
          <w:color w:val="000000" w:themeColor="text1"/>
        </w:rPr>
        <w:lastRenderedPageBreak/>
        <w:t xml:space="preserve">discapacidad y otros actores relacionados directamente con esta población, entre ellos el INSOR y FENASCOL. Esta acción es importante para proteger a las personas con discapacidad en materia de inclusión, porque llevó un derecho reconocido hasta el territorio donde realmente se ejerce. </w:t>
      </w:r>
    </w:p>
    <w:p w14:paraId="44BAF5FD" w14:textId="277268C0" w:rsidR="0340AD83" w:rsidRDefault="0340AD83" w:rsidP="639608B3">
      <w:pPr>
        <w:spacing w:before="240" w:after="240" w:line="278" w:lineRule="auto"/>
        <w:jc w:val="both"/>
        <w:rPr>
          <w:rFonts w:ascii="Verdana" w:eastAsia="Verdana" w:hAnsi="Verdana" w:cs="Verdana"/>
          <w:color w:val="000000" w:themeColor="text1"/>
          <w:lang w:val="es-ES"/>
        </w:rPr>
      </w:pPr>
      <w:r w:rsidRPr="1DB0DC3E">
        <w:rPr>
          <w:rFonts w:ascii="Verdana" w:eastAsia="Verdana" w:hAnsi="Verdana" w:cs="Verdana"/>
          <w:color w:val="000000" w:themeColor="text1"/>
        </w:rPr>
        <w:t>La Resolución 20223040030355 de 2022 y su circular anexa permite que las personas con discapacidad auditiva accedan a la licencia de conducción y obliga a las autoridades de tránsito y organismos de apoyo a implementar ajustes razonables; pero ese mandato solo protege si quienes atienden al público lo conocen y lo aplican. Al socializarlo, el equipo de Seguridad Vial y discapacidad entregó a los funcionarios de cada región el contenido operativo de esa obligación.  Además, esta socialización se realizó bajo el mismo enfoque de inclusión que la norma promueve. En el proceso participaron personas con discapacidad auditiva y se contó con un intérprete de lengua de señas del propio equipo, garantizando una comunicación directa y accesible. Como parte de esta labor se elaboró un video en lengua de señas que explica la Resolución 20223040030355 de 2022, y los instrumentos utilizados se desarrollaron en Lengua de Señas Colombiana (LSC) para la población sorda, con ello desde el equipo de seguridad vial y discapacidad no solo se divulgó la norma, sino que se aplicó los ajustes razonables en la propia forma de comunicarla, asegurando que la información llegara sin barreras a sus destinatarios.</w:t>
      </w:r>
    </w:p>
    <w:p w14:paraId="6B888A83" w14:textId="5EBDFDBF" w:rsidR="0340AD83" w:rsidRDefault="0340AD83" w:rsidP="639608B3">
      <w:pPr>
        <w:spacing w:before="240" w:after="240"/>
        <w:jc w:val="both"/>
        <w:rPr>
          <w:rFonts w:ascii="Verdana" w:eastAsia="Verdana" w:hAnsi="Verdana" w:cs="Verdana"/>
          <w:color w:val="000000" w:themeColor="text1"/>
          <w:lang w:val="es-ES"/>
        </w:rPr>
      </w:pPr>
      <w:r w:rsidRPr="1DB0DC3E">
        <w:rPr>
          <w:rFonts w:ascii="Verdana" w:eastAsia="Verdana" w:hAnsi="Verdana" w:cs="Verdana"/>
          <w:color w:val="000000" w:themeColor="text1"/>
        </w:rPr>
        <w:t>Finalmente, la socialización permitió llegar a zonas periféricas y no solo a las grandes ciudades, en cumplimiento de la Ley 1618 de 2013 y de su mandato como máxima autoridad de seguridad vial, la ANSV convirtió el derecho a la movilidad segura e incluyente en el marco de la Resolución 20223040030355 de 2022 no solo en el texto de la norma sino en una protección efectiva en los territorios.</w:t>
      </w:r>
    </w:p>
    <w:p w14:paraId="31283E62" w14:textId="14796AFD" w:rsidR="2593D290" w:rsidRDefault="56A42E72" w:rsidP="7F35074C">
      <w:pPr>
        <w:tabs>
          <w:tab w:val="left" w:pos="719"/>
          <w:tab w:val="left" w:pos="721"/>
        </w:tabs>
        <w:spacing w:before="2" w:line="261" w:lineRule="auto"/>
        <w:ind w:right="139"/>
        <w:jc w:val="both"/>
        <w:rPr>
          <w:rFonts w:ascii="Verdana" w:eastAsia="Verdana" w:hAnsi="Verdana" w:cs="Verdana"/>
        </w:rPr>
      </w:pPr>
      <w:r w:rsidRPr="7F35074C">
        <w:rPr>
          <w:rFonts w:ascii="Verdana" w:eastAsia="Verdana" w:hAnsi="Verdana" w:cs="Verdana"/>
        </w:rPr>
        <w:t>En complemento de las acciones anteriormente descritas, la Dirección de Infraestructura y Vehículos adelanta intervenciones físicas mediante el programa Obras por la Vida, orientadas a prevenir y mitigar la siniestralidad y a mejorar las condiciones de seguridad de los actores viales vulnerables.</w:t>
      </w:r>
    </w:p>
    <w:p w14:paraId="6E6E7B11" w14:textId="1FFF18CC" w:rsidR="2593D290" w:rsidRDefault="2593D290" w:rsidP="7F35074C">
      <w:pPr>
        <w:tabs>
          <w:tab w:val="left" w:pos="719"/>
          <w:tab w:val="left" w:pos="721"/>
        </w:tabs>
        <w:spacing w:before="2" w:line="261" w:lineRule="auto"/>
        <w:ind w:right="139"/>
        <w:jc w:val="both"/>
        <w:rPr>
          <w:rFonts w:ascii="Verdana" w:eastAsia="Verdana" w:hAnsi="Verdana" w:cs="Verdana"/>
          <w:color w:val="000000" w:themeColor="text1"/>
          <w:lang w:val="es"/>
        </w:rPr>
      </w:pPr>
    </w:p>
    <w:p w14:paraId="4F147BFB" w14:textId="61845709" w:rsidR="2593D290" w:rsidRDefault="766B6581" w:rsidP="7F35074C">
      <w:pPr>
        <w:tabs>
          <w:tab w:val="left" w:pos="719"/>
          <w:tab w:val="left" w:pos="721"/>
        </w:tabs>
        <w:spacing w:before="2" w:line="261" w:lineRule="auto"/>
        <w:ind w:right="139"/>
        <w:jc w:val="both"/>
      </w:pPr>
      <w:r w:rsidRPr="7F35074C">
        <w:rPr>
          <w:rFonts w:ascii="Verdana" w:eastAsia="Verdana" w:hAnsi="Verdana" w:cs="Verdana"/>
          <w:color w:val="000000" w:themeColor="text1"/>
          <w:lang w:val="es"/>
        </w:rPr>
        <w:t xml:space="preserve">Desde agosto de 2025 se dio continuidad a la ejecución de puntos críticos a partir de una selección multicriterio alimentada por los datos del Observatorio Nacional de seguridad Vial (ONSV) y con énfasis en municipios de cuarta a sexta categoría, a través del programa </w:t>
      </w:r>
      <w:r w:rsidRPr="7F35074C">
        <w:rPr>
          <w:rFonts w:ascii="Verdana" w:eastAsia="Verdana" w:hAnsi="Verdana" w:cs="Verdana"/>
          <w:color w:val="000000" w:themeColor="text1"/>
        </w:rPr>
        <w:t xml:space="preserve">“OBRAS POR LA VIDA –OPV” el cual permite </w:t>
      </w:r>
      <w:r w:rsidRPr="7F35074C">
        <w:rPr>
          <w:rFonts w:ascii="Verdana" w:eastAsia="Verdana" w:hAnsi="Verdana" w:cs="Verdana"/>
          <w:color w:val="000000" w:themeColor="text1"/>
          <w:lang w:val="es-ES"/>
        </w:rPr>
        <w:t xml:space="preserve">desde un ejercicio de análisis del contexto, realizar intervenciones orientadas a la prevención, la mitigación de la siniestralidad vial y a la reducción de víctimas por siniestros viales, privilegiando a los actores más vulnerables (Peatón, Ciclistas y Motociclistas) además de personas con discapacidad visual o motriz. </w:t>
      </w:r>
    </w:p>
    <w:p w14:paraId="06965AD4" w14:textId="4CE31AC1" w:rsidR="2593D290" w:rsidRDefault="766B6581" w:rsidP="7F35074C">
      <w:pPr>
        <w:tabs>
          <w:tab w:val="left" w:pos="719"/>
          <w:tab w:val="left" w:pos="721"/>
        </w:tabs>
        <w:spacing w:before="2" w:line="261" w:lineRule="auto"/>
        <w:ind w:right="139"/>
        <w:jc w:val="both"/>
        <w:rPr>
          <w:rFonts w:ascii="Verdana" w:eastAsia="Verdana" w:hAnsi="Verdana" w:cs="Verdana"/>
          <w:color w:val="000000" w:themeColor="text1"/>
        </w:rPr>
      </w:pPr>
      <w:r w:rsidRPr="7F35074C">
        <w:rPr>
          <w:rFonts w:ascii="Verdana" w:eastAsia="Verdana" w:hAnsi="Verdana" w:cs="Verdana"/>
          <w:color w:val="000000" w:themeColor="text1"/>
          <w:lang w:val="es-ES"/>
        </w:rPr>
        <w:t>El desarrollo de estas medidas contó con la participación de actores y agentes responsables en los contextos urbanos y rurales intervenidos en el territorio nacional (municipios e INVÍAS), dando así, cumplimiento al Plan Nacional de Seguridad Vial.</w:t>
      </w:r>
    </w:p>
    <w:p w14:paraId="2A4F3ABB" w14:textId="0475ABA9" w:rsidR="2593D290" w:rsidRDefault="766B6581" w:rsidP="47925FFA">
      <w:pPr>
        <w:spacing w:before="2" w:line="261" w:lineRule="auto"/>
        <w:jc w:val="both"/>
        <w:rPr>
          <w:rFonts w:ascii="Verdana" w:eastAsia="Verdana" w:hAnsi="Verdana" w:cs="Verdana"/>
          <w:color w:val="000000" w:themeColor="text1"/>
          <w:lang w:val="es-ES"/>
        </w:rPr>
      </w:pPr>
      <w:r w:rsidRPr="47925FFA">
        <w:rPr>
          <w:rFonts w:ascii="Verdana" w:eastAsia="Verdana" w:hAnsi="Verdana" w:cs="Verdana"/>
          <w:color w:val="000000" w:themeColor="text1"/>
          <w:lang w:val="es-ES"/>
        </w:rPr>
        <w:lastRenderedPageBreak/>
        <w:t>Desde agosto de 2025 y hasta la fecha, se han entregado 13</w:t>
      </w:r>
      <w:r w:rsidR="60225C96" w:rsidRPr="47925FFA">
        <w:rPr>
          <w:rFonts w:ascii="Verdana" w:eastAsia="Verdana" w:hAnsi="Verdana" w:cs="Verdana"/>
          <w:color w:val="000000" w:themeColor="text1"/>
          <w:lang w:val="es-ES"/>
        </w:rPr>
        <w:t>6</w:t>
      </w:r>
      <w:r w:rsidRPr="47925FFA">
        <w:rPr>
          <w:rFonts w:ascii="Verdana" w:eastAsia="Verdana" w:hAnsi="Verdana" w:cs="Verdana"/>
          <w:color w:val="000000" w:themeColor="text1"/>
          <w:lang w:val="es-ES"/>
        </w:rPr>
        <w:t>.</w:t>
      </w:r>
      <w:r w:rsidR="3AC0D51D" w:rsidRPr="47925FFA">
        <w:rPr>
          <w:rFonts w:ascii="Verdana" w:eastAsia="Verdana" w:hAnsi="Verdana" w:cs="Verdana"/>
          <w:color w:val="000000" w:themeColor="text1"/>
          <w:lang w:val="es-ES"/>
        </w:rPr>
        <w:t>257</w:t>
      </w:r>
      <w:r w:rsidRPr="47925FFA">
        <w:rPr>
          <w:rFonts w:ascii="Verdana" w:eastAsia="Verdana" w:hAnsi="Verdana" w:cs="Verdana"/>
          <w:color w:val="000000" w:themeColor="text1"/>
          <w:lang w:val="es-ES"/>
        </w:rPr>
        <w:t xml:space="preserve"> metros lineales intervenidos, equivalentes a 1</w:t>
      </w:r>
      <w:r w:rsidR="00E483EF" w:rsidRPr="47925FFA">
        <w:rPr>
          <w:rFonts w:ascii="Verdana" w:eastAsia="Verdana" w:hAnsi="Verdana" w:cs="Verdana"/>
          <w:color w:val="000000" w:themeColor="text1"/>
          <w:lang w:val="es-ES"/>
        </w:rPr>
        <w:t>62</w:t>
      </w:r>
      <w:r w:rsidRPr="47925FFA">
        <w:rPr>
          <w:rFonts w:ascii="Verdana" w:eastAsia="Verdana" w:hAnsi="Verdana" w:cs="Verdana"/>
          <w:color w:val="000000" w:themeColor="text1"/>
          <w:lang w:val="es-ES"/>
        </w:rPr>
        <w:t xml:space="preserve"> puntos críticos de siniestralidad vial, ubicados en </w:t>
      </w:r>
      <w:r w:rsidR="4C1D2AD1" w:rsidRPr="47925FFA">
        <w:rPr>
          <w:rFonts w:ascii="Verdana" w:eastAsia="Verdana" w:hAnsi="Verdana" w:cs="Verdana"/>
          <w:color w:val="000000" w:themeColor="text1"/>
          <w:lang w:val="es-ES"/>
        </w:rPr>
        <w:t>50</w:t>
      </w:r>
      <w:r w:rsidRPr="47925FFA">
        <w:rPr>
          <w:rFonts w:ascii="Verdana" w:eastAsia="Verdana" w:hAnsi="Verdana" w:cs="Verdana"/>
          <w:color w:val="000000" w:themeColor="text1"/>
          <w:lang w:val="es-ES"/>
        </w:rPr>
        <w:t xml:space="preserve"> municipios de 20 departamentos del país.</w:t>
      </w:r>
    </w:p>
    <w:p w14:paraId="47FCACAB" w14:textId="31896B15" w:rsidR="527762A7" w:rsidRDefault="2593D290" w:rsidP="7F35074C">
      <w:pPr>
        <w:tabs>
          <w:tab w:val="left" w:pos="719"/>
          <w:tab w:val="left" w:pos="721"/>
        </w:tabs>
        <w:spacing w:before="2" w:line="261" w:lineRule="auto"/>
        <w:ind w:right="139"/>
        <w:jc w:val="both"/>
        <w:rPr>
          <w:rFonts w:eastAsiaTheme="minorEastAsia"/>
          <w:sz w:val="24"/>
          <w:szCs w:val="24"/>
        </w:rPr>
      </w:pPr>
      <w:r w:rsidRPr="7F35074C">
        <w:rPr>
          <w:rFonts w:eastAsiaTheme="minorEastAsia"/>
          <w:sz w:val="24"/>
          <w:szCs w:val="24"/>
        </w:rPr>
        <w:t xml:space="preserve"> </w:t>
      </w:r>
    </w:p>
    <w:p w14:paraId="5975CA4D" w14:textId="77777777" w:rsidR="00A472D1" w:rsidRDefault="00A472D1" w:rsidP="00A472D1">
      <w:pPr>
        <w:pStyle w:val="Ttulo1"/>
        <w:numPr>
          <w:ilvl w:val="0"/>
          <w:numId w:val="13"/>
        </w:numPr>
        <w:tabs>
          <w:tab w:val="left" w:pos="274"/>
        </w:tabs>
        <w:spacing w:before="260"/>
        <w:ind w:left="274" w:hanging="273"/>
      </w:pPr>
      <w:r>
        <w:rPr>
          <w:w w:val="80"/>
        </w:rPr>
        <w:t>En</w:t>
      </w:r>
      <w:r>
        <w:rPr>
          <w:spacing w:val="-4"/>
        </w:rPr>
        <w:t xml:space="preserve"> </w:t>
      </w:r>
      <w:r>
        <w:rPr>
          <w:w w:val="80"/>
        </w:rPr>
        <w:t>relación</w:t>
      </w:r>
      <w:r>
        <w:rPr>
          <w:spacing w:val="-4"/>
        </w:rPr>
        <w:t xml:space="preserve"> </w:t>
      </w:r>
      <w:r>
        <w:rPr>
          <w:w w:val="80"/>
        </w:rPr>
        <w:t>con</w:t>
      </w:r>
      <w:r>
        <w:rPr>
          <w:spacing w:val="-7"/>
        </w:rPr>
        <w:t xml:space="preserve"> </w:t>
      </w:r>
      <w:r>
        <w:rPr>
          <w:w w:val="80"/>
        </w:rPr>
        <w:t>la</w:t>
      </w:r>
      <w:r>
        <w:rPr>
          <w:spacing w:val="-3"/>
        </w:rPr>
        <w:t xml:space="preserve"> </w:t>
      </w:r>
      <w:r>
        <w:rPr>
          <w:w w:val="80"/>
        </w:rPr>
        <w:t>infraestructura</w:t>
      </w:r>
      <w:r>
        <w:rPr>
          <w:spacing w:val="-6"/>
        </w:rPr>
        <w:t xml:space="preserve"> </w:t>
      </w:r>
      <w:r>
        <w:rPr>
          <w:w w:val="80"/>
        </w:rPr>
        <w:t>vial</w:t>
      </w:r>
      <w:r>
        <w:rPr>
          <w:spacing w:val="-6"/>
        </w:rPr>
        <w:t xml:space="preserve"> </w:t>
      </w:r>
      <w:r>
        <w:rPr>
          <w:w w:val="80"/>
        </w:rPr>
        <w:t>segura</w:t>
      </w:r>
      <w:r>
        <w:rPr>
          <w:spacing w:val="-4"/>
        </w:rPr>
        <w:t xml:space="preserve"> </w:t>
      </w:r>
      <w:r>
        <w:rPr>
          <w:w w:val="80"/>
        </w:rPr>
        <w:t>y</w:t>
      </w:r>
      <w:r>
        <w:rPr>
          <w:spacing w:val="-5"/>
        </w:rPr>
        <w:t xml:space="preserve"> </w:t>
      </w:r>
      <w:r>
        <w:rPr>
          <w:w w:val="80"/>
        </w:rPr>
        <w:t>los</w:t>
      </w:r>
      <w:r>
        <w:rPr>
          <w:spacing w:val="-3"/>
        </w:rPr>
        <w:t xml:space="preserve"> </w:t>
      </w:r>
      <w:r>
        <w:rPr>
          <w:w w:val="80"/>
        </w:rPr>
        <w:t>puntos</w:t>
      </w:r>
      <w:r>
        <w:rPr>
          <w:spacing w:val="-4"/>
        </w:rPr>
        <w:t xml:space="preserve"> </w:t>
      </w:r>
      <w:r>
        <w:rPr>
          <w:spacing w:val="-2"/>
          <w:w w:val="80"/>
        </w:rPr>
        <w:t>críticos</w:t>
      </w:r>
    </w:p>
    <w:p w14:paraId="16DEC30B" w14:textId="77777777" w:rsidR="00A472D1" w:rsidRDefault="00A472D1" w:rsidP="00A472D1">
      <w:pPr>
        <w:pStyle w:val="Prrafodelista"/>
        <w:numPr>
          <w:ilvl w:val="1"/>
          <w:numId w:val="13"/>
        </w:numPr>
        <w:tabs>
          <w:tab w:val="left" w:pos="719"/>
          <w:tab w:val="left" w:pos="721"/>
        </w:tabs>
        <w:spacing w:before="244" w:line="261" w:lineRule="auto"/>
        <w:ind w:right="144"/>
        <w:rPr>
          <w:sz w:val="24"/>
          <w:szCs w:val="24"/>
        </w:rPr>
      </w:pPr>
      <w:commentRangeStart w:id="76"/>
      <w:r w:rsidRPr="41B5961B">
        <w:rPr>
          <w:w w:val="85"/>
          <w:sz w:val="24"/>
          <w:szCs w:val="24"/>
        </w:rPr>
        <w:t>Remita</w:t>
      </w:r>
      <w:r w:rsidRPr="41B5961B">
        <w:rPr>
          <w:sz w:val="24"/>
          <w:szCs w:val="24"/>
        </w:rPr>
        <w:t xml:space="preserve"> </w:t>
      </w:r>
      <w:r w:rsidRPr="41B5961B">
        <w:rPr>
          <w:w w:val="85"/>
          <w:sz w:val="24"/>
          <w:szCs w:val="24"/>
        </w:rPr>
        <w:t>la</w:t>
      </w:r>
      <w:r w:rsidRPr="41B5961B">
        <w:rPr>
          <w:sz w:val="24"/>
          <w:szCs w:val="24"/>
        </w:rPr>
        <w:t xml:space="preserve"> </w:t>
      </w:r>
      <w:r w:rsidRPr="41B5961B">
        <w:rPr>
          <w:w w:val="85"/>
          <w:sz w:val="24"/>
          <w:szCs w:val="24"/>
        </w:rPr>
        <w:t>relación</w:t>
      </w:r>
      <w:r w:rsidRPr="41B5961B">
        <w:rPr>
          <w:sz w:val="24"/>
          <w:szCs w:val="24"/>
        </w:rPr>
        <w:t xml:space="preserve"> </w:t>
      </w:r>
      <w:r w:rsidRPr="41B5961B">
        <w:rPr>
          <w:w w:val="85"/>
          <w:sz w:val="24"/>
          <w:szCs w:val="24"/>
        </w:rPr>
        <w:t>de</w:t>
      </w:r>
      <w:r w:rsidRPr="41B5961B">
        <w:rPr>
          <w:sz w:val="24"/>
          <w:szCs w:val="24"/>
        </w:rPr>
        <w:t xml:space="preserve"> </w:t>
      </w:r>
      <w:r w:rsidRPr="41B5961B">
        <w:rPr>
          <w:w w:val="85"/>
          <w:sz w:val="24"/>
          <w:szCs w:val="24"/>
        </w:rPr>
        <w:t>los</w:t>
      </w:r>
      <w:r w:rsidRPr="41B5961B">
        <w:rPr>
          <w:sz w:val="24"/>
          <w:szCs w:val="24"/>
        </w:rPr>
        <w:t xml:space="preserve"> </w:t>
      </w:r>
      <w:r w:rsidRPr="41B5961B">
        <w:rPr>
          <w:w w:val="85"/>
          <w:sz w:val="24"/>
          <w:szCs w:val="24"/>
        </w:rPr>
        <w:t>puntos,</w:t>
      </w:r>
      <w:r w:rsidRPr="41B5961B">
        <w:rPr>
          <w:sz w:val="24"/>
          <w:szCs w:val="24"/>
        </w:rPr>
        <w:t xml:space="preserve"> </w:t>
      </w:r>
      <w:r w:rsidRPr="41B5961B">
        <w:rPr>
          <w:w w:val="85"/>
          <w:sz w:val="24"/>
          <w:szCs w:val="24"/>
        </w:rPr>
        <w:t>tramos</w:t>
      </w:r>
      <w:r w:rsidRPr="41B5961B">
        <w:rPr>
          <w:sz w:val="24"/>
          <w:szCs w:val="24"/>
        </w:rPr>
        <w:t xml:space="preserve"> </w:t>
      </w:r>
      <w:r w:rsidRPr="41B5961B">
        <w:rPr>
          <w:w w:val="85"/>
          <w:sz w:val="24"/>
          <w:szCs w:val="24"/>
        </w:rPr>
        <w:t>y</w:t>
      </w:r>
      <w:r w:rsidRPr="41B5961B">
        <w:rPr>
          <w:sz w:val="24"/>
          <w:szCs w:val="24"/>
        </w:rPr>
        <w:t xml:space="preserve"> </w:t>
      </w:r>
      <w:r w:rsidRPr="41B5961B">
        <w:rPr>
          <w:w w:val="85"/>
          <w:sz w:val="24"/>
          <w:szCs w:val="24"/>
        </w:rPr>
        <w:t>corredores</w:t>
      </w:r>
      <w:r w:rsidRPr="41B5961B">
        <w:rPr>
          <w:sz w:val="24"/>
          <w:szCs w:val="24"/>
        </w:rPr>
        <w:t xml:space="preserve"> </w:t>
      </w:r>
      <w:r w:rsidRPr="41B5961B">
        <w:rPr>
          <w:w w:val="85"/>
          <w:sz w:val="24"/>
          <w:szCs w:val="24"/>
        </w:rPr>
        <w:t>críticos</w:t>
      </w:r>
      <w:r w:rsidRPr="41B5961B">
        <w:rPr>
          <w:sz w:val="24"/>
          <w:szCs w:val="24"/>
        </w:rPr>
        <w:t xml:space="preserve"> </w:t>
      </w:r>
      <w:r w:rsidRPr="41B5961B">
        <w:rPr>
          <w:w w:val="85"/>
          <w:sz w:val="24"/>
          <w:szCs w:val="24"/>
        </w:rPr>
        <w:t>de</w:t>
      </w:r>
      <w:r w:rsidRPr="41B5961B">
        <w:rPr>
          <w:sz w:val="24"/>
          <w:szCs w:val="24"/>
        </w:rPr>
        <w:t xml:space="preserve"> </w:t>
      </w:r>
      <w:r w:rsidRPr="41B5961B">
        <w:rPr>
          <w:w w:val="85"/>
          <w:sz w:val="24"/>
          <w:szCs w:val="24"/>
        </w:rPr>
        <w:t>siniestralidad</w:t>
      </w:r>
      <w:r w:rsidRPr="41B5961B">
        <w:rPr>
          <w:sz w:val="24"/>
          <w:szCs w:val="24"/>
        </w:rPr>
        <w:t xml:space="preserve"> </w:t>
      </w:r>
      <w:r w:rsidRPr="41B5961B">
        <w:rPr>
          <w:w w:val="85"/>
          <w:sz w:val="24"/>
          <w:szCs w:val="24"/>
        </w:rPr>
        <w:t>vial</w:t>
      </w:r>
      <w:r w:rsidRPr="41B5961B">
        <w:rPr>
          <w:sz w:val="24"/>
          <w:szCs w:val="24"/>
        </w:rPr>
        <w:t xml:space="preserve"> </w:t>
      </w:r>
      <w:r w:rsidRPr="41B5961B">
        <w:rPr>
          <w:w w:val="85"/>
          <w:sz w:val="24"/>
          <w:szCs w:val="24"/>
        </w:rPr>
        <w:t xml:space="preserve">identificados actualmente en la red vial nacional. </w:t>
      </w:r>
      <w:r w:rsidRPr="41B5961B">
        <w:rPr>
          <w:b/>
          <w:color w:val="FF0000"/>
          <w:spacing w:val="-2"/>
          <w:w w:val="90"/>
          <w:sz w:val="24"/>
          <w:szCs w:val="24"/>
        </w:rPr>
        <w:t>ONSV</w:t>
      </w:r>
    </w:p>
    <w:p w14:paraId="7AED3304" w14:textId="77777777" w:rsidR="00A472D1" w:rsidRDefault="00A472D1" w:rsidP="00A472D1">
      <w:pPr>
        <w:pStyle w:val="Prrafodelista"/>
        <w:numPr>
          <w:ilvl w:val="1"/>
          <w:numId w:val="13"/>
        </w:numPr>
        <w:tabs>
          <w:tab w:val="left" w:pos="719"/>
        </w:tabs>
        <w:spacing w:before="2"/>
        <w:ind w:left="719" w:hanging="358"/>
        <w:rPr>
          <w:sz w:val="24"/>
        </w:rPr>
      </w:pPr>
      <w:r>
        <w:rPr>
          <w:w w:val="80"/>
          <w:sz w:val="24"/>
        </w:rPr>
        <w:t>Para</w:t>
      </w:r>
      <w:r>
        <w:rPr>
          <w:spacing w:val="-1"/>
          <w:sz w:val="24"/>
        </w:rPr>
        <w:t xml:space="preserve"> </w:t>
      </w:r>
      <w:r>
        <w:rPr>
          <w:w w:val="80"/>
          <w:sz w:val="24"/>
        </w:rPr>
        <w:t>cada</w:t>
      </w:r>
      <w:r>
        <w:rPr>
          <w:spacing w:val="-3"/>
          <w:sz w:val="24"/>
        </w:rPr>
        <w:t xml:space="preserve"> </w:t>
      </w:r>
      <w:r>
        <w:rPr>
          <w:w w:val="80"/>
          <w:sz w:val="24"/>
        </w:rPr>
        <w:t>uno</w:t>
      </w:r>
      <w:r>
        <w:rPr>
          <w:spacing w:val="-1"/>
          <w:sz w:val="24"/>
        </w:rPr>
        <w:t xml:space="preserve"> </w:t>
      </w:r>
      <w:r>
        <w:rPr>
          <w:w w:val="80"/>
          <w:sz w:val="24"/>
        </w:rPr>
        <w:t>de</w:t>
      </w:r>
      <w:r>
        <w:rPr>
          <w:spacing w:val="-1"/>
          <w:sz w:val="24"/>
        </w:rPr>
        <w:t xml:space="preserve"> </w:t>
      </w:r>
      <w:r>
        <w:rPr>
          <w:w w:val="80"/>
          <w:sz w:val="24"/>
        </w:rPr>
        <w:t>ellos</w:t>
      </w:r>
      <w:r>
        <w:rPr>
          <w:spacing w:val="-2"/>
          <w:sz w:val="24"/>
        </w:rPr>
        <w:t xml:space="preserve"> </w:t>
      </w:r>
      <w:r>
        <w:rPr>
          <w:spacing w:val="-2"/>
          <w:w w:val="80"/>
          <w:sz w:val="24"/>
        </w:rPr>
        <w:t xml:space="preserve">indique: </w:t>
      </w:r>
      <w:r w:rsidRPr="00A02160">
        <w:rPr>
          <w:b/>
          <w:bCs/>
          <w:color w:val="FF0000"/>
          <w:spacing w:val="-2"/>
          <w:w w:val="90"/>
          <w:sz w:val="24"/>
        </w:rPr>
        <w:t>ONSV</w:t>
      </w:r>
    </w:p>
    <w:p w14:paraId="78CB1F3B" w14:textId="77777777" w:rsidR="00A472D1" w:rsidRDefault="00A472D1" w:rsidP="00A472D1">
      <w:pPr>
        <w:pStyle w:val="Prrafodelista"/>
        <w:numPr>
          <w:ilvl w:val="2"/>
          <w:numId w:val="13"/>
        </w:numPr>
        <w:tabs>
          <w:tab w:val="left" w:pos="1441"/>
        </w:tabs>
        <w:rPr>
          <w:sz w:val="24"/>
        </w:rPr>
      </w:pPr>
      <w:r>
        <w:rPr>
          <w:spacing w:val="-2"/>
          <w:w w:val="95"/>
          <w:sz w:val="24"/>
        </w:rPr>
        <w:t>Ubicación.</w:t>
      </w:r>
    </w:p>
    <w:p w14:paraId="237A012A" w14:textId="77777777" w:rsidR="00A472D1" w:rsidRDefault="00A472D1" w:rsidP="00A472D1">
      <w:pPr>
        <w:pStyle w:val="Prrafodelista"/>
        <w:numPr>
          <w:ilvl w:val="2"/>
          <w:numId w:val="13"/>
        </w:numPr>
        <w:tabs>
          <w:tab w:val="left" w:pos="1441"/>
        </w:tabs>
        <w:rPr>
          <w:sz w:val="24"/>
        </w:rPr>
      </w:pPr>
      <w:r>
        <w:rPr>
          <w:w w:val="80"/>
          <w:sz w:val="24"/>
        </w:rPr>
        <w:t>Número</w:t>
      </w:r>
      <w:r>
        <w:rPr>
          <w:spacing w:val="-5"/>
          <w:sz w:val="24"/>
        </w:rPr>
        <w:t xml:space="preserve"> </w:t>
      </w:r>
      <w:r>
        <w:rPr>
          <w:w w:val="80"/>
          <w:sz w:val="24"/>
        </w:rPr>
        <w:t>de</w:t>
      </w:r>
      <w:r>
        <w:rPr>
          <w:spacing w:val="-6"/>
          <w:sz w:val="24"/>
        </w:rPr>
        <w:t xml:space="preserve"> </w:t>
      </w:r>
      <w:r>
        <w:rPr>
          <w:spacing w:val="-2"/>
          <w:w w:val="80"/>
          <w:sz w:val="24"/>
        </w:rPr>
        <w:t>siniestros.</w:t>
      </w:r>
    </w:p>
    <w:p w14:paraId="1A8B5CEF" w14:textId="77777777" w:rsidR="00A472D1" w:rsidRDefault="00A472D1" w:rsidP="00A472D1">
      <w:pPr>
        <w:pStyle w:val="Prrafodelista"/>
        <w:numPr>
          <w:ilvl w:val="2"/>
          <w:numId w:val="13"/>
        </w:numPr>
        <w:tabs>
          <w:tab w:val="left" w:pos="1441"/>
        </w:tabs>
        <w:spacing w:before="28"/>
        <w:rPr>
          <w:sz w:val="24"/>
        </w:rPr>
      </w:pPr>
      <w:r>
        <w:rPr>
          <w:w w:val="85"/>
          <w:sz w:val="24"/>
        </w:rPr>
        <w:t>Fallecidos</w:t>
      </w:r>
      <w:r>
        <w:rPr>
          <w:spacing w:val="-9"/>
          <w:w w:val="85"/>
          <w:sz w:val="24"/>
        </w:rPr>
        <w:t xml:space="preserve"> </w:t>
      </w:r>
      <w:r>
        <w:rPr>
          <w:w w:val="85"/>
          <w:sz w:val="24"/>
        </w:rPr>
        <w:t>y</w:t>
      </w:r>
      <w:r>
        <w:rPr>
          <w:spacing w:val="-7"/>
          <w:w w:val="85"/>
          <w:sz w:val="24"/>
        </w:rPr>
        <w:t xml:space="preserve"> </w:t>
      </w:r>
      <w:r>
        <w:rPr>
          <w:spacing w:val="-2"/>
          <w:w w:val="85"/>
          <w:sz w:val="24"/>
        </w:rPr>
        <w:t>lesionados.</w:t>
      </w:r>
    </w:p>
    <w:p w14:paraId="6F790AE6" w14:textId="77777777" w:rsidR="00A472D1" w:rsidRDefault="00A472D1" w:rsidP="00A472D1">
      <w:pPr>
        <w:pStyle w:val="Prrafodelista"/>
        <w:numPr>
          <w:ilvl w:val="2"/>
          <w:numId w:val="13"/>
        </w:numPr>
        <w:tabs>
          <w:tab w:val="left" w:pos="1441"/>
        </w:tabs>
        <w:rPr>
          <w:sz w:val="24"/>
        </w:rPr>
      </w:pPr>
      <w:r>
        <w:rPr>
          <w:w w:val="80"/>
          <w:sz w:val="24"/>
        </w:rPr>
        <w:t>Entidad</w:t>
      </w:r>
      <w:r>
        <w:rPr>
          <w:spacing w:val="2"/>
          <w:sz w:val="24"/>
        </w:rPr>
        <w:t xml:space="preserve"> </w:t>
      </w:r>
      <w:r>
        <w:rPr>
          <w:spacing w:val="-2"/>
          <w:w w:val="90"/>
          <w:sz w:val="24"/>
        </w:rPr>
        <w:t>responsable.</w:t>
      </w:r>
    </w:p>
    <w:p w14:paraId="11A3FDBD" w14:textId="77777777" w:rsidR="00A472D1" w:rsidRDefault="00A472D1" w:rsidP="00A472D1">
      <w:pPr>
        <w:pStyle w:val="Prrafodelista"/>
        <w:numPr>
          <w:ilvl w:val="2"/>
          <w:numId w:val="13"/>
        </w:numPr>
        <w:tabs>
          <w:tab w:val="left" w:pos="1441"/>
        </w:tabs>
        <w:rPr>
          <w:sz w:val="24"/>
        </w:rPr>
      </w:pPr>
      <w:r>
        <w:rPr>
          <w:spacing w:val="-2"/>
          <w:w w:val="80"/>
          <w:sz w:val="24"/>
        </w:rPr>
        <w:t>Intervención</w:t>
      </w:r>
      <w:r>
        <w:rPr>
          <w:spacing w:val="1"/>
          <w:sz w:val="24"/>
        </w:rPr>
        <w:t xml:space="preserve"> </w:t>
      </w:r>
      <w:r>
        <w:rPr>
          <w:spacing w:val="-2"/>
          <w:w w:val="90"/>
          <w:sz w:val="24"/>
        </w:rPr>
        <w:t>prevista.</w:t>
      </w:r>
    </w:p>
    <w:p w14:paraId="5B49E997" w14:textId="77777777" w:rsidR="00A472D1" w:rsidRDefault="00A472D1" w:rsidP="00A472D1">
      <w:pPr>
        <w:pStyle w:val="Prrafodelista"/>
        <w:numPr>
          <w:ilvl w:val="2"/>
          <w:numId w:val="13"/>
        </w:numPr>
        <w:tabs>
          <w:tab w:val="left" w:pos="1441"/>
        </w:tabs>
        <w:spacing w:before="25"/>
        <w:rPr>
          <w:sz w:val="24"/>
        </w:rPr>
      </w:pPr>
      <w:r>
        <w:rPr>
          <w:spacing w:val="-2"/>
          <w:w w:val="95"/>
          <w:sz w:val="24"/>
        </w:rPr>
        <w:t>Presupuesto.</w:t>
      </w:r>
    </w:p>
    <w:p w14:paraId="3D932CF5" w14:textId="77777777" w:rsidR="00A472D1" w:rsidRDefault="00A472D1" w:rsidP="00A472D1">
      <w:pPr>
        <w:pStyle w:val="Prrafodelista"/>
        <w:numPr>
          <w:ilvl w:val="2"/>
          <w:numId w:val="13"/>
        </w:numPr>
        <w:tabs>
          <w:tab w:val="left" w:pos="1441"/>
        </w:tabs>
        <w:rPr>
          <w:sz w:val="24"/>
        </w:rPr>
      </w:pPr>
      <w:r>
        <w:rPr>
          <w:spacing w:val="-2"/>
          <w:w w:val="95"/>
          <w:sz w:val="24"/>
        </w:rPr>
        <w:t>Cronograma.</w:t>
      </w:r>
    </w:p>
    <w:p w14:paraId="678111CB" w14:textId="77777777" w:rsidR="00A472D1" w:rsidRDefault="00A472D1" w:rsidP="00A472D1">
      <w:pPr>
        <w:pStyle w:val="Prrafodelista"/>
        <w:numPr>
          <w:ilvl w:val="2"/>
          <w:numId w:val="13"/>
        </w:numPr>
        <w:tabs>
          <w:tab w:val="left" w:pos="1441"/>
        </w:tabs>
        <w:rPr>
          <w:sz w:val="24"/>
          <w:szCs w:val="24"/>
        </w:rPr>
      </w:pPr>
      <w:r w:rsidRPr="41B5961B">
        <w:rPr>
          <w:w w:val="85"/>
          <w:sz w:val="24"/>
          <w:szCs w:val="24"/>
        </w:rPr>
        <w:t>Estado</w:t>
      </w:r>
      <w:r w:rsidRPr="41B5961B">
        <w:rPr>
          <w:spacing w:val="-9"/>
          <w:w w:val="85"/>
          <w:sz w:val="24"/>
          <w:szCs w:val="24"/>
        </w:rPr>
        <w:t xml:space="preserve"> </w:t>
      </w:r>
      <w:r w:rsidRPr="41B5961B">
        <w:rPr>
          <w:spacing w:val="-2"/>
          <w:w w:val="95"/>
          <w:sz w:val="24"/>
          <w:szCs w:val="24"/>
        </w:rPr>
        <w:t>actual.</w:t>
      </w:r>
      <w:commentRangeEnd w:id="76"/>
      <w:r>
        <w:rPr>
          <w:rStyle w:val="Refdecomentario"/>
          <w:sz w:val="24"/>
          <w:szCs w:val="24"/>
        </w:rPr>
        <w:commentReference w:id="76"/>
      </w:r>
    </w:p>
    <w:p w14:paraId="27569359" w14:textId="02A863B1" w:rsidR="00A472D1" w:rsidRDefault="056E0031" w:rsidP="07034E15">
      <w:pPr>
        <w:tabs>
          <w:tab w:val="left" w:pos="719"/>
          <w:tab w:val="left" w:pos="721"/>
        </w:tabs>
        <w:spacing w:line="261" w:lineRule="auto"/>
        <w:ind w:right="147"/>
        <w:rPr>
          <w:rFonts w:ascii="Tahoma" w:eastAsia="Tahoma" w:hAnsi="Tahoma" w:cs="Tahoma"/>
          <w:b/>
          <w:bCs/>
          <w:sz w:val="24"/>
          <w:szCs w:val="24"/>
        </w:rPr>
      </w:pPr>
      <w:r w:rsidRPr="07034E15">
        <w:rPr>
          <w:rFonts w:ascii="Tahoma" w:eastAsia="Tahoma" w:hAnsi="Tahoma" w:cs="Tahoma"/>
          <w:b/>
          <w:bCs/>
          <w:sz w:val="24"/>
          <w:szCs w:val="24"/>
        </w:rPr>
        <w:t>Respuesta:</w:t>
      </w:r>
    </w:p>
    <w:p w14:paraId="7D761315" w14:textId="4740EC6D" w:rsidR="00A472D1" w:rsidRDefault="32B5F9E0" w:rsidP="1018E902">
      <w:pPr>
        <w:shd w:val="clear" w:color="auto" w:fill="FFFFFF" w:themeFill="background1"/>
        <w:spacing w:after="120"/>
        <w:jc w:val="both"/>
        <w:rPr>
          <w:sz w:val="24"/>
          <w:szCs w:val="24"/>
          <w:lang w:val="es-ES"/>
        </w:rPr>
      </w:pPr>
      <w:r w:rsidRPr="1018E902">
        <w:rPr>
          <w:rFonts w:eastAsiaTheme="minorEastAsia"/>
          <w:sz w:val="24"/>
          <w:szCs w:val="24"/>
          <w:lang w:val="es-ES"/>
        </w:rPr>
        <w:t>La</w:t>
      </w:r>
      <w:r w:rsidRPr="1018E902">
        <w:rPr>
          <w:rFonts w:eastAsiaTheme="minorEastAsia"/>
          <w:sz w:val="24"/>
          <w:szCs w:val="24"/>
          <w:lang w:val="es-ES"/>
        </w:rPr>
        <w:t xml:space="preserve"> capa de Sectores Críticos se deriva de un procesamiento geoespacial orientado a identificar y priorizar tramos viales críticos a partir de </w:t>
      </w:r>
      <w:r w:rsidR="638D958B" w:rsidRPr="1018E902">
        <w:rPr>
          <w:rFonts w:eastAsiaTheme="minorEastAsia"/>
          <w:sz w:val="24"/>
          <w:szCs w:val="24"/>
          <w:lang w:val="es-ES"/>
        </w:rPr>
        <w:t xml:space="preserve">los </w:t>
      </w:r>
      <w:r w:rsidRPr="1018E902">
        <w:rPr>
          <w:rFonts w:eastAsiaTheme="minorEastAsia"/>
          <w:sz w:val="24"/>
          <w:szCs w:val="24"/>
          <w:lang w:val="es-ES"/>
        </w:rPr>
        <w:t>siniestros viales y</w:t>
      </w:r>
      <w:r w:rsidR="17A3D21F" w:rsidRPr="1018E902">
        <w:rPr>
          <w:rFonts w:eastAsiaTheme="minorEastAsia"/>
          <w:sz w:val="24"/>
          <w:szCs w:val="24"/>
          <w:lang w:val="es-ES"/>
        </w:rPr>
        <w:t xml:space="preserve"> la</w:t>
      </w:r>
      <w:r w:rsidRPr="1018E902">
        <w:rPr>
          <w:rFonts w:eastAsiaTheme="minorEastAsia"/>
          <w:sz w:val="24"/>
          <w:szCs w:val="24"/>
          <w:lang w:val="es-ES"/>
        </w:rPr>
        <w:t xml:space="preserve"> red </w:t>
      </w:r>
      <w:r w:rsidR="72CD8D09" w:rsidRPr="1018E902">
        <w:rPr>
          <w:rFonts w:eastAsiaTheme="minorEastAsia"/>
          <w:sz w:val="24"/>
          <w:szCs w:val="24"/>
          <w:lang w:val="es-ES"/>
        </w:rPr>
        <w:t>vial.</w:t>
      </w:r>
      <w:r w:rsidRPr="1018E902">
        <w:rPr>
          <w:rFonts w:eastAsiaTheme="minorEastAsia"/>
          <w:sz w:val="24"/>
          <w:szCs w:val="24"/>
          <w:lang w:val="es-ES"/>
        </w:rPr>
        <w:t xml:space="preserve"> La metodología implementa una ponderación de gravedad, análisis de densidad, análisis de puntos calientes y segmentación de la red vial para asignar evidencia a cada tramo.</w:t>
      </w:r>
    </w:p>
    <w:p w14:paraId="3A4BC2AD" w14:textId="1C623092" w:rsidR="00A472D1" w:rsidRDefault="32B5F9E0" w:rsidP="1018E902">
      <w:pPr>
        <w:shd w:val="clear" w:color="auto" w:fill="FFFFFF" w:themeFill="background1"/>
        <w:spacing w:after="0"/>
        <w:jc w:val="both"/>
      </w:pPr>
      <w:r w:rsidRPr="1018E902">
        <w:rPr>
          <w:rFonts w:eastAsiaTheme="minorEastAsia"/>
          <w:sz w:val="24"/>
          <w:szCs w:val="24"/>
          <w:lang w:val="es-ES"/>
        </w:rPr>
        <w:t xml:space="preserve">Por lo cual la capa adjunta (SectoresCriticosAltos) representa segmentos viales identificados como sectores críticos priorizados para </w:t>
      </w:r>
      <w:r w:rsidR="6BAF06BB" w:rsidRPr="1018E902">
        <w:rPr>
          <w:rFonts w:eastAsiaTheme="minorEastAsia"/>
          <w:sz w:val="24"/>
          <w:szCs w:val="24"/>
          <w:lang w:val="es-ES"/>
        </w:rPr>
        <w:t xml:space="preserve">las </w:t>
      </w:r>
      <w:r w:rsidR="184E58EB" w:rsidRPr="1018E902">
        <w:rPr>
          <w:rFonts w:eastAsiaTheme="minorEastAsia"/>
          <w:sz w:val="24"/>
          <w:szCs w:val="24"/>
          <w:lang w:val="es-ES"/>
        </w:rPr>
        <w:t>vías</w:t>
      </w:r>
      <w:r w:rsidR="6BAF06BB" w:rsidRPr="1018E902">
        <w:rPr>
          <w:rFonts w:eastAsiaTheme="minorEastAsia"/>
          <w:sz w:val="24"/>
          <w:szCs w:val="24"/>
          <w:lang w:val="es-ES"/>
        </w:rPr>
        <w:t xml:space="preserve"> nacionales</w:t>
      </w:r>
      <w:r w:rsidRPr="1018E902">
        <w:rPr>
          <w:rFonts w:eastAsiaTheme="minorEastAsia"/>
          <w:sz w:val="24"/>
          <w:szCs w:val="24"/>
          <w:lang w:val="es-ES"/>
        </w:rPr>
        <w:t>. Su finalidad es apoyar la lectura territorial de tramos con evidencia de criticidad vial, a partir de la integración de indicadores espaciales de concentración de siniestros y criterios de priorización sobre la red vial.</w:t>
      </w:r>
    </w:p>
    <w:p w14:paraId="569B0BBD" w14:textId="752D50BA" w:rsidR="72697F18" w:rsidRDefault="72697F18" w:rsidP="72697F18">
      <w:pPr>
        <w:shd w:val="clear" w:color="auto" w:fill="FFFFFF" w:themeFill="background1"/>
        <w:spacing w:after="0"/>
        <w:jc w:val="both"/>
        <w:rPr>
          <w:rFonts w:eastAsiaTheme="minorEastAsia"/>
          <w:sz w:val="24"/>
          <w:szCs w:val="24"/>
          <w:lang w:val="es-ES"/>
        </w:rPr>
      </w:pPr>
    </w:p>
    <w:tbl>
      <w:tblPr>
        <w:tblW w:w="0" w:type="auto"/>
        <w:tblLook w:val="06A0" w:firstRow="1" w:lastRow="0" w:firstColumn="1" w:lastColumn="0" w:noHBand="1" w:noVBand="1"/>
      </w:tblPr>
      <w:tblGrid>
        <w:gridCol w:w="2100"/>
        <w:gridCol w:w="2186"/>
        <w:gridCol w:w="4475"/>
        <w:gridCol w:w="59"/>
      </w:tblGrid>
      <w:tr w:rsidR="07034E15" w14:paraId="58DCA2CD" w14:textId="77777777" w:rsidTr="0000272C">
        <w:trPr>
          <w:gridAfter w:val="1"/>
          <w:wAfter w:w="60" w:type="dxa"/>
          <w:trHeight w:val="300"/>
          <w:tblHeader/>
        </w:trPr>
        <w:tc>
          <w:tcPr>
            <w:tcW w:w="2115" w:type="dxa"/>
            <w:tcBorders>
              <w:top w:val="single" w:sz="8" w:space="0" w:color="auto"/>
              <w:left w:val="single" w:sz="8" w:space="0" w:color="auto"/>
              <w:bottom w:val="single" w:sz="8" w:space="0" w:color="auto"/>
              <w:right w:val="single" w:sz="8" w:space="0" w:color="auto"/>
            </w:tcBorders>
            <w:shd w:val="clear" w:color="auto" w:fill="1F4E79" w:themeFill="accent5" w:themeFillShade="80"/>
            <w:tcMar>
              <w:top w:w="15" w:type="dxa"/>
              <w:left w:w="15" w:type="dxa"/>
              <w:right w:w="15" w:type="dxa"/>
            </w:tcMar>
            <w:vAlign w:val="center"/>
          </w:tcPr>
          <w:p w14:paraId="17E21C58" w14:textId="1B0AD216" w:rsidR="07034E15" w:rsidRDefault="07034E15" w:rsidP="07034E15">
            <w:pPr>
              <w:shd w:val="clear" w:color="auto" w:fill="FFFFFF" w:themeFill="background1"/>
              <w:spacing w:after="0"/>
              <w:rPr>
                <w:rFonts w:ascii="Aptos" w:eastAsia="Aptos" w:hAnsi="Aptos" w:cs="Aptos"/>
                <w:b/>
                <w:bCs/>
                <w:color w:val="000000" w:themeColor="text1"/>
                <w:sz w:val="24"/>
                <w:szCs w:val="24"/>
              </w:rPr>
            </w:pPr>
            <w:r w:rsidRPr="07034E15">
              <w:rPr>
                <w:rFonts w:ascii="Aptos" w:eastAsia="Aptos" w:hAnsi="Aptos" w:cs="Aptos"/>
                <w:b/>
                <w:bCs/>
                <w:color w:val="000000" w:themeColor="text1"/>
                <w:sz w:val="24"/>
                <w:szCs w:val="24"/>
              </w:rPr>
              <w:t>Campo en Shapefile</w:t>
            </w:r>
          </w:p>
        </w:tc>
        <w:tc>
          <w:tcPr>
            <w:tcW w:w="2100" w:type="dxa"/>
            <w:tcBorders>
              <w:top w:val="single" w:sz="8" w:space="0" w:color="auto"/>
              <w:bottom w:val="single" w:sz="8" w:space="0" w:color="auto"/>
              <w:right w:val="single" w:sz="8" w:space="0" w:color="auto"/>
            </w:tcBorders>
            <w:shd w:val="clear" w:color="auto" w:fill="1F4E79" w:themeFill="accent5" w:themeFillShade="80"/>
            <w:tcMar>
              <w:top w:w="15" w:type="dxa"/>
              <w:left w:w="15" w:type="dxa"/>
              <w:right w:w="15" w:type="dxa"/>
            </w:tcMar>
            <w:vAlign w:val="center"/>
          </w:tcPr>
          <w:p w14:paraId="220ED5E0" w14:textId="61180342" w:rsidR="07034E15" w:rsidRDefault="07034E15" w:rsidP="07034E15">
            <w:pPr>
              <w:shd w:val="clear" w:color="auto" w:fill="FFFFFF" w:themeFill="background1"/>
              <w:spacing w:after="0"/>
              <w:rPr>
                <w:rFonts w:ascii="Aptos" w:eastAsia="Aptos" w:hAnsi="Aptos" w:cs="Aptos"/>
                <w:b/>
                <w:bCs/>
                <w:color w:val="000000" w:themeColor="text1"/>
                <w:sz w:val="24"/>
                <w:szCs w:val="24"/>
              </w:rPr>
            </w:pPr>
            <w:r w:rsidRPr="07034E15">
              <w:rPr>
                <w:rFonts w:ascii="Aptos" w:eastAsia="Aptos" w:hAnsi="Aptos" w:cs="Aptos"/>
                <w:b/>
                <w:bCs/>
                <w:color w:val="000000" w:themeColor="text1"/>
                <w:sz w:val="24"/>
                <w:szCs w:val="24"/>
              </w:rPr>
              <w:t>Campo equivalente</w:t>
            </w:r>
          </w:p>
        </w:tc>
        <w:tc>
          <w:tcPr>
            <w:tcW w:w="4545" w:type="dxa"/>
            <w:tcBorders>
              <w:top w:val="single" w:sz="8" w:space="0" w:color="auto"/>
              <w:bottom w:val="single" w:sz="8" w:space="0" w:color="auto"/>
              <w:right w:val="single" w:sz="8" w:space="0" w:color="auto"/>
            </w:tcBorders>
            <w:shd w:val="clear" w:color="auto" w:fill="1F4E79" w:themeFill="accent5" w:themeFillShade="80"/>
            <w:tcMar>
              <w:top w:w="15" w:type="dxa"/>
              <w:left w:w="15" w:type="dxa"/>
              <w:right w:w="15" w:type="dxa"/>
            </w:tcMar>
            <w:vAlign w:val="center"/>
          </w:tcPr>
          <w:p w14:paraId="719A1BB6" w14:textId="6EDBFECE" w:rsidR="07034E15" w:rsidRDefault="07034E15" w:rsidP="07034E15">
            <w:pPr>
              <w:shd w:val="clear" w:color="auto" w:fill="FFFFFF" w:themeFill="background1"/>
              <w:spacing w:after="0"/>
              <w:rPr>
                <w:rFonts w:ascii="Aptos" w:eastAsia="Aptos" w:hAnsi="Aptos" w:cs="Aptos"/>
                <w:b/>
                <w:bCs/>
                <w:color w:val="000000" w:themeColor="text1"/>
                <w:sz w:val="24"/>
                <w:szCs w:val="24"/>
              </w:rPr>
            </w:pPr>
            <w:r w:rsidRPr="07034E15">
              <w:rPr>
                <w:rFonts w:ascii="Aptos" w:eastAsia="Aptos" w:hAnsi="Aptos" w:cs="Aptos"/>
                <w:b/>
                <w:bCs/>
                <w:color w:val="000000" w:themeColor="text1"/>
                <w:sz w:val="24"/>
                <w:szCs w:val="24"/>
              </w:rPr>
              <w:t>Descripción</w:t>
            </w:r>
          </w:p>
        </w:tc>
      </w:tr>
      <w:tr w:rsidR="07034E15" w14:paraId="45CA4366" w14:textId="77777777" w:rsidTr="07034E15">
        <w:trPr>
          <w:trHeight w:val="540"/>
        </w:trPr>
        <w:tc>
          <w:tcPr>
            <w:tcW w:w="2115" w:type="dxa"/>
            <w:tcBorders>
              <w:left w:val="single" w:sz="8" w:space="0" w:color="auto"/>
              <w:bottom w:val="single" w:sz="8" w:space="0" w:color="auto"/>
              <w:right w:val="single" w:sz="8" w:space="0" w:color="auto"/>
            </w:tcBorders>
            <w:tcMar>
              <w:top w:w="15" w:type="dxa"/>
              <w:left w:w="15" w:type="dxa"/>
              <w:right w:w="15" w:type="dxa"/>
            </w:tcMar>
            <w:vAlign w:val="center"/>
          </w:tcPr>
          <w:p w14:paraId="26323E62" w14:textId="57C5178D" w:rsidR="07034E15" w:rsidRDefault="07034E15" w:rsidP="07034E15">
            <w:pPr>
              <w:shd w:val="clear" w:color="auto" w:fill="FFFFFF" w:themeFill="background1"/>
              <w:spacing w:after="0"/>
            </w:pPr>
            <w:r w:rsidRPr="07034E15">
              <w:rPr>
                <w:rFonts w:ascii="Aptos" w:eastAsia="Aptos" w:hAnsi="Aptos" w:cs="Aptos"/>
                <w:color w:val="000000" w:themeColor="text1"/>
                <w:sz w:val="24"/>
                <w:szCs w:val="24"/>
              </w:rPr>
              <w:t>FULL_STREE</w:t>
            </w:r>
          </w:p>
        </w:tc>
        <w:tc>
          <w:tcPr>
            <w:tcW w:w="2100" w:type="dxa"/>
            <w:tcBorders>
              <w:bottom w:val="single" w:sz="8" w:space="0" w:color="auto"/>
              <w:right w:val="single" w:sz="8" w:space="0" w:color="auto"/>
            </w:tcBorders>
            <w:tcMar>
              <w:top w:w="15" w:type="dxa"/>
              <w:left w:w="15" w:type="dxa"/>
              <w:right w:w="15" w:type="dxa"/>
            </w:tcMar>
            <w:vAlign w:val="center"/>
          </w:tcPr>
          <w:p w14:paraId="72D49823" w14:textId="3907726C" w:rsidR="07034E15" w:rsidRDefault="07034E15" w:rsidP="07034E15">
            <w:pPr>
              <w:shd w:val="clear" w:color="auto" w:fill="FFFFFF" w:themeFill="background1"/>
              <w:spacing w:after="0"/>
            </w:pPr>
            <w:r w:rsidRPr="07034E15">
              <w:rPr>
                <w:rFonts w:ascii="Aptos" w:eastAsia="Aptos" w:hAnsi="Aptos" w:cs="Aptos"/>
                <w:color w:val="000000" w:themeColor="text1"/>
                <w:sz w:val="24"/>
                <w:szCs w:val="24"/>
              </w:rPr>
              <w:t>FULL_STREET_NAME</w:t>
            </w:r>
          </w:p>
        </w:tc>
        <w:tc>
          <w:tcPr>
            <w:tcW w:w="4545" w:type="dxa"/>
            <w:gridSpan w:val="2"/>
            <w:tcBorders>
              <w:bottom w:val="single" w:sz="8" w:space="0" w:color="auto"/>
              <w:right w:val="single" w:sz="8" w:space="0" w:color="auto"/>
            </w:tcBorders>
            <w:tcMar>
              <w:top w:w="15" w:type="dxa"/>
              <w:left w:w="15" w:type="dxa"/>
              <w:right w:w="15" w:type="dxa"/>
            </w:tcMar>
            <w:vAlign w:val="center"/>
          </w:tcPr>
          <w:p w14:paraId="5B6C7AA2" w14:textId="070571EF" w:rsidR="07034E15" w:rsidRDefault="07034E15" w:rsidP="07034E15">
            <w:pPr>
              <w:shd w:val="clear" w:color="auto" w:fill="FFFFFF" w:themeFill="background1"/>
              <w:spacing w:after="0"/>
            </w:pPr>
            <w:r w:rsidRPr="07034E15">
              <w:rPr>
                <w:rFonts w:ascii="Aptos" w:eastAsia="Aptos" w:hAnsi="Aptos" w:cs="Aptos"/>
                <w:color w:val="000000" w:themeColor="text1"/>
                <w:sz w:val="24"/>
                <w:szCs w:val="24"/>
              </w:rPr>
              <w:t>Nombre de la vía o tramo principal asociado al segmento crítico.</w:t>
            </w:r>
          </w:p>
        </w:tc>
      </w:tr>
      <w:tr w:rsidR="07034E15" w14:paraId="074AC80A" w14:textId="77777777" w:rsidTr="07034E15">
        <w:trPr>
          <w:trHeight w:val="540"/>
        </w:trPr>
        <w:tc>
          <w:tcPr>
            <w:tcW w:w="2115" w:type="dxa"/>
            <w:tcBorders>
              <w:left w:val="single" w:sz="8" w:space="0" w:color="auto"/>
              <w:bottom w:val="single" w:sz="8" w:space="0" w:color="auto"/>
              <w:right w:val="single" w:sz="8" w:space="0" w:color="auto"/>
            </w:tcBorders>
            <w:tcMar>
              <w:top w:w="15" w:type="dxa"/>
              <w:left w:w="15" w:type="dxa"/>
              <w:right w:w="15" w:type="dxa"/>
            </w:tcMar>
            <w:vAlign w:val="center"/>
          </w:tcPr>
          <w:p w14:paraId="5A33556C" w14:textId="1C7AE13C" w:rsidR="07034E15" w:rsidRDefault="07034E15" w:rsidP="07034E15">
            <w:pPr>
              <w:shd w:val="clear" w:color="auto" w:fill="FFFFFF" w:themeFill="background1"/>
              <w:spacing w:after="0"/>
            </w:pPr>
            <w:r w:rsidRPr="07034E15">
              <w:rPr>
                <w:rFonts w:ascii="Aptos" w:eastAsia="Aptos" w:hAnsi="Aptos" w:cs="Aptos"/>
                <w:color w:val="000000" w:themeColor="text1"/>
                <w:sz w:val="24"/>
                <w:szCs w:val="24"/>
              </w:rPr>
              <w:t>HIERARCHY</w:t>
            </w:r>
          </w:p>
        </w:tc>
        <w:tc>
          <w:tcPr>
            <w:tcW w:w="2100" w:type="dxa"/>
            <w:tcBorders>
              <w:bottom w:val="single" w:sz="8" w:space="0" w:color="auto"/>
              <w:right w:val="single" w:sz="8" w:space="0" w:color="auto"/>
            </w:tcBorders>
            <w:tcMar>
              <w:top w:w="15" w:type="dxa"/>
              <w:left w:w="15" w:type="dxa"/>
              <w:right w:w="15" w:type="dxa"/>
            </w:tcMar>
            <w:vAlign w:val="center"/>
          </w:tcPr>
          <w:p w14:paraId="007D6EC2" w14:textId="2CBE3ACF" w:rsidR="07034E15" w:rsidRDefault="07034E15" w:rsidP="07034E15">
            <w:pPr>
              <w:shd w:val="clear" w:color="auto" w:fill="FFFFFF" w:themeFill="background1"/>
              <w:spacing w:after="0"/>
            </w:pPr>
            <w:r w:rsidRPr="07034E15">
              <w:rPr>
                <w:rFonts w:ascii="Aptos" w:eastAsia="Aptos" w:hAnsi="Aptos" w:cs="Aptos"/>
                <w:color w:val="000000" w:themeColor="text1"/>
                <w:sz w:val="24"/>
                <w:szCs w:val="24"/>
              </w:rPr>
              <w:t>HIERARCHY</w:t>
            </w:r>
          </w:p>
        </w:tc>
        <w:tc>
          <w:tcPr>
            <w:tcW w:w="4545" w:type="dxa"/>
            <w:gridSpan w:val="2"/>
            <w:tcBorders>
              <w:bottom w:val="single" w:sz="8" w:space="0" w:color="auto"/>
              <w:right w:val="single" w:sz="8" w:space="0" w:color="auto"/>
            </w:tcBorders>
            <w:tcMar>
              <w:top w:w="15" w:type="dxa"/>
              <w:left w:w="15" w:type="dxa"/>
              <w:right w:w="15" w:type="dxa"/>
            </w:tcMar>
            <w:vAlign w:val="center"/>
          </w:tcPr>
          <w:p w14:paraId="0AEF0630" w14:textId="3343AB7A" w:rsidR="07034E15" w:rsidRDefault="07034E15" w:rsidP="07034E15">
            <w:pPr>
              <w:shd w:val="clear" w:color="auto" w:fill="FFFFFF" w:themeFill="background1"/>
              <w:spacing w:after="0"/>
            </w:pPr>
            <w:r w:rsidRPr="07034E15">
              <w:rPr>
                <w:rFonts w:ascii="Aptos" w:eastAsia="Aptos" w:hAnsi="Aptos" w:cs="Aptos"/>
                <w:color w:val="000000" w:themeColor="text1"/>
                <w:sz w:val="24"/>
                <w:szCs w:val="24"/>
              </w:rPr>
              <w:t>Jerarquía vial del segmento. Valores menores representan mayor jerarquía vial.</w:t>
            </w:r>
          </w:p>
        </w:tc>
      </w:tr>
      <w:tr w:rsidR="07034E15" w14:paraId="147DC3BF" w14:textId="77777777" w:rsidTr="07034E15">
        <w:trPr>
          <w:trHeight w:val="540"/>
        </w:trPr>
        <w:tc>
          <w:tcPr>
            <w:tcW w:w="2115" w:type="dxa"/>
            <w:tcBorders>
              <w:left w:val="single" w:sz="8" w:space="0" w:color="auto"/>
              <w:bottom w:val="single" w:sz="8" w:space="0" w:color="auto"/>
              <w:right w:val="single" w:sz="8" w:space="0" w:color="auto"/>
            </w:tcBorders>
            <w:tcMar>
              <w:top w:w="15" w:type="dxa"/>
              <w:left w:w="15" w:type="dxa"/>
              <w:right w:w="15" w:type="dxa"/>
            </w:tcMar>
            <w:vAlign w:val="center"/>
          </w:tcPr>
          <w:p w14:paraId="42B7939E" w14:textId="3D5D7917" w:rsidR="07034E15" w:rsidRDefault="07034E15" w:rsidP="07034E15">
            <w:pPr>
              <w:shd w:val="clear" w:color="auto" w:fill="FFFFFF" w:themeFill="background1"/>
              <w:spacing w:after="0"/>
            </w:pPr>
            <w:r w:rsidRPr="07034E15">
              <w:rPr>
                <w:rFonts w:ascii="Aptos" w:eastAsia="Aptos" w:hAnsi="Aptos" w:cs="Aptos"/>
                <w:color w:val="000000" w:themeColor="text1"/>
                <w:sz w:val="24"/>
                <w:szCs w:val="24"/>
              </w:rPr>
              <w:t>DIVIPOLA</w:t>
            </w:r>
          </w:p>
        </w:tc>
        <w:tc>
          <w:tcPr>
            <w:tcW w:w="2100" w:type="dxa"/>
            <w:tcBorders>
              <w:bottom w:val="single" w:sz="8" w:space="0" w:color="auto"/>
              <w:right w:val="single" w:sz="8" w:space="0" w:color="auto"/>
            </w:tcBorders>
            <w:tcMar>
              <w:top w:w="15" w:type="dxa"/>
              <w:left w:w="15" w:type="dxa"/>
              <w:right w:w="15" w:type="dxa"/>
            </w:tcMar>
            <w:vAlign w:val="center"/>
          </w:tcPr>
          <w:p w14:paraId="7A1D1B02" w14:textId="580BE0D0" w:rsidR="07034E15" w:rsidRDefault="07034E15" w:rsidP="07034E15">
            <w:pPr>
              <w:shd w:val="clear" w:color="auto" w:fill="FFFFFF" w:themeFill="background1"/>
              <w:spacing w:after="0"/>
            </w:pPr>
            <w:r w:rsidRPr="07034E15">
              <w:rPr>
                <w:rFonts w:ascii="Aptos" w:eastAsia="Aptos" w:hAnsi="Aptos" w:cs="Aptos"/>
                <w:color w:val="000000" w:themeColor="text1"/>
                <w:sz w:val="24"/>
                <w:szCs w:val="24"/>
              </w:rPr>
              <w:t>DIVIPOLA</w:t>
            </w:r>
          </w:p>
        </w:tc>
        <w:tc>
          <w:tcPr>
            <w:tcW w:w="4545" w:type="dxa"/>
            <w:gridSpan w:val="2"/>
            <w:tcBorders>
              <w:bottom w:val="single" w:sz="8" w:space="0" w:color="auto"/>
              <w:right w:val="single" w:sz="8" w:space="0" w:color="auto"/>
            </w:tcBorders>
            <w:tcMar>
              <w:top w:w="15" w:type="dxa"/>
              <w:left w:w="15" w:type="dxa"/>
              <w:right w:w="15" w:type="dxa"/>
            </w:tcMar>
            <w:vAlign w:val="center"/>
          </w:tcPr>
          <w:p w14:paraId="5D66680F" w14:textId="5E4F7FC5" w:rsidR="07034E15" w:rsidRDefault="07034E15" w:rsidP="07034E15">
            <w:pPr>
              <w:shd w:val="clear" w:color="auto" w:fill="FFFFFF" w:themeFill="background1"/>
              <w:spacing w:after="0"/>
            </w:pPr>
            <w:r w:rsidRPr="07034E15">
              <w:rPr>
                <w:rFonts w:ascii="Aptos" w:eastAsia="Aptos" w:hAnsi="Aptos" w:cs="Aptos"/>
                <w:color w:val="000000" w:themeColor="text1"/>
                <w:sz w:val="24"/>
                <w:szCs w:val="24"/>
              </w:rPr>
              <w:t>Código Divipola/DANE del municipio relacionado con el segmento.</w:t>
            </w:r>
          </w:p>
        </w:tc>
      </w:tr>
      <w:tr w:rsidR="07034E15" w14:paraId="12570E26" w14:textId="77777777" w:rsidTr="07034E15">
        <w:trPr>
          <w:trHeight w:val="300"/>
        </w:trPr>
        <w:tc>
          <w:tcPr>
            <w:tcW w:w="2115" w:type="dxa"/>
            <w:tcBorders>
              <w:left w:val="single" w:sz="8" w:space="0" w:color="auto"/>
              <w:bottom w:val="single" w:sz="8" w:space="0" w:color="auto"/>
              <w:right w:val="single" w:sz="8" w:space="0" w:color="auto"/>
            </w:tcBorders>
            <w:tcMar>
              <w:top w:w="15" w:type="dxa"/>
              <w:left w:w="15" w:type="dxa"/>
              <w:right w:w="15" w:type="dxa"/>
            </w:tcMar>
            <w:vAlign w:val="center"/>
          </w:tcPr>
          <w:p w14:paraId="3A29D41B" w14:textId="372DECFD" w:rsidR="07034E15" w:rsidRDefault="07034E15" w:rsidP="07034E15">
            <w:pPr>
              <w:shd w:val="clear" w:color="auto" w:fill="FFFFFF" w:themeFill="background1"/>
              <w:spacing w:after="0"/>
            </w:pPr>
            <w:r w:rsidRPr="07034E15">
              <w:rPr>
                <w:rFonts w:ascii="Aptos" w:eastAsia="Aptos" w:hAnsi="Aptos" w:cs="Aptos"/>
                <w:color w:val="000000" w:themeColor="text1"/>
                <w:sz w:val="24"/>
                <w:szCs w:val="24"/>
              </w:rPr>
              <w:t>DEPARTAMEN</w:t>
            </w:r>
          </w:p>
        </w:tc>
        <w:tc>
          <w:tcPr>
            <w:tcW w:w="2100" w:type="dxa"/>
            <w:tcBorders>
              <w:bottom w:val="single" w:sz="8" w:space="0" w:color="auto"/>
              <w:right w:val="single" w:sz="8" w:space="0" w:color="auto"/>
            </w:tcBorders>
            <w:tcMar>
              <w:top w:w="15" w:type="dxa"/>
              <w:left w:w="15" w:type="dxa"/>
              <w:right w:w="15" w:type="dxa"/>
            </w:tcMar>
            <w:vAlign w:val="center"/>
          </w:tcPr>
          <w:p w14:paraId="45B35558" w14:textId="38FFF289" w:rsidR="07034E15" w:rsidRDefault="07034E15" w:rsidP="07034E15">
            <w:pPr>
              <w:shd w:val="clear" w:color="auto" w:fill="FFFFFF" w:themeFill="background1"/>
              <w:spacing w:after="0"/>
            </w:pPr>
            <w:r w:rsidRPr="07034E15">
              <w:rPr>
                <w:rFonts w:ascii="Aptos" w:eastAsia="Aptos" w:hAnsi="Aptos" w:cs="Aptos"/>
                <w:color w:val="000000" w:themeColor="text1"/>
                <w:sz w:val="24"/>
                <w:szCs w:val="24"/>
              </w:rPr>
              <w:t>DEPARTAMENTO</w:t>
            </w:r>
          </w:p>
        </w:tc>
        <w:tc>
          <w:tcPr>
            <w:tcW w:w="4545" w:type="dxa"/>
            <w:gridSpan w:val="2"/>
            <w:tcBorders>
              <w:bottom w:val="single" w:sz="8" w:space="0" w:color="auto"/>
              <w:right w:val="single" w:sz="8" w:space="0" w:color="auto"/>
            </w:tcBorders>
            <w:tcMar>
              <w:top w:w="15" w:type="dxa"/>
              <w:left w:w="15" w:type="dxa"/>
              <w:right w:w="15" w:type="dxa"/>
            </w:tcMar>
            <w:vAlign w:val="center"/>
          </w:tcPr>
          <w:p w14:paraId="0303B7DB" w14:textId="3F3832BC" w:rsidR="07034E15" w:rsidRDefault="07034E15" w:rsidP="07034E15">
            <w:pPr>
              <w:shd w:val="clear" w:color="auto" w:fill="FFFFFF" w:themeFill="background1"/>
              <w:spacing w:after="0"/>
            </w:pPr>
            <w:r w:rsidRPr="07034E15">
              <w:rPr>
                <w:rFonts w:ascii="Aptos" w:eastAsia="Aptos" w:hAnsi="Aptos" w:cs="Aptos"/>
                <w:color w:val="000000" w:themeColor="text1"/>
                <w:sz w:val="24"/>
                <w:szCs w:val="24"/>
              </w:rPr>
              <w:t>Departamento al que pertenece el segmento.</w:t>
            </w:r>
          </w:p>
        </w:tc>
      </w:tr>
      <w:tr w:rsidR="07034E15" w14:paraId="5D5E25EB" w14:textId="77777777" w:rsidTr="07034E15">
        <w:trPr>
          <w:trHeight w:val="540"/>
        </w:trPr>
        <w:tc>
          <w:tcPr>
            <w:tcW w:w="2115" w:type="dxa"/>
            <w:tcBorders>
              <w:left w:val="single" w:sz="8" w:space="0" w:color="auto"/>
              <w:bottom w:val="single" w:sz="8" w:space="0" w:color="auto"/>
              <w:right w:val="single" w:sz="8" w:space="0" w:color="auto"/>
            </w:tcBorders>
            <w:tcMar>
              <w:top w:w="15" w:type="dxa"/>
              <w:left w:w="15" w:type="dxa"/>
              <w:right w:w="15" w:type="dxa"/>
            </w:tcMar>
            <w:vAlign w:val="center"/>
          </w:tcPr>
          <w:p w14:paraId="041CFB1A" w14:textId="3D14273E" w:rsidR="07034E15" w:rsidRDefault="07034E15" w:rsidP="07034E15">
            <w:pPr>
              <w:shd w:val="clear" w:color="auto" w:fill="FFFFFF" w:themeFill="background1"/>
              <w:spacing w:after="0"/>
            </w:pPr>
            <w:r w:rsidRPr="07034E15">
              <w:rPr>
                <w:rFonts w:ascii="Aptos" w:eastAsia="Aptos" w:hAnsi="Aptos" w:cs="Aptos"/>
                <w:color w:val="000000" w:themeColor="text1"/>
                <w:sz w:val="24"/>
                <w:szCs w:val="24"/>
              </w:rPr>
              <w:t>RUTA</w:t>
            </w:r>
          </w:p>
        </w:tc>
        <w:tc>
          <w:tcPr>
            <w:tcW w:w="2100" w:type="dxa"/>
            <w:tcBorders>
              <w:bottom w:val="single" w:sz="8" w:space="0" w:color="auto"/>
              <w:right w:val="single" w:sz="8" w:space="0" w:color="auto"/>
            </w:tcBorders>
            <w:tcMar>
              <w:top w:w="15" w:type="dxa"/>
              <w:left w:w="15" w:type="dxa"/>
              <w:right w:w="15" w:type="dxa"/>
            </w:tcMar>
            <w:vAlign w:val="center"/>
          </w:tcPr>
          <w:p w14:paraId="2A116E75" w14:textId="768739D6" w:rsidR="07034E15" w:rsidRDefault="07034E15" w:rsidP="07034E15">
            <w:pPr>
              <w:shd w:val="clear" w:color="auto" w:fill="FFFFFF" w:themeFill="background1"/>
              <w:spacing w:after="0"/>
            </w:pPr>
            <w:r w:rsidRPr="07034E15">
              <w:rPr>
                <w:rFonts w:ascii="Aptos" w:eastAsia="Aptos" w:hAnsi="Aptos" w:cs="Aptos"/>
                <w:color w:val="000000" w:themeColor="text1"/>
                <w:sz w:val="24"/>
                <w:szCs w:val="24"/>
              </w:rPr>
              <w:t>RUTA</w:t>
            </w:r>
          </w:p>
        </w:tc>
        <w:tc>
          <w:tcPr>
            <w:tcW w:w="4545" w:type="dxa"/>
            <w:gridSpan w:val="2"/>
            <w:tcBorders>
              <w:bottom w:val="single" w:sz="8" w:space="0" w:color="auto"/>
              <w:right w:val="single" w:sz="8" w:space="0" w:color="auto"/>
            </w:tcBorders>
            <w:tcMar>
              <w:top w:w="15" w:type="dxa"/>
              <w:left w:w="15" w:type="dxa"/>
              <w:right w:w="15" w:type="dxa"/>
            </w:tcMar>
            <w:vAlign w:val="center"/>
          </w:tcPr>
          <w:p w14:paraId="61254573" w14:textId="163CCF3C" w:rsidR="07034E15" w:rsidRDefault="07034E15" w:rsidP="07034E15">
            <w:pPr>
              <w:shd w:val="clear" w:color="auto" w:fill="FFFFFF" w:themeFill="background1"/>
              <w:spacing w:after="0"/>
            </w:pPr>
            <w:r w:rsidRPr="07034E15">
              <w:rPr>
                <w:rFonts w:ascii="Aptos" w:eastAsia="Aptos" w:hAnsi="Aptos" w:cs="Aptos"/>
                <w:color w:val="000000" w:themeColor="text1"/>
                <w:sz w:val="24"/>
                <w:szCs w:val="24"/>
              </w:rPr>
              <w:t>Código o identificación de ruta, cuando se encuentra disponible.</w:t>
            </w:r>
          </w:p>
        </w:tc>
      </w:tr>
      <w:tr w:rsidR="07034E15" w14:paraId="77BAC591" w14:textId="77777777" w:rsidTr="07034E15">
        <w:trPr>
          <w:trHeight w:val="300"/>
        </w:trPr>
        <w:tc>
          <w:tcPr>
            <w:tcW w:w="2115" w:type="dxa"/>
            <w:tcBorders>
              <w:left w:val="single" w:sz="8" w:space="0" w:color="auto"/>
              <w:bottom w:val="single" w:sz="8" w:space="0" w:color="auto"/>
              <w:right w:val="single" w:sz="8" w:space="0" w:color="auto"/>
            </w:tcBorders>
            <w:tcMar>
              <w:top w:w="15" w:type="dxa"/>
              <w:left w:w="15" w:type="dxa"/>
              <w:right w:w="15" w:type="dxa"/>
            </w:tcMar>
            <w:vAlign w:val="center"/>
          </w:tcPr>
          <w:p w14:paraId="701FAA36" w14:textId="3447B3BA" w:rsidR="07034E15" w:rsidRDefault="07034E15" w:rsidP="07034E15">
            <w:pPr>
              <w:shd w:val="clear" w:color="auto" w:fill="FFFFFF" w:themeFill="background1"/>
              <w:spacing w:after="0"/>
            </w:pPr>
            <w:r w:rsidRPr="07034E15">
              <w:rPr>
                <w:rFonts w:ascii="Aptos" w:eastAsia="Aptos" w:hAnsi="Aptos" w:cs="Aptos"/>
                <w:color w:val="000000" w:themeColor="text1"/>
                <w:sz w:val="24"/>
                <w:szCs w:val="24"/>
              </w:rPr>
              <w:t>MUNICIPIO</w:t>
            </w:r>
          </w:p>
        </w:tc>
        <w:tc>
          <w:tcPr>
            <w:tcW w:w="2100" w:type="dxa"/>
            <w:tcBorders>
              <w:bottom w:val="single" w:sz="8" w:space="0" w:color="auto"/>
              <w:right w:val="single" w:sz="8" w:space="0" w:color="auto"/>
            </w:tcBorders>
            <w:tcMar>
              <w:top w:w="15" w:type="dxa"/>
              <w:left w:w="15" w:type="dxa"/>
              <w:right w:w="15" w:type="dxa"/>
            </w:tcMar>
            <w:vAlign w:val="center"/>
          </w:tcPr>
          <w:p w14:paraId="23F71FAA" w14:textId="74ECC0DA" w:rsidR="07034E15" w:rsidRDefault="07034E15" w:rsidP="07034E15">
            <w:pPr>
              <w:shd w:val="clear" w:color="auto" w:fill="FFFFFF" w:themeFill="background1"/>
              <w:spacing w:after="0"/>
            </w:pPr>
            <w:r w:rsidRPr="07034E15">
              <w:rPr>
                <w:rFonts w:ascii="Aptos" w:eastAsia="Aptos" w:hAnsi="Aptos" w:cs="Aptos"/>
                <w:color w:val="000000" w:themeColor="text1"/>
                <w:sz w:val="24"/>
                <w:szCs w:val="24"/>
              </w:rPr>
              <w:t>MUNICIPIO</w:t>
            </w:r>
          </w:p>
        </w:tc>
        <w:tc>
          <w:tcPr>
            <w:tcW w:w="4545" w:type="dxa"/>
            <w:gridSpan w:val="2"/>
            <w:tcBorders>
              <w:bottom w:val="single" w:sz="8" w:space="0" w:color="auto"/>
              <w:right w:val="single" w:sz="8" w:space="0" w:color="auto"/>
            </w:tcBorders>
            <w:tcMar>
              <w:top w:w="15" w:type="dxa"/>
              <w:left w:w="15" w:type="dxa"/>
              <w:right w:w="15" w:type="dxa"/>
            </w:tcMar>
            <w:vAlign w:val="center"/>
          </w:tcPr>
          <w:p w14:paraId="1E04F8D8" w14:textId="6F607E61" w:rsidR="07034E15" w:rsidRDefault="07034E15" w:rsidP="07034E15">
            <w:pPr>
              <w:shd w:val="clear" w:color="auto" w:fill="FFFFFF" w:themeFill="background1"/>
              <w:spacing w:after="0"/>
            </w:pPr>
            <w:r w:rsidRPr="07034E15">
              <w:rPr>
                <w:rFonts w:ascii="Aptos" w:eastAsia="Aptos" w:hAnsi="Aptos" w:cs="Aptos"/>
                <w:color w:val="000000" w:themeColor="text1"/>
                <w:sz w:val="24"/>
                <w:szCs w:val="24"/>
              </w:rPr>
              <w:t>Municipio asociado al segmento crítico.</w:t>
            </w:r>
          </w:p>
        </w:tc>
      </w:tr>
      <w:tr w:rsidR="07034E15" w14:paraId="14FDE3FC" w14:textId="77777777" w:rsidTr="07034E15">
        <w:trPr>
          <w:trHeight w:val="810"/>
        </w:trPr>
        <w:tc>
          <w:tcPr>
            <w:tcW w:w="2115" w:type="dxa"/>
            <w:tcBorders>
              <w:left w:val="single" w:sz="8" w:space="0" w:color="auto"/>
              <w:bottom w:val="single" w:sz="8" w:space="0" w:color="auto"/>
              <w:right w:val="single" w:sz="8" w:space="0" w:color="auto"/>
            </w:tcBorders>
            <w:tcMar>
              <w:top w:w="15" w:type="dxa"/>
              <w:left w:w="15" w:type="dxa"/>
              <w:right w:w="15" w:type="dxa"/>
            </w:tcMar>
            <w:vAlign w:val="center"/>
          </w:tcPr>
          <w:p w14:paraId="11B841CC" w14:textId="2DC44908" w:rsidR="07034E15" w:rsidRDefault="07034E15" w:rsidP="07034E15">
            <w:pPr>
              <w:shd w:val="clear" w:color="auto" w:fill="FFFFFF" w:themeFill="background1"/>
              <w:spacing w:after="0"/>
            </w:pPr>
            <w:r w:rsidRPr="07034E15">
              <w:rPr>
                <w:rFonts w:ascii="Aptos" w:eastAsia="Aptos" w:hAnsi="Aptos" w:cs="Aptos"/>
                <w:color w:val="000000" w:themeColor="text1"/>
                <w:sz w:val="24"/>
                <w:szCs w:val="24"/>
              </w:rPr>
              <w:lastRenderedPageBreak/>
              <w:t>Kernel</w:t>
            </w:r>
          </w:p>
        </w:tc>
        <w:tc>
          <w:tcPr>
            <w:tcW w:w="2100" w:type="dxa"/>
            <w:tcBorders>
              <w:bottom w:val="single" w:sz="8" w:space="0" w:color="auto"/>
              <w:right w:val="single" w:sz="8" w:space="0" w:color="auto"/>
            </w:tcBorders>
            <w:tcMar>
              <w:top w:w="15" w:type="dxa"/>
              <w:left w:w="15" w:type="dxa"/>
              <w:right w:w="15" w:type="dxa"/>
            </w:tcMar>
            <w:vAlign w:val="center"/>
          </w:tcPr>
          <w:p w14:paraId="40041F55" w14:textId="0DDFC6E1" w:rsidR="07034E15" w:rsidRDefault="07034E15" w:rsidP="07034E15">
            <w:pPr>
              <w:shd w:val="clear" w:color="auto" w:fill="FFFFFF" w:themeFill="background1"/>
              <w:spacing w:after="0"/>
            </w:pPr>
            <w:r w:rsidRPr="07034E15">
              <w:rPr>
                <w:rFonts w:ascii="Aptos" w:eastAsia="Aptos" w:hAnsi="Aptos" w:cs="Aptos"/>
                <w:color w:val="000000" w:themeColor="text1"/>
                <w:sz w:val="24"/>
                <w:szCs w:val="24"/>
              </w:rPr>
              <w:t>Kernel</w:t>
            </w:r>
          </w:p>
        </w:tc>
        <w:tc>
          <w:tcPr>
            <w:tcW w:w="4545" w:type="dxa"/>
            <w:gridSpan w:val="2"/>
            <w:tcBorders>
              <w:bottom w:val="single" w:sz="8" w:space="0" w:color="auto"/>
              <w:right w:val="single" w:sz="8" w:space="0" w:color="auto"/>
            </w:tcBorders>
            <w:tcMar>
              <w:top w:w="15" w:type="dxa"/>
              <w:left w:w="15" w:type="dxa"/>
              <w:right w:w="15" w:type="dxa"/>
            </w:tcMar>
            <w:vAlign w:val="center"/>
          </w:tcPr>
          <w:p w14:paraId="23D486F5" w14:textId="09E535A8" w:rsidR="07034E15" w:rsidRDefault="07034E15" w:rsidP="07034E15">
            <w:pPr>
              <w:shd w:val="clear" w:color="auto" w:fill="FFFFFF" w:themeFill="background1"/>
              <w:spacing w:after="0"/>
            </w:pPr>
            <w:r w:rsidRPr="07034E15">
              <w:rPr>
                <w:rFonts w:ascii="Aptos" w:eastAsia="Aptos" w:hAnsi="Aptos" w:cs="Aptos"/>
                <w:color w:val="000000" w:themeColor="text1"/>
                <w:sz w:val="24"/>
                <w:szCs w:val="24"/>
              </w:rPr>
              <w:t>Indicador binario. Valor 1 si el segmento intersecta zona de alta densidad Kernel; 0 en caso contrario.</w:t>
            </w:r>
          </w:p>
        </w:tc>
      </w:tr>
      <w:tr w:rsidR="07034E15" w14:paraId="74C5C6AD" w14:textId="77777777" w:rsidTr="07034E15">
        <w:trPr>
          <w:trHeight w:val="540"/>
        </w:trPr>
        <w:tc>
          <w:tcPr>
            <w:tcW w:w="2115" w:type="dxa"/>
            <w:tcBorders>
              <w:left w:val="single" w:sz="8" w:space="0" w:color="auto"/>
              <w:bottom w:val="single" w:sz="8" w:space="0" w:color="auto"/>
              <w:right w:val="single" w:sz="8" w:space="0" w:color="auto"/>
            </w:tcBorders>
            <w:tcMar>
              <w:top w:w="15" w:type="dxa"/>
              <w:left w:w="15" w:type="dxa"/>
              <w:right w:w="15" w:type="dxa"/>
            </w:tcMar>
            <w:vAlign w:val="center"/>
          </w:tcPr>
          <w:p w14:paraId="602C3B89" w14:textId="09379352" w:rsidR="07034E15" w:rsidRDefault="07034E15" w:rsidP="07034E15">
            <w:pPr>
              <w:shd w:val="clear" w:color="auto" w:fill="FFFFFF" w:themeFill="background1"/>
              <w:spacing w:after="0"/>
            </w:pPr>
            <w:r w:rsidRPr="07034E15">
              <w:rPr>
                <w:rFonts w:ascii="Aptos" w:eastAsia="Aptos" w:hAnsi="Aptos" w:cs="Aptos"/>
                <w:color w:val="000000" w:themeColor="text1"/>
                <w:sz w:val="24"/>
                <w:szCs w:val="24"/>
              </w:rPr>
              <w:t>Hotspot</w:t>
            </w:r>
          </w:p>
        </w:tc>
        <w:tc>
          <w:tcPr>
            <w:tcW w:w="2100" w:type="dxa"/>
            <w:tcBorders>
              <w:bottom w:val="single" w:sz="8" w:space="0" w:color="auto"/>
              <w:right w:val="single" w:sz="8" w:space="0" w:color="auto"/>
            </w:tcBorders>
            <w:tcMar>
              <w:top w:w="15" w:type="dxa"/>
              <w:left w:w="15" w:type="dxa"/>
              <w:right w:w="15" w:type="dxa"/>
            </w:tcMar>
            <w:vAlign w:val="center"/>
          </w:tcPr>
          <w:p w14:paraId="0C631BD9" w14:textId="6F8C5F3F" w:rsidR="07034E15" w:rsidRDefault="07034E15" w:rsidP="07034E15">
            <w:pPr>
              <w:shd w:val="clear" w:color="auto" w:fill="FFFFFF" w:themeFill="background1"/>
              <w:spacing w:after="0"/>
            </w:pPr>
            <w:r w:rsidRPr="07034E15">
              <w:rPr>
                <w:rFonts w:ascii="Aptos" w:eastAsia="Aptos" w:hAnsi="Aptos" w:cs="Aptos"/>
                <w:color w:val="000000" w:themeColor="text1"/>
                <w:sz w:val="24"/>
                <w:szCs w:val="24"/>
              </w:rPr>
              <w:t>Hotspot</w:t>
            </w:r>
          </w:p>
        </w:tc>
        <w:tc>
          <w:tcPr>
            <w:tcW w:w="4545" w:type="dxa"/>
            <w:gridSpan w:val="2"/>
            <w:tcBorders>
              <w:bottom w:val="single" w:sz="8" w:space="0" w:color="auto"/>
              <w:right w:val="single" w:sz="8" w:space="0" w:color="auto"/>
            </w:tcBorders>
            <w:tcMar>
              <w:top w:w="15" w:type="dxa"/>
              <w:left w:w="15" w:type="dxa"/>
              <w:right w:w="15" w:type="dxa"/>
            </w:tcMar>
            <w:vAlign w:val="center"/>
          </w:tcPr>
          <w:p w14:paraId="6EB550BC" w14:textId="1354B7A1" w:rsidR="07034E15" w:rsidRDefault="07034E15" w:rsidP="07034E15">
            <w:pPr>
              <w:shd w:val="clear" w:color="auto" w:fill="FFFFFF" w:themeFill="background1"/>
              <w:spacing w:after="0"/>
            </w:pPr>
            <w:r w:rsidRPr="07034E15">
              <w:rPr>
                <w:rFonts w:ascii="Aptos" w:eastAsia="Aptos" w:hAnsi="Aptos" w:cs="Aptos"/>
                <w:color w:val="000000" w:themeColor="text1"/>
                <w:sz w:val="24"/>
                <w:szCs w:val="24"/>
              </w:rPr>
              <w:t>Indicador binario. Valor 1 si el segmento intersecta zona Hot Spot Gi*; 0 en caso contrario.</w:t>
            </w:r>
          </w:p>
        </w:tc>
      </w:tr>
      <w:tr w:rsidR="07034E15" w14:paraId="61BE7F35" w14:textId="77777777" w:rsidTr="07034E15">
        <w:trPr>
          <w:trHeight w:val="810"/>
        </w:trPr>
        <w:tc>
          <w:tcPr>
            <w:tcW w:w="2115" w:type="dxa"/>
            <w:tcBorders>
              <w:left w:val="single" w:sz="8" w:space="0" w:color="auto"/>
              <w:bottom w:val="single" w:sz="8" w:space="0" w:color="auto"/>
              <w:right w:val="single" w:sz="8" w:space="0" w:color="auto"/>
            </w:tcBorders>
            <w:tcMar>
              <w:top w:w="15" w:type="dxa"/>
              <w:left w:w="15" w:type="dxa"/>
              <w:right w:w="15" w:type="dxa"/>
            </w:tcMar>
            <w:vAlign w:val="center"/>
          </w:tcPr>
          <w:p w14:paraId="7E563EAD" w14:textId="681D4A0F" w:rsidR="07034E15" w:rsidRDefault="07034E15" w:rsidP="07034E15">
            <w:pPr>
              <w:shd w:val="clear" w:color="auto" w:fill="FFFFFF" w:themeFill="background1"/>
              <w:spacing w:after="0"/>
            </w:pPr>
            <w:r w:rsidRPr="07034E15">
              <w:rPr>
                <w:rFonts w:ascii="Aptos" w:eastAsia="Aptos" w:hAnsi="Aptos" w:cs="Aptos"/>
                <w:color w:val="000000" w:themeColor="text1"/>
                <w:sz w:val="24"/>
                <w:szCs w:val="24"/>
              </w:rPr>
              <w:t>Tramo_P67</w:t>
            </w:r>
          </w:p>
        </w:tc>
        <w:tc>
          <w:tcPr>
            <w:tcW w:w="2100" w:type="dxa"/>
            <w:tcBorders>
              <w:bottom w:val="single" w:sz="8" w:space="0" w:color="auto"/>
              <w:right w:val="single" w:sz="8" w:space="0" w:color="auto"/>
            </w:tcBorders>
            <w:tcMar>
              <w:top w:w="15" w:type="dxa"/>
              <w:left w:w="15" w:type="dxa"/>
              <w:right w:w="15" w:type="dxa"/>
            </w:tcMar>
            <w:vAlign w:val="center"/>
          </w:tcPr>
          <w:p w14:paraId="4A50A78B" w14:textId="45E8487E" w:rsidR="07034E15" w:rsidRDefault="07034E15" w:rsidP="07034E15">
            <w:pPr>
              <w:shd w:val="clear" w:color="auto" w:fill="FFFFFF" w:themeFill="background1"/>
              <w:spacing w:after="0"/>
            </w:pPr>
            <w:r w:rsidRPr="07034E15">
              <w:rPr>
                <w:rFonts w:ascii="Aptos" w:eastAsia="Aptos" w:hAnsi="Aptos" w:cs="Aptos"/>
                <w:color w:val="000000" w:themeColor="text1"/>
                <w:sz w:val="24"/>
                <w:szCs w:val="24"/>
              </w:rPr>
              <w:t>Tramo_P67</w:t>
            </w:r>
          </w:p>
        </w:tc>
        <w:tc>
          <w:tcPr>
            <w:tcW w:w="4545" w:type="dxa"/>
            <w:gridSpan w:val="2"/>
            <w:tcBorders>
              <w:bottom w:val="single" w:sz="8" w:space="0" w:color="auto"/>
              <w:right w:val="single" w:sz="8" w:space="0" w:color="auto"/>
            </w:tcBorders>
            <w:tcMar>
              <w:top w:w="15" w:type="dxa"/>
              <w:left w:w="15" w:type="dxa"/>
              <w:right w:w="15" w:type="dxa"/>
            </w:tcMar>
            <w:vAlign w:val="center"/>
          </w:tcPr>
          <w:p w14:paraId="0FA4F103" w14:textId="6E17849D" w:rsidR="07034E15" w:rsidRDefault="07034E15" w:rsidP="07034E15">
            <w:pPr>
              <w:shd w:val="clear" w:color="auto" w:fill="FFFFFF" w:themeFill="background1"/>
              <w:spacing w:after="0"/>
            </w:pPr>
            <w:r w:rsidRPr="07034E15">
              <w:rPr>
                <w:rFonts w:ascii="Aptos" w:eastAsia="Aptos" w:hAnsi="Aptos" w:cs="Aptos"/>
                <w:color w:val="000000" w:themeColor="text1"/>
                <w:sz w:val="24"/>
                <w:szCs w:val="24"/>
              </w:rPr>
              <w:t>Indicador binario. Valor 1 si el segmento intersecta celda o tramo superior al percentil 67; 0 en caso contrario.</w:t>
            </w:r>
          </w:p>
        </w:tc>
      </w:tr>
      <w:tr w:rsidR="07034E15" w14:paraId="55CB072F" w14:textId="77777777" w:rsidTr="07034E15">
        <w:trPr>
          <w:trHeight w:val="810"/>
        </w:trPr>
        <w:tc>
          <w:tcPr>
            <w:tcW w:w="2115" w:type="dxa"/>
            <w:tcBorders>
              <w:left w:val="single" w:sz="8" w:space="0" w:color="auto"/>
              <w:bottom w:val="single" w:sz="8" w:space="0" w:color="auto"/>
              <w:right w:val="single" w:sz="8" w:space="0" w:color="auto"/>
            </w:tcBorders>
            <w:tcMar>
              <w:top w:w="15" w:type="dxa"/>
              <w:left w:w="15" w:type="dxa"/>
              <w:right w:w="15" w:type="dxa"/>
            </w:tcMar>
            <w:vAlign w:val="center"/>
          </w:tcPr>
          <w:p w14:paraId="5E357983" w14:textId="6062A7B6" w:rsidR="07034E15" w:rsidRDefault="07034E15" w:rsidP="07034E15">
            <w:pPr>
              <w:shd w:val="clear" w:color="auto" w:fill="FFFFFF" w:themeFill="background1"/>
              <w:spacing w:after="0"/>
            </w:pPr>
            <w:r w:rsidRPr="07034E15">
              <w:rPr>
                <w:rFonts w:ascii="Aptos" w:eastAsia="Aptos" w:hAnsi="Aptos" w:cs="Aptos"/>
                <w:color w:val="000000" w:themeColor="text1"/>
                <w:sz w:val="24"/>
                <w:szCs w:val="24"/>
              </w:rPr>
              <w:t>Evidencia</w:t>
            </w:r>
          </w:p>
        </w:tc>
        <w:tc>
          <w:tcPr>
            <w:tcW w:w="2100" w:type="dxa"/>
            <w:tcBorders>
              <w:bottom w:val="single" w:sz="8" w:space="0" w:color="auto"/>
              <w:right w:val="single" w:sz="8" w:space="0" w:color="auto"/>
            </w:tcBorders>
            <w:tcMar>
              <w:top w:w="15" w:type="dxa"/>
              <w:left w:w="15" w:type="dxa"/>
              <w:right w:w="15" w:type="dxa"/>
            </w:tcMar>
            <w:vAlign w:val="center"/>
          </w:tcPr>
          <w:p w14:paraId="438D4330" w14:textId="692D6304" w:rsidR="07034E15" w:rsidRDefault="07034E15" w:rsidP="07034E15">
            <w:pPr>
              <w:shd w:val="clear" w:color="auto" w:fill="FFFFFF" w:themeFill="background1"/>
              <w:spacing w:after="0"/>
            </w:pPr>
            <w:r w:rsidRPr="07034E15">
              <w:rPr>
                <w:rFonts w:ascii="Aptos" w:eastAsia="Aptos" w:hAnsi="Aptos" w:cs="Aptos"/>
                <w:color w:val="000000" w:themeColor="text1"/>
                <w:sz w:val="24"/>
                <w:szCs w:val="24"/>
              </w:rPr>
              <w:t>Evidencia</w:t>
            </w:r>
          </w:p>
        </w:tc>
        <w:tc>
          <w:tcPr>
            <w:tcW w:w="4545" w:type="dxa"/>
            <w:gridSpan w:val="2"/>
            <w:tcBorders>
              <w:bottom w:val="single" w:sz="8" w:space="0" w:color="auto"/>
              <w:right w:val="single" w:sz="8" w:space="0" w:color="auto"/>
            </w:tcBorders>
            <w:tcMar>
              <w:top w:w="15" w:type="dxa"/>
              <w:left w:w="15" w:type="dxa"/>
              <w:right w:w="15" w:type="dxa"/>
            </w:tcMar>
            <w:vAlign w:val="center"/>
          </w:tcPr>
          <w:p w14:paraId="548E65C1" w14:textId="2D3E1C7D" w:rsidR="07034E15" w:rsidRDefault="07034E15" w:rsidP="07034E15">
            <w:pPr>
              <w:shd w:val="clear" w:color="auto" w:fill="FFFFFF" w:themeFill="background1"/>
              <w:spacing w:after="0"/>
            </w:pPr>
            <w:r w:rsidRPr="07034E15">
              <w:rPr>
                <w:rFonts w:ascii="Aptos" w:eastAsia="Aptos" w:hAnsi="Aptos" w:cs="Aptos"/>
                <w:color w:val="000000" w:themeColor="text1"/>
                <w:sz w:val="24"/>
                <w:szCs w:val="24"/>
              </w:rPr>
              <w:t>Suma de los indicadores Kernel, Hotspot y Tramo_P67. Puede interpretarse como número de evidencias espaciales presentes.</w:t>
            </w:r>
          </w:p>
        </w:tc>
      </w:tr>
      <w:tr w:rsidR="07034E15" w14:paraId="311E26A8" w14:textId="77777777" w:rsidTr="07034E15">
        <w:trPr>
          <w:trHeight w:val="540"/>
        </w:trPr>
        <w:tc>
          <w:tcPr>
            <w:tcW w:w="2115" w:type="dxa"/>
            <w:tcBorders>
              <w:left w:val="single" w:sz="8" w:space="0" w:color="auto"/>
              <w:bottom w:val="single" w:sz="8" w:space="0" w:color="auto"/>
              <w:right w:val="single" w:sz="8" w:space="0" w:color="auto"/>
            </w:tcBorders>
            <w:tcMar>
              <w:top w:w="15" w:type="dxa"/>
              <w:left w:w="15" w:type="dxa"/>
              <w:right w:w="15" w:type="dxa"/>
            </w:tcMar>
            <w:vAlign w:val="center"/>
          </w:tcPr>
          <w:p w14:paraId="0DD022F7" w14:textId="2D2F62B9" w:rsidR="07034E15" w:rsidRDefault="07034E15" w:rsidP="07034E15">
            <w:pPr>
              <w:shd w:val="clear" w:color="auto" w:fill="FFFFFF" w:themeFill="background1"/>
              <w:spacing w:after="0"/>
            </w:pPr>
            <w:r w:rsidRPr="07034E15">
              <w:rPr>
                <w:rFonts w:ascii="Aptos" w:eastAsia="Aptos" w:hAnsi="Aptos" w:cs="Aptos"/>
                <w:color w:val="000000" w:themeColor="text1"/>
                <w:sz w:val="24"/>
                <w:szCs w:val="24"/>
              </w:rPr>
              <w:t>sector_cri</w:t>
            </w:r>
          </w:p>
        </w:tc>
        <w:tc>
          <w:tcPr>
            <w:tcW w:w="2100" w:type="dxa"/>
            <w:tcBorders>
              <w:bottom w:val="single" w:sz="8" w:space="0" w:color="auto"/>
              <w:right w:val="single" w:sz="8" w:space="0" w:color="auto"/>
            </w:tcBorders>
            <w:tcMar>
              <w:top w:w="15" w:type="dxa"/>
              <w:left w:w="15" w:type="dxa"/>
              <w:right w:w="15" w:type="dxa"/>
            </w:tcMar>
            <w:vAlign w:val="center"/>
          </w:tcPr>
          <w:p w14:paraId="3D263E91" w14:textId="72E8FF9F" w:rsidR="07034E15" w:rsidRDefault="07034E15" w:rsidP="07034E15">
            <w:pPr>
              <w:shd w:val="clear" w:color="auto" w:fill="FFFFFF" w:themeFill="background1"/>
              <w:spacing w:after="0"/>
            </w:pPr>
            <w:r w:rsidRPr="07034E15">
              <w:rPr>
                <w:rFonts w:ascii="Aptos" w:eastAsia="Aptos" w:hAnsi="Aptos" w:cs="Aptos"/>
                <w:color w:val="000000" w:themeColor="text1"/>
                <w:sz w:val="24"/>
                <w:szCs w:val="24"/>
              </w:rPr>
              <w:t>sector_critico</w:t>
            </w:r>
          </w:p>
        </w:tc>
        <w:tc>
          <w:tcPr>
            <w:tcW w:w="4545" w:type="dxa"/>
            <w:gridSpan w:val="2"/>
            <w:tcBorders>
              <w:bottom w:val="single" w:sz="8" w:space="0" w:color="auto"/>
              <w:right w:val="single" w:sz="8" w:space="0" w:color="auto"/>
            </w:tcBorders>
            <w:tcMar>
              <w:top w:w="15" w:type="dxa"/>
              <w:left w:w="15" w:type="dxa"/>
              <w:right w:w="15" w:type="dxa"/>
            </w:tcMar>
            <w:vAlign w:val="center"/>
          </w:tcPr>
          <w:p w14:paraId="2BE4A99B" w14:textId="1F95EE37" w:rsidR="07034E15" w:rsidRDefault="07034E15" w:rsidP="07034E15">
            <w:pPr>
              <w:shd w:val="clear" w:color="auto" w:fill="FFFFFF" w:themeFill="background1"/>
              <w:spacing w:after="0"/>
            </w:pPr>
            <w:r w:rsidRPr="07034E15">
              <w:rPr>
                <w:rFonts w:ascii="Aptos" w:eastAsia="Aptos" w:hAnsi="Aptos" w:cs="Aptos"/>
                <w:color w:val="000000" w:themeColor="text1"/>
                <w:sz w:val="24"/>
                <w:szCs w:val="24"/>
              </w:rPr>
              <w:t>Clasificación del sector según la cantidad de evidencias: Bajo, Medio o Alto.</w:t>
            </w:r>
          </w:p>
        </w:tc>
      </w:tr>
      <w:tr w:rsidR="07034E15" w14:paraId="61DBA104" w14:textId="77777777" w:rsidTr="07034E15">
        <w:trPr>
          <w:trHeight w:val="540"/>
        </w:trPr>
        <w:tc>
          <w:tcPr>
            <w:tcW w:w="2115" w:type="dxa"/>
            <w:tcBorders>
              <w:left w:val="single" w:sz="8" w:space="0" w:color="auto"/>
              <w:bottom w:val="single" w:sz="8" w:space="0" w:color="auto"/>
              <w:right w:val="single" w:sz="8" w:space="0" w:color="auto"/>
            </w:tcBorders>
            <w:tcMar>
              <w:top w:w="15" w:type="dxa"/>
              <w:left w:w="15" w:type="dxa"/>
              <w:right w:w="15" w:type="dxa"/>
            </w:tcMar>
            <w:vAlign w:val="center"/>
          </w:tcPr>
          <w:p w14:paraId="1EEE8EF2" w14:textId="376E1F3B" w:rsidR="07034E15" w:rsidRDefault="07034E15" w:rsidP="07034E15">
            <w:pPr>
              <w:shd w:val="clear" w:color="auto" w:fill="FFFFFF" w:themeFill="background1"/>
              <w:spacing w:after="0"/>
            </w:pPr>
            <w:r w:rsidRPr="07034E15">
              <w:rPr>
                <w:rFonts w:ascii="Aptos" w:eastAsia="Aptos" w:hAnsi="Aptos" w:cs="Aptos"/>
                <w:color w:val="000000" w:themeColor="text1"/>
                <w:sz w:val="24"/>
                <w:szCs w:val="24"/>
              </w:rPr>
              <w:t>Prioridad_</w:t>
            </w:r>
          </w:p>
        </w:tc>
        <w:tc>
          <w:tcPr>
            <w:tcW w:w="2100" w:type="dxa"/>
            <w:tcBorders>
              <w:bottom w:val="single" w:sz="8" w:space="0" w:color="auto"/>
              <w:right w:val="single" w:sz="8" w:space="0" w:color="auto"/>
            </w:tcBorders>
            <w:tcMar>
              <w:top w:w="15" w:type="dxa"/>
              <w:left w:w="15" w:type="dxa"/>
              <w:right w:w="15" w:type="dxa"/>
            </w:tcMar>
            <w:vAlign w:val="center"/>
          </w:tcPr>
          <w:p w14:paraId="72822DB3" w14:textId="42C7A7FA" w:rsidR="07034E15" w:rsidRDefault="07034E15" w:rsidP="07034E15">
            <w:pPr>
              <w:shd w:val="clear" w:color="auto" w:fill="FFFFFF" w:themeFill="background1"/>
              <w:spacing w:after="0"/>
            </w:pPr>
            <w:r w:rsidRPr="07034E15">
              <w:rPr>
                <w:rFonts w:ascii="Aptos" w:eastAsia="Aptos" w:hAnsi="Aptos" w:cs="Aptos"/>
                <w:color w:val="000000" w:themeColor="text1"/>
                <w:sz w:val="24"/>
                <w:szCs w:val="24"/>
              </w:rPr>
              <w:t>Prioridad_TC</w:t>
            </w:r>
          </w:p>
        </w:tc>
        <w:tc>
          <w:tcPr>
            <w:tcW w:w="4545" w:type="dxa"/>
            <w:gridSpan w:val="2"/>
            <w:tcBorders>
              <w:bottom w:val="single" w:sz="8" w:space="0" w:color="auto"/>
              <w:right w:val="single" w:sz="8" w:space="0" w:color="auto"/>
            </w:tcBorders>
            <w:tcMar>
              <w:top w:w="15" w:type="dxa"/>
              <w:left w:w="15" w:type="dxa"/>
              <w:right w:w="15" w:type="dxa"/>
            </w:tcMar>
            <w:vAlign w:val="center"/>
          </w:tcPr>
          <w:p w14:paraId="21829142" w14:textId="0DC93298" w:rsidR="07034E15" w:rsidRDefault="07034E15" w:rsidP="07034E15">
            <w:pPr>
              <w:shd w:val="clear" w:color="auto" w:fill="FFFFFF" w:themeFill="background1"/>
              <w:spacing w:after="0"/>
            </w:pPr>
            <w:r w:rsidRPr="07034E15">
              <w:rPr>
                <w:rFonts w:ascii="Aptos" w:eastAsia="Aptos" w:hAnsi="Aptos" w:cs="Aptos"/>
                <w:color w:val="000000" w:themeColor="text1"/>
                <w:sz w:val="24"/>
                <w:szCs w:val="24"/>
              </w:rPr>
              <w:t>Prioridad técnica asignada al tramo para análisis o intervención.</w:t>
            </w:r>
          </w:p>
        </w:tc>
      </w:tr>
    </w:tbl>
    <w:p w14:paraId="00B9EEDB" w14:textId="3E01DDE6" w:rsidR="00A472D1" w:rsidRDefault="00A472D1" w:rsidP="07034E15">
      <w:pPr>
        <w:pStyle w:val="Prrafodelista"/>
        <w:tabs>
          <w:tab w:val="left" w:pos="1441"/>
        </w:tabs>
        <w:ind w:left="0" w:firstLine="0"/>
        <w:rPr>
          <w:sz w:val="24"/>
          <w:szCs w:val="24"/>
        </w:rPr>
      </w:pPr>
    </w:p>
    <w:p w14:paraId="72FC00F7" w14:textId="53333732" w:rsidR="07034E15" w:rsidRDefault="07034E15" w:rsidP="07034E15">
      <w:pPr>
        <w:pStyle w:val="Prrafodelista"/>
        <w:tabs>
          <w:tab w:val="left" w:pos="1441"/>
        </w:tabs>
        <w:ind w:left="1081" w:firstLine="0"/>
        <w:rPr>
          <w:sz w:val="24"/>
          <w:szCs w:val="24"/>
        </w:rPr>
      </w:pPr>
    </w:p>
    <w:p w14:paraId="2B3C1048" w14:textId="3D673F92" w:rsidR="00A472D1" w:rsidRDefault="00A472D1" w:rsidP="4E9F84B9">
      <w:pPr>
        <w:pStyle w:val="Prrafodelista"/>
        <w:numPr>
          <w:ilvl w:val="1"/>
          <w:numId w:val="13"/>
        </w:numPr>
        <w:tabs>
          <w:tab w:val="left" w:pos="719"/>
          <w:tab w:val="left" w:pos="721"/>
        </w:tabs>
        <w:spacing w:line="261" w:lineRule="auto"/>
        <w:ind w:right="147"/>
        <w:jc w:val="both"/>
        <w:rPr>
          <w:sz w:val="24"/>
          <w:szCs w:val="24"/>
        </w:rPr>
      </w:pPr>
      <w:r w:rsidRPr="47925FFA">
        <w:rPr>
          <w:w w:val="85"/>
          <w:sz w:val="24"/>
          <w:szCs w:val="24"/>
        </w:rPr>
        <w:t xml:space="preserve">¿Cuántos puntos críticos han sido intervenidos entre 2022 y 2026 y qué efecto han tenido dichas intervenciones sobre la siniestralidad? </w:t>
      </w:r>
      <w:r w:rsidRPr="47925FFA">
        <w:rPr>
          <w:b/>
          <w:bCs/>
          <w:color w:val="FF0000"/>
          <w:spacing w:val="-2"/>
          <w:w w:val="90"/>
          <w:sz w:val="24"/>
          <w:szCs w:val="24"/>
        </w:rPr>
        <w:t>DIV</w:t>
      </w:r>
      <w:r w:rsidR="27BAE44B" w:rsidRPr="47925FFA">
        <w:rPr>
          <w:b/>
          <w:bCs/>
          <w:color w:val="FF0000"/>
          <w:sz w:val="24"/>
          <w:szCs w:val="24"/>
        </w:rPr>
        <w:t xml:space="preserve"> - ONSV</w:t>
      </w:r>
    </w:p>
    <w:p w14:paraId="29DE245E" w14:textId="63747A9C" w:rsidR="47925FFA" w:rsidRDefault="47925FFA" w:rsidP="47925FFA">
      <w:pPr>
        <w:tabs>
          <w:tab w:val="left" w:pos="719"/>
          <w:tab w:val="left" w:pos="721"/>
        </w:tabs>
        <w:spacing w:line="261" w:lineRule="auto"/>
        <w:ind w:right="147"/>
        <w:rPr>
          <w:b/>
          <w:bCs/>
          <w:sz w:val="24"/>
          <w:szCs w:val="24"/>
        </w:rPr>
      </w:pPr>
    </w:p>
    <w:p w14:paraId="0857619E" w14:textId="13089EA4" w:rsidR="27BAE44B" w:rsidRDefault="3675608B" w:rsidP="47925FFA">
      <w:pPr>
        <w:tabs>
          <w:tab w:val="left" w:pos="719"/>
          <w:tab w:val="left" w:pos="721"/>
        </w:tabs>
        <w:spacing w:line="261" w:lineRule="auto"/>
        <w:ind w:right="147"/>
        <w:rPr>
          <w:rFonts w:ascii="Tahoma" w:eastAsia="Tahoma" w:hAnsi="Tahoma" w:cs="Tahoma"/>
          <w:b/>
          <w:bCs/>
          <w:sz w:val="24"/>
          <w:szCs w:val="24"/>
        </w:rPr>
      </w:pPr>
      <w:r w:rsidRPr="4B50B7A7">
        <w:rPr>
          <w:rFonts w:ascii="Tahoma" w:eastAsia="Tahoma" w:hAnsi="Tahoma" w:cs="Tahoma"/>
          <w:b/>
          <w:bCs/>
          <w:sz w:val="24"/>
          <w:szCs w:val="24"/>
        </w:rPr>
        <w:t xml:space="preserve">Respuesta: </w:t>
      </w:r>
    </w:p>
    <w:p w14:paraId="69D588E2" w14:textId="4B78F628" w:rsidR="27BAE44B" w:rsidRDefault="6F8C3069" w:rsidP="4B50B7A7">
      <w:pPr>
        <w:tabs>
          <w:tab w:val="left" w:pos="719"/>
          <w:tab w:val="left" w:pos="721"/>
        </w:tabs>
        <w:spacing w:line="261" w:lineRule="auto"/>
        <w:ind w:right="147"/>
        <w:jc w:val="both"/>
      </w:pPr>
      <w:r w:rsidRPr="0D5BC131">
        <w:rPr>
          <w:rFonts w:ascii="Verdana" w:eastAsia="Verdana" w:hAnsi="Verdana" w:cs="Verdana"/>
        </w:rPr>
        <w:t xml:space="preserve">En continuidad con las acciones de infraestructura segura descritas en el apartado anterior, la Agencia Nacional de Seguridad Vial, a través de la Dirección de Infraestructura y Vehículos, ha ejecutado intervenciones mediante los programas Pequeñas Grandes Obras, la Estrategia Sistema Seguro y Obras por la Vida, durante el período comprendido entre 2022 y 2026. </w:t>
      </w:r>
    </w:p>
    <w:p w14:paraId="41E0008C" w14:textId="2381D9B3" w:rsidR="27BAE44B" w:rsidRDefault="5C3FF0C2" w:rsidP="07034E15">
      <w:pPr>
        <w:tabs>
          <w:tab w:val="left" w:pos="719"/>
          <w:tab w:val="left" w:pos="721"/>
        </w:tabs>
        <w:spacing w:line="261" w:lineRule="auto"/>
        <w:ind w:right="147"/>
        <w:jc w:val="both"/>
        <w:rPr>
          <w:rFonts w:ascii="Verdana" w:eastAsia="Verdana" w:hAnsi="Verdana" w:cs="Verdana"/>
        </w:rPr>
      </w:pPr>
      <w:r w:rsidRPr="07034E15">
        <w:rPr>
          <w:rFonts w:ascii="Verdana" w:eastAsia="Verdana" w:hAnsi="Verdana" w:cs="Verdana"/>
        </w:rPr>
        <w:t>E</w:t>
      </w:r>
      <w:r w:rsidR="6F8C3069" w:rsidRPr="07034E15">
        <w:rPr>
          <w:rFonts w:ascii="Verdana" w:eastAsia="Verdana" w:hAnsi="Verdana" w:cs="Verdana"/>
        </w:rPr>
        <w:t xml:space="preserve">stas actuaciones están orientadas a gestionar los riesgos identificados en los sitios priorizados y a mejorar las condiciones de seguridad de los usuarios de la vía. A continuación, se presenta la relación de intervenciones reportadas por programa, con su cobertura departamental y municipal: </w:t>
      </w:r>
    </w:p>
    <w:p w14:paraId="11EB6658" w14:textId="29E3C4A0" w:rsidR="47925FFA" w:rsidRDefault="47925FFA" w:rsidP="73AE8B6C">
      <w:pPr>
        <w:pStyle w:val="Prrafodelista"/>
        <w:tabs>
          <w:tab w:val="left" w:pos="719"/>
          <w:tab w:val="left" w:pos="721"/>
        </w:tabs>
        <w:spacing w:line="261" w:lineRule="auto"/>
        <w:ind w:right="147"/>
        <w:rPr>
          <w:rFonts w:ascii="Verdana" w:eastAsia="Verdana" w:hAnsi="Verdana" w:cs="Verdana"/>
        </w:rPr>
      </w:pPr>
    </w:p>
    <w:tbl>
      <w:tblPr>
        <w:tblW w:w="8267" w:type="dxa"/>
        <w:jc w:val="center"/>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CellMar>
          <w:left w:w="10" w:type="dxa"/>
          <w:right w:w="10" w:type="dxa"/>
        </w:tblCellMar>
        <w:tblLook w:val="06A0" w:firstRow="1" w:lastRow="0" w:firstColumn="1" w:lastColumn="0" w:noHBand="1" w:noVBand="1"/>
      </w:tblPr>
      <w:tblGrid>
        <w:gridCol w:w="2970"/>
        <w:gridCol w:w="1785"/>
        <w:gridCol w:w="1682"/>
        <w:gridCol w:w="1830"/>
      </w:tblGrid>
      <w:tr w:rsidR="47925FFA" w14:paraId="4C67E551" w14:textId="77777777" w:rsidTr="07034E15">
        <w:trPr>
          <w:trHeight w:val="300"/>
          <w:jc w:val="center"/>
        </w:trPr>
        <w:tc>
          <w:tcPr>
            <w:tcW w:w="2970" w:type="dxa"/>
            <w:shd w:val="clear" w:color="auto" w:fill="E7E6E6" w:themeFill="background2"/>
            <w:tcMar>
              <w:top w:w="15" w:type="dxa"/>
              <w:left w:w="15" w:type="dxa"/>
              <w:right w:w="15" w:type="dxa"/>
            </w:tcMar>
            <w:vAlign w:val="center"/>
          </w:tcPr>
          <w:p w14:paraId="7DE71A60" w14:textId="68C53620" w:rsidR="47925FFA" w:rsidRDefault="47925FFA" w:rsidP="47925FFA">
            <w:pPr>
              <w:spacing w:after="0"/>
              <w:jc w:val="center"/>
              <w:rPr>
                <w:rFonts w:ascii="Tahoma" w:eastAsia="Tahoma" w:hAnsi="Tahoma" w:cs="Tahoma"/>
                <w:b/>
                <w:bCs/>
                <w:color w:val="000000" w:themeColor="text1"/>
              </w:rPr>
            </w:pPr>
            <w:r w:rsidRPr="47925FFA">
              <w:rPr>
                <w:rFonts w:ascii="Tahoma" w:eastAsia="Tahoma" w:hAnsi="Tahoma" w:cs="Tahoma"/>
                <w:b/>
                <w:bCs/>
                <w:color w:val="000000" w:themeColor="text1"/>
              </w:rPr>
              <w:t>PROGRAMA</w:t>
            </w:r>
          </w:p>
        </w:tc>
        <w:tc>
          <w:tcPr>
            <w:tcW w:w="1785" w:type="dxa"/>
            <w:shd w:val="clear" w:color="auto" w:fill="E7E6E6" w:themeFill="background2"/>
            <w:tcMar>
              <w:top w:w="15" w:type="dxa"/>
              <w:left w:w="15" w:type="dxa"/>
              <w:right w:w="15" w:type="dxa"/>
            </w:tcMar>
            <w:vAlign w:val="center"/>
          </w:tcPr>
          <w:p w14:paraId="14F0B7E5" w14:textId="1B339047" w:rsidR="47925FFA" w:rsidRDefault="47925FFA" w:rsidP="47925FFA">
            <w:pPr>
              <w:spacing w:after="0"/>
              <w:jc w:val="center"/>
              <w:rPr>
                <w:rFonts w:ascii="Tahoma" w:eastAsia="Tahoma" w:hAnsi="Tahoma" w:cs="Tahoma"/>
                <w:b/>
                <w:bCs/>
                <w:color w:val="000000" w:themeColor="text1"/>
              </w:rPr>
            </w:pPr>
            <w:r w:rsidRPr="47925FFA">
              <w:rPr>
                <w:rFonts w:ascii="Tahoma" w:eastAsia="Tahoma" w:hAnsi="Tahoma" w:cs="Tahoma"/>
                <w:b/>
                <w:bCs/>
                <w:color w:val="000000" w:themeColor="text1"/>
              </w:rPr>
              <w:t>Número de Departamentos</w:t>
            </w:r>
          </w:p>
        </w:tc>
        <w:tc>
          <w:tcPr>
            <w:tcW w:w="1682" w:type="dxa"/>
            <w:shd w:val="clear" w:color="auto" w:fill="E7E6E6" w:themeFill="background2"/>
            <w:tcMar>
              <w:top w:w="15" w:type="dxa"/>
              <w:left w:w="15" w:type="dxa"/>
              <w:right w:w="15" w:type="dxa"/>
            </w:tcMar>
            <w:vAlign w:val="center"/>
          </w:tcPr>
          <w:p w14:paraId="069C980D" w14:textId="2B54176C" w:rsidR="47925FFA" w:rsidRDefault="47925FFA" w:rsidP="47925FFA">
            <w:pPr>
              <w:spacing w:after="0"/>
              <w:jc w:val="center"/>
              <w:rPr>
                <w:rFonts w:ascii="Tahoma" w:eastAsia="Tahoma" w:hAnsi="Tahoma" w:cs="Tahoma"/>
                <w:b/>
                <w:bCs/>
                <w:color w:val="000000" w:themeColor="text1"/>
              </w:rPr>
            </w:pPr>
            <w:r w:rsidRPr="47925FFA">
              <w:rPr>
                <w:rFonts w:ascii="Tahoma" w:eastAsia="Tahoma" w:hAnsi="Tahoma" w:cs="Tahoma"/>
                <w:b/>
                <w:bCs/>
                <w:color w:val="000000" w:themeColor="text1"/>
              </w:rPr>
              <w:t>Número de Municipios</w:t>
            </w:r>
          </w:p>
        </w:tc>
        <w:tc>
          <w:tcPr>
            <w:tcW w:w="1830" w:type="dxa"/>
            <w:shd w:val="clear" w:color="auto" w:fill="E7E6E6" w:themeFill="background2"/>
            <w:tcMar>
              <w:top w:w="15" w:type="dxa"/>
              <w:left w:w="15" w:type="dxa"/>
              <w:right w:w="15" w:type="dxa"/>
            </w:tcMar>
            <w:vAlign w:val="center"/>
          </w:tcPr>
          <w:p w14:paraId="0E240E11" w14:textId="39A1A9C2" w:rsidR="47925FFA" w:rsidRDefault="73800EF0" w:rsidP="47925FFA">
            <w:pPr>
              <w:spacing w:after="0"/>
              <w:jc w:val="center"/>
              <w:rPr>
                <w:rFonts w:ascii="Tahoma" w:eastAsia="Tahoma" w:hAnsi="Tahoma" w:cs="Tahoma"/>
                <w:b/>
                <w:bCs/>
                <w:color w:val="000000" w:themeColor="text1"/>
              </w:rPr>
            </w:pPr>
            <w:r w:rsidRPr="07034E15">
              <w:rPr>
                <w:rFonts w:ascii="Tahoma" w:eastAsia="Tahoma" w:hAnsi="Tahoma" w:cs="Tahoma"/>
                <w:b/>
                <w:bCs/>
                <w:color w:val="000000" w:themeColor="text1"/>
              </w:rPr>
              <w:t>Número de Intervenciones</w:t>
            </w:r>
            <w:r w:rsidR="2E278281" w:rsidRPr="07034E15">
              <w:rPr>
                <w:rFonts w:ascii="Tahoma" w:eastAsia="Tahoma" w:hAnsi="Tahoma" w:cs="Tahoma"/>
                <w:b/>
                <w:bCs/>
                <w:color w:val="000000" w:themeColor="text1"/>
              </w:rPr>
              <w:t xml:space="preserve"> equivalentes</w:t>
            </w:r>
          </w:p>
        </w:tc>
      </w:tr>
      <w:tr w:rsidR="47925FFA" w14:paraId="3B037C26" w14:textId="77777777" w:rsidTr="07034E15">
        <w:trPr>
          <w:trHeight w:val="870"/>
          <w:jc w:val="center"/>
        </w:trPr>
        <w:tc>
          <w:tcPr>
            <w:tcW w:w="2970" w:type="dxa"/>
            <w:tcMar>
              <w:top w:w="15" w:type="dxa"/>
              <w:left w:w="15" w:type="dxa"/>
              <w:right w:w="15" w:type="dxa"/>
            </w:tcMar>
            <w:vAlign w:val="center"/>
          </w:tcPr>
          <w:p w14:paraId="6AC94528" w14:textId="2CBC46B2" w:rsidR="47925FFA" w:rsidRDefault="47925FFA" w:rsidP="47925FFA">
            <w:pPr>
              <w:spacing w:after="0"/>
              <w:jc w:val="center"/>
              <w:rPr>
                <w:rFonts w:ascii="Tahoma" w:eastAsia="Tahoma" w:hAnsi="Tahoma" w:cs="Tahoma"/>
                <w:color w:val="000000" w:themeColor="text1"/>
              </w:rPr>
            </w:pPr>
            <w:r w:rsidRPr="47925FFA">
              <w:rPr>
                <w:rFonts w:ascii="Tahoma" w:eastAsia="Tahoma" w:hAnsi="Tahoma" w:cs="Tahoma"/>
                <w:color w:val="000000" w:themeColor="text1"/>
              </w:rPr>
              <w:t>Pequeñas Grandes Obras 2 - PGO 2 (Año 2022)</w:t>
            </w:r>
          </w:p>
        </w:tc>
        <w:tc>
          <w:tcPr>
            <w:tcW w:w="1785" w:type="dxa"/>
            <w:tcMar>
              <w:top w:w="15" w:type="dxa"/>
              <w:left w:w="15" w:type="dxa"/>
              <w:right w:w="15" w:type="dxa"/>
            </w:tcMar>
            <w:vAlign w:val="center"/>
          </w:tcPr>
          <w:p w14:paraId="244CC53A" w14:textId="2E06386B" w:rsidR="47925FFA" w:rsidRDefault="47925FFA" w:rsidP="47925FFA">
            <w:pPr>
              <w:spacing w:after="0"/>
              <w:jc w:val="center"/>
              <w:rPr>
                <w:rFonts w:ascii="Tahoma" w:eastAsia="Tahoma" w:hAnsi="Tahoma" w:cs="Tahoma"/>
                <w:color w:val="000000" w:themeColor="text1"/>
              </w:rPr>
            </w:pPr>
            <w:r w:rsidRPr="47925FFA">
              <w:rPr>
                <w:rFonts w:ascii="Tahoma" w:eastAsia="Tahoma" w:hAnsi="Tahoma" w:cs="Tahoma"/>
                <w:color w:val="000000" w:themeColor="text1"/>
              </w:rPr>
              <w:t>13</w:t>
            </w:r>
          </w:p>
        </w:tc>
        <w:tc>
          <w:tcPr>
            <w:tcW w:w="1682" w:type="dxa"/>
            <w:tcMar>
              <w:top w:w="15" w:type="dxa"/>
              <w:left w:w="15" w:type="dxa"/>
              <w:right w:w="15" w:type="dxa"/>
            </w:tcMar>
            <w:vAlign w:val="center"/>
          </w:tcPr>
          <w:p w14:paraId="216E5DB5" w14:textId="1B2935D8" w:rsidR="47925FFA" w:rsidRDefault="47925FFA" w:rsidP="47925FFA">
            <w:pPr>
              <w:spacing w:after="0"/>
              <w:jc w:val="center"/>
              <w:rPr>
                <w:rFonts w:ascii="Tahoma" w:eastAsia="Tahoma" w:hAnsi="Tahoma" w:cs="Tahoma"/>
                <w:color w:val="000000" w:themeColor="text1"/>
              </w:rPr>
            </w:pPr>
            <w:r w:rsidRPr="47925FFA">
              <w:rPr>
                <w:rFonts w:ascii="Tahoma" w:eastAsia="Tahoma" w:hAnsi="Tahoma" w:cs="Tahoma"/>
                <w:color w:val="000000" w:themeColor="text1"/>
              </w:rPr>
              <w:t>19</w:t>
            </w:r>
          </w:p>
        </w:tc>
        <w:tc>
          <w:tcPr>
            <w:tcW w:w="1830" w:type="dxa"/>
            <w:tcMar>
              <w:top w:w="15" w:type="dxa"/>
              <w:left w:w="15" w:type="dxa"/>
              <w:right w:w="15" w:type="dxa"/>
            </w:tcMar>
            <w:vAlign w:val="center"/>
          </w:tcPr>
          <w:p w14:paraId="0EDAA781" w14:textId="31C356A3" w:rsidR="47925FFA" w:rsidRDefault="47925FFA" w:rsidP="47925FFA">
            <w:pPr>
              <w:spacing w:after="0"/>
              <w:jc w:val="center"/>
              <w:rPr>
                <w:rFonts w:ascii="Tahoma" w:eastAsia="Tahoma" w:hAnsi="Tahoma" w:cs="Tahoma"/>
                <w:color w:val="000000" w:themeColor="text1"/>
              </w:rPr>
            </w:pPr>
            <w:r w:rsidRPr="47925FFA">
              <w:rPr>
                <w:rFonts w:ascii="Tahoma" w:eastAsia="Tahoma" w:hAnsi="Tahoma" w:cs="Tahoma"/>
                <w:color w:val="000000" w:themeColor="text1"/>
              </w:rPr>
              <w:t>67</w:t>
            </w:r>
          </w:p>
        </w:tc>
      </w:tr>
      <w:tr w:rsidR="47925FFA" w14:paraId="484CD8E2" w14:textId="77777777" w:rsidTr="07034E15">
        <w:trPr>
          <w:trHeight w:val="1215"/>
          <w:jc w:val="center"/>
        </w:trPr>
        <w:tc>
          <w:tcPr>
            <w:tcW w:w="2970" w:type="dxa"/>
            <w:tcMar>
              <w:top w:w="15" w:type="dxa"/>
              <w:left w:w="15" w:type="dxa"/>
              <w:right w:w="15" w:type="dxa"/>
            </w:tcMar>
            <w:vAlign w:val="center"/>
          </w:tcPr>
          <w:p w14:paraId="5132FE6A" w14:textId="2DF3A3DA" w:rsidR="47925FFA" w:rsidRDefault="47925FFA" w:rsidP="47925FFA">
            <w:pPr>
              <w:spacing w:after="0"/>
              <w:jc w:val="center"/>
              <w:rPr>
                <w:rFonts w:ascii="Tahoma" w:eastAsia="Tahoma" w:hAnsi="Tahoma" w:cs="Tahoma"/>
                <w:color w:val="000000" w:themeColor="text1"/>
              </w:rPr>
            </w:pPr>
            <w:r w:rsidRPr="47925FFA">
              <w:rPr>
                <w:rFonts w:ascii="Tahoma" w:eastAsia="Tahoma" w:hAnsi="Tahoma" w:cs="Tahoma"/>
                <w:color w:val="000000" w:themeColor="text1"/>
              </w:rPr>
              <w:t>Pequeñas Grandes Obras 3 - PGO 3 (Año 2022-2023)</w:t>
            </w:r>
          </w:p>
        </w:tc>
        <w:tc>
          <w:tcPr>
            <w:tcW w:w="1785" w:type="dxa"/>
            <w:tcMar>
              <w:top w:w="15" w:type="dxa"/>
              <w:left w:w="15" w:type="dxa"/>
              <w:right w:w="15" w:type="dxa"/>
            </w:tcMar>
            <w:vAlign w:val="center"/>
          </w:tcPr>
          <w:p w14:paraId="76974FAE" w14:textId="79BD0F43" w:rsidR="47925FFA" w:rsidRDefault="47925FFA" w:rsidP="47925FFA">
            <w:pPr>
              <w:spacing w:after="0"/>
              <w:jc w:val="center"/>
              <w:rPr>
                <w:rFonts w:ascii="Tahoma" w:eastAsia="Tahoma" w:hAnsi="Tahoma" w:cs="Tahoma"/>
                <w:color w:val="000000" w:themeColor="text1"/>
              </w:rPr>
            </w:pPr>
            <w:r w:rsidRPr="47925FFA">
              <w:rPr>
                <w:rFonts w:ascii="Tahoma" w:eastAsia="Tahoma" w:hAnsi="Tahoma" w:cs="Tahoma"/>
                <w:color w:val="000000" w:themeColor="text1"/>
              </w:rPr>
              <w:t>16</w:t>
            </w:r>
          </w:p>
        </w:tc>
        <w:tc>
          <w:tcPr>
            <w:tcW w:w="1682" w:type="dxa"/>
            <w:tcMar>
              <w:top w:w="15" w:type="dxa"/>
              <w:left w:w="15" w:type="dxa"/>
              <w:right w:w="15" w:type="dxa"/>
            </w:tcMar>
            <w:vAlign w:val="center"/>
          </w:tcPr>
          <w:p w14:paraId="7D06BBF6" w14:textId="3E7A0A08" w:rsidR="47925FFA" w:rsidRDefault="47925FFA" w:rsidP="47925FFA">
            <w:pPr>
              <w:spacing w:after="0"/>
              <w:jc w:val="center"/>
              <w:rPr>
                <w:rFonts w:ascii="Tahoma" w:eastAsia="Tahoma" w:hAnsi="Tahoma" w:cs="Tahoma"/>
                <w:color w:val="000000" w:themeColor="text1"/>
              </w:rPr>
            </w:pPr>
            <w:r w:rsidRPr="47925FFA">
              <w:rPr>
                <w:rFonts w:ascii="Tahoma" w:eastAsia="Tahoma" w:hAnsi="Tahoma" w:cs="Tahoma"/>
                <w:color w:val="000000" w:themeColor="text1"/>
              </w:rPr>
              <w:t>68</w:t>
            </w:r>
          </w:p>
        </w:tc>
        <w:tc>
          <w:tcPr>
            <w:tcW w:w="1830" w:type="dxa"/>
            <w:tcMar>
              <w:top w:w="15" w:type="dxa"/>
              <w:left w:w="15" w:type="dxa"/>
              <w:right w:w="15" w:type="dxa"/>
            </w:tcMar>
            <w:vAlign w:val="center"/>
          </w:tcPr>
          <w:p w14:paraId="0A0EDEC2" w14:textId="331E0708" w:rsidR="47925FFA" w:rsidRDefault="47925FFA" w:rsidP="47925FFA">
            <w:pPr>
              <w:spacing w:after="0"/>
              <w:jc w:val="center"/>
              <w:rPr>
                <w:rFonts w:ascii="Tahoma" w:eastAsia="Tahoma" w:hAnsi="Tahoma" w:cs="Tahoma"/>
                <w:color w:val="000000" w:themeColor="text1"/>
              </w:rPr>
            </w:pPr>
            <w:r w:rsidRPr="47925FFA">
              <w:rPr>
                <w:rFonts w:ascii="Tahoma" w:eastAsia="Tahoma" w:hAnsi="Tahoma" w:cs="Tahoma"/>
                <w:color w:val="000000" w:themeColor="text1"/>
              </w:rPr>
              <w:t>134</w:t>
            </w:r>
          </w:p>
        </w:tc>
      </w:tr>
      <w:tr w:rsidR="47925FFA" w14:paraId="19A57EE8" w14:textId="77777777" w:rsidTr="07034E15">
        <w:trPr>
          <w:trHeight w:val="915"/>
          <w:jc w:val="center"/>
        </w:trPr>
        <w:tc>
          <w:tcPr>
            <w:tcW w:w="2970" w:type="dxa"/>
            <w:tcMar>
              <w:top w:w="15" w:type="dxa"/>
              <w:left w:w="15" w:type="dxa"/>
              <w:right w:w="15" w:type="dxa"/>
            </w:tcMar>
            <w:vAlign w:val="center"/>
          </w:tcPr>
          <w:p w14:paraId="72680DE3" w14:textId="22817E28" w:rsidR="47925FFA" w:rsidRDefault="47925FFA" w:rsidP="47925FFA">
            <w:pPr>
              <w:spacing w:after="0"/>
              <w:jc w:val="center"/>
              <w:rPr>
                <w:rFonts w:ascii="Tahoma" w:eastAsia="Tahoma" w:hAnsi="Tahoma" w:cs="Tahoma"/>
                <w:color w:val="000000" w:themeColor="text1"/>
              </w:rPr>
            </w:pPr>
            <w:r w:rsidRPr="47925FFA">
              <w:rPr>
                <w:rFonts w:ascii="Tahoma" w:eastAsia="Tahoma" w:hAnsi="Tahoma" w:cs="Tahoma"/>
                <w:color w:val="000000" w:themeColor="text1"/>
              </w:rPr>
              <w:lastRenderedPageBreak/>
              <w:t>Estrategia Sistema Seguro (2022)</w:t>
            </w:r>
          </w:p>
        </w:tc>
        <w:tc>
          <w:tcPr>
            <w:tcW w:w="1785" w:type="dxa"/>
            <w:tcMar>
              <w:top w:w="15" w:type="dxa"/>
              <w:left w:w="15" w:type="dxa"/>
              <w:right w:w="15" w:type="dxa"/>
            </w:tcMar>
            <w:vAlign w:val="center"/>
          </w:tcPr>
          <w:p w14:paraId="44245824" w14:textId="7F64F8FA" w:rsidR="47925FFA" w:rsidRDefault="47925FFA" w:rsidP="47925FFA">
            <w:pPr>
              <w:spacing w:after="0"/>
              <w:jc w:val="center"/>
              <w:rPr>
                <w:rFonts w:ascii="Tahoma" w:eastAsia="Tahoma" w:hAnsi="Tahoma" w:cs="Tahoma"/>
                <w:color w:val="000000" w:themeColor="text1"/>
              </w:rPr>
            </w:pPr>
            <w:r w:rsidRPr="47925FFA">
              <w:rPr>
                <w:rFonts w:ascii="Tahoma" w:eastAsia="Tahoma" w:hAnsi="Tahoma" w:cs="Tahoma"/>
                <w:color w:val="000000" w:themeColor="text1"/>
              </w:rPr>
              <w:t>9</w:t>
            </w:r>
          </w:p>
        </w:tc>
        <w:tc>
          <w:tcPr>
            <w:tcW w:w="1682" w:type="dxa"/>
            <w:tcMar>
              <w:top w:w="15" w:type="dxa"/>
              <w:left w:w="15" w:type="dxa"/>
              <w:right w:w="15" w:type="dxa"/>
            </w:tcMar>
            <w:vAlign w:val="center"/>
          </w:tcPr>
          <w:p w14:paraId="7A0743F2" w14:textId="7FFF9E04" w:rsidR="47925FFA" w:rsidRDefault="47925FFA" w:rsidP="47925FFA">
            <w:pPr>
              <w:spacing w:after="0"/>
              <w:jc w:val="center"/>
              <w:rPr>
                <w:rFonts w:ascii="Tahoma" w:eastAsia="Tahoma" w:hAnsi="Tahoma" w:cs="Tahoma"/>
                <w:color w:val="000000" w:themeColor="text1"/>
              </w:rPr>
            </w:pPr>
            <w:r w:rsidRPr="47925FFA">
              <w:rPr>
                <w:rFonts w:ascii="Tahoma" w:eastAsia="Tahoma" w:hAnsi="Tahoma" w:cs="Tahoma"/>
                <w:color w:val="000000" w:themeColor="text1"/>
              </w:rPr>
              <w:t>52</w:t>
            </w:r>
          </w:p>
        </w:tc>
        <w:tc>
          <w:tcPr>
            <w:tcW w:w="1830" w:type="dxa"/>
            <w:tcMar>
              <w:top w:w="15" w:type="dxa"/>
              <w:left w:w="15" w:type="dxa"/>
              <w:right w:w="15" w:type="dxa"/>
            </w:tcMar>
            <w:vAlign w:val="center"/>
          </w:tcPr>
          <w:p w14:paraId="29C11871" w14:textId="0AA31292" w:rsidR="47925FFA" w:rsidRDefault="29F826D9" w:rsidP="47925FFA">
            <w:pPr>
              <w:spacing w:after="0"/>
              <w:jc w:val="center"/>
            </w:pPr>
            <w:r w:rsidRPr="07034E15">
              <w:rPr>
                <w:rFonts w:ascii="Tahoma" w:eastAsia="Tahoma" w:hAnsi="Tahoma" w:cs="Tahoma"/>
                <w:color w:val="000000" w:themeColor="text1"/>
              </w:rPr>
              <w:t>107</w:t>
            </w:r>
          </w:p>
        </w:tc>
      </w:tr>
      <w:tr w:rsidR="47925FFA" w14:paraId="1E3C3B72" w14:textId="77777777" w:rsidTr="07034E15">
        <w:trPr>
          <w:trHeight w:val="915"/>
          <w:jc w:val="center"/>
        </w:trPr>
        <w:tc>
          <w:tcPr>
            <w:tcW w:w="2970" w:type="dxa"/>
            <w:tcMar>
              <w:top w:w="15" w:type="dxa"/>
              <w:left w:w="15" w:type="dxa"/>
              <w:right w:w="15" w:type="dxa"/>
            </w:tcMar>
            <w:vAlign w:val="center"/>
          </w:tcPr>
          <w:p w14:paraId="7663AABA" w14:textId="46863AC1" w:rsidR="47925FFA" w:rsidRDefault="47925FFA" w:rsidP="47925FFA">
            <w:pPr>
              <w:spacing w:after="0"/>
              <w:jc w:val="center"/>
              <w:rPr>
                <w:rFonts w:ascii="Tahoma" w:eastAsia="Tahoma" w:hAnsi="Tahoma" w:cs="Tahoma"/>
                <w:color w:val="000000" w:themeColor="text1"/>
              </w:rPr>
            </w:pPr>
            <w:r w:rsidRPr="47925FFA">
              <w:rPr>
                <w:rFonts w:ascii="Tahoma" w:eastAsia="Tahoma" w:hAnsi="Tahoma" w:cs="Tahoma"/>
                <w:color w:val="000000" w:themeColor="text1"/>
              </w:rPr>
              <w:t>Obras por la Vida - OPV (2025-2026)</w:t>
            </w:r>
          </w:p>
        </w:tc>
        <w:tc>
          <w:tcPr>
            <w:tcW w:w="1785" w:type="dxa"/>
            <w:tcMar>
              <w:top w:w="15" w:type="dxa"/>
              <w:left w:w="15" w:type="dxa"/>
              <w:right w:w="15" w:type="dxa"/>
            </w:tcMar>
            <w:vAlign w:val="center"/>
          </w:tcPr>
          <w:p w14:paraId="4BFA4D3E" w14:textId="1DE1014F" w:rsidR="47925FFA" w:rsidRDefault="47925FFA" w:rsidP="47925FFA">
            <w:pPr>
              <w:spacing w:after="0"/>
              <w:jc w:val="center"/>
              <w:rPr>
                <w:rFonts w:ascii="Tahoma" w:eastAsia="Tahoma" w:hAnsi="Tahoma" w:cs="Tahoma"/>
                <w:color w:val="000000" w:themeColor="text1"/>
              </w:rPr>
            </w:pPr>
            <w:r w:rsidRPr="47925FFA">
              <w:rPr>
                <w:rFonts w:ascii="Tahoma" w:eastAsia="Tahoma" w:hAnsi="Tahoma" w:cs="Tahoma"/>
                <w:color w:val="000000" w:themeColor="text1"/>
              </w:rPr>
              <w:t>20</w:t>
            </w:r>
          </w:p>
        </w:tc>
        <w:tc>
          <w:tcPr>
            <w:tcW w:w="1682" w:type="dxa"/>
            <w:tcMar>
              <w:top w:w="15" w:type="dxa"/>
              <w:left w:w="15" w:type="dxa"/>
              <w:right w:w="15" w:type="dxa"/>
            </w:tcMar>
            <w:vAlign w:val="center"/>
          </w:tcPr>
          <w:p w14:paraId="6CC58936" w14:textId="293885D4" w:rsidR="47925FFA" w:rsidRDefault="47925FFA" w:rsidP="47925FFA">
            <w:pPr>
              <w:spacing w:after="0"/>
              <w:jc w:val="center"/>
              <w:rPr>
                <w:rFonts w:ascii="Tahoma" w:eastAsia="Tahoma" w:hAnsi="Tahoma" w:cs="Tahoma"/>
                <w:color w:val="000000" w:themeColor="text1"/>
              </w:rPr>
            </w:pPr>
            <w:r w:rsidRPr="47925FFA">
              <w:rPr>
                <w:rFonts w:ascii="Tahoma" w:eastAsia="Tahoma" w:hAnsi="Tahoma" w:cs="Tahoma"/>
                <w:color w:val="000000" w:themeColor="text1"/>
              </w:rPr>
              <w:t>50</w:t>
            </w:r>
          </w:p>
        </w:tc>
        <w:tc>
          <w:tcPr>
            <w:tcW w:w="1830" w:type="dxa"/>
            <w:tcMar>
              <w:top w:w="15" w:type="dxa"/>
              <w:left w:w="15" w:type="dxa"/>
              <w:right w:w="15" w:type="dxa"/>
            </w:tcMar>
            <w:vAlign w:val="center"/>
          </w:tcPr>
          <w:p w14:paraId="37B89AB9" w14:textId="29888CAB" w:rsidR="47925FFA" w:rsidRDefault="05223FEB" w:rsidP="07034E15">
            <w:pPr>
              <w:spacing w:after="0"/>
              <w:jc w:val="center"/>
              <w:rPr>
                <w:rFonts w:ascii="Tahoma" w:eastAsia="Tahoma" w:hAnsi="Tahoma" w:cs="Tahoma"/>
                <w:color w:val="000000" w:themeColor="text1"/>
              </w:rPr>
            </w:pPr>
            <w:r w:rsidRPr="07034E15">
              <w:rPr>
                <w:rFonts w:ascii="Tahoma" w:eastAsia="Tahoma" w:hAnsi="Tahoma" w:cs="Tahoma"/>
                <w:color w:val="000000" w:themeColor="text1"/>
              </w:rPr>
              <w:t>162</w:t>
            </w:r>
          </w:p>
        </w:tc>
      </w:tr>
    </w:tbl>
    <w:p w14:paraId="1165C4AA" w14:textId="0F24DC91" w:rsidR="47925FFA" w:rsidRDefault="47925FFA" w:rsidP="47925FFA">
      <w:pPr>
        <w:pStyle w:val="Prrafodelista"/>
        <w:tabs>
          <w:tab w:val="left" w:pos="719"/>
          <w:tab w:val="left" w:pos="721"/>
        </w:tabs>
        <w:spacing w:line="261" w:lineRule="auto"/>
        <w:ind w:left="166" w:right="147"/>
        <w:rPr>
          <w:sz w:val="24"/>
          <w:szCs w:val="24"/>
        </w:rPr>
      </w:pPr>
    </w:p>
    <w:p w14:paraId="707B015D" w14:textId="02BB9058" w:rsidR="1018E902" w:rsidRDefault="1018E902" w:rsidP="1018E902">
      <w:pPr>
        <w:pStyle w:val="Prrafodelista"/>
        <w:tabs>
          <w:tab w:val="left" w:pos="719"/>
          <w:tab w:val="left" w:pos="721"/>
        </w:tabs>
        <w:spacing w:line="261" w:lineRule="auto"/>
        <w:ind w:left="166" w:right="147"/>
        <w:rPr>
          <w:sz w:val="24"/>
          <w:szCs w:val="24"/>
        </w:rPr>
      </w:pPr>
    </w:p>
    <w:p w14:paraId="1FD6C195" w14:textId="3147564A" w:rsidR="1018E902" w:rsidRDefault="1018E902" w:rsidP="1018E902">
      <w:pPr>
        <w:pStyle w:val="Prrafodelista"/>
        <w:tabs>
          <w:tab w:val="left" w:pos="719"/>
          <w:tab w:val="left" w:pos="721"/>
        </w:tabs>
        <w:spacing w:line="261" w:lineRule="auto"/>
        <w:ind w:left="166" w:right="147"/>
        <w:rPr>
          <w:sz w:val="24"/>
          <w:szCs w:val="24"/>
        </w:rPr>
      </w:pPr>
    </w:p>
    <w:p w14:paraId="37D67C33" w14:textId="0D29562E" w:rsidR="47925FFA" w:rsidRDefault="47925FFA" w:rsidP="47925FFA">
      <w:pPr>
        <w:pStyle w:val="Prrafodelista"/>
        <w:tabs>
          <w:tab w:val="left" w:pos="719"/>
          <w:tab w:val="left" w:pos="721"/>
        </w:tabs>
        <w:spacing w:line="261" w:lineRule="auto"/>
        <w:ind w:left="166" w:right="147"/>
        <w:rPr>
          <w:sz w:val="24"/>
          <w:szCs w:val="24"/>
        </w:rPr>
      </w:pPr>
    </w:p>
    <w:p w14:paraId="47FC48FE" w14:textId="77777777" w:rsidR="00A472D1" w:rsidRPr="00A02160" w:rsidRDefault="00A472D1" w:rsidP="1018E902">
      <w:pPr>
        <w:pStyle w:val="Prrafodelista"/>
        <w:numPr>
          <w:ilvl w:val="1"/>
          <w:numId w:val="13"/>
        </w:numPr>
        <w:tabs>
          <w:tab w:val="left" w:pos="719"/>
        </w:tabs>
        <w:spacing w:before="2"/>
        <w:ind w:left="719" w:hanging="358"/>
        <w:jc w:val="both"/>
        <w:rPr>
          <w:sz w:val="24"/>
          <w:szCs w:val="24"/>
        </w:rPr>
      </w:pPr>
      <w:commentRangeStart w:id="78"/>
      <w:r w:rsidRPr="41B5961B">
        <w:rPr>
          <w:w w:val="80"/>
          <w:sz w:val="24"/>
          <w:szCs w:val="24"/>
        </w:rPr>
        <w:t>¿Qué</w:t>
      </w:r>
      <w:r w:rsidRPr="41B5961B">
        <w:rPr>
          <w:spacing w:val="-3"/>
          <w:sz w:val="24"/>
          <w:szCs w:val="24"/>
        </w:rPr>
        <w:t xml:space="preserve"> </w:t>
      </w:r>
      <w:r w:rsidRPr="41B5961B">
        <w:rPr>
          <w:w w:val="80"/>
          <w:sz w:val="24"/>
          <w:szCs w:val="24"/>
        </w:rPr>
        <w:t>metodología</w:t>
      </w:r>
      <w:r w:rsidRPr="41B5961B">
        <w:rPr>
          <w:spacing w:val="-2"/>
          <w:sz w:val="24"/>
          <w:szCs w:val="24"/>
        </w:rPr>
        <w:t xml:space="preserve"> </w:t>
      </w:r>
      <w:r w:rsidRPr="41B5961B">
        <w:rPr>
          <w:w w:val="80"/>
          <w:sz w:val="24"/>
          <w:szCs w:val="24"/>
        </w:rPr>
        <w:t>utiliza</w:t>
      </w:r>
      <w:r w:rsidRPr="41B5961B">
        <w:rPr>
          <w:spacing w:val="-5"/>
          <w:sz w:val="24"/>
          <w:szCs w:val="24"/>
        </w:rPr>
        <w:t xml:space="preserve"> </w:t>
      </w:r>
      <w:r w:rsidRPr="41B5961B">
        <w:rPr>
          <w:w w:val="80"/>
          <w:sz w:val="24"/>
          <w:szCs w:val="24"/>
        </w:rPr>
        <w:t>el</w:t>
      </w:r>
      <w:r w:rsidRPr="41B5961B">
        <w:rPr>
          <w:spacing w:val="-7"/>
          <w:sz w:val="24"/>
          <w:szCs w:val="24"/>
        </w:rPr>
        <w:t xml:space="preserve"> </w:t>
      </w:r>
      <w:r w:rsidRPr="41B5961B">
        <w:rPr>
          <w:w w:val="80"/>
          <w:sz w:val="24"/>
          <w:szCs w:val="24"/>
        </w:rPr>
        <w:t>Gobierno</w:t>
      </w:r>
      <w:r w:rsidRPr="41B5961B">
        <w:rPr>
          <w:spacing w:val="-2"/>
          <w:sz w:val="24"/>
          <w:szCs w:val="24"/>
        </w:rPr>
        <w:t xml:space="preserve"> </w:t>
      </w:r>
      <w:r w:rsidRPr="41B5961B">
        <w:rPr>
          <w:w w:val="80"/>
          <w:sz w:val="24"/>
          <w:szCs w:val="24"/>
        </w:rPr>
        <w:t>Nacional</w:t>
      </w:r>
      <w:r w:rsidRPr="41B5961B">
        <w:rPr>
          <w:spacing w:val="-4"/>
          <w:sz w:val="24"/>
          <w:szCs w:val="24"/>
        </w:rPr>
        <w:t xml:space="preserve"> </w:t>
      </w:r>
      <w:r w:rsidRPr="41B5961B">
        <w:rPr>
          <w:w w:val="80"/>
          <w:sz w:val="24"/>
          <w:szCs w:val="24"/>
        </w:rPr>
        <w:t>para</w:t>
      </w:r>
      <w:r w:rsidRPr="41B5961B">
        <w:rPr>
          <w:spacing w:val="-2"/>
          <w:sz w:val="24"/>
          <w:szCs w:val="24"/>
        </w:rPr>
        <w:t xml:space="preserve"> </w:t>
      </w:r>
      <w:r w:rsidRPr="41B5961B">
        <w:rPr>
          <w:w w:val="80"/>
          <w:sz w:val="24"/>
          <w:szCs w:val="24"/>
        </w:rPr>
        <w:t>identificar</w:t>
      </w:r>
      <w:r w:rsidRPr="41B5961B">
        <w:rPr>
          <w:spacing w:val="-4"/>
          <w:sz w:val="24"/>
          <w:szCs w:val="24"/>
        </w:rPr>
        <w:t xml:space="preserve"> </w:t>
      </w:r>
      <w:r w:rsidRPr="41B5961B">
        <w:rPr>
          <w:w w:val="80"/>
          <w:sz w:val="24"/>
          <w:szCs w:val="24"/>
        </w:rPr>
        <w:t>y</w:t>
      </w:r>
      <w:r w:rsidRPr="41B5961B">
        <w:rPr>
          <w:spacing w:val="-4"/>
          <w:sz w:val="24"/>
          <w:szCs w:val="24"/>
        </w:rPr>
        <w:t xml:space="preserve"> </w:t>
      </w:r>
      <w:r w:rsidRPr="41B5961B">
        <w:rPr>
          <w:w w:val="80"/>
          <w:sz w:val="24"/>
          <w:szCs w:val="24"/>
        </w:rPr>
        <w:t>priorizar</w:t>
      </w:r>
      <w:r w:rsidRPr="41B5961B">
        <w:rPr>
          <w:spacing w:val="-4"/>
          <w:sz w:val="24"/>
          <w:szCs w:val="24"/>
        </w:rPr>
        <w:t xml:space="preserve"> </w:t>
      </w:r>
      <w:r w:rsidRPr="41B5961B">
        <w:rPr>
          <w:w w:val="80"/>
          <w:sz w:val="24"/>
          <w:szCs w:val="24"/>
        </w:rPr>
        <w:t>los</w:t>
      </w:r>
      <w:r w:rsidRPr="41B5961B">
        <w:rPr>
          <w:spacing w:val="-5"/>
          <w:sz w:val="24"/>
          <w:szCs w:val="24"/>
        </w:rPr>
        <w:t xml:space="preserve"> </w:t>
      </w:r>
      <w:r w:rsidRPr="41B5961B">
        <w:rPr>
          <w:w w:val="80"/>
          <w:sz w:val="24"/>
          <w:szCs w:val="24"/>
        </w:rPr>
        <w:t>puntos</w:t>
      </w:r>
      <w:r w:rsidRPr="41B5961B">
        <w:rPr>
          <w:spacing w:val="-6"/>
          <w:sz w:val="24"/>
          <w:szCs w:val="24"/>
        </w:rPr>
        <w:t xml:space="preserve"> </w:t>
      </w:r>
      <w:r w:rsidRPr="41B5961B">
        <w:rPr>
          <w:spacing w:val="-2"/>
          <w:w w:val="80"/>
          <w:sz w:val="24"/>
          <w:szCs w:val="24"/>
        </w:rPr>
        <w:t xml:space="preserve">críticos? </w:t>
      </w:r>
      <w:r w:rsidRPr="07034E15">
        <w:rPr>
          <w:b/>
          <w:bCs/>
          <w:color w:val="FF0000"/>
          <w:spacing w:val="-2"/>
          <w:w w:val="90"/>
          <w:sz w:val="24"/>
          <w:szCs w:val="24"/>
        </w:rPr>
        <w:t>ONSV</w:t>
      </w:r>
      <w:commentRangeEnd w:id="78"/>
      <w:r w:rsidRPr="00A02160">
        <w:rPr>
          <w:rStyle w:val="Refdecomentario"/>
          <w:sz w:val="24"/>
          <w:szCs w:val="24"/>
        </w:rPr>
        <w:commentReference w:id="78"/>
      </w:r>
    </w:p>
    <w:p w14:paraId="05B3CDC2" w14:textId="57169B32" w:rsidR="00A472D1" w:rsidRPr="00A02160" w:rsidRDefault="00A472D1" w:rsidP="07034E15">
      <w:pPr>
        <w:pStyle w:val="Prrafodelista"/>
        <w:tabs>
          <w:tab w:val="left" w:pos="719"/>
        </w:tabs>
        <w:spacing w:before="2"/>
        <w:ind w:left="0" w:firstLine="0"/>
        <w:rPr>
          <w:sz w:val="24"/>
          <w:szCs w:val="24"/>
        </w:rPr>
      </w:pPr>
    </w:p>
    <w:p w14:paraId="123F2FB8" w14:textId="13089EA4" w:rsidR="07034E15" w:rsidRDefault="1017DABC" w:rsidP="711F4883">
      <w:pPr>
        <w:tabs>
          <w:tab w:val="left" w:pos="719"/>
          <w:tab w:val="left" w:pos="721"/>
        </w:tabs>
        <w:spacing w:before="2" w:line="261" w:lineRule="auto"/>
        <w:ind w:right="147"/>
        <w:rPr>
          <w:rFonts w:ascii="Tahoma" w:eastAsia="Tahoma" w:hAnsi="Tahoma" w:cs="Tahoma"/>
          <w:b/>
          <w:bCs/>
          <w:sz w:val="24"/>
          <w:szCs w:val="24"/>
        </w:rPr>
      </w:pPr>
      <w:r w:rsidRPr="711F4883">
        <w:rPr>
          <w:rFonts w:ascii="Tahoma" w:eastAsia="Tahoma" w:hAnsi="Tahoma" w:cs="Tahoma"/>
          <w:b/>
          <w:bCs/>
          <w:sz w:val="24"/>
          <w:szCs w:val="24"/>
        </w:rPr>
        <w:t xml:space="preserve">Respuesta: </w:t>
      </w:r>
    </w:p>
    <w:p w14:paraId="001E0C20" w14:textId="6B67F534" w:rsidR="07034E15" w:rsidRDefault="1017DABC" w:rsidP="1018E902">
      <w:pPr>
        <w:shd w:val="clear" w:color="auto" w:fill="FFFFFF" w:themeFill="background1"/>
        <w:tabs>
          <w:tab w:val="left" w:pos="719"/>
        </w:tabs>
        <w:spacing w:after="120"/>
        <w:jc w:val="both"/>
        <w:rPr>
          <w:rFonts w:eastAsiaTheme="minorEastAsia"/>
          <w:sz w:val="24"/>
          <w:szCs w:val="24"/>
          <w:lang w:val="es-ES"/>
        </w:rPr>
      </w:pPr>
      <w:r w:rsidRPr="1018E902">
        <w:rPr>
          <w:rFonts w:eastAsiaTheme="minorEastAsia"/>
          <w:sz w:val="24"/>
          <w:szCs w:val="24"/>
          <w:lang w:val="es-ES"/>
        </w:rPr>
        <w:t>La</w:t>
      </w:r>
      <w:r w:rsidRPr="1018E902">
        <w:rPr>
          <w:rFonts w:eastAsiaTheme="minorEastAsia"/>
          <w:sz w:val="24"/>
          <w:szCs w:val="24"/>
          <w:lang w:val="es-ES"/>
        </w:rPr>
        <w:t xml:space="preserve"> metodología tiene como objetivo identificar, caracterizar y priorizar espacialmente sectores de la red vial con concentración relevante de víctimas de siniestros viales, integrando técnicas de análisis espacial y estadístico. El procedimiento combina densidad Kernel, análisis de puntos calientes Getis-Ord Gi* y un criterio de concentración por percentil 67. Posteriormente, estas evidencias son transferidas a la red vial, se incorporan indicadores de severidad por unidad de longitud y se establece una clasificación de criticidad y prioridad. Finalmente, para los siniestros localizados en áreas identificadas se construyen corredores viales continuos de aproximadamente 1 km asociados a la vía de mayor jerarquía disponible.</w:t>
      </w:r>
    </w:p>
    <w:p w14:paraId="1825E56E" w14:textId="349B8DEF" w:rsidR="1017DABC" w:rsidRDefault="1017DABC" w:rsidP="711F4883">
      <w:pPr>
        <w:shd w:val="clear" w:color="auto" w:fill="FFFFFF" w:themeFill="background1"/>
        <w:tabs>
          <w:tab w:val="left" w:pos="719"/>
        </w:tabs>
        <w:spacing w:after="120"/>
        <w:jc w:val="both"/>
        <w:rPr>
          <w:sz w:val="24"/>
          <w:szCs w:val="24"/>
          <w:lang w:val="es-ES"/>
        </w:rPr>
      </w:pPr>
      <w:r w:rsidRPr="1018E902">
        <w:rPr>
          <w:rFonts w:eastAsiaTheme="minorEastAsia"/>
          <w:sz w:val="24"/>
          <w:szCs w:val="24"/>
          <w:lang w:val="es-ES"/>
        </w:rPr>
        <w:t xml:space="preserve">Para la ampliación de la metodología se anexa el documento </w:t>
      </w:r>
      <w:r w:rsidRPr="132D4135">
        <w:rPr>
          <w:rFonts w:eastAsiaTheme="minorEastAsia"/>
          <w:sz w:val="24"/>
          <w:szCs w:val="24"/>
          <w:lang w:val="es-ES"/>
        </w:rPr>
        <w:t>"</w:t>
      </w:r>
      <w:r w:rsidR="1AC1533D" w:rsidRPr="132D4135">
        <w:rPr>
          <w:rFonts w:eastAsiaTheme="minorEastAsia"/>
          <w:sz w:val="24"/>
          <w:szCs w:val="24"/>
          <w:lang w:val="es-ES"/>
        </w:rPr>
        <w:t xml:space="preserve">METODOLOGÍA SECTORES CRITICOS </w:t>
      </w:r>
      <w:r w:rsidRPr="132D4135">
        <w:rPr>
          <w:rFonts w:eastAsiaTheme="minorEastAsia"/>
          <w:sz w:val="24"/>
          <w:szCs w:val="24"/>
          <w:lang w:val="es-ES"/>
        </w:rPr>
        <w:t>"</w:t>
      </w:r>
    </w:p>
    <w:p w14:paraId="6C4EC60F" w14:textId="25BE3005" w:rsidR="711F4883" w:rsidRDefault="711F4883" w:rsidP="711F4883">
      <w:pPr>
        <w:pStyle w:val="Prrafodelista"/>
        <w:tabs>
          <w:tab w:val="left" w:pos="719"/>
        </w:tabs>
        <w:spacing w:before="2"/>
        <w:ind w:left="0" w:firstLine="0"/>
        <w:rPr>
          <w:rFonts w:ascii="Arial" w:eastAsia="Arial" w:hAnsi="Arial" w:cs="Arial"/>
          <w:sz w:val="21"/>
          <w:szCs w:val="21"/>
        </w:rPr>
      </w:pPr>
    </w:p>
    <w:p w14:paraId="2BA6B555" w14:textId="77777777" w:rsidR="00A472D1" w:rsidRDefault="74B4CBC6" w:rsidP="32F1A7B8">
      <w:pPr>
        <w:pStyle w:val="Prrafodelista"/>
        <w:numPr>
          <w:ilvl w:val="1"/>
          <w:numId w:val="13"/>
        </w:numPr>
        <w:tabs>
          <w:tab w:val="left" w:pos="719"/>
          <w:tab w:val="left" w:pos="721"/>
        </w:tabs>
        <w:spacing w:before="55" w:line="261" w:lineRule="auto"/>
        <w:ind w:right="150"/>
        <w:jc w:val="both"/>
        <w:rPr>
          <w:sz w:val="24"/>
          <w:szCs w:val="24"/>
        </w:rPr>
      </w:pPr>
      <w:commentRangeStart w:id="80"/>
      <w:r w:rsidRPr="32F1A7B8">
        <w:rPr>
          <w:w w:val="85"/>
          <w:sz w:val="24"/>
          <w:szCs w:val="24"/>
        </w:rPr>
        <w:t>Remita la relación de auditorías</w:t>
      </w:r>
      <w:r w:rsidRPr="32F1A7B8">
        <w:rPr>
          <w:spacing w:val="-3"/>
          <w:w w:val="85"/>
          <w:sz w:val="24"/>
          <w:szCs w:val="24"/>
        </w:rPr>
        <w:t xml:space="preserve"> </w:t>
      </w:r>
      <w:r w:rsidRPr="32F1A7B8">
        <w:rPr>
          <w:w w:val="85"/>
          <w:sz w:val="24"/>
          <w:szCs w:val="24"/>
        </w:rPr>
        <w:t>e inspecciones</w:t>
      </w:r>
      <w:r w:rsidRPr="32F1A7B8">
        <w:rPr>
          <w:spacing w:val="-1"/>
          <w:w w:val="85"/>
          <w:sz w:val="24"/>
          <w:szCs w:val="24"/>
        </w:rPr>
        <w:t xml:space="preserve"> </w:t>
      </w:r>
      <w:r w:rsidRPr="32F1A7B8">
        <w:rPr>
          <w:w w:val="85"/>
          <w:sz w:val="24"/>
          <w:szCs w:val="24"/>
        </w:rPr>
        <w:t>de seguridad vial efectuadas</w:t>
      </w:r>
      <w:r w:rsidRPr="32F1A7B8">
        <w:rPr>
          <w:spacing w:val="-3"/>
          <w:w w:val="85"/>
          <w:sz w:val="24"/>
          <w:szCs w:val="24"/>
        </w:rPr>
        <w:t xml:space="preserve"> </w:t>
      </w:r>
      <w:r w:rsidRPr="32F1A7B8">
        <w:rPr>
          <w:w w:val="85"/>
          <w:sz w:val="24"/>
          <w:szCs w:val="24"/>
        </w:rPr>
        <w:t>por la ANSV, INVÍAS y ANI</w:t>
      </w:r>
      <w:r w:rsidRPr="32F1A7B8">
        <w:rPr>
          <w:spacing w:val="-5"/>
          <w:w w:val="85"/>
          <w:sz w:val="24"/>
          <w:szCs w:val="24"/>
        </w:rPr>
        <w:t xml:space="preserve"> </w:t>
      </w:r>
      <w:r w:rsidRPr="32F1A7B8">
        <w:rPr>
          <w:w w:val="85"/>
          <w:sz w:val="24"/>
          <w:szCs w:val="24"/>
        </w:rPr>
        <w:t>durante</w:t>
      </w:r>
      <w:r w:rsidRPr="32F1A7B8">
        <w:rPr>
          <w:spacing w:val="-6"/>
          <w:w w:val="85"/>
          <w:sz w:val="24"/>
          <w:szCs w:val="24"/>
        </w:rPr>
        <w:t xml:space="preserve"> </w:t>
      </w:r>
      <w:r w:rsidRPr="32F1A7B8">
        <w:rPr>
          <w:w w:val="85"/>
          <w:sz w:val="24"/>
          <w:szCs w:val="24"/>
        </w:rPr>
        <w:t>los</w:t>
      </w:r>
      <w:r w:rsidRPr="32F1A7B8">
        <w:rPr>
          <w:spacing w:val="-5"/>
          <w:w w:val="85"/>
          <w:sz w:val="24"/>
          <w:szCs w:val="24"/>
        </w:rPr>
        <w:t xml:space="preserve"> </w:t>
      </w:r>
      <w:r w:rsidRPr="32F1A7B8">
        <w:rPr>
          <w:w w:val="85"/>
          <w:sz w:val="24"/>
          <w:szCs w:val="24"/>
        </w:rPr>
        <w:t>últimos</w:t>
      </w:r>
      <w:r w:rsidRPr="32F1A7B8">
        <w:rPr>
          <w:spacing w:val="-2"/>
          <w:w w:val="85"/>
          <w:sz w:val="24"/>
          <w:szCs w:val="24"/>
        </w:rPr>
        <w:t xml:space="preserve"> </w:t>
      </w:r>
      <w:r w:rsidRPr="32F1A7B8">
        <w:rPr>
          <w:w w:val="85"/>
          <w:sz w:val="24"/>
          <w:szCs w:val="24"/>
        </w:rPr>
        <w:t>cinco</w:t>
      </w:r>
      <w:r w:rsidRPr="32F1A7B8">
        <w:rPr>
          <w:spacing w:val="-4"/>
          <w:w w:val="85"/>
          <w:sz w:val="24"/>
          <w:szCs w:val="24"/>
        </w:rPr>
        <w:t xml:space="preserve"> </w:t>
      </w:r>
      <w:r w:rsidRPr="32F1A7B8">
        <w:rPr>
          <w:w w:val="85"/>
          <w:sz w:val="24"/>
          <w:szCs w:val="24"/>
        </w:rPr>
        <w:t>años</w:t>
      </w:r>
      <w:r w:rsidRPr="32F1A7B8">
        <w:rPr>
          <w:spacing w:val="-5"/>
          <w:w w:val="85"/>
          <w:sz w:val="24"/>
          <w:szCs w:val="24"/>
        </w:rPr>
        <w:t xml:space="preserve"> </w:t>
      </w:r>
      <w:r w:rsidRPr="32F1A7B8">
        <w:rPr>
          <w:w w:val="85"/>
          <w:sz w:val="24"/>
          <w:szCs w:val="24"/>
        </w:rPr>
        <w:t>y</w:t>
      </w:r>
      <w:r w:rsidRPr="32F1A7B8">
        <w:rPr>
          <w:spacing w:val="-4"/>
          <w:w w:val="85"/>
          <w:sz w:val="24"/>
          <w:szCs w:val="24"/>
        </w:rPr>
        <w:t xml:space="preserve"> </w:t>
      </w:r>
      <w:r w:rsidRPr="32F1A7B8">
        <w:rPr>
          <w:w w:val="85"/>
          <w:sz w:val="24"/>
          <w:szCs w:val="24"/>
        </w:rPr>
        <w:t>las</w:t>
      </w:r>
      <w:r w:rsidRPr="32F1A7B8">
        <w:rPr>
          <w:spacing w:val="-4"/>
          <w:w w:val="85"/>
          <w:sz w:val="24"/>
          <w:szCs w:val="24"/>
        </w:rPr>
        <w:t xml:space="preserve"> </w:t>
      </w:r>
      <w:r w:rsidRPr="32F1A7B8">
        <w:rPr>
          <w:w w:val="85"/>
          <w:sz w:val="24"/>
          <w:szCs w:val="24"/>
        </w:rPr>
        <w:t>recomendaciones</w:t>
      </w:r>
      <w:r w:rsidRPr="32F1A7B8">
        <w:rPr>
          <w:spacing w:val="-5"/>
          <w:w w:val="85"/>
          <w:sz w:val="24"/>
          <w:szCs w:val="24"/>
        </w:rPr>
        <w:t xml:space="preserve"> </w:t>
      </w:r>
      <w:r w:rsidRPr="32F1A7B8">
        <w:rPr>
          <w:w w:val="85"/>
          <w:sz w:val="24"/>
          <w:szCs w:val="24"/>
        </w:rPr>
        <w:t>derivadas</w:t>
      </w:r>
      <w:r w:rsidRPr="32F1A7B8">
        <w:rPr>
          <w:spacing w:val="-7"/>
          <w:w w:val="85"/>
          <w:sz w:val="24"/>
          <w:szCs w:val="24"/>
        </w:rPr>
        <w:t xml:space="preserve"> </w:t>
      </w:r>
      <w:r w:rsidRPr="32F1A7B8">
        <w:rPr>
          <w:w w:val="85"/>
          <w:sz w:val="24"/>
          <w:szCs w:val="24"/>
        </w:rPr>
        <w:t>de</w:t>
      </w:r>
      <w:r w:rsidRPr="32F1A7B8">
        <w:rPr>
          <w:spacing w:val="-6"/>
          <w:w w:val="85"/>
          <w:sz w:val="24"/>
          <w:szCs w:val="24"/>
        </w:rPr>
        <w:t xml:space="preserve"> </w:t>
      </w:r>
      <w:r w:rsidRPr="32F1A7B8">
        <w:rPr>
          <w:w w:val="85"/>
          <w:sz w:val="24"/>
          <w:szCs w:val="24"/>
        </w:rPr>
        <w:t>ellas.</w:t>
      </w:r>
      <w:r w:rsidRPr="32F1A7B8">
        <w:rPr>
          <w:b/>
          <w:bCs/>
          <w:color w:val="FF0000"/>
          <w:spacing w:val="-2"/>
          <w:w w:val="90"/>
          <w:sz w:val="24"/>
          <w:szCs w:val="24"/>
        </w:rPr>
        <w:t xml:space="preserve"> </w:t>
      </w:r>
      <w:commentRangeEnd w:id="80"/>
      <w:r w:rsidR="00A472D1" w:rsidRPr="32F1A7B8">
        <w:rPr>
          <w:rStyle w:val="Refdecomentario"/>
          <w:b/>
          <w:bCs/>
          <w:color w:val="FF0000"/>
          <w:spacing w:val="-2"/>
          <w:w w:val="90"/>
          <w:sz w:val="24"/>
          <w:szCs w:val="24"/>
        </w:rPr>
        <w:commentReference w:id="80"/>
      </w:r>
      <w:r w:rsidRPr="32F1A7B8">
        <w:rPr>
          <w:b/>
          <w:bCs/>
          <w:color w:val="FF0000"/>
          <w:spacing w:val="-2"/>
          <w:w w:val="90"/>
          <w:sz w:val="24"/>
          <w:szCs w:val="24"/>
        </w:rPr>
        <w:t>DIV</w:t>
      </w:r>
    </w:p>
    <w:p w14:paraId="47F49A84" w14:textId="5A974D25" w:rsidR="60A51D14" w:rsidRDefault="60A51D14" w:rsidP="60A51D14">
      <w:pPr>
        <w:pStyle w:val="Prrafodelista"/>
        <w:tabs>
          <w:tab w:val="left" w:pos="719"/>
          <w:tab w:val="left" w:pos="721"/>
        </w:tabs>
        <w:spacing w:before="55" w:line="261" w:lineRule="auto"/>
        <w:ind w:left="361" w:right="150" w:firstLine="0"/>
        <w:jc w:val="both"/>
        <w:rPr>
          <w:sz w:val="24"/>
          <w:szCs w:val="24"/>
        </w:rPr>
      </w:pPr>
    </w:p>
    <w:p w14:paraId="36DD627F" w14:textId="60EF8469" w:rsidR="64B24D2D" w:rsidRDefault="5B1BF800" w:rsidP="41AF9A6A">
      <w:pPr>
        <w:pStyle w:val="Prrafodelista"/>
        <w:spacing w:before="0" w:after="160" w:line="257" w:lineRule="auto"/>
        <w:ind w:left="0" w:firstLine="0"/>
        <w:jc w:val="both"/>
        <w:rPr>
          <w:b/>
          <w:sz w:val="24"/>
          <w:szCs w:val="24"/>
        </w:rPr>
      </w:pPr>
      <w:r w:rsidRPr="038DA350">
        <w:rPr>
          <w:rFonts w:asciiTheme="minorHAnsi" w:eastAsiaTheme="minorEastAsia" w:hAnsiTheme="minorHAnsi" w:cstheme="minorBidi"/>
          <w:b/>
          <w:sz w:val="24"/>
          <w:szCs w:val="24"/>
        </w:rPr>
        <w:t xml:space="preserve">Respuesta: </w:t>
      </w:r>
    </w:p>
    <w:p w14:paraId="2C79E6DC" w14:textId="63B6A74C" w:rsidR="64B24D2D" w:rsidRDefault="4F97F535" w:rsidP="73AE8B6C">
      <w:pPr>
        <w:pStyle w:val="Prrafodelista"/>
        <w:spacing w:before="0" w:after="160" w:line="257" w:lineRule="auto"/>
        <w:ind w:left="0" w:firstLine="0"/>
        <w:jc w:val="both"/>
        <w:rPr>
          <w:rFonts w:ascii="Verdana" w:eastAsia="Verdana" w:hAnsi="Verdana" w:cs="Verdana"/>
          <w:b/>
          <w:bCs/>
        </w:rPr>
      </w:pPr>
      <w:r w:rsidRPr="73AE8B6C">
        <w:rPr>
          <w:rFonts w:asciiTheme="minorHAnsi" w:eastAsiaTheme="minorEastAsia" w:hAnsiTheme="minorHAnsi" w:cstheme="minorBidi"/>
          <w:b/>
          <w:bCs/>
          <w:sz w:val="24"/>
          <w:szCs w:val="24"/>
        </w:rPr>
        <w:t>A</w:t>
      </w:r>
      <w:r w:rsidRPr="73AE8B6C">
        <w:rPr>
          <w:rFonts w:ascii="Verdana" w:eastAsia="Verdana" w:hAnsi="Verdana" w:cs="Verdana"/>
          <w:b/>
          <w:bCs/>
        </w:rPr>
        <w:t>uditorías, inspecciones y evaluaciones de seguridad vial</w:t>
      </w:r>
      <w:r w:rsidR="739C7C61" w:rsidRPr="73AE8B6C">
        <w:rPr>
          <w:rFonts w:ascii="Verdana" w:eastAsia="Verdana" w:hAnsi="Verdana" w:cs="Verdana"/>
          <w:b/>
          <w:bCs/>
        </w:rPr>
        <w:t xml:space="preserve"> - Agencia Nacional de Seguridad Vial</w:t>
      </w:r>
      <w:r w:rsidRPr="73AE8B6C">
        <w:rPr>
          <w:rFonts w:ascii="Verdana" w:eastAsia="Verdana" w:hAnsi="Verdana" w:cs="Verdana"/>
          <w:b/>
          <w:bCs/>
        </w:rPr>
        <w:t xml:space="preserve">: </w:t>
      </w:r>
    </w:p>
    <w:p w14:paraId="2F95F838" w14:textId="3FF6F4A4" w:rsidR="6BF6A6F5" w:rsidRDefault="0E1BC1BB" w:rsidP="73AE8B6C">
      <w:pPr>
        <w:pStyle w:val="Prrafodelista"/>
        <w:spacing w:before="0" w:after="160" w:line="257" w:lineRule="auto"/>
        <w:ind w:left="0" w:firstLine="0"/>
        <w:jc w:val="both"/>
        <w:rPr>
          <w:rFonts w:ascii="Verdana" w:eastAsia="Verdana" w:hAnsi="Verdana" w:cs="Verdana"/>
        </w:rPr>
      </w:pPr>
      <w:r w:rsidRPr="73AE8B6C">
        <w:rPr>
          <w:rFonts w:ascii="Verdana" w:eastAsia="Verdana" w:hAnsi="Verdana" w:cs="Verdana"/>
        </w:rPr>
        <w:t xml:space="preserve">En el marco del programa nacional de auditorías, inspecciones y evaluaciones de seguridad vial, entre 2021 a 2026 se ha logrado evaluar, auditar o inspeccionar </w:t>
      </w:r>
      <w:r w:rsidRPr="73AE8B6C">
        <w:rPr>
          <w:rFonts w:ascii="Verdana" w:eastAsia="Verdana" w:hAnsi="Verdana" w:cs="Verdana"/>
          <w:b/>
          <w:bCs/>
        </w:rPr>
        <w:t>28.7</w:t>
      </w:r>
      <w:r w:rsidR="61F3616A" w:rsidRPr="73AE8B6C">
        <w:rPr>
          <w:rFonts w:ascii="Verdana" w:eastAsia="Verdana" w:hAnsi="Verdana" w:cs="Verdana"/>
          <w:b/>
          <w:bCs/>
        </w:rPr>
        <w:t>80</w:t>
      </w:r>
      <w:r w:rsidRPr="73AE8B6C">
        <w:rPr>
          <w:rFonts w:ascii="Verdana" w:eastAsia="Verdana" w:hAnsi="Verdana" w:cs="Verdana"/>
          <w:b/>
          <w:bCs/>
        </w:rPr>
        <w:t xml:space="preserve"> Km</w:t>
      </w:r>
      <w:r w:rsidRPr="73AE8B6C">
        <w:rPr>
          <w:rFonts w:ascii="Verdana" w:eastAsia="Verdana" w:hAnsi="Verdana" w:cs="Verdana"/>
        </w:rPr>
        <w:t xml:space="preserve"> de vías en el país. Dentro de los cuales se resalta:</w:t>
      </w:r>
    </w:p>
    <w:p w14:paraId="1E107769" w14:textId="7CC194B5" w:rsidR="64B24D2D" w:rsidRDefault="0EBC6025" w:rsidP="73AE8B6C">
      <w:pPr>
        <w:pStyle w:val="Prrafodelista"/>
        <w:numPr>
          <w:ilvl w:val="0"/>
          <w:numId w:val="23"/>
        </w:numPr>
        <w:spacing w:before="0" w:after="160" w:line="257" w:lineRule="auto"/>
        <w:jc w:val="both"/>
        <w:rPr>
          <w:rFonts w:ascii="Verdana" w:eastAsia="Verdana" w:hAnsi="Verdana" w:cs="Verdana"/>
        </w:rPr>
      </w:pPr>
      <w:r w:rsidRPr="73AE8B6C">
        <w:rPr>
          <w:rFonts w:ascii="Verdana" w:eastAsia="Verdana" w:hAnsi="Verdana" w:cs="Verdana"/>
        </w:rPr>
        <w:t xml:space="preserve">Una </w:t>
      </w:r>
      <w:r w:rsidRPr="73AE8B6C">
        <w:rPr>
          <w:rFonts w:ascii="Verdana" w:eastAsia="Verdana" w:hAnsi="Verdana" w:cs="Verdana"/>
          <w:lang w:val="es"/>
        </w:rPr>
        <w:t xml:space="preserve">consultoría </w:t>
      </w:r>
      <w:r w:rsidR="0C7FED58" w:rsidRPr="73AE8B6C">
        <w:rPr>
          <w:rFonts w:ascii="Verdana" w:eastAsia="Verdana" w:hAnsi="Verdana" w:cs="Verdana"/>
          <w:lang w:val="es"/>
        </w:rPr>
        <w:t>en</w:t>
      </w:r>
      <w:r w:rsidRPr="73AE8B6C">
        <w:rPr>
          <w:rFonts w:ascii="Verdana" w:eastAsia="Verdana" w:hAnsi="Verdana" w:cs="Verdana"/>
          <w:lang w:val="es"/>
        </w:rPr>
        <w:t xml:space="preserve"> la cual </w:t>
      </w:r>
      <w:r w:rsidR="1683D381" w:rsidRPr="73AE8B6C">
        <w:rPr>
          <w:rFonts w:ascii="Verdana" w:eastAsia="Verdana" w:hAnsi="Verdana" w:cs="Verdana"/>
          <w:lang w:val="es"/>
        </w:rPr>
        <w:t xml:space="preserve">se </w:t>
      </w:r>
      <w:r w:rsidR="4C664A4B" w:rsidRPr="73AE8B6C">
        <w:rPr>
          <w:rFonts w:ascii="Verdana" w:eastAsia="Verdana" w:hAnsi="Verdana" w:cs="Verdana"/>
          <w:lang w:val="es"/>
        </w:rPr>
        <w:t>contempló</w:t>
      </w:r>
      <w:r w:rsidRPr="73AE8B6C">
        <w:rPr>
          <w:rFonts w:ascii="Verdana" w:eastAsia="Verdana" w:hAnsi="Verdana" w:cs="Verdana"/>
          <w:lang w:val="es"/>
        </w:rPr>
        <w:t xml:space="preserve"> la evaluación de vías priorizadas, en los 32 departamentos del país. A 202</w:t>
      </w:r>
      <w:r w:rsidR="4780A7B8" w:rsidRPr="73AE8B6C">
        <w:rPr>
          <w:rFonts w:ascii="Verdana" w:eastAsia="Verdana" w:hAnsi="Verdana" w:cs="Verdana"/>
          <w:lang w:val="es"/>
        </w:rPr>
        <w:t>1</w:t>
      </w:r>
      <w:r w:rsidRPr="73AE8B6C">
        <w:rPr>
          <w:rFonts w:ascii="Verdana" w:eastAsia="Verdana" w:hAnsi="Verdana" w:cs="Verdana"/>
          <w:lang w:val="es"/>
        </w:rPr>
        <w:t xml:space="preserve"> se registró la ejecución de </w:t>
      </w:r>
      <w:r w:rsidR="655F5BDF" w:rsidRPr="73AE8B6C">
        <w:rPr>
          <w:rFonts w:ascii="Verdana" w:eastAsia="Verdana" w:hAnsi="Verdana" w:cs="Verdana"/>
          <w:lang w:val="es"/>
        </w:rPr>
        <w:t xml:space="preserve">aproximadamente </w:t>
      </w:r>
      <w:r w:rsidR="4A766897" w:rsidRPr="73AE8B6C">
        <w:rPr>
          <w:rFonts w:ascii="Verdana" w:eastAsia="Verdana" w:hAnsi="Verdana" w:cs="Verdana"/>
          <w:b/>
          <w:bCs/>
          <w:lang w:val="es"/>
        </w:rPr>
        <w:t>2</w:t>
      </w:r>
      <w:r w:rsidR="005D26D2" w:rsidRPr="73AE8B6C">
        <w:rPr>
          <w:rFonts w:ascii="Verdana" w:eastAsia="Verdana" w:hAnsi="Verdana" w:cs="Verdana"/>
          <w:b/>
          <w:bCs/>
          <w:lang w:val="es"/>
        </w:rPr>
        <w:t>.398</w:t>
      </w:r>
      <w:r w:rsidRPr="73AE8B6C">
        <w:rPr>
          <w:rFonts w:ascii="Verdana" w:eastAsia="Verdana" w:hAnsi="Verdana" w:cs="Verdana"/>
          <w:b/>
          <w:bCs/>
          <w:lang w:val="es"/>
        </w:rPr>
        <w:t xml:space="preserve"> Km</w:t>
      </w:r>
      <w:r w:rsidRPr="73AE8B6C">
        <w:rPr>
          <w:rFonts w:ascii="Verdana" w:eastAsia="Verdana" w:hAnsi="Verdana" w:cs="Verdana"/>
          <w:lang w:val="es"/>
        </w:rPr>
        <w:t xml:space="preserve"> evaluados.</w:t>
      </w:r>
    </w:p>
    <w:p w14:paraId="5BBCDAB7" w14:textId="62971F82" w:rsidR="64B24D2D" w:rsidRDefault="0EBC6025" w:rsidP="73AE8B6C">
      <w:pPr>
        <w:pStyle w:val="Prrafodelista"/>
        <w:numPr>
          <w:ilvl w:val="0"/>
          <w:numId w:val="23"/>
        </w:numPr>
        <w:spacing w:before="0" w:after="160" w:line="257" w:lineRule="auto"/>
        <w:jc w:val="both"/>
        <w:rPr>
          <w:rFonts w:ascii="Verdana" w:eastAsia="Verdana" w:hAnsi="Verdana" w:cs="Verdana"/>
        </w:rPr>
      </w:pPr>
      <w:r w:rsidRPr="73AE8B6C">
        <w:rPr>
          <w:rFonts w:ascii="Verdana" w:eastAsia="Verdana" w:hAnsi="Verdana" w:cs="Verdana"/>
        </w:rPr>
        <w:t xml:space="preserve">Consultoría desarrollada por el Programa internacional de evaluación de carreteras (iRAP) el cual inspeccionó </w:t>
      </w:r>
      <w:r w:rsidRPr="73AE8B6C">
        <w:rPr>
          <w:rFonts w:ascii="Verdana" w:eastAsia="Verdana" w:hAnsi="Verdana" w:cs="Verdana"/>
          <w:b/>
          <w:bCs/>
        </w:rPr>
        <w:t>22.000 Km/Calzada</w:t>
      </w:r>
      <w:r w:rsidRPr="73AE8B6C">
        <w:rPr>
          <w:rFonts w:ascii="Verdana" w:eastAsia="Verdana" w:hAnsi="Verdana" w:cs="Verdana"/>
        </w:rPr>
        <w:t xml:space="preserve"> de la red vial primaria y secundaria del país</w:t>
      </w:r>
      <w:r w:rsidR="4500248D" w:rsidRPr="73AE8B6C">
        <w:rPr>
          <w:rFonts w:ascii="Verdana" w:eastAsia="Verdana" w:hAnsi="Verdana" w:cs="Verdana"/>
        </w:rPr>
        <w:t xml:space="preserve"> entre 2022 y 2023</w:t>
      </w:r>
      <w:r w:rsidRPr="73AE8B6C">
        <w:rPr>
          <w:rFonts w:ascii="Verdana" w:eastAsia="Verdana" w:hAnsi="Verdana" w:cs="Verdana"/>
        </w:rPr>
        <w:t>.</w:t>
      </w:r>
    </w:p>
    <w:p w14:paraId="1F84BF6F" w14:textId="69EDED65" w:rsidR="64B24D2D" w:rsidRDefault="032E3ADE" w:rsidP="73AE8B6C">
      <w:pPr>
        <w:pStyle w:val="Prrafodelista"/>
        <w:numPr>
          <w:ilvl w:val="0"/>
          <w:numId w:val="23"/>
        </w:numPr>
        <w:spacing w:before="0" w:after="160" w:line="257" w:lineRule="auto"/>
        <w:jc w:val="both"/>
        <w:rPr>
          <w:rFonts w:ascii="Verdana" w:eastAsia="Verdana" w:hAnsi="Verdana" w:cs="Verdana"/>
        </w:rPr>
      </w:pPr>
      <w:r w:rsidRPr="73AE8B6C">
        <w:rPr>
          <w:rFonts w:ascii="Verdana" w:eastAsia="Verdana" w:hAnsi="Verdana" w:cs="Verdana"/>
        </w:rPr>
        <w:lastRenderedPageBreak/>
        <w:t xml:space="preserve">Una </w:t>
      </w:r>
      <w:r w:rsidRPr="73AE8B6C">
        <w:rPr>
          <w:rFonts w:ascii="Verdana" w:eastAsia="Verdana" w:hAnsi="Verdana" w:cs="Verdana"/>
          <w:lang w:val="es"/>
        </w:rPr>
        <w:t xml:space="preserve">consultoría con una inversión de aproximadamente 7.700 millones de pesos, la cual contemplo la evaluación inicial de 2.800 kilómetros de vías priorizadas, en los 32 departamentos del país. A 2026 se registró la ejecución de </w:t>
      </w:r>
      <w:r w:rsidRPr="73AE8B6C">
        <w:rPr>
          <w:rFonts w:ascii="Verdana" w:eastAsia="Verdana" w:hAnsi="Verdana" w:cs="Verdana"/>
          <w:b/>
          <w:bCs/>
          <w:lang w:val="es"/>
        </w:rPr>
        <w:t>3.026 Km</w:t>
      </w:r>
      <w:r w:rsidRPr="73AE8B6C">
        <w:rPr>
          <w:rFonts w:ascii="Verdana" w:eastAsia="Verdana" w:hAnsi="Verdana" w:cs="Verdana"/>
          <w:lang w:val="es"/>
        </w:rPr>
        <w:t xml:space="preserve"> evaluados.</w:t>
      </w:r>
    </w:p>
    <w:p w14:paraId="4987E745" w14:textId="2DA9ED7B" w:rsidR="64B24D2D" w:rsidRDefault="032E3ADE" w:rsidP="73AE8B6C">
      <w:pPr>
        <w:pStyle w:val="Prrafodelista"/>
        <w:numPr>
          <w:ilvl w:val="0"/>
          <w:numId w:val="23"/>
        </w:numPr>
        <w:spacing w:before="0" w:after="160" w:line="257" w:lineRule="auto"/>
        <w:jc w:val="both"/>
        <w:rPr>
          <w:rFonts w:ascii="Verdana" w:eastAsia="Verdana" w:hAnsi="Verdana" w:cs="Verdana"/>
        </w:rPr>
      </w:pPr>
      <w:r w:rsidRPr="73AE8B6C">
        <w:rPr>
          <w:rFonts w:ascii="Verdana" w:eastAsia="Verdana" w:hAnsi="Verdana" w:cs="Verdana"/>
        </w:rPr>
        <w:t>Las evaluaciones (ESV) e inspecciones de seguridad vial (ISV) realizadas</w:t>
      </w:r>
      <w:r w:rsidRPr="73AE8B6C">
        <w:rPr>
          <w:rFonts w:ascii="Verdana" w:eastAsia="Verdana" w:hAnsi="Verdana" w:cs="Verdana"/>
          <w:lang w:val="es"/>
        </w:rPr>
        <w:t xml:space="preserve"> por </w:t>
      </w:r>
      <w:r w:rsidRPr="73AE8B6C">
        <w:rPr>
          <w:rFonts w:ascii="Verdana" w:eastAsia="Verdana" w:hAnsi="Verdana" w:cs="Verdana"/>
        </w:rPr>
        <w:t xml:space="preserve">el equipo </w:t>
      </w:r>
      <w:r w:rsidR="5668E06A" w:rsidRPr="73AE8B6C">
        <w:rPr>
          <w:rFonts w:ascii="Verdana" w:eastAsia="Verdana" w:hAnsi="Verdana" w:cs="Verdana"/>
        </w:rPr>
        <w:t xml:space="preserve">interno </w:t>
      </w:r>
      <w:r w:rsidRPr="73AE8B6C">
        <w:rPr>
          <w:rFonts w:ascii="Verdana" w:eastAsia="Verdana" w:hAnsi="Verdana" w:cs="Verdana"/>
        </w:rPr>
        <w:t>de la DIV</w:t>
      </w:r>
      <w:r w:rsidR="35E5D35C" w:rsidRPr="73AE8B6C">
        <w:rPr>
          <w:rFonts w:ascii="Verdana" w:eastAsia="Verdana" w:hAnsi="Verdana" w:cs="Verdana"/>
        </w:rPr>
        <w:t xml:space="preserve"> de la ANSV</w:t>
      </w:r>
      <w:r w:rsidRPr="73AE8B6C">
        <w:rPr>
          <w:rFonts w:ascii="Verdana" w:eastAsia="Verdana" w:hAnsi="Verdana" w:cs="Verdana"/>
        </w:rPr>
        <w:t xml:space="preserve"> entre 2024, 2025 y 2026, que suman </w:t>
      </w:r>
      <w:r w:rsidRPr="73AE8B6C">
        <w:rPr>
          <w:rFonts w:ascii="Verdana" w:eastAsia="Verdana" w:hAnsi="Verdana" w:cs="Verdana"/>
          <w:b/>
          <w:bCs/>
        </w:rPr>
        <w:t>1.3</w:t>
      </w:r>
      <w:r w:rsidR="30371A97" w:rsidRPr="73AE8B6C">
        <w:rPr>
          <w:rFonts w:ascii="Verdana" w:eastAsia="Verdana" w:hAnsi="Verdana" w:cs="Verdana"/>
          <w:b/>
          <w:bCs/>
        </w:rPr>
        <w:t>55</w:t>
      </w:r>
      <w:r w:rsidRPr="73AE8B6C">
        <w:rPr>
          <w:rFonts w:ascii="Verdana" w:eastAsia="Verdana" w:hAnsi="Verdana" w:cs="Verdana"/>
          <w:b/>
          <w:bCs/>
        </w:rPr>
        <w:t xml:space="preserve"> Km</w:t>
      </w:r>
      <w:r w:rsidRPr="73AE8B6C">
        <w:rPr>
          <w:rFonts w:ascii="Verdana" w:eastAsia="Verdana" w:hAnsi="Verdana" w:cs="Verdana"/>
        </w:rPr>
        <w:t xml:space="preserve"> evaluados.</w:t>
      </w:r>
    </w:p>
    <w:p w14:paraId="41BB5CC7" w14:textId="46C796C1" w:rsidR="74E275DE" w:rsidRDefault="74E275DE" w:rsidP="73AE8B6C">
      <w:pPr>
        <w:spacing w:line="257" w:lineRule="auto"/>
        <w:jc w:val="both"/>
        <w:rPr>
          <w:rFonts w:ascii="Verdana" w:eastAsia="Verdana" w:hAnsi="Verdana" w:cs="Verdana"/>
          <w:i/>
          <w:iCs/>
        </w:rPr>
      </w:pPr>
      <w:r w:rsidRPr="73AE8B6C">
        <w:rPr>
          <w:rFonts w:ascii="Verdana" w:eastAsia="Verdana" w:hAnsi="Verdana" w:cs="Verdana"/>
          <w:i/>
          <w:iCs/>
        </w:rPr>
        <w:t>Nota: Se adjunta a esta comunicación documento en formato Excel donde se relaciona lo mencionado anteriormente.</w:t>
      </w:r>
    </w:p>
    <w:p w14:paraId="239FDA8B" w14:textId="05CA1DE3" w:rsidR="562E56CA" w:rsidRDefault="562E56CA" w:rsidP="776BB239">
      <w:pPr>
        <w:tabs>
          <w:tab w:val="left" w:pos="719"/>
          <w:tab w:val="left" w:pos="721"/>
        </w:tabs>
        <w:spacing w:line="257" w:lineRule="auto"/>
        <w:jc w:val="both"/>
      </w:pPr>
      <w:r w:rsidRPr="73AE8B6C">
        <w:rPr>
          <w:rFonts w:ascii="Verdana" w:eastAsia="Verdana" w:hAnsi="Verdana" w:cs="Verdana"/>
        </w:rPr>
        <w:t xml:space="preserve">Ahora bien, en cuanto a las recomendaciones derivadas de las </w:t>
      </w:r>
      <w:r w:rsidR="0963B98F" w:rsidRPr="73AE8B6C">
        <w:rPr>
          <w:rFonts w:ascii="Verdana" w:eastAsia="Verdana" w:hAnsi="Verdana" w:cs="Verdana"/>
        </w:rPr>
        <w:t>inspecciones</w:t>
      </w:r>
      <w:r w:rsidRPr="73AE8B6C">
        <w:rPr>
          <w:rFonts w:ascii="Verdana" w:eastAsia="Verdana" w:hAnsi="Verdana" w:cs="Verdana"/>
        </w:rPr>
        <w:t xml:space="preserve"> y </w:t>
      </w:r>
      <w:r w:rsidR="641D2A06" w:rsidRPr="73AE8B6C">
        <w:rPr>
          <w:rFonts w:ascii="Verdana" w:eastAsia="Verdana" w:hAnsi="Verdana" w:cs="Verdana"/>
        </w:rPr>
        <w:t>evaluaciones</w:t>
      </w:r>
      <w:r w:rsidRPr="73AE8B6C">
        <w:rPr>
          <w:rFonts w:ascii="Verdana" w:eastAsia="Verdana" w:hAnsi="Verdana" w:cs="Verdana"/>
        </w:rPr>
        <w:t xml:space="preserve"> de seguridad vial </w:t>
      </w:r>
      <w:r w:rsidR="6CDE57B8" w:rsidRPr="73AE8B6C">
        <w:rPr>
          <w:rFonts w:ascii="Verdana" w:eastAsia="Verdana" w:hAnsi="Verdana" w:cs="Verdana"/>
        </w:rPr>
        <w:t>realizadas por la ANSV</w:t>
      </w:r>
      <w:r w:rsidR="7E525364" w:rsidRPr="73AE8B6C">
        <w:rPr>
          <w:rFonts w:ascii="Verdana" w:eastAsia="Verdana" w:hAnsi="Verdana" w:cs="Verdana"/>
        </w:rPr>
        <w:t xml:space="preserve">, </w:t>
      </w:r>
      <w:r w:rsidR="6CDE57B8" w:rsidRPr="73AE8B6C">
        <w:rPr>
          <w:rFonts w:ascii="Verdana" w:eastAsia="Verdana" w:hAnsi="Verdana" w:cs="Verdana"/>
        </w:rPr>
        <w:t xml:space="preserve"> es preciso indicar que las Auditorías de Seguridad Vial (ASV), Inspecciones de Seguridad Vial (ISV) y Visitas o Evaluaciones de Verificación de Seguridad Vial (VVSV/ESV) tienen como propósito identificar y valorar las condiciones que puedan afectar la seguridad de los usuarios de la vía, de acuerdo con el alcance definido para cada ejercicio. </w:t>
      </w:r>
    </w:p>
    <w:p w14:paraId="158AF5A7" w14:textId="0058C682" w:rsidR="562E56CA" w:rsidRDefault="4B0C2A0F" w:rsidP="776BB239">
      <w:pPr>
        <w:tabs>
          <w:tab w:val="left" w:pos="719"/>
          <w:tab w:val="left" w:pos="721"/>
        </w:tabs>
        <w:spacing w:line="257" w:lineRule="auto"/>
        <w:jc w:val="both"/>
      </w:pPr>
      <w:r w:rsidRPr="73AE8B6C">
        <w:rPr>
          <w:rFonts w:ascii="Verdana" w:eastAsia="Verdana" w:hAnsi="Verdana" w:cs="Verdana"/>
        </w:rPr>
        <w:t>Es así como,</w:t>
      </w:r>
      <w:r w:rsidR="6CDE57B8" w:rsidRPr="73AE8B6C">
        <w:rPr>
          <w:rFonts w:ascii="Verdana" w:eastAsia="Verdana" w:hAnsi="Verdana" w:cs="Verdana"/>
        </w:rPr>
        <w:t xml:space="preserve"> los informes se enfocan en presentar de manera objetiva los hallazgos encontrados, su ubicación, las condiciones que los generan y su posible incidencia en la seguridad vial, sin entrar a definir o sugerir directamente la intervención que deba ejecutarse. </w:t>
      </w:r>
    </w:p>
    <w:p w14:paraId="44B901D0" w14:textId="2AC981C0" w:rsidR="562E56CA" w:rsidRDefault="6CDE57B8" w:rsidP="776BB239">
      <w:pPr>
        <w:tabs>
          <w:tab w:val="left" w:pos="719"/>
          <w:tab w:val="left" w:pos="721"/>
        </w:tabs>
        <w:spacing w:line="257" w:lineRule="auto"/>
        <w:jc w:val="both"/>
      </w:pPr>
      <w:r w:rsidRPr="73AE8B6C">
        <w:rPr>
          <w:rFonts w:ascii="Verdana" w:eastAsia="Verdana" w:hAnsi="Verdana" w:cs="Verdana"/>
        </w:rPr>
        <w:t>La solución de cada situación requiere analizar aspectos que no siempre hacen parte del alcance de estas evaluaciones, como las competencias y responsabilidades sobre la vía, las obligaciones de la interventoría, el concesionario, el contratista o el administrador, el estado y alcance de los estudios y diseños, la programación de las obras, los compromisos contractuales, la disponibilidad de recursos y el flujo de caja, entre otros factores técnicos, jurídicos, administrativos y presupuestales.</w:t>
      </w:r>
    </w:p>
    <w:p w14:paraId="700B3E83" w14:textId="1AABF041" w:rsidR="562E56CA" w:rsidRDefault="6CDE57B8" w:rsidP="73AE8B6C">
      <w:pPr>
        <w:tabs>
          <w:tab w:val="left" w:pos="719"/>
          <w:tab w:val="left" w:pos="721"/>
        </w:tabs>
        <w:spacing w:line="257" w:lineRule="auto"/>
        <w:jc w:val="both"/>
        <w:rPr>
          <w:rFonts w:ascii="Verdana" w:eastAsia="Verdana" w:hAnsi="Verdana" w:cs="Verdana"/>
        </w:rPr>
      </w:pPr>
      <w:r w:rsidRPr="73AE8B6C">
        <w:rPr>
          <w:rFonts w:ascii="Verdana" w:eastAsia="Verdana" w:hAnsi="Verdana" w:cs="Verdana"/>
        </w:rPr>
        <w:t>En consecuencia, los resultados de estas evaluaciones deben entenderse como un insumo técnico que permite a la entidad o responsable competente conocer y valorar las condiciones identificadas y, con base en sus propias responsabilidades y obligaciones, determinar las acciones que resulten pertinentes.</w:t>
      </w:r>
    </w:p>
    <w:p w14:paraId="5B857108" w14:textId="6750A8E9" w:rsidR="055512D5" w:rsidRDefault="6DE31DDB" w:rsidP="73AE8B6C">
      <w:pPr>
        <w:tabs>
          <w:tab w:val="left" w:pos="719"/>
          <w:tab w:val="left" w:pos="721"/>
        </w:tabs>
        <w:spacing w:line="257" w:lineRule="auto"/>
        <w:jc w:val="both"/>
        <w:rPr>
          <w:rFonts w:ascii="Verdana" w:eastAsia="Verdana" w:hAnsi="Verdana" w:cs="Verdana"/>
        </w:rPr>
      </w:pPr>
      <w:r w:rsidRPr="73AE8B6C">
        <w:rPr>
          <w:rFonts w:ascii="Verdana" w:eastAsia="Verdana" w:hAnsi="Verdana" w:cs="Verdana"/>
        </w:rPr>
        <w:t xml:space="preserve"> </w:t>
      </w:r>
    </w:p>
    <w:p w14:paraId="3587473C" w14:textId="77777777" w:rsidR="00A472D1" w:rsidRDefault="00A472D1" w:rsidP="00A472D1">
      <w:pPr>
        <w:pStyle w:val="Prrafodelista"/>
        <w:numPr>
          <w:ilvl w:val="1"/>
          <w:numId w:val="13"/>
        </w:numPr>
        <w:tabs>
          <w:tab w:val="left" w:pos="719"/>
          <w:tab w:val="left" w:pos="721"/>
        </w:tabs>
        <w:spacing w:before="2" w:line="261" w:lineRule="auto"/>
        <w:ind w:right="146"/>
        <w:jc w:val="both"/>
        <w:rPr>
          <w:sz w:val="24"/>
          <w:szCs w:val="24"/>
        </w:rPr>
      </w:pPr>
      <w:r w:rsidRPr="47925FFA">
        <w:rPr>
          <w:spacing w:val="-2"/>
          <w:w w:val="85"/>
          <w:sz w:val="24"/>
          <w:szCs w:val="24"/>
        </w:rPr>
        <w:t>¿Cómo se incorpora el</w:t>
      </w:r>
      <w:r w:rsidRPr="47925FFA">
        <w:rPr>
          <w:spacing w:val="-3"/>
          <w:w w:val="85"/>
          <w:sz w:val="24"/>
          <w:szCs w:val="24"/>
        </w:rPr>
        <w:t xml:space="preserve"> </w:t>
      </w:r>
      <w:r w:rsidRPr="47925FFA">
        <w:rPr>
          <w:spacing w:val="-2"/>
          <w:w w:val="85"/>
          <w:sz w:val="24"/>
          <w:szCs w:val="24"/>
        </w:rPr>
        <w:t>enfoque</w:t>
      </w:r>
      <w:r w:rsidRPr="47925FFA">
        <w:rPr>
          <w:spacing w:val="-4"/>
          <w:w w:val="85"/>
          <w:sz w:val="24"/>
          <w:szCs w:val="24"/>
        </w:rPr>
        <w:t xml:space="preserve"> </w:t>
      </w:r>
      <w:r w:rsidRPr="47925FFA">
        <w:rPr>
          <w:spacing w:val="-2"/>
          <w:w w:val="85"/>
          <w:sz w:val="24"/>
          <w:szCs w:val="24"/>
        </w:rPr>
        <w:t>de seguridad vial desde las etapas</w:t>
      </w:r>
      <w:r w:rsidRPr="47925FFA">
        <w:rPr>
          <w:spacing w:val="-5"/>
          <w:w w:val="85"/>
          <w:sz w:val="24"/>
          <w:szCs w:val="24"/>
        </w:rPr>
        <w:t xml:space="preserve"> </w:t>
      </w:r>
      <w:r w:rsidRPr="47925FFA">
        <w:rPr>
          <w:spacing w:val="-2"/>
          <w:w w:val="85"/>
          <w:sz w:val="24"/>
          <w:szCs w:val="24"/>
        </w:rPr>
        <w:t>de</w:t>
      </w:r>
      <w:r w:rsidRPr="47925FFA">
        <w:rPr>
          <w:spacing w:val="-4"/>
          <w:w w:val="85"/>
          <w:sz w:val="24"/>
          <w:szCs w:val="24"/>
        </w:rPr>
        <w:t xml:space="preserve"> </w:t>
      </w:r>
      <w:r w:rsidRPr="47925FFA">
        <w:rPr>
          <w:spacing w:val="-2"/>
          <w:w w:val="85"/>
          <w:sz w:val="24"/>
          <w:szCs w:val="24"/>
        </w:rPr>
        <w:t xml:space="preserve">diseño, construcción, operación </w:t>
      </w:r>
      <w:r w:rsidRPr="47925FFA">
        <w:rPr>
          <w:w w:val="85"/>
          <w:sz w:val="24"/>
          <w:szCs w:val="24"/>
        </w:rPr>
        <w:t xml:space="preserve">y mantenimiento de las carreteras nacionales? </w:t>
      </w:r>
      <w:r w:rsidRPr="47925FFA">
        <w:rPr>
          <w:b/>
          <w:color w:val="FF0000"/>
          <w:spacing w:val="-2"/>
          <w:w w:val="90"/>
          <w:sz w:val="24"/>
          <w:szCs w:val="24"/>
        </w:rPr>
        <w:t>DIV</w:t>
      </w:r>
    </w:p>
    <w:p w14:paraId="0A8D584A" w14:textId="46E93304" w:rsidR="47925FFA" w:rsidRDefault="47925FFA" w:rsidP="47925FFA">
      <w:pPr>
        <w:tabs>
          <w:tab w:val="left" w:pos="719"/>
          <w:tab w:val="left" w:pos="721"/>
        </w:tabs>
        <w:spacing w:before="2" w:line="261" w:lineRule="auto"/>
        <w:ind w:right="146"/>
        <w:jc w:val="both"/>
        <w:rPr>
          <w:b/>
          <w:bCs/>
          <w:color w:val="FF0000"/>
          <w:sz w:val="24"/>
          <w:szCs w:val="24"/>
        </w:rPr>
      </w:pPr>
    </w:p>
    <w:p w14:paraId="41F08755" w14:textId="70C0731A" w:rsidR="5B6895A5" w:rsidRDefault="5B6895A5" w:rsidP="47925FFA">
      <w:pPr>
        <w:tabs>
          <w:tab w:val="left" w:pos="719"/>
          <w:tab w:val="left" w:pos="721"/>
        </w:tabs>
        <w:spacing w:before="2" w:line="261" w:lineRule="auto"/>
        <w:ind w:right="146"/>
        <w:jc w:val="both"/>
        <w:rPr>
          <w:rFonts w:ascii="Tahoma" w:eastAsia="Tahoma" w:hAnsi="Tahoma" w:cs="Tahoma"/>
          <w:b/>
          <w:bCs/>
          <w:sz w:val="24"/>
          <w:szCs w:val="24"/>
        </w:rPr>
      </w:pPr>
      <w:r w:rsidRPr="47925FFA">
        <w:rPr>
          <w:rFonts w:ascii="Tahoma" w:eastAsia="Tahoma" w:hAnsi="Tahoma" w:cs="Tahoma"/>
          <w:b/>
          <w:bCs/>
          <w:sz w:val="24"/>
          <w:szCs w:val="24"/>
        </w:rPr>
        <w:t xml:space="preserve">RESPUESTA: </w:t>
      </w:r>
    </w:p>
    <w:p w14:paraId="048DAB92" w14:textId="6CE04AD7" w:rsidR="5B6895A5" w:rsidRDefault="5B6895A5" w:rsidP="73AE8B6C">
      <w:pPr>
        <w:tabs>
          <w:tab w:val="left" w:pos="719"/>
          <w:tab w:val="left" w:pos="721"/>
        </w:tabs>
        <w:spacing w:before="2" w:line="261" w:lineRule="auto"/>
        <w:ind w:right="146"/>
        <w:jc w:val="both"/>
        <w:rPr>
          <w:rFonts w:ascii="Verdana" w:eastAsia="Verdana" w:hAnsi="Verdana" w:cs="Verdana"/>
          <w:b/>
          <w:bCs/>
        </w:rPr>
      </w:pPr>
      <w:r w:rsidRPr="73AE8B6C">
        <w:rPr>
          <w:rFonts w:ascii="Verdana" w:eastAsia="Verdana" w:hAnsi="Verdana" w:cs="Verdana"/>
          <w:b/>
          <w:bCs/>
        </w:rPr>
        <w:t xml:space="preserve">Intervenciones en </w:t>
      </w:r>
      <w:r w:rsidR="2C7E1EE2" w:rsidRPr="73AE8B6C">
        <w:rPr>
          <w:rFonts w:ascii="Verdana" w:eastAsia="Verdana" w:hAnsi="Verdana" w:cs="Verdana"/>
          <w:b/>
          <w:bCs/>
        </w:rPr>
        <w:t>infraestructura</w:t>
      </w:r>
      <w:r w:rsidRPr="73AE8B6C">
        <w:rPr>
          <w:rFonts w:ascii="Verdana" w:eastAsia="Verdana" w:hAnsi="Verdana" w:cs="Verdana"/>
          <w:b/>
          <w:bCs/>
        </w:rPr>
        <w:t xml:space="preserve"> vial segura</w:t>
      </w:r>
    </w:p>
    <w:p w14:paraId="7677FC62" w14:textId="1E23C701" w:rsidR="5B6895A5" w:rsidRDefault="5B6895A5" w:rsidP="73AE8B6C">
      <w:pPr>
        <w:spacing w:before="240" w:after="240"/>
        <w:jc w:val="both"/>
        <w:rPr>
          <w:rFonts w:ascii="Verdana" w:eastAsia="Verdana" w:hAnsi="Verdana" w:cs="Verdana"/>
          <w:lang w:val="es-ES"/>
        </w:rPr>
      </w:pPr>
      <w:r w:rsidRPr="73AE8B6C">
        <w:rPr>
          <w:rFonts w:ascii="Verdana" w:eastAsia="Verdana" w:hAnsi="Verdana" w:cs="Verdana"/>
          <w:lang w:val="es-ES"/>
        </w:rPr>
        <w:t xml:space="preserve">El enfoque de seguridad vial se incorpora de manera transversal en las diferentes etapas de las intervenciones desarrolladas por la Agencia Nacional de Seguridad Vial, particularmente a través del Programa Obras por la Vida, mediante la implementación de medidas de señalización, demarcación, pacificación y urbanismo táctico, orientadas a gestionar los riesgos identificados en la </w:t>
      </w:r>
      <w:r w:rsidRPr="73AE8B6C">
        <w:rPr>
          <w:rFonts w:ascii="Verdana" w:eastAsia="Verdana" w:hAnsi="Verdana" w:cs="Verdana"/>
          <w:lang w:val="es-ES"/>
        </w:rPr>
        <w:lastRenderedPageBreak/>
        <w:t>infraestructura y mejorar las condiciones de seguridad de los diferentes actores viales.</w:t>
      </w:r>
    </w:p>
    <w:p w14:paraId="6298C83E" w14:textId="09F000B7" w:rsidR="5B6895A5" w:rsidRDefault="5B6895A5" w:rsidP="73AE8B6C">
      <w:pPr>
        <w:spacing w:before="240" w:after="240"/>
        <w:jc w:val="both"/>
        <w:rPr>
          <w:rFonts w:ascii="Verdana" w:eastAsia="Verdana" w:hAnsi="Verdana" w:cs="Verdana"/>
          <w:lang w:val="es-ES"/>
        </w:rPr>
      </w:pPr>
      <w:r w:rsidRPr="73AE8B6C">
        <w:rPr>
          <w:rFonts w:ascii="Verdana" w:eastAsia="Verdana" w:hAnsi="Verdana" w:cs="Verdana"/>
          <w:lang w:val="es-ES"/>
        </w:rPr>
        <w:t>Desde la etapa de diagnóstico y diseño, se realiza el reconocimiento de las condiciones del territorio, la infraestructura existente, los patrones de movilidad, los usuarios de la vía y las situaciones de riesgo, a partir de lo cual se definen las medidas de seguridad vial que resulten pertinentes para cada punto de intervención. Estas soluciones se estructuran considerando las condiciones particulares de cada sitio y los principios de Sistema Seguro.</w:t>
      </w:r>
    </w:p>
    <w:p w14:paraId="61E10CCF" w14:textId="6C28C2E2" w:rsidR="5B6895A5" w:rsidRDefault="5B6895A5" w:rsidP="73AE8B6C">
      <w:pPr>
        <w:spacing w:before="240" w:after="240"/>
        <w:jc w:val="both"/>
        <w:rPr>
          <w:rFonts w:ascii="Verdana" w:eastAsia="Verdana" w:hAnsi="Verdana" w:cs="Verdana"/>
          <w:lang w:val="es-ES"/>
        </w:rPr>
      </w:pPr>
      <w:r w:rsidRPr="73AE8B6C">
        <w:rPr>
          <w:rFonts w:ascii="Verdana" w:eastAsia="Verdana" w:hAnsi="Verdana" w:cs="Verdana"/>
          <w:lang w:val="es-ES"/>
        </w:rPr>
        <w:t>Durante la etapa de implementación, las medidas son ejecutadas de acuerdo con los diseños y especificaciones técnicas establecidos, incorporando elementos de señalización vertical y horizontal, demarcación vial, dispositivos y medidas de pacificación de tránsito y, cuando corresponde, intervenciones de urbanismo táctico. Con ello se busca mejorar la legibilidad de la vía, gestionar las velocidades, ordenar los movimientos de los usuarios y generar condiciones más seguras para peatones, ciclistas, motociclistas y demás actores viales.</w:t>
      </w:r>
    </w:p>
    <w:p w14:paraId="6FEC28BA" w14:textId="7E6120DE" w:rsidR="5B6895A5" w:rsidRDefault="4409DEFF" w:rsidP="73AE8B6C">
      <w:pPr>
        <w:spacing w:before="240" w:after="240"/>
        <w:jc w:val="both"/>
        <w:rPr>
          <w:rFonts w:ascii="Verdana" w:eastAsia="Verdana" w:hAnsi="Verdana" w:cs="Verdana"/>
          <w:lang w:val="es-ES"/>
        </w:rPr>
      </w:pPr>
      <w:r w:rsidRPr="73AE8B6C">
        <w:rPr>
          <w:rFonts w:ascii="Verdana" w:eastAsia="Verdana" w:hAnsi="Verdana" w:cs="Verdana"/>
          <w:lang w:val="es-ES"/>
        </w:rPr>
        <w:t xml:space="preserve">Para la etapa de operación, la articulación con los responsables de la infraestructura permite comunicar el alcance de las medidas implementadas y las consideraciones técnicas necesarias para su adecuado funcionamiento. Las inspecciones y evaluaciones de seguridad vial aportan, a su vez, información sobre las condiciones de riesgo que requieren atención durante el uso de la carretera. </w:t>
      </w:r>
      <w:r w:rsidR="5B6895A5" w:rsidRPr="73AE8B6C">
        <w:rPr>
          <w:rFonts w:ascii="Verdana" w:eastAsia="Verdana" w:hAnsi="Verdana" w:cs="Verdana"/>
          <w:lang w:val="es-ES"/>
        </w:rPr>
        <w:t>Este acompañamiento comprende desde la identificación de la problemática y formulación de la solución hasta la implementación y las consideraciones asociadas al mantenimiento y sostenibilidad de las medidas.</w:t>
      </w:r>
    </w:p>
    <w:p w14:paraId="086FF062" w14:textId="644DA455" w:rsidR="5B6895A5" w:rsidRDefault="5B6895A5" w:rsidP="73AE8B6C">
      <w:pPr>
        <w:spacing w:before="240" w:after="240"/>
        <w:jc w:val="both"/>
        <w:rPr>
          <w:rFonts w:ascii="Verdana" w:eastAsia="Verdana" w:hAnsi="Verdana" w:cs="Verdana"/>
          <w:lang w:val="es-ES"/>
        </w:rPr>
      </w:pPr>
      <w:r w:rsidRPr="73AE8B6C">
        <w:rPr>
          <w:rFonts w:ascii="Verdana" w:eastAsia="Verdana" w:hAnsi="Verdana" w:cs="Verdana"/>
          <w:lang w:val="es-ES"/>
        </w:rPr>
        <w:t>Así, el enfoque de seguridad vial se incorpora desde la identificación de las condiciones de riesgo y la definición de la solución, pasando por su diseño e implementación, hasta las acciones necesarias para conservar las condiciones de seguridad de las intervenciones, contribuyendo a que la infraestructura sea más segura y a la protección de todos los actores viales, en el marco de los objetivos y principios establecidos en el PNSV 2022-2031.</w:t>
      </w:r>
    </w:p>
    <w:p w14:paraId="48CC9DE8" w14:textId="2681E7C8" w:rsidR="47925FFA" w:rsidRDefault="47925FFA" w:rsidP="73AE8B6C">
      <w:pPr>
        <w:pStyle w:val="Prrafodelista"/>
        <w:tabs>
          <w:tab w:val="left" w:pos="719"/>
          <w:tab w:val="left" w:pos="721"/>
        </w:tabs>
        <w:spacing w:before="2" w:line="261" w:lineRule="auto"/>
        <w:ind w:right="146"/>
        <w:jc w:val="both"/>
        <w:rPr>
          <w:rFonts w:ascii="Verdana" w:eastAsia="Verdana" w:hAnsi="Verdana" w:cs="Verdana"/>
          <w:b/>
          <w:bCs/>
          <w:color w:val="FF0000"/>
        </w:rPr>
      </w:pPr>
    </w:p>
    <w:p w14:paraId="0111D097" w14:textId="6EB2DDAA" w:rsidR="47925FFA" w:rsidRDefault="47925FFA" w:rsidP="47925FFA">
      <w:pPr>
        <w:pStyle w:val="Prrafodelista"/>
        <w:tabs>
          <w:tab w:val="left" w:pos="719"/>
          <w:tab w:val="left" w:pos="721"/>
        </w:tabs>
        <w:spacing w:before="2" w:line="261" w:lineRule="auto"/>
        <w:ind w:right="146"/>
        <w:jc w:val="both"/>
        <w:rPr>
          <w:b/>
          <w:bCs/>
          <w:color w:val="FF0000"/>
          <w:sz w:val="24"/>
          <w:szCs w:val="24"/>
        </w:rPr>
      </w:pPr>
    </w:p>
    <w:p w14:paraId="21C49BF8" w14:textId="77777777" w:rsidR="00A472D1" w:rsidRDefault="00A472D1" w:rsidP="00A472D1">
      <w:pPr>
        <w:pStyle w:val="Prrafodelista"/>
        <w:numPr>
          <w:ilvl w:val="1"/>
          <w:numId w:val="13"/>
        </w:numPr>
        <w:tabs>
          <w:tab w:val="left" w:pos="719"/>
          <w:tab w:val="left" w:pos="721"/>
        </w:tabs>
        <w:spacing w:before="2" w:line="261" w:lineRule="auto"/>
        <w:ind w:right="138"/>
        <w:jc w:val="both"/>
        <w:rPr>
          <w:sz w:val="24"/>
        </w:rPr>
      </w:pPr>
      <w:r>
        <w:rPr>
          <w:w w:val="80"/>
          <w:sz w:val="24"/>
        </w:rPr>
        <w:t>Informe qué inversiones ha realizado INVÍAS durante los</w:t>
      </w:r>
      <w:r>
        <w:rPr>
          <w:sz w:val="24"/>
        </w:rPr>
        <w:t xml:space="preserve"> </w:t>
      </w:r>
      <w:r>
        <w:rPr>
          <w:w w:val="80"/>
          <w:sz w:val="24"/>
        </w:rPr>
        <w:t>últimos cinco años específicamente destinadas</w:t>
      </w:r>
      <w:r>
        <w:rPr>
          <w:spacing w:val="40"/>
          <w:sz w:val="24"/>
        </w:rPr>
        <w:t xml:space="preserve"> </w:t>
      </w:r>
      <w:r>
        <w:rPr>
          <w:w w:val="85"/>
          <w:sz w:val="24"/>
        </w:rPr>
        <w:t>a</w:t>
      </w:r>
      <w:r>
        <w:rPr>
          <w:spacing w:val="-8"/>
          <w:w w:val="85"/>
          <w:sz w:val="24"/>
        </w:rPr>
        <w:t xml:space="preserve"> </w:t>
      </w:r>
      <w:r>
        <w:rPr>
          <w:w w:val="85"/>
          <w:sz w:val="24"/>
        </w:rPr>
        <w:t>señalización,</w:t>
      </w:r>
      <w:r>
        <w:rPr>
          <w:spacing w:val="-7"/>
          <w:w w:val="85"/>
          <w:sz w:val="24"/>
        </w:rPr>
        <w:t xml:space="preserve"> </w:t>
      </w:r>
      <w:r>
        <w:rPr>
          <w:w w:val="85"/>
          <w:sz w:val="24"/>
        </w:rPr>
        <w:t>iluminación,</w:t>
      </w:r>
      <w:r>
        <w:rPr>
          <w:spacing w:val="-8"/>
          <w:w w:val="85"/>
          <w:sz w:val="24"/>
        </w:rPr>
        <w:t xml:space="preserve"> </w:t>
      </w:r>
      <w:r>
        <w:rPr>
          <w:w w:val="85"/>
          <w:sz w:val="24"/>
        </w:rPr>
        <w:t>demarcación,</w:t>
      </w:r>
      <w:r>
        <w:rPr>
          <w:spacing w:val="-7"/>
          <w:w w:val="85"/>
          <w:sz w:val="24"/>
        </w:rPr>
        <w:t xml:space="preserve"> </w:t>
      </w:r>
      <w:r>
        <w:rPr>
          <w:w w:val="85"/>
          <w:sz w:val="24"/>
        </w:rPr>
        <w:t>barreras</w:t>
      </w:r>
      <w:r>
        <w:rPr>
          <w:spacing w:val="-8"/>
          <w:w w:val="85"/>
          <w:sz w:val="24"/>
        </w:rPr>
        <w:t xml:space="preserve"> </w:t>
      </w:r>
      <w:r>
        <w:rPr>
          <w:w w:val="85"/>
          <w:sz w:val="24"/>
        </w:rPr>
        <w:t>de</w:t>
      </w:r>
      <w:r>
        <w:rPr>
          <w:spacing w:val="-7"/>
          <w:w w:val="85"/>
          <w:sz w:val="24"/>
        </w:rPr>
        <w:t xml:space="preserve"> </w:t>
      </w:r>
      <w:r>
        <w:rPr>
          <w:w w:val="85"/>
          <w:sz w:val="24"/>
        </w:rPr>
        <w:t>contención,</w:t>
      </w:r>
      <w:r>
        <w:rPr>
          <w:spacing w:val="-8"/>
          <w:w w:val="85"/>
          <w:sz w:val="24"/>
        </w:rPr>
        <w:t xml:space="preserve"> </w:t>
      </w:r>
      <w:r>
        <w:rPr>
          <w:w w:val="85"/>
          <w:sz w:val="24"/>
        </w:rPr>
        <w:t>pasos</w:t>
      </w:r>
      <w:r>
        <w:rPr>
          <w:spacing w:val="-7"/>
          <w:w w:val="85"/>
          <w:sz w:val="24"/>
        </w:rPr>
        <w:t xml:space="preserve"> </w:t>
      </w:r>
      <w:r>
        <w:rPr>
          <w:w w:val="85"/>
          <w:sz w:val="24"/>
        </w:rPr>
        <w:t>peatonales</w:t>
      </w:r>
      <w:r>
        <w:rPr>
          <w:spacing w:val="-8"/>
          <w:w w:val="85"/>
          <w:sz w:val="24"/>
        </w:rPr>
        <w:t xml:space="preserve"> </w:t>
      </w:r>
      <w:r>
        <w:rPr>
          <w:w w:val="85"/>
          <w:sz w:val="24"/>
        </w:rPr>
        <w:t>e</w:t>
      </w:r>
      <w:r>
        <w:rPr>
          <w:spacing w:val="-7"/>
          <w:w w:val="85"/>
          <w:sz w:val="24"/>
        </w:rPr>
        <w:t xml:space="preserve"> </w:t>
      </w:r>
      <w:r>
        <w:rPr>
          <w:w w:val="85"/>
          <w:sz w:val="24"/>
        </w:rPr>
        <w:t xml:space="preserve">intervenciones </w:t>
      </w:r>
      <w:r>
        <w:rPr>
          <w:w w:val="90"/>
          <w:sz w:val="24"/>
        </w:rPr>
        <w:t xml:space="preserve">de seguridad vial. </w:t>
      </w:r>
      <w:r w:rsidRPr="00A02160">
        <w:rPr>
          <w:b/>
          <w:bCs/>
          <w:color w:val="FF0000"/>
          <w:spacing w:val="-2"/>
          <w:w w:val="90"/>
          <w:sz w:val="24"/>
          <w:highlight w:val="yellow"/>
        </w:rPr>
        <w:t>INVIAS</w:t>
      </w:r>
    </w:p>
    <w:p w14:paraId="334E3D31" w14:textId="28D75E5D" w:rsidR="00A472D1" w:rsidRDefault="00A472D1" w:rsidP="73AE8B6C">
      <w:pPr>
        <w:pStyle w:val="Prrafodelista"/>
        <w:numPr>
          <w:ilvl w:val="1"/>
          <w:numId w:val="13"/>
        </w:numPr>
        <w:tabs>
          <w:tab w:val="left" w:pos="719"/>
          <w:tab w:val="left" w:pos="721"/>
        </w:tabs>
        <w:spacing w:before="3" w:line="261" w:lineRule="auto"/>
        <w:ind w:right="143"/>
        <w:jc w:val="both"/>
        <w:rPr>
          <w:b/>
          <w:bCs/>
          <w:color w:val="FF0000"/>
          <w:sz w:val="24"/>
          <w:szCs w:val="24"/>
          <w:highlight w:val="yellow"/>
        </w:rPr>
      </w:pPr>
      <w:r w:rsidRPr="73AE8B6C">
        <w:rPr>
          <w:w w:val="95"/>
          <w:sz w:val="24"/>
          <w:szCs w:val="24"/>
        </w:rPr>
        <w:t>Informe</w:t>
      </w:r>
      <w:r w:rsidRPr="73AE8B6C">
        <w:rPr>
          <w:spacing w:val="-4"/>
          <w:w w:val="95"/>
          <w:sz w:val="24"/>
          <w:szCs w:val="24"/>
        </w:rPr>
        <w:t xml:space="preserve"> </w:t>
      </w:r>
      <w:r w:rsidRPr="73AE8B6C">
        <w:rPr>
          <w:w w:val="95"/>
          <w:sz w:val="24"/>
          <w:szCs w:val="24"/>
        </w:rPr>
        <w:t>qué</w:t>
      </w:r>
      <w:r w:rsidRPr="73AE8B6C">
        <w:rPr>
          <w:spacing w:val="-4"/>
          <w:w w:val="95"/>
          <w:sz w:val="24"/>
          <w:szCs w:val="24"/>
        </w:rPr>
        <w:t xml:space="preserve"> </w:t>
      </w:r>
      <w:r w:rsidRPr="73AE8B6C">
        <w:rPr>
          <w:w w:val="95"/>
          <w:sz w:val="24"/>
          <w:szCs w:val="24"/>
        </w:rPr>
        <w:t>obligaciones</w:t>
      </w:r>
      <w:r w:rsidRPr="73AE8B6C">
        <w:rPr>
          <w:spacing w:val="-4"/>
          <w:w w:val="95"/>
          <w:sz w:val="24"/>
          <w:szCs w:val="24"/>
        </w:rPr>
        <w:t xml:space="preserve"> </w:t>
      </w:r>
      <w:r w:rsidRPr="73AE8B6C">
        <w:rPr>
          <w:w w:val="95"/>
          <w:sz w:val="24"/>
          <w:szCs w:val="24"/>
        </w:rPr>
        <w:t>específicas</w:t>
      </w:r>
      <w:r w:rsidRPr="73AE8B6C">
        <w:rPr>
          <w:spacing w:val="-3"/>
          <w:w w:val="95"/>
          <w:sz w:val="24"/>
          <w:szCs w:val="24"/>
        </w:rPr>
        <w:t xml:space="preserve"> </w:t>
      </w:r>
      <w:r w:rsidRPr="73AE8B6C">
        <w:rPr>
          <w:w w:val="95"/>
          <w:sz w:val="24"/>
          <w:szCs w:val="24"/>
        </w:rPr>
        <w:t>en</w:t>
      </w:r>
      <w:r w:rsidRPr="73AE8B6C">
        <w:rPr>
          <w:spacing w:val="-3"/>
          <w:w w:val="95"/>
          <w:sz w:val="24"/>
          <w:szCs w:val="24"/>
        </w:rPr>
        <w:t xml:space="preserve"> </w:t>
      </w:r>
      <w:r w:rsidRPr="73AE8B6C">
        <w:rPr>
          <w:w w:val="95"/>
          <w:sz w:val="24"/>
          <w:szCs w:val="24"/>
        </w:rPr>
        <w:t>materia</w:t>
      </w:r>
      <w:r w:rsidRPr="73AE8B6C">
        <w:rPr>
          <w:spacing w:val="-4"/>
          <w:w w:val="95"/>
          <w:sz w:val="24"/>
          <w:szCs w:val="24"/>
        </w:rPr>
        <w:t xml:space="preserve"> </w:t>
      </w:r>
      <w:r w:rsidRPr="73AE8B6C">
        <w:rPr>
          <w:w w:val="95"/>
          <w:sz w:val="24"/>
          <w:szCs w:val="24"/>
        </w:rPr>
        <w:t>de</w:t>
      </w:r>
      <w:r w:rsidRPr="73AE8B6C">
        <w:rPr>
          <w:spacing w:val="-3"/>
          <w:w w:val="95"/>
          <w:sz w:val="24"/>
          <w:szCs w:val="24"/>
        </w:rPr>
        <w:t xml:space="preserve"> </w:t>
      </w:r>
      <w:r w:rsidRPr="73AE8B6C">
        <w:rPr>
          <w:w w:val="95"/>
          <w:sz w:val="24"/>
          <w:szCs w:val="24"/>
        </w:rPr>
        <w:t>seguridad</w:t>
      </w:r>
      <w:r w:rsidRPr="73AE8B6C">
        <w:rPr>
          <w:spacing w:val="-3"/>
          <w:w w:val="95"/>
          <w:sz w:val="24"/>
          <w:szCs w:val="24"/>
        </w:rPr>
        <w:t xml:space="preserve"> </w:t>
      </w:r>
      <w:r w:rsidRPr="73AE8B6C">
        <w:rPr>
          <w:w w:val="95"/>
          <w:sz w:val="24"/>
          <w:szCs w:val="24"/>
        </w:rPr>
        <w:t>vial</w:t>
      </w:r>
      <w:r w:rsidRPr="73AE8B6C">
        <w:rPr>
          <w:spacing w:val="-4"/>
          <w:w w:val="95"/>
          <w:sz w:val="24"/>
          <w:szCs w:val="24"/>
        </w:rPr>
        <w:t xml:space="preserve"> </w:t>
      </w:r>
      <w:r w:rsidRPr="73AE8B6C">
        <w:rPr>
          <w:w w:val="95"/>
          <w:sz w:val="24"/>
          <w:szCs w:val="24"/>
        </w:rPr>
        <w:t>tienen</w:t>
      </w:r>
      <w:r w:rsidRPr="73AE8B6C">
        <w:rPr>
          <w:spacing w:val="-3"/>
          <w:w w:val="95"/>
          <w:sz w:val="24"/>
          <w:szCs w:val="24"/>
        </w:rPr>
        <w:t xml:space="preserve"> </w:t>
      </w:r>
      <w:r w:rsidRPr="73AE8B6C">
        <w:rPr>
          <w:w w:val="95"/>
          <w:sz w:val="24"/>
          <w:szCs w:val="24"/>
        </w:rPr>
        <w:t>actualmente</w:t>
      </w:r>
      <w:r w:rsidRPr="73AE8B6C">
        <w:rPr>
          <w:spacing w:val="-3"/>
          <w:w w:val="95"/>
          <w:sz w:val="24"/>
          <w:szCs w:val="24"/>
        </w:rPr>
        <w:t xml:space="preserve"> </w:t>
      </w:r>
      <w:r w:rsidRPr="73AE8B6C">
        <w:rPr>
          <w:w w:val="95"/>
          <w:sz w:val="24"/>
          <w:szCs w:val="24"/>
        </w:rPr>
        <w:t xml:space="preserve">los </w:t>
      </w:r>
      <w:r w:rsidRPr="73AE8B6C">
        <w:rPr>
          <w:w w:val="80"/>
          <w:sz w:val="24"/>
          <w:szCs w:val="24"/>
        </w:rPr>
        <w:t>concesionarios bajo responsabilidad de la ANI y qué mecanismos existen para verificar su cumplimiento.</w:t>
      </w:r>
      <w:r w:rsidRPr="73AE8B6C">
        <w:rPr>
          <w:w w:val="90"/>
          <w:sz w:val="24"/>
          <w:szCs w:val="24"/>
        </w:rPr>
        <w:t xml:space="preserve"> </w:t>
      </w:r>
      <w:r w:rsidR="5C9252D4" w:rsidRPr="73AE8B6C">
        <w:rPr>
          <w:b/>
          <w:bCs/>
          <w:color w:val="FF0000"/>
          <w:spacing w:val="-2"/>
          <w:w w:val="90"/>
          <w:sz w:val="24"/>
          <w:szCs w:val="24"/>
          <w:highlight w:val="yellow"/>
        </w:rPr>
        <w:t>ANI</w:t>
      </w:r>
      <w:commentRangeStart w:id="82"/>
      <w:commentRangeEnd w:id="82"/>
      <w:r>
        <w:rPr>
          <w:rStyle w:val="Refdecomentario"/>
          <w:b/>
          <w:bCs/>
          <w:color w:val="FF0000"/>
          <w:sz w:val="24"/>
          <w:szCs w:val="24"/>
          <w:highlight w:val="yellow"/>
        </w:rPr>
        <w:commentReference w:id="82"/>
      </w:r>
    </w:p>
    <w:p w14:paraId="5D415BCE" w14:textId="3A794300" w:rsidR="00A472D1" w:rsidRDefault="00A472D1" w:rsidP="73AE8B6C">
      <w:pPr>
        <w:tabs>
          <w:tab w:val="left" w:pos="719"/>
          <w:tab w:val="left" w:pos="721"/>
        </w:tabs>
        <w:spacing w:before="3" w:line="261" w:lineRule="auto"/>
        <w:ind w:left="721" w:right="143"/>
        <w:jc w:val="both"/>
        <w:rPr>
          <w:rFonts w:ascii="Verdana" w:eastAsia="Verdana" w:hAnsi="Verdana" w:cs="Verdana"/>
          <w:lang w:val="es-ES"/>
        </w:rPr>
      </w:pPr>
    </w:p>
    <w:p w14:paraId="546F28EA" w14:textId="3F52F8C2" w:rsidR="00A472D1" w:rsidRDefault="5C9252D4" w:rsidP="73AE8B6C">
      <w:pPr>
        <w:tabs>
          <w:tab w:val="left" w:pos="719"/>
          <w:tab w:val="left" w:pos="721"/>
        </w:tabs>
        <w:spacing w:before="3" w:line="261" w:lineRule="auto"/>
        <w:ind w:left="721" w:right="143"/>
        <w:jc w:val="both"/>
      </w:pPr>
      <w:r w:rsidRPr="73AE8B6C">
        <w:rPr>
          <w:rFonts w:ascii="Verdana" w:eastAsia="Verdana" w:hAnsi="Verdana" w:cs="Verdana"/>
          <w:lang w:val="es-ES"/>
        </w:rPr>
        <w:t>En relación con las responsabilidades sobre la infraestructura descritas  anteriormente, las obligaciones específicas de seguridad vial de los concesionarios deben identificarse a partir de lo establecido en cada contrato de concesión, sus anexos técnicos y modificaciones, así como de la normativa aplicable al respectivo proyecto.</w:t>
      </w:r>
    </w:p>
    <w:p w14:paraId="2D0CF2E2" w14:textId="4F927FAE" w:rsidR="00A472D1" w:rsidRDefault="6C44105E" w:rsidP="73AE8B6C">
      <w:pPr>
        <w:tabs>
          <w:tab w:val="left" w:pos="719"/>
          <w:tab w:val="left" w:pos="721"/>
        </w:tabs>
        <w:spacing w:before="3" w:line="261" w:lineRule="auto"/>
        <w:ind w:left="721" w:right="143"/>
        <w:jc w:val="both"/>
        <w:rPr>
          <w:rFonts w:ascii="Verdana" w:eastAsia="Verdana" w:hAnsi="Verdana" w:cs="Verdana"/>
          <w:lang w:val="es-ES"/>
        </w:rPr>
      </w:pPr>
      <w:r w:rsidRPr="73AE8B6C">
        <w:rPr>
          <w:rFonts w:ascii="Verdana" w:eastAsia="Verdana" w:hAnsi="Verdana" w:cs="Verdana"/>
          <w:lang w:val="es-ES"/>
        </w:rPr>
        <w:lastRenderedPageBreak/>
        <w:t>Desde el ámbito de la competencia de la ANSV, a través de la Dirección de Infraestructura y Vehículos, la ANSV aporta instrumentos y resultados de auditorías, inspecciones y evaluaciones de seguridad vial que permiten identificar condiciones de riesgo y orientar su gestión por los responsables de la infraestructura. Estos insumos deben distinguirse de la verificación del cumplimiento de las obligaciones contractuales de los concesionarios.</w:t>
      </w:r>
    </w:p>
    <w:p w14:paraId="67CAE8F9" w14:textId="1140CB33" w:rsidR="00A472D1" w:rsidRDefault="00A472D1" w:rsidP="73AE8B6C">
      <w:pPr>
        <w:pStyle w:val="Prrafodelista"/>
        <w:numPr>
          <w:ilvl w:val="1"/>
          <w:numId w:val="13"/>
        </w:numPr>
        <w:tabs>
          <w:tab w:val="left" w:pos="719"/>
          <w:tab w:val="left" w:pos="721"/>
        </w:tabs>
        <w:spacing w:before="3" w:line="261" w:lineRule="auto"/>
        <w:ind w:right="144"/>
        <w:jc w:val="both"/>
        <w:rPr>
          <w:sz w:val="24"/>
          <w:szCs w:val="24"/>
        </w:rPr>
      </w:pPr>
      <w:r w:rsidRPr="73AE8B6C">
        <w:rPr>
          <w:w w:val="85"/>
          <w:sz w:val="24"/>
          <w:szCs w:val="24"/>
        </w:rPr>
        <w:t>¿Cuántos incumplimientos relacionados con condiciones de seguridad vial han sido identificados en proyectos</w:t>
      </w:r>
      <w:r w:rsidRPr="73AE8B6C">
        <w:rPr>
          <w:spacing w:val="-8"/>
          <w:w w:val="85"/>
          <w:sz w:val="24"/>
          <w:szCs w:val="24"/>
        </w:rPr>
        <w:t xml:space="preserve"> </w:t>
      </w:r>
      <w:r w:rsidRPr="73AE8B6C">
        <w:rPr>
          <w:w w:val="85"/>
          <w:sz w:val="24"/>
          <w:szCs w:val="24"/>
        </w:rPr>
        <w:t>concesionados</w:t>
      </w:r>
      <w:r w:rsidRPr="73AE8B6C">
        <w:rPr>
          <w:spacing w:val="-8"/>
          <w:w w:val="85"/>
          <w:sz w:val="24"/>
          <w:szCs w:val="24"/>
        </w:rPr>
        <w:t xml:space="preserve"> </w:t>
      </w:r>
      <w:r w:rsidRPr="73AE8B6C">
        <w:rPr>
          <w:w w:val="85"/>
          <w:sz w:val="24"/>
          <w:szCs w:val="24"/>
        </w:rPr>
        <w:t>durante</w:t>
      </w:r>
      <w:r w:rsidRPr="73AE8B6C">
        <w:rPr>
          <w:spacing w:val="-7"/>
          <w:w w:val="85"/>
          <w:sz w:val="24"/>
          <w:szCs w:val="24"/>
        </w:rPr>
        <w:t xml:space="preserve"> </w:t>
      </w:r>
      <w:r w:rsidRPr="73AE8B6C">
        <w:rPr>
          <w:w w:val="85"/>
          <w:sz w:val="24"/>
          <w:szCs w:val="24"/>
        </w:rPr>
        <w:t>los</w:t>
      </w:r>
      <w:r w:rsidRPr="73AE8B6C">
        <w:rPr>
          <w:spacing w:val="-6"/>
          <w:w w:val="85"/>
          <w:sz w:val="24"/>
          <w:szCs w:val="24"/>
        </w:rPr>
        <w:t xml:space="preserve"> </w:t>
      </w:r>
      <w:r w:rsidRPr="73AE8B6C">
        <w:rPr>
          <w:w w:val="85"/>
          <w:sz w:val="24"/>
          <w:szCs w:val="24"/>
        </w:rPr>
        <w:t>últimos</w:t>
      </w:r>
      <w:r w:rsidRPr="73AE8B6C">
        <w:rPr>
          <w:spacing w:val="-6"/>
          <w:w w:val="85"/>
          <w:sz w:val="24"/>
          <w:szCs w:val="24"/>
        </w:rPr>
        <w:t xml:space="preserve"> </w:t>
      </w:r>
      <w:r w:rsidRPr="73AE8B6C">
        <w:rPr>
          <w:w w:val="85"/>
          <w:sz w:val="24"/>
          <w:szCs w:val="24"/>
        </w:rPr>
        <w:t>cinco</w:t>
      </w:r>
      <w:r w:rsidRPr="73AE8B6C">
        <w:rPr>
          <w:spacing w:val="-7"/>
          <w:w w:val="85"/>
          <w:sz w:val="24"/>
          <w:szCs w:val="24"/>
        </w:rPr>
        <w:t xml:space="preserve"> </w:t>
      </w:r>
      <w:r w:rsidRPr="73AE8B6C">
        <w:rPr>
          <w:w w:val="85"/>
          <w:sz w:val="24"/>
          <w:szCs w:val="24"/>
        </w:rPr>
        <w:t>años</w:t>
      </w:r>
      <w:r w:rsidRPr="73AE8B6C">
        <w:rPr>
          <w:spacing w:val="-6"/>
          <w:w w:val="85"/>
          <w:sz w:val="24"/>
          <w:szCs w:val="24"/>
        </w:rPr>
        <w:t xml:space="preserve"> </w:t>
      </w:r>
      <w:r w:rsidRPr="73AE8B6C">
        <w:rPr>
          <w:w w:val="85"/>
          <w:sz w:val="24"/>
          <w:szCs w:val="24"/>
        </w:rPr>
        <w:t>y qué</w:t>
      </w:r>
      <w:r w:rsidRPr="73AE8B6C">
        <w:rPr>
          <w:spacing w:val="-5"/>
          <w:w w:val="85"/>
          <w:sz w:val="24"/>
          <w:szCs w:val="24"/>
        </w:rPr>
        <w:t xml:space="preserve"> </w:t>
      </w:r>
      <w:r w:rsidRPr="73AE8B6C">
        <w:rPr>
          <w:w w:val="85"/>
          <w:sz w:val="24"/>
          <w:szCs w:val="24"/>
        </w:rPr>
        <w:t>medidas</w:t>
      </w:r>
      <w:r w:rsidRPr="73AE8B6C">
        <w:rPr>
          <w:spacing w:val="-6"/>
          <w:w w:val="85"/>
          <w:sz w:val="24"/>
          <w:szCs w:val="24"/>
        </w:rPr>
        <w:t xml:space="preserve"> </w:t>
      </w:r>
      <w:r w:rsidRPr="73AE8B6C">
        <w:rPr>
          <w:w w:val="85"/>
          <w:sz w:val="24"/>
          <w:szCs w:val="24"/>
        </w:rPr>
        <w:t>se</w:t>
      </w:r>
      <w:r w:rsidRPr="73AE8B6C">
        <w:rPr>
          <w:spacing w:val="-7"/>
          <w:w w:val="85"/>
          <w:sz w:val="24"/>
          <w:szCs w:val="24"/>
        </w:rPr>
        <w:t xml:space="preserve"> </w:t>
      </w:r>
      <w:r w:rsidRPr="73AE8B6C">
        <w:rPr>
          <w:w w:val="85"/>
          <w:sz w:val="24"/>
          <w:szCs w:val="24"/>
        </w:rPr>
        <w:t xml:space="preserve">adoptaron? </w:t>
      </w:r>
      <w:r w:rsidR="62859EDD" w:rsidRPr="73AE8B6C">
        <w:rPr>
          <w:rFonts w:asciiTheme="minorHAnsi" w:eastAsiaTheme="minorEastAsia" w:hAnsiTheme="minorHAnsi" w:cstheme="minorBidi"/>
          <w:b/>
          <w:bCs/>
          <w:color w:val="FF0000"/>
          <w:sz w:val="24"/>
          <w:szCs w:val="24"/>
          <w:highlight w:val="yellow"/>
        </w:rPr>
        <w:t>ANI</w:t>
      </w:r>
      <w:commentRangeStart w:id="83"/>
      <w:commentRangeEnd w:id="83"/>
      <w:r>
        <w:rPr>
          <w:rStyle w:val="Refdecomentario"/>
          <w:sz w:val="24"/>
          <w:szCs w:val="24"/>
        </w:rPr>
        <w:commentReference w:id="83"/>
      </w:r>
    </w:p>
    <w:p w14:paraId="6CDBAE64" w14:textId="630C2BB4" w:rsidR="73AE8B6C" w:rsidRDefault="73AE8B6C" w:rsidP="73AE8B6C">
      <w:pPr>
        <w:pStyle w:val="Prrafodelista"/>
        <w:tabs>
          <w:tab w:val="left" w:pos="719"/>
          <w:tab w:val="left" w:pos="721"/>
        </w:tabs>
        <w:spacing w:before="3" w:line="261" w:lineRule="auto"/>
        <w:ind w:right="144"/>
        <w:jc w:val="both"/>
        <w:rPr>
          <w:sz w:val="24"/>
          <w:szCs w:val="24"/>
        </w:rPr>
      </w:pPr>
    </w:p>
    <w:p w14:paraId="28E4DEBD" w14:textId="77777777" w:rsidR="00A472D1" w:rsidRDefault="00A472D1" w:rsidP="4D2FCEEE">
      <w:pPr>
        <w:pStyle w:val="Prrafodelista"/>
        <w:numPr>
          <w:ilvl w:val="1"/>
          <w:numId w:val="13"/>
        </w:numPr>
        <w:tabs>
          <w:tab w:val="left" w:pos="718"/>
          <w:tab w:val="left" w:pos="721"/>
        </w:tabs>
        <w:spacing w:before="2" w:line="261" w:lineRule="auto"/>
        <w:ind w:right="146"/>
        <w:jc w:val="both"/>
        <w:rPr>
          <w:sz w:val="24"/>
          <w:szCs w:val="24"/>
        </w:rPr>
      </w:pPr>
      <w:r w:rsidRPr="4D2FCEEE">
        <w:rPr>
          <w:w w:val="80"/>
          <w:sz w:val="24"/>
          <w:szCs w:val="24"/>
        </w:rPr>
        <w:t xml:space="preserve">Explique las acciones adoptadas para garantizar el cumplimiento de los criterios de infraestructura vial </w:t>
      </w:r>
      <w:r w:rsidRPr="4D2FCEEE">
        <w:rPr>
          <w:w w:val="85"/>
          <w:sz w:val="24"/>
          <w:szCs w:val="24"/>
        </w:rPr>
        <w:t>segura establecidos dentro del PNSV 2022-2031.</w:t>
      </w:r>
      <w:r w:rsidRPr="4D2FCEEE">
        <w:rPr>
          <w:b/>
          <w:bCs/>
          <w:color w:val="FF0000"/>
          <w:spacing w:val="-2"/>
          <w:w w:val="90"/>
          <w:sz w:val="24"/>
          <w:szCs w:val="24"/>
        </w:rPr>
        <w:t xml:space="preserve"> DIV</w:t>
      </w:r>
    </w:p>
    <w:p w14:paraId="6ADEDC88" w14:textId="39905134" w:rsidR="4D2FCEEE" w:rsidRDefault="4D2FCEEE" w:rsidP="47925FFA">
      <w:pPr>
        <w:pStyle w:val="Prrafodelista"/>
        <w:tabs>
          <w:tab w:val="left" w:pos="718"/>
          <w:tab w:val="left" w:pos="721"/>
        </w:tabs>
        <w:spacing w:before="2" w:line="261" w:lineRule="auto"/>
        <w:ind w:right="146"/>
        <w:jc w:val="both"/>
        <w:rPr>
          <w:sz w:val="24"/>
          <w:szCs w:val="24"/>
        </w:rPr>
      </w:pPr>
    </w:p>
    <w:p w14:paraId="227DFFBB" w14:textId="3B5560BE" w:rsidR="21016715" w:rsidRDefault="21016715" w:rsidP="47925FFA">
      <w:pPr>
        <w:pStyle w:val="Prrafodelista"/>
        <w:tabs>
          <w:tab w:val="left" w:pos="718"/>
          <w:tab w:val="left" w:pos="721"/>
        </w:tabs>
        <w:spacing w:before="2" w:line="261" w:lineRule="auto"/>
        <w:ind w:left="166" w:right="146"/>
        <w:jc w:val="both"/>
      </w:pPr>
      <w:r w:rsidRPr="47925FFA">
        <w:rPr>
          <w:b/>
          <w:bCs/>
          <w:sz w:val="24"/>
          <w:szCs w:val="24"/>
        </w:rPr>
        <w:t>Respuesta:</w:t>
      </w:r>
      <w:r w:rsidRPr="47925FFA">
        <w:rPr>
          <w:sz w:val="24"/>
          <w:szCs w:val="24"/>
        </w:rPr>
        <w:t xml:space="preserve"> </w:t>
      </w:r>
    </w:p>
    <w:p w14:paraId="7B5ACE67" w14:textId="1668E754" w:rsidR="47925FFA" w:rsidRDefault="47925FFA" w:rsidP="47925FFA">
      <w:pPr>
        <w:pStyle w:val="Prrafodelista"/>
        <w:tabs>
          <w:tab w:val="left" w:pos="718"/>
          <w:tab w:val="left" w:pos="721"/>
        </w:tabs>
        <w:spacing w:before="2" w:line="261" w:lineRule="auto"/>
        <w:ind w:left="166" w:right="146"/>
        <w:jc w:val="both"/>
        <w:rPr>
          <w:sz w:val="24"/>
          <w:szCs w:val="24"/>
        </w:rPr>
      </w:pPr>
    </w:p>
    <w:p w14:paraId="5F566650" w14:textId="52E28707" w:rsidR="4D2FCEEE" w:rsidRDefault="6E31E49E" w:rsidP="73AE8B6C">
      <w:pPr>
        <w:tabs>
          <w:tab w:val="left" w:pos="718"/>
          <w:tab w:val="left" w:pos="721"/>
        </w:tabs>
        <w:spacing w:before="240" w:after="240" w:line="261" w:lineRule="auto"/>
        <w:jc w:val="both"/>
        <w:rPr>
          <w:rFonts w:ascii="Verdana" w:eastAsia="Verdana" w:hAnsi="Verdana" w:cs="Verdana"/>
          <w:lang w:val="es-ES"/>
        </w:rPr>
      </w:pPr>
      <w:r w:rsidRPr="73AE8B6C">
        <w:rPr>
          <w:rFonts w:ascii="Verdana" w:eastAsia="Verdana" w:hAnsi="Verdana" w:cs="Verdana"/>
          <w:lang w:val="es-ES"/>
        </w:rPr>
        <w:t>En desarrollo de las acciones de infraestructura segura del PNSV 2022–2031 y en complemento de las intervenciones y evaluaciones descritas anteriormente, la Agencia Nacional de Seguridad Vial, a través de la Dirección de Infraestructura y Vehículos, adelanta asistencia técnica, transferencia de conocimiento, gestión de la velocidad y seguimiento a las condiciones de seguridad de la infraestructura. Estas actuaciones buscan fortalecer la aplicación de los criterios técnicos por parte de las entidades y demás responsables de las vías.</w:t>
      </w:r>
    </w:p>
    <w:p w14:paraId="6C73B4C1" w14:textId="683B56FE" w:rsidR="4D2FCEEE" w:rsidRDefault="6E31E49E" w:rsidP="73AE8B6C">
      <w:pPr>
        <w:spacing w:before="240" w:after="240" w:line="261" w:lineRule="auto"/>
        <w:jc w:val="both"/>
        <w:rPr>
          <w:rFonts w:ascii="Verdana" w:eastAsia="Verdana" w:hAnsi="Verdana" w:cs="Verdana"/>
          <w:b/>
          <w:bCs/>
          <w:lang w:val="es-ES"/>
        </w:rPr>
      </w:pPr>
      <w:r w:rsidRPr="73AE8B6C">
        <w:rPr>
          <w:rFonts w:ascii="Verdana" w:eastAsia="Verdana" w:hAnsi="Verdana" w:cs="Verdana"/>
          <w:b/>
          <w:bCs/>
          <w:lang w:val="es-ES"/>
        </w:rPr>
        <w:t>Asistencia técnica e intervenciones de infraestructura segura</w:t>
      </w:r>
    </w:p>
    <w:p w14:paraId="20A4C449" w14:textId="113D9DCF" w:rsidR="4D2FCEEE" w:rsidRDefault="6E31E49E" w:rsidP="73AE8B6C">
      <w:pPr>
        <w:spacing w:before="240" w:after="240" w:line="261" w:lineRule="auto"/>
        <w:jc w:val="both"/>
        <w:rPr>
          <w:rFonts w:ascii="Verdana" w:eastAsia="Verdana" w:hAnsi="Verdana" w:cs="Verdana"/>
          <w:lang w:val="es-ES"/>
        </w:rPr>
      </w:pPr>
      <w:r w:rsidRPr="73AE8B6C">
        <w:rPr>
          <w:rFonts w:ascii="Verdana" w:eastAsia="Verdana" w:hAnsi="Verdana" w:cs="Verdana"/>
          <w:lang w:val="es-ES"/>
        </w:rPr>
        <w:t>La Dirección ha desarrollado acciones de asistencia técnica y transferencia de conocimiento en territorio para fortalecer las capacidades de las entidades en la identificación de riesgos, formulación de soluciones, implementación de medidas y sostenibilidad de las intervenciones.</w:t>
      </w:r>
    </w:p>
    <w:p w14:paraId="17CA5919" w14:textId="49E19272" w:rsidR="4D2FCEEE" w:rsidRDefault="6E31E49E" w:rsidP="73AE8B6C">
      <w:pPr>
        <w:spacing w:before="240" w:after="240" w:line="261" w:lineRule="auto"/>
        <w:jc w:val="both"/>
        <w:rPr>
          <w:rFonts w:ascii="Verdana" w:eastAsia="Verdana" w:hAnsi="Verdana" w:cs="Verdana"/>
          <w:lang w:val="es-ES"/>
        </w:rPr>
      </w:pPr>
      <w:r w:rsidRPr="73AE8B6C">
        <w:rPr>
          <w:rFonts w:ascii="Verdana" w:eastAsia="Verdana" w:hAnsi="Verdana" w:cs="Verdana"/>
          <w:lang w:val="es-ES"/>
        </w:rPr>
        <w:t xml:space="preserve">El acompañamiento comprende el diagnóstico de la problemática, la caracterización de las condiciones de movilidad e infraestructura, la identificación de puntos críticos, la formulación y diseño de soluciones, la articulación con las comunidades y las consideraciones técnicas y administrativas para su ejecución y mantenimiento. </w:t>
      </w:r>
    </w:p>
    <w:p w14:paraId="02A5ED80" w14:textId="772D054D" w:rsidR="4D2FCEEE" w:rsidRDefault="6E31E49E" w:rsidP="73AE8B6C">
      <w:pPr>
        <w:spacing w:before="240" w:after="240" w:line="261" w:lineRule="auto"/>
        <w:jc w:val="both"/>
        <w:rPr>
          <w:rFonts w:ascii="Verdana" w:eastAsia="Verdana" w:hAnsi="Verdana" w:cs="Verdana"/>
          <w:lang w:val="es-ES"/>
        </w:rPr>
      </w:pPr>
      <w:r w:rsidRPr="73AE8B6C">
        <w:rPr>
          <w:rFonts w:ascii="Verdana" w:eastAsia="Verdana" w:hAnsi="Verdana" w:cs="Verdana"/>
          <w:lang w:val="es-ES"/>
        </w:rPr>
        <w:t>Desde 2022, estas acciones se han desarrollado en 143 municipios del país, según la información consolidada para esta respuesta. Su propósito es fortalecer las capacidades locales para incorporar criterios de seguridad vial en la planificación, diseño y gestión de la infraestructura.</w:t>
      </w:r>
    </w:p>
    <w:p w14:paraId="6179F4AB" w14:textId="745731D8" w:rsidR="4D2FCEEE" w:rsidRDefault="6E31E49E" w:rsidP="73AE8B6C">
      <w:pPr>
        <w:spacing w:before="240" w:after="240" w:line="261" w:lineRule="auto"/>
        <w:jc w:val="both"/>
        <w:rPr>
          <w:rFonts w:ascii="Verdana" w:eastAsia="Verdana" w:hAnsi="Verdana" w:cs="Verdana"/>
          <w:lang w:val="es-ES"/>
        </w:rPr>
      </w:pPr>
      <w:r w:rsidRPr="73AE8B6C">
        <w:rPr>
          <w:rFonts w:ascii="Verdana" w:eastAsia="Verdana" w:hAnsi="Verdana" w:cs="Verdana"/>
          <w:lang w:val="es-ES"/>
        </w:rPr>
        <w:t xml:space="preserve">Durante las intervenciones también se han realizado reuniones, talleres, jornadas de socialización y actividades de sensibilización para informar a las comunidades sobre las medidas implementadas y promover su adecuado uso. El seguimiento comprende registros de avance de las obras, recopilación de información antes, durante y después de la implementación y encuestas a los </w:t>
      </w:r>
      <w:r w:rsidRPr="73AE8B6C">
        <w:rPr>
          <w:rFonts w:ascii="Verdana" w:eastAsia="Verdana" w:hAnsi="Verdana" w:cs="Verdana"/>
          <w:lang w:val="es-ES"/>
        </w:rPr>
        <w:lastRenderedPageBreak/>
        <w:t xml:space="preserve">actores viales para conocer sus percepciones e identificar problemáticas y riesgos. Estos instrumentos aportan información sobre la ejecución y apropiación de las intervenciones y deben distinguirse de las evaluaciones de su efecto sobre la siniestralidad. </w:t>
      </w:r>
    </w:p>
    <w:p w14:paraId="18DF9844" w14:textId="4DB39ACA" w:rsidR="21C58238" w:rsidRDefault="21C58238" w:rsidP="73AE8B6C">
      <w:pPr>
        <w:pStyle w:val="Prrafodelista"/>
        <w:tabs>
          <w:tab w:val="left" w:pos="718"/>
          <w:tab w:val="left" w:pos="721"/>
        </w:tabs>
        <w:spacing w:before="2" w:line="261" w:lineRule="auto"/>
        <w:ind w:left="166" w:right="146"/>
        <w:jc w:val="both"/>
        <w:rPr>
          <w:rFonts w:ascii="Verdana" w:eastAsia="Verdana" w:hAnsi="Verdana" w:cs="Verdana"/>
          <w:b/>
          <w:bCs/>
        </w:rPr>
      </w:pPr>
      <w:commentRangeStart w:id="84"/>
      <w:r w:rsidRPr="73AE8B6C">
        <w:rPr>
          <w:rFonts w:ascii="Verdana" w:eastAsia="Verdana" w:hAnsi="Verdana" w:cs="Verdana"/>
          <w:b/>
          <w:bCs/>
        </w:rPr>
        <w:t>Gestión de velocidad</w:t>
      </w:r>
      <w:commentRangeEnd w:id="84"/>
      <w:r>
        <w:rPr>
          <w:rStyle w:val="Refdecomentario"/>
          <w:rFonts w:ascii="Verdana" w:eastAsia="Verdana" w:hAnsi="Verdana" w:cs="Verdana"/>
          <w:b/>
          <w:bCs/>
          <w:sz w:val="22"/>
          <w:szCs w:val="22"/>
        </w:rPr>
        <w:commentReference w:id="84"/>
      </w:r>
    </w:p>
    <w:p w14:paraId="2E5504EA" w14:textId="747C51AA" w:rsidR="4D2FCEEE" w:rsidRDefault="111077CA" w:rsidP="73AE8B6C">
      <w:pPr>
        <w:spacing w:before="240" w:after="240" w:line="261" w:lineRule="auto"/>
        <w:jc w:val="both"/>
        <w:rPr>
          <w:rFonts w:ascii="Verdana" w:eastAsia="Verdana" w:hAnsi="Verdana" w:cs="Verdana"/>
          <w:lang w:val="es-ES"/>
        </w:rPr>
      </w:pPr>
      <w:r w:rsidRPr="73AE8B6C">
        <w:rPr>
          <w:rFonts w:ascii="Verdana" w:eastAsia="Verdana" w:hAnsi="Verdana" w:cs="Verdana"/>
          <w:lang w:val="es-ES"/>
        </w:rPr>
        <w:t xml:space="preserve">La Agencia Nacional de Seguridad Vial, en el marco de sus competencias y de las acciones previstas en el </w:t>
      </w:r>
      <w:r w:rsidRPr="73AE8B6C">
        <w:rPr>
          <w:rFonts w:ascii="Verdana" w:eastAsia="Verdana" w:hAnsi="Verdana" w:cs="Verdana"/>
          <w:i/>
          <w:iCs/>
          <w:lang w:val="es-ES"/>
        </w:rPr>
        <w:t>Plan Nacional de Seguridad Vial 2022–2031</w:t>
      </w:r>
      <w:r w:rsidRPr="73AE8B6C">
        <w:rPr>
          <w:rFonts w:ascii="Verdana" w:eastAsia="Verdana" w:hAnsi="Verdana" w:cs="Verdana"/>
          <w:lang w:val="es-ES"/>
        </w:rPr>
        <w:t>, desarrolla acciones orientadas a fortalecer la seguridad de la infraestructura vial y la gestión de los riesgos asociados a su operación, mediante instrumentos técnicos, asistencia territorial y evaluación de condiciones de seguridad vial, así:</w:t>
      </w:r>
    </w:p>
    <w:p w14:paraId="4B63198F" w14:textId="26B8CE71" w:rsidR="4D2FCEEE" w:rsidRDefault="111077CA" w:rsidP="73AE8B6C">
      <w:pPr>
        <w:spacing w:before="240" w:after="240" w:line="261" w:lineRule="auto"/>
        <w:jc w:val="both"/>
        <w:rPr>
          <w:rFonts w:ascii="Verdana" w:eastAsia="Verdana" w:hAnsi="Verdana" w:cs="Verdana"/>
          <w:lang w:val="es-ES"/>
        </w:rPr>
      </w:pPr>
      <w:r w:rsidRPr="73AE8B6C">
        <w:rPr>
          <w:rFonts w:ascii="Verdana" w:eastAsia="Verdana" w:hAnsi="Verdana" w:cs="Verdana"/>
          <w:lang w:val="es-ES"/>
        </w:rPr>
        <w:t xml:space="preserve">1. La ANSV ha desarrollado y adoptado instrumentos técnicos y normativos para fortalecer la gestión de la velocidad y su articulación con las condiciones de infraestructura y operación vial, bajo el enfoque de </w:t>
      </w:r>
      <w:r w:rsidRPr="73AE8B6C">
        <w:rPr>
          <w:rFonts w:ascii="Verdana" w:eastAsia="Verdana" w:hAnsi="Verdana" w:cs="Verdana"/>
          <w:u w:val="single"/>
          <w:lang w:val="es-ES"/>
        </w:rPr>
        <w:t>Sistema Seguro</w:t>
      </w:r>
      <w:r w:rsidRPr="73AE8B6C">
        <w:rPr>
          <w:rFonts w:ascii="Verdana" w:eastAsia="Verdana" w:hAnsi="Verdana" w:cs="Verdana"/>
          <w:lang w:val="es-ES"/>
        </w:rPr>
        <w:t xml:space="preserve">. En este marco, la </w:t>
      </w:r>
      <w:r w:rsidRPr="73AE8B6C">
        <w:rPr>
          <w:rFonts w:ascii="Verdana" w:eastAsia="Verdana" w:hAnsi="Verdana" w:cs="Verdana"/>
          <w:u w:val="single"/>
          <w:lang w:val="es-ES"/>
        </w:rPr>
        <w:t>Resolución 20233040025995 de 2023</w:t>
      </w:r>
      <w:r w:rsidRPr="73AE8B6C">
        <w:rPr>
          <w:rFonts w:ascii="Verdana" w:eastAsia="Verdana" w:hAnsi="Verdana" w:cs="Verdana"/>
          <w:lang w:val="es-ES"/>
        </w:rPr>
        <w:t xml:space="preserve"> adopta la </w:t>
      </w:r>
      <w:r w:rsidRPr="73AE8B6C">
        <w:rPr>
          <w:rFonts w:ascii="Verdana" w:eastAsia="Verdana" w:hAnsi="Verdana" w:cs="Verdana"/>
          <w:i/>
          <w:iCs/>
          <w:lang w:val="es-ES"/>
        </w:rPr>
        <w:t>Metodología para Establecer la Velocidad Límite en las Vías del Territorio Nacional</w:t>
      </w:r>
      <w:r w:rsidRPr="73AE8B6C">
        <w:rPr>
          <w:rFonts w:ascii="Verdana" w:eastAsia="Verdana" w:hAnsi="Verdana" w:cs="Verdana"/>
          <w:lang w:val="es-ES"/>
        </w:rPr>
        <w:t xml:space="preserve">, como herramienta para orientar técnicamente la determinación de velocidades límite; la </w:t>
      </w:r>
      <w:r w:rsidRPr="73AE8B6C">
        <w:rPr>
          <w:rFonts w:ascii="Verdana" w:eastAsia="Verdana" w:hAnsi="Verdana" w:cs="Verdana"/>
          <w:u w:val="single"/>
          <w:lang w:val="es-ES"/>
        </w:rPr>
        <w:t>Resolución 20233040025895 de 2023</w:t>
      </w:r>
      <w:r w:rsidRPr="73AE8B6C">
        <w:rPr>
          <w:rFonts w:ascii="Verdana" w:eastAsia="Verdana" w:hAnsi="Verdana" w:cs="Verdana"/>
          <w:lang w:val="es-ES"/>
        </w:rPr>
        <w:t xml:space="preserve"> establece los lineamientos para la implementación de los </w:t>
      </w:r>
      <w:r w:rsidRPr="73AE8B6C">
        <w:rPr>
          <w:rFonts w:ascii="Verdana" w:eastAsia="Verdana" w:hAnsi="Verdana" w:cs="Verdana"/>
          <w:i/>
          <w:iCs/>
          <w:lang w:val="es-ES"/>
        </w:rPr>
        <w:t>Planes de Gestión de la Velocidad (PGV)</w:t>
      </w:r>
      <w:r w:rsidRPr="73AE8B6C">
        <w:rPr>
          <w:rFonts w:ascii="Verdana" w:eastAsia="Verdana" w:hAnsi="Verdana" w:cs="Verdana"/>
          <w:lang w:val="es-ES"/>
        </w:rPr>
        <w:t xml:space="preserve">, que integran medidas de infraestructura, control, gobernanza, comunicación, pedagogía, seguimiento y evaluación; y, como herramientas complementarias, </w:t>
      </w:r>
      <w:r w:rsidRPr="73AE8B6C">
        <w:rPr>
          <w:rFonts w:ascii="Verdana" w:eastAsia="Verdana" w:hAnsi="Verdana" w:cs="Verdana"/>
          <w:i/>
          <w:iCs/>
          <w:lang w:val="es-ES"/>
        </w:rPr>
        <w:t>la Guía Práctica de Sensibilización en Velocidad</w:t>
      </w:r>
      <w:r w:rsidRPr="73AE8B6C">
        <w:rPr>
          <w:rFonts w:ascii="Verdana" w:eastAsia="Verdana" w:hAnsi="Verdana" w:cs="Verdana"/>
          <w:lang w:val="es-ES"/>
        </w:rPr>
        <w:t>, la</w:t>
      </w:r>
      <w:r w:rsidRPr="73AE8B6C">
        <w:rPr>
          <w:rFonts w:ascii="Verdana" w:eastAsia="Verdana" w:hAnsi="Verdana" w:cs="Verdana"/>
          <w:b/>
          <w:bCs/>
          <w:lang w:val="es-ES"/>
        </w:rPr>
        <w:t xml:space="preserve"> </w:t>
      </w:r>
      <w:r w:rsidRPr="73AE8B6C">
        <w:rPr>
          <w:rFonts w:ascii="Verdana" w:eastAsia="Verdana" w:hAnsi="Verdana" w:cs="Verdana"/>
          <w:i/>
          <w:iCs/>
          <w:lang w:val="es-ES"/>
        </w:rPr>
        <w:t>Guía de Control en Velocidad</w:t>
      </w:r>
      <w:r w:rsidRPr="73AE8B6C">
        <w:rPr>
          <w:rFonts w:ascii="Verdana" w:eastAsia="Verdana" w:hAnsi="Verdana" w:cs="Verdana"/>
          <w:lang w:val="es-ES"/>
        </w:rPr>
        <w:t xml:space="preserve"> y el documento </w:t>
      </w:r>
      <w:r w:rsidRPr="73AE8B6C">
        <w:rPr>
          <w:rFonts w:ascii="Verdana" w:eastAsia="Verdana" w:hAnsi="Verdana" w:cs="Verdana"/>
          <w:i/>
          <w:iCs/>
          <w:lang w:val="es-ES"/>
        </w:rPr>
        <w:t>Uso de Tecnologías para el Cumplimiento de Límites de Velocidad.</w:t>
      </w:r>
      <w:r w:rsidRPr="73AE8B6C">
        <w:rPr>
          <w:rFonts w:ascii="Verdana" w:eastAsia="Verdana" w:hAnsi="Verdana" w:cs="Verdana"/>
          <w:lang w:val="es-ES"/>
        </w:rPr>
        <w:t xml:space="preserve"> Estos instrumentos proporcionan criterios y herramientas para apoyar a las entidades competentes en la gestión de los riesgos asociados a la velocidad</w:t>
      </w:r>
      <w:r w:rsidR="0B9E71D4" w:rsidRPr="73AE8B6C">
        <w:rPr>
          <w:rFonts w:ascii="Verdana" w:eastAsia="Verdana" w:hAnsi="Verdana" w:cs="Verdana"/>
          <w:lang w:val="es-ES"/>
        </w:rPr>
        <w:t>.</w:t>
      </w:r>
    </w:p>
    <w:p w14:paraId="1AF2BBAB" w14:textId="776CBB43" w:rsidR="4D2FCEEE" w:rsidRDefault="111077CA" w:rsidP="73AE8B6C">
      <w:pPr>
        <w:spacing w:before="240" w:after="240" w:line="261" w:lineRule="auto"/>
        <w:jc w:val="both"/>
        <w:rPr>
          <w:rFonts w:ascii="Verdana" w:eastAsia="Verdana" w:hAnsi="Verdana" w:cs="Verdana"/>
          <w:lang w:val="es-ES"/>
        </w:rPr>
      </w:pPr>
      <w:r w:rsidRPr="73AE8B6C">
        <w:rPr>
          <w:rFonts w:ascii="Verdana" w:eastAsia="Verdana" w:hAnsi="Verdana" w:cs="Verdana"/>
          <w:lang w:val="es-ES"/>
        </w:rPr>
        <w:t>2. La ANSV adelanta un programa de asistencia técnica y acompañamiento territorial dirigido a autoridades de tránsito y transporte, entidades territoriales, administradores de infraestructura vial y demás actores relacionados con la seguridad vial. En este marco, se han realizado 69 sesiones presenciales y 217 sesiones virtuales de asistencia técnica y capacitación, con una participación de 3.824 asistentes, orientadas a fortalecer las capacidades para la aplicación de la metodología de velocidades límite, la formulación e implementación de los PGV y el uso de las herramientas técnicas desarrolladas por la Agencia, así como para la identificación y gestión de riesgos asociados a la infraestructura y la operación vial.</w:t>
      </w:r>
    </w:p>
    <w:p w14:paraId="773996C9" w14:textId="6F483830" w:rsidR="4D2FCEEE" w:rsidRDefault="192FD871" w:rsidP="73AE8B6C">
      <w:pPr>
        <w:pStyle w:val="Prrafodelista"/>
        <w:tabs>
          <w:tab w:val="left" w:pos="718"/>
          <w:tab w:val="left" w:pos="721"/>
        </w:tabs>
        <w:spacing w:before="2" w:line="261" w:lineRule="auto"/>
        <w:ind w:left="166" w:right="146"/>
        <w:jc w:val="both"/>
        <w:rPr>
          <w:rFonts w:ascii="Verdana" w:eastAsia="Verdana" w:hAnsi="Verdana" w:cs="Verdana"/>
          <w:b/>
          <w:bCs/>
        </w:rPr>
      </w:pPr>
      <w:r w:rsidRPr="73AE8B6C">
        <w:rPr>
          <w:rFonts w:ascii="Verdana" w:eastAsia="Verdana" w:hAnsi="Verdana" w:cs="Verdana"/>
          <w:b/>
          <w:bCs/>
        </w:rPr>
        <w:t>Auditorías, inspecciones y evaluaciones de seguridad vial</w:t>
      </w:r>
    </w:p>
    <w:p w14:paraId="46F15E9D" w14:textId="2254115D" w:rsidR="55BFB1CA" w:rsidRDefault="55BFB1CA" w:rsidP="73AE8B6C">
      <w:pPr>
        <w:pStyle w:val="Prrafodelista"/>
        <w:tabs>
          <w:tab w:val="left" w:pos="718"/>
          <w:tab w:val="left" w:pos="721"/>
        </w:tabs>
        <w:spacing w:before="2" w:line="261" w:lineRule="auto"/>
        <w:ind w:left="166" w:right="146"/>
        <w:jc w:val="both"/>
        <w:rPr>
          <w:rFonts w:ascii="Verdana" w:eastAsia="Verdana" w:hAnsi="Verdana" w:cs="Verdana"/>
          <w:b/>
          <w:bCs/>
        </w:rPr>
      </w:pPr>
    </w:p>
    <w:p w14:paraId="758043AC" w14:textId="50FE8624" w:rsidR="1C712042" w:rsidRDefault="6F06ABAD" w:rsidP="73AE8B6C">
      <w:pPr>
        <w:jc w:val="both"/>
        <w:rPr>
          <w:rFonts w:ascii="Verdana" w:eastAsia="Verdana" w:hAnsi="Verdana" w:cs="Verdana"/>
          <w:lang w:val="es-ES"/>
        </w:rPr>
      </w:pPr>
      <w:r w:rsidRPr="73AE8B6C">
        <w:rPr>
          <w:rFonts w:ascii="Verdana" w:eastAsia="Verdana" w:hAnsi="Verdana" w:cs="Verdana"/>
          <w:lang w:val="es-ES"/>
        </w:rPr>
        <w:t xml:space="preserve">En el marco de las acciones de gestión de la seguridad vial, la ANSV adelanta procesos de evaluación de las condiciones de seguridad de la infraestructura vial mediante auditorías e inspecciones de seguridad vial (ASV/ISV), complementados con la revisión y evaluación de límites de velocidad, con el propósito de generar evidencia técnica para la identificación de riesgos. En este contexto, se desarrolló la consultoría cuyo objeto es </w:t>
      </w:r>
      <w:r w:rsidRPr="73AE8B6C">
        <w:rPr>
          <w:rFonts w:ascii="Verdana" w:eastAsia="Verdana" w:hAnsi="Verdana" w:cs="Verdana"/>
          <w:i/>
          <w:iCs/>
          <w:lang w:val="es-ES"/>
        </w:rPr>
        <w:t>“Realizar auditorías e inspecciones de seguridad vial, así como la revisión y evaluación de límites de velocidad en vías urbanas, rurales y pasos urbanos del territorio nacional”</w:t>
      </w:r>
      <w:r w:rsidRPr="73AE8B6C">
        <w:rPr>
          <w:rFonts w:ascii="Verdana" w:eastAsia="Verdana" w:hAnsi="Verdana" w:cs="Verdana"/>
          <w:lang w:val="es-ES"/>
        </w:rPr>
        <w:t xml:space="preserve">, mediante la cual se evaluaron 3.026,50 kilómetros de corredores viales de </w:t>
      </w:r>
      <w:r w:rsidRPr="73AE8B6C">
        <w:rPr>
          <w:rFonts w:ascii="Verdana" w:eastAsia="Verdana" w:hAnsi="Verdana" w:cs="Verdana"/>
          <w:lang w:val="es-ES"/>
        </w:rPr>
        <w:lastRenderedPageBreak/>
        <w:t xml:space="preserve">carácter municipal, departamental y nacional, priorizados con base en criterios técnicos asociados, entre otros, a la siniestralidad vial, el exceso de velocidad y las condiciones de seguridad de la infraestructura. </w:t>
      </w:r>
      <w:r w:rsidR="00CC424A" w:rsidRPr="73AE8B6C">
        <w:rPr>
          <w:rFonts w:ascii="Verdana" w:eastAsia="Verdana" w:hAnsi="Verdana" w:cs="Verdana"/>
          <w:lang w:val="es-ES"/>
        </w:rPr>
        <w:t xml:space="preserve">Adicionalmente, </w:t>
      </w:r>
      <w:r w:rsidR="00CC424A" w:rsidRPr="73AE8B6C">
        <w:rPr>
          <w:rFonts w:ascii="Verdana" w:eastAsia="Verdana" w:hAnsi="Verdana" w:cs="Verdana"/>
          <w:lang w:val="es"/>
        </w:rPr>
        <w:t xml:space="preserve">por </w:t>
      </w:r>
      <w:r w:rsidR="00CC424A" w:rsidRPr="73AE8B6C">
        <w:rPr>
          <w:rFonts w:ascii="Verdana" w:eastAsia="Verdana" w:hAnsi="Verdana" w:cs="Verdana"/>
          <w:lang w:val="es-ES"/>
        </w:rPr>
        <w:t xml:space="preserve">el equipo </w:t>
      </w:r>
      <w:r w:rsidR="7882DDA2" w:rsidRPr="73AE8B6C">
        <w:rPr>
          <w:rFonts w:ascii="Verdana" w:eastAsia="Verdana" w:hAnsi="Verdana" w:cs="Verdana"/>
          <w:lang w:val="es-ES"/>
        </w:rPr>
        <w:t xml:space="preserve">interno </w:t>
      </w:r>
      <w:r w:rsidR="00CC424A" w:rsidRPr="73AE8B6C">
        <w:rPr>
          <w:rFonts w:ascii="Verdana" w:eastAsia="Verdana" w:hAnsi="Verdana" w:cs="Verdana"/>
          <w:lang w:val="es-ES"/>
        </w:rPr>
        <w:t>de la DIV entre 2024, 2025 y 2026</w:t>
      </w:r>
      <w:r w:rsidR="7882DDA2" w:rsidRPr="73AE8B6C">
        <w:rPr>
          <w:rFonts w:ascii="Verdana" w:eastAsia="Verdana" w:hAnsi="Verdana" w:cs="Verdana"/>
          <w:lang w:val="es-ES"/>
        </w:rPr>
        <w:t xml:space="preserve"> se realizaron E</w:t>
      </w:r>
      <w:r w:rsidR="00CC424A" w:rsidRPr="73AE8B6C">
        <w:rPr>
          <w:rFonts w:ascii="Verdana" w:eastAsia="Verdana" w:hAnsi="Verdana" w:cs="Verdana"/>
          <w:lang w:val="es-ES"/>
        </w:rPr>
        <w:t xml:space="preserve">valuaciones (ESV) e </w:t>
      </w:r>
      <w:r w:rsidR="4E0086B1" w:rsidRPr="73AE8B6C">
        <w:rPr>
          <w:rFonts w:ascii="Verdana" w:eastAsia="Verdana" w:hAnsi="Verdana" w:cs="Verdana"/>
          <w:lang w:val="es-ES"/>
        </w:rPr>
        <w:t>I</w:t>
      </w:r>
      <w:r w:rsidR="00CC424A" w:rsidRPr="73AE8B6C">
        <w:rPr>
          <w:rFonts w:ascii="Verdana" w:eastAsia="Verdana" w:hAnsi="Verdana" w:cs="Verdana"/>
          <w:lang w:val="es-ES"/>
        </w:rPr>
        <w:t>nspecciones de seguridad vial (</w:t>
      </w:r>
      <w:r w:rsidR="2417BF55" w:rsidRPr="73AE8B6C">
        <w:rPr>
          <w:rFonts w:ascii="Verdana" w:eastAsia="Verdana" w:hAnsi="Verdana" w:cs="Verdana"/>
          <w:lang w:val="es-ES"/>
        </w:rPr>
        <w:t>ISV) de</w:t>
      </w:r>
      <w:r w:rsidR="00CC424A" w:rsidRPr="73AE8B6C">
        <w:rPr>
          <w:rFonts w:ascii="Verdana" w:eastAsia="Verdana" w:hAnsi="Verdana" w:cs="Verdana"/>
          <w:lang w:val="es-ES"/>
        </w:rPr>
        <w:t xml:space="preserve"> </w:t>
      </w:r>
      <w:r w:rsidR="7E810227" w:rsidRPr="73AE8B6C">
        <w:rPr>
          <w:rFonts w:ascii="Verdana" w:eastAsia="Verdana" w:hAnsi="Verdana" w:cs="Verdana"/>
        </w:rPr>
        <w:t>1.355 Km</w:t>
      </w:r>
      <w:r w:rsidR="00CC424A" w:rsidRPr="73AE8B6C">
        <w:rPr>
          <w:rFonts w:ascii="Verdana" w:eastAsia="Verdana" w:hAnsi="Verdana" w:cs="Verdana"/>
          <w:lang w:val="es-ES"/>
        </w:rPr>
        <w:t xml:space="preserve"> evaluados</w:t>
      </w:r>
      <w:r w:rsidR="7F1DEF11" w:rsidRPr="73AE8B6C">
        <w:rPr>
          <w:rFonts w:ascii="Verdana" w:eastAsia="Verdana" w:hAnsi="Verdana" w:cs="Verdana"/>
          <w:lang w:val="es-ES"/>
        </w:rPr>
        <w:t xml:space="preserve"> y </w:t>
      </w:r>
      <w:r w:rsidR="37C39227" w:rsidRPr="73AE8B6C">
        <w:rPr>
          <w:rFonts w:ascii="Verdana" w:eastAsia="Verdana" w:hAnsi="Verdana" w:cs="Verdana"/>
          <w:lang w:val="es-ES"/>
        </w:rPr>
        <w:t>l</w:t>
      </w:r>
      <w:r w:rsidR="7F1DEF11" w:rsidRPr="73AE8B6C">
        <w:rPr>
          <w:rFonts w:ascii="Verdana" w:eastAsia="Verdana" w:hAnsi="Verdana" w:cs="Verdana"/>
          <w:lang w:val="es-ES"/>
        </w:rPr>
        <w:t>a entrega final de la consultoría desarrollada por el Programa internacional de evaluación de carreteras (iRAP) el cual inspeccionó 22.000 Km de la red vial primaria y secundaria del país (2.586 Km entregados en 2023).</w:t>
      </w:r>
      <w:r w:rsidR="7DD79CDC" w:rsidRPr="73AE8B6C">
        <w:rPr>
          <w:rFonts w:ascii="Verdana" w:eastAsia="Verdana" w:hAnsi="Verdana" w:cs="Verdana"/>
          <w:lang w:val="es-ES"/>
        </w:rPr>
        <w:t xml:space="preserve"> Los resultados de las ASV/ISV/ESV generan hallazgos que constituyen insumos para la toma de decisiones y la articulación con las entidades competentes para la gestión e intervención de la infraestructura vial.</w:t>
      </w:r>
    </w:p>
    <w:p w14:paraId="67D0A76D" w14:textId="2DB9EC72" w:rsidR="2A783B79" w:rsidRDefault="4D1C8556" w:rsidP="73AE8B6C">
      <w:pPr>
        <w:jc w:val="both"/>
        <w:rPr>
          <w:rFonts w:ascii="Verdana" w:eastAsia="Verdana" w:hAnsi="Verdana" w:cs="Verdana"/>
          <w:lang w:val="es-ES"/>
        </w:rPr>
      </w:pPr>
      <w:r w:rsidRPr="73AE8B6C">
        <w:rPr>
          <w:rFonts w:ascii="Verdana" w:eastAsia="Verdana" w:hAnsi="Verdana" w:cs="Verdana"/>
          <w:lang w:val="es-ES"/>
        </w:rPr>
        <w:t xml:space="preserve">Es importante precisar que desde el equipo interno de la DIV se ha realizado seguimiento a los planes de acción derivados de las auditorías del contrato 165 de 2021 cuyo objeto fue </w:t>
      </w:r>
      <w:r w:rsidRPr="73AE8B6C">
        <w:rPr>
          <w:rFonts w:ascii="Verdana" w:eastAsia="Verdana" w:hAnsi="Verdana" w:cs="Verdana"/>
          <w:i/>
          <w:iCs/>
          <w:lang w:val="es-ES"/>
        </w:rPr>
        <w:t>“Realizar auditorías de seguridad vial y efectuar la revisión de los límites de velocidad en corredores viales del territorio nacional”</w:t>
      </w:r>
      <w:r w:rsidRPr="73AE8B6C">
        <w:rPr>
          <w:rFonts w:ascii="Verdana" w:eastAsia="Verdana" w:hAnsi="Verdana" w:cs="Verdana"/>
          <w:lang w:val="es-ES"/>
        </w:rPr>
        <w:t xml:space="preserve"> y donde la ANSV había realizado inspecciones, evaluaciones o auditorias de seguridad vial en vigencias anteriores, </w:t>
      </w:r>
      <w:r w:rsidR="419D342F" w:rsidRPr="73AE8B6C">
        <w:rPr>
          <w:rFonts w:ascii="Verdana" w:eastAsia="Verdana" w:hAnsi="Verdana" w:cs="Verdana"/>
          <w:lang w:val="es-ES"/>
        </w:rPr>
        <w:t xml:space="preserve">en </w:t>
      </w:r>
      <w:r w:rsidRPr="73AE8B6C">
        <w:rPr>
          <w:rFonts w:ascii="Verdana" w:eastAsia="Verdana" w:hAnsi="Verdana" w:cs="Verdana"/>
          <w:lang w:val="es-ES"/>
        </w:rPr>
        <w:t>29</w:t>
      </w:r>
      <w:r w:rsidR="419D342F" w:rsidRPr="73AE8B6C">
        <w:rPr>
          <w:rFonts w:ascii="Verdana" w:eastAsia="Verdana" w:hAnsi="Verdana" w:cs="Verdana"/>
          <w:lang w:val="es-ES"/>
        </w:rPr>
        <w:t xml:space="preserve"> corredores viales del </w:t>
      </w:r>
      <w:r w:rsidR="41C4046A" w:rsidRPr="73AE8B6C">
        <w:rPr>
          <w:rFonts w:ascii="Verdana" w:eastAsia="Verdana" w:hAnsi="Verdana" w:cs="Verdana"/>
          <w:lang w:val="es-ES"/>
        </w:rPr>
        <w:t>país</w:t>
      </w:r>
      <w:r w:rsidR="419D342F" w:rsidRPr="73AE8B6C">
        <w:rPr>
          <w:rFonts w:ascii="Verdana" w:eastAsia="Verdana" w:hAnsi="Verdana" w:cs="Verdana"/>
          <w:lang w:val="es-ES"/>
        </w:rPr>
        <w:t xml:space="preserve">. </w:t>
      </w:r>
    </w:p>
    <w:p w14:paraId="7350500C" w14:textId="7E6EF2E0" w:rsidR="0AAF1A04" w:rsidRDefault="6C4D2C67" w:rsidP="73AE8B6C">
      <w:pPr>
        <w:jc w:val="both"/>
        <w:rPr>
          <w:rFonts w:ascii="Verdana" w:eastAsia="Verdana" w:hAnsi="Verdana" w:cs="Verdana"/>
          <w:lang w:val="es-ES"/>
        </w:rPr>
      </w:pPr>
      <w:r w:rsidRPr="73AE8B6C">
        <w:rPr>
          <w:rFonts w:ascii="Verdana" w:eastAsia="Verdana" w:hAnsi="Verdana" w:cs="Verdana"/>
          <w:lang w:val="es-ES"/>
        </w:rPr>
        <w:t>De manera paralela, se continuó dando cumplimiento a las acciones del PNSV en materia de generación de conocimiento</w:t>
      </w:r>
      <w:r w:rsidR="044FAF9B" w:rsidRPr="73AE8B6C">
        <w:rPr>
          <w:rFonts w:ascii="Verdana" w:eastAsia="Verdana" w:hAnsi="Verdana" w:cs="Verdana"/>
          <w:lang w:val="es-ES"/>
        </w:rPr>
        <w:t xml:space="preserve"> en el desarrollo de auditorías e inspecciones de seguridad vial</w:t>
      </w:r>
      <w:r w:rsidRPr="73AE8B6C">
        <w:rPr>
          <w:rFonts w:ascii="Verdana" w:eastAsia="Verdana" w:hAnsi="Verdana" w:cs="Verdana"/>
          <w:lang w:val="es-ES"/>
        </w:rPr>
        <w:t>, entre 2025 y  2026 se realizaron sesiones en 14 departamentos (Antioquia, Valle del Cauca, Meta, Cundinamarca, Casanare, San Andrés, Santander, Tolima, Huila, Cesar, Bolívar, Atlántico, Córdoba y Quindío) logrando capacitar aproximadamente un promedio de 910 personas entre autoridades de los Departamentos priorizados, la comunidad académica, las entidades, empresas y profesionales responsables de la administración de la infraestructura del transporte y su seguridad en el territorio nacional.</w:t>
      </w:r>
    </w:p>
    <w:p w14:paraId="723F76C5" w14:textId="2DEBD639" w:rsidR="0061466B" w:rsidRPr="00CA3AD0" w:rsidRDefault="0061466B" w:rsidP="73AE8B6C">
      <w:pPr>
        <w:spacing w:before="2"/>
        <w:jc w:val="both"/>
        <w:rPr>
          <w:rFonts w:ascii="Verdana" w:eastAsia="Verdana" w:hAnsi="Verdana" w:cs="Verdana"/>
          <w:b/>
          <w:bCs/>
          <w:lang w:val="es-ES"/>
        </w:rPr>
      </w:pPr>
      <w:r w:rsidRPr="73AE8B6C">
        <w:rPr>
          <w:rFonts w:ascii="Verdana" w:eastAsia="Verdana" w:hAnsi="Verdana" w:cs="Verdana"/>
          <w:b/>
          <w:bCs/>
          <w:lang w:val="es-ES"/>
        </w:rPr>
        <w:t xml:space="preserve">Documentos técnicos para una infraestructura </w:t>
      </w:r>
      <w:r w:rsidR="00CA3AD0" w:rsidRPr="73AE8B6C">
        <w:rPr>
          <w:rFonts w:ascii="Verdana" w:eastAsia="Verdana" w:hAnsi="Verdana" w:cs="Verdana"/>
          <w:b/>
          <w:bCs/>
          <w:lang w:val="es-ES"/>
        </w:rPr>
        <w:t>segura</w:t>
      </w:r>
    </w:p>
    <w:p w14:paraId="61382F24" w14:textId="31D59E52" w:rsidR="0061466B" w:rsidRDefault="00E669F9" w:rsidP="73AE8B6C">
      <w:pPr>
        <w:spacing w:before="2"/>
        <w:jc w:val="both"/>
        <w:rPr>
          <w:rFonts w:ascii="Verdana" w:eastAsia="Verdana" w:hAnsi="Verdana" w:cs="Verdana"/>
        </w:rPr>
      </w:pPr>
      <w:r w:rsidRPr="73AE8B6C">
        <w:rPr>
          <w:rFonts w:ascii="Verdana" w:eastAsia="Verdana" w:hAnsi="Verdana" w:cs="Verdana"/>
          <w:lang w:val="es-ES"/>
        </w:rPr>
        <w:t>Las acciones orientadas a generar especificaciones de seguridad vial para el diseño vial se encuentran definidas en el Plan Nacional de Seguridad Vial 2022 – 2031. Este Plan, adoptado mediante Decreto 1430 de 2022, tiene como propósito determinar objetivos, acciones y calendarios, de forma que su implementación aporte, de manera multisectorial, a reducir de víctimas por siniestros de tránsito.</w:t>
      </w:r>
      <w:r w:rsidRPr="73AE8B6C">
        <w:rPr>
          <w:rFonts w:ascii="Verdana" w:eastAsia="Verdana" w:hAnsi="Verdana" w:cs="Verdana"/>
        </w:rPr>
        <w:t>  </w:t>
      </w:r>
    </w:p>
    <w:p w14:paraId="56E7CC7F" w14:textId="7BCEE44D" w:rsidR="00E669F9" w:rsidRPr="00E669F9" w:rsidRDefault="00E669F9" w:rsidP="73AE8B6C">
      <w:pPr>
        <w:spacing w:before="2"/>
        <w:jc w:val="both"/>
        <w:rPr>
          <w:rFonts w:ascii="Verdana" w:eastAsia="Verdana" w:hAnsi="Verdana" w:cs="Verdana"/>
          <w:lang w:val="es-ES"/>
        </w:rPr>
      </w:pPr>
      <w:r w:rsidRPr="73AE8B6C">
        <w:rPr>
          <w:rFonts w:ascii="Verdana" w:eastAsia="Verdana" w:hAnsi="Verdana" w:cs="Verdana"/>
          <w:lang w:val="es-ES"/>
        </w:rPr>
        <w:t xml:space="preserve">La Agencia Nacional de Seguridad, en el marco de sus funciones, ha </w:t>
      </w:r>
      <w:r w:rsidR="00B076EB" w:rsidRPr="73AE8B6C">
        <w:rPr>
          <w:rFonts w:ascii="Verdana" w:eastAsia="Verdana" w:hAnsi="Verdana" w:cs="Verdana"/>
          <w:lang w:val="es-ES"/>
        </w:rPr>
        <w:t xml:space="preserve">formulado y gestionado diversos actos administrativos, para que los manuales, guías, metodologías </w:t>
      </w:r>
      <w:r w:rsidR="00253873" w:rsidRPr="73AE8B6C">
        <w:rPr>
          <w:rFonts w:ascii="Verdana" w:eastAsia="Verdana" w:hAnsi="Verdana" w:cs="Verdana"/>
          <w:lang w:val="es-ES"/>
        </w:rPr>
        <w:t>desarrolladas técnicamente, se conviertan de uso obligatorio</w:t>
      </w:r>
      <w:r w:rsidR="00081DDB" w:rsidRPr="73AE8B6C">
        <w:rPr>
          <w:rFonts w:ascii="Verdana" w:eastAsia="Verdana" w:hAnsi="Verdana" w:cs="Verdana"/>
          <w:lang w:val="es-ES"/>
        </w:rPr>
        <w:t>, por los responsables de la infraestructura vial o quien haga sus veces. Sobre el</w:t>
      </w:r>
      <w:r w:rsidRPr="73AE8B6C">
        <w:rPr>
          <w:rFonts w:ascii="Verdana" w:eastAsia="Verdana" w:hAnsi="Verdana" w:cs="Verdana"/>
          <w:lang w:val="es-ES"/>
        </w:rPr>
        <w:t xml:space="preserve"> particular, </w:t>
      </w:r>
      <w:r w:rsidR="00081DDB" w:rsidRPr="73AE8B6C">
        <w:rPr>
          <w:rFonts w:ascii="Verdana" w:eastAsia="Verdana" w:hAnsi="Verdana" w:cs="Verdana"/>
          <w:lang w:val="es-ES"/>
        </w:rPr>
        <w:t xml:space="preserve">la ANSV </w:t>
      </w:r>
      <w:r w:rsidR="006B7010" w:rsidRPr="73AE8B6C">
        <w:rPr>
          <w:rFonts w:ascii="Verdana" w:eastAsia="Verdana" w:hAnsi="Verdana" w:cs="Verdana"/>
          <w:lang w:val="es-ES"/>
        </w:rPr>
        <w:t>cuenta con los siguientes actos administrativos:</w:t>
      </w:r>
      <w:r w:rsidR="00081DDB" w:rsidRPr="73AE8B6C">
        <w:rPr>
          <w:rFonts w:ascii="Verdana" w:eastAsia="Verdana" w:hAnsi="Verdana" w:cs="Verdana"/>
          <w:lang w:val="es-ES"/>
        </w:rPr>
        <w:t xml:space="preserve"> </w:t>
      </w:r>
    </w:p>
    <w:tbl>
      <w:tblPr>
        <w:tblW w:w="6799" w:type="dxa"/>
        <w:tblBorders>
          <w:top w:val="outset" w:sz="6" w:space="0" w:color="auto"/>
          <w:left w:val="outset" w:sz="6" w:space="0" w:color="auto"/>
          <w:bottom w:val="outset" w:sz="6" w:space="0" w:color="auto"/>
          <w:right w:val="outset" w:sz="6" w:space="0" w:color="auto"/>
        </w:tblBorders>
        <w:tblLayout w:type="fixed"/>
        <w:tblCellMar>
          <w:left w:w="0" w:type="dxa"/>
          <w:right w:w="0" w:type="dxa"/>
        </w:tblCellMar>
        <w:tblLook w:val="04A0" w:firstRow="1" w:lastRow="0" w:firstColumn="1" w:lastColumn="0" w:noHBand="0" w:noVBand="1"/>
      </w:tblPr>
      <w:tblGrid>
        <w:gridCol w:w="2122"/>
        <w:gridCol w:w="2976"/>
        <w:gridCol w:w="1701"/>
      </w:tblGrid>
      <w:tr w:rsidR="004D3D32" w:rsidRPr="00FA5164" w14:paraId="3C9BE8C4" w14:textId="77777777" w:rsidTr="004D3D32">
        <w:trPr>
          <w:trHeight w:val="285"/>
        </w:trPr>
        <w:tc>
          <w:tcPr>
            <w:tcW w:w="2122" w:type="dxa"/>
            <w:tcBorders>
              <w:top w:val="single" w:sz="4" w:space="0" w:color="auto"/>
              <w:left w:val="single" w:sz="4" w:space="0" w:color="auto"/>
              <w:bottom w:val="single" w:sz="4" w:space="0" w:color="auto"/>
              <w:right w:val="single" w:sz="4" w:space="0" w:color="auto"/>
            </w:tcBorders>
            <w:shd w:val="clear" w:color="auto" w:fill="3A3A3A"/>
            <w:hideMark/>
          </w:tcPr>
          <w:p w14:paraId="56AE87B2" w14:textId="77777777" w:rsidR="004D3D32" w:rsidRPr="00FA5164" w:rsidRDefault="004D3D32">
            <w:pPr>
              <w:spacing w:line="278" w:lineRule="auto"/>
              <w:rPr>
                <w:b/>
                <w:bCs/>
                <w:sz w:val="16"/>
                <w:szCs w:val="16"/>
              </w:rPr>
            </w:pPr>
            <w:r w:rsidRPr="00FA5164">
              <w:rPr>
                <w:b/>
                <w:bCs/>
                <w:sz w:val="16"/>
                <w:szCs w:val="16"/>
              </w:rPr>
              <w:t>Documento </w:t>
            </w:r>
          </w:p>
        </w:tc>
        <w:tc>
          <w:tcPr>
            <w:tcW w:w="2976" w:type="dxa"/>
            <w:tcBorders>
              <w:top w:val="single" w:sz="4" w:space="0" w:color="auto"/>
              <w:left w:val="single" w:sz="4" w:space="0" w:color="auto"/>
              <w:bottom w:val="single" w:sz="4" w:space="0" w:color="auto"/>
              <w:right w:val="single" w:sz="4" w:space="0" w:color="auto"/>
            </w:tcBorders>
            <w:shd w:val="clear" w:color="auto" w:fill="3A3A3A"/>
            <w:hideMark/>
          </w:tcPr>
          <w:p w14:paraId="00988A3D" w14:textId="77777777" w:rsidR="004D3D32" w:rsidRPr="00FA5164" w:rsidRDefault="004D3D32">
            <w:pPr>
              <w:spacing w:line="278" w:lineRule="auto"/>
              <w:rPr>
                <w:b/>
                <w:bCs/>
                <w:sz w:val="16"/>
                <w:szCs w:val="16"/>
              </w:rPr>
            </w:pPr>
            <w:r w:rsidRPr="00FA5164">
              <w:rPr>
                <w:b/>
                <w:bCs/>
                <w:sz w:val="16"/>
                <w:szCs w:val="16"/>
              </w:rPr>
              <w:t>Acto administrativo </w:t>
            </w:r>
          </w:p>
        </w:tc>
        <w:tc>
          <w:tcPr>
            <w:tcW w:w="1701" w:type="dxa"/>
            <w:tcBorders>
              <w:top w:val="single" w:sz="4" w:space="0" w:color="auto"/>
              <w:left w:val="single" w:sz="4" w:space="0" w:color="auto"/>
              <w:bottom w:val="single" w:sz="4" w:space="0" w:color="auto"/>
              <w:right w:val="single" w:sz="4" w:space="0" w:color="auto"/>
            </w:tcBorders>
            <w:shd w:val="clear" w:color="auto" w:fill="3A3A3A"/>
            <w:hideMark/>
          </w:tcPr>
          <w:p w14:paraId="76FC0014" w14:textId="77777777" w:rsidR="004D3D32" w:rsidRPr="00FA5164" w:rsidRDefault="004D3D32">
            <w:pPr>
              <w:spacing w:line="278" w:lineRule="auto"/>
              <w:rPr>
                <w:b/>
                <w:bCs/>
                <w:sz w:val="16"/>
                <w:szCs w:val="16"/>
              </w:rPr>
            </w:pPr>
            <w:r w:rsidRPr="00FA5164">
              <w:rPr>
                <w:b/>
                <w:bCs/>
                <w:sz w:val="16"/>
                <w:szCs w:val="16"/>
              </w:rPr>
              <w:t>Enlace </w:t>
            </w:r>
          </w:p>
        </w:tc>
      </w:tr>
      <w:tr w:rsidR="004D3D32" w:rsidRPr="00FA5164" w14:paraId="442F0212" w14:textId="77777777" w:rsidTr="004D3D32">
        <w:trPr>
          <w:trHeight w:val="1266"/>
        </w:trPr>
        <w:tc>
          <w:tcPr>
            <w:tcW w:w="2122" w:type="dxa"/>
            <w:tcBorders>
              <w:top w:val="single" w:sz="4" w:space="0" w:color="auto"/>
              <w:left w:val="single" w:sz="4" w:space="0" w:color="auto"/>
              <w:bottom w:val="single" w:sz="4" w:space="0" w:color="auto"/>
              <w:right w:val="single" w:sz="4" w:space="0" w:color="auto"/>
            </w:tcBorders>
            <w:hideMark/>
          </w:tcPr>
          <w:p w14:paraId="443D82FE" w14:textId="77777777" w:rsidR="004D3D32" w:rsidRPr="00FA5164" w:rsidRDefault="004D3D32">
            <w:pPr>
              <w:spacing w:line="278" w:lineRule="auto"/>
              <w:rPr>
                <w:b/>
                <w:bCs/>
                <w:sz w:val="16"/>
                <w:szCs w:val="16"/>
              </w:rPr>
            </w:pPr>
            <w:r w:rsidRPr="00FA5164">
              <w:rPr>
                <w:b/>
                <w:bCs/>
                <w:sz w:val="16"/>
                <w:szCs w:val="16"/>
              </w:rPr>
              <w:t>Metodología para el diseño, selección e instalación de sistemas de contención vehicular   </w:t>
            </w:r>
          </w:p>
        </w:tc>
        <w:tc>
          <w:tcPr>
            <w:tcW w:w="2976" w:type="dxa"/>
            <w:tcBorders>
              <w:top w:val="single" w:sz="4" w:space="0" w:color="auto"/>
              <w:left w:val="single" w:sz="4" w:space="0" w:color="auto"/>
              <w:bottom w:val="single" w:sz="4" w:space="0" w:color="auto"/>
              <w:right w:val="single" w:sz="4" w:space="0" w:color="auto"/>
            </w:tcBorders>
            <w:hideMark/>
          </w:tcPr>
          <w:p w14:paraId="06D7114F" w14:textId="77777777" w:rsidR="004D3D32" w:rsidRPr="00FA5164" w:rsidRDefault="004D3D32">
            <w:pPr>
              <w:spacing w:line="278" w:lineRule="auto"/>
              <w:rPr>
                <w:b/>
                <w:bCs/>
                <w:sz w:val="16"/>
                <w:szCs w:val="16"/>
              </w:rPr>
            </w:pPr>
            <w:r w:rsidRPr="00FA5164">
              <w:rPr>
                <w:sz w:val="16"/>
                <w:szCs w:val="16"/>
              </w:rPr>
              <w:t>Resolución de MinTransporte 20243040022485 de 21 de mayo de 2024</w:t>
            </w:r>
            <w:r w:rsidRPr="00FA5164">
              <w:rPr>
                <w:b/>
                <w:bCs/>
                <w:sz w:val="16"/>
                <w:szCs w:val="16"/>
              </w:rPr>
              <w:t> </w:t>
            </w:r>
          </w:p>
          <w:p w14:paraId="6E027E16" w14:textId="5AAB9295" w:rsidR="004D3D32" w:rsidRPr="00FA5164" w:rsidRDefault="004D3D32">
            <w:pPr>
              <w:spacing w:line="278" w:lineRule="auto"/>
              <w:rPr>
                <w:b/>
                <w:bCs/>
                <w:sz w:val="16"/>
                <w:szCs w:val="16"/>
              </w:rPr>
            </w:pPr>
          </w:p>
        </w:tc>
        <w:tc>
          <w:tcPr>
            <w:tcW w:w="1701" w:type="dxa"/>
            <w:tcBorders>
              <w:top w:val="single" w:sz="4" w:space="0" w:color="auto"/>
              <w:left w:val="single" w:sz="4" w:space="0" w:color="auto"/>
              <w:bottom w:val="single" w:sz="4" w:space="0" w:color="auto"/>
              <w:right w:val="single" w:sz="4" w:space="0" w:color="auto"/>
            </w:tcBorders>
            <w:hideMark/>
          </w:tcPr>
          <w:p w14:paraId="1D82F649" w14:textId="3050E9A8" w:rsidR="004D3D32" w:rsidRPr="00FA5164" w:rsidRDefault="004D3D32">
            <w:pPr>
              <w:spacing w:line="278" w:lineRule="auto"/>
              <w:rPr>
                <w:b/>
                <w:bCs/>
                <w:sz w:val="16"/>
                <w:szCs w:val="16"/>
              </w:rPr>
            </w:pPr>
            <w:hyperlink r:id="rId43" w:tgtFrame="_blank" w:history="1">
              <w:r w:rsidRPr="00FA5164">
                <w:rPr>
                  <w:sz w:val="16"/>
                  <w:szCs w:val="16"/>
                </w:rPr>
                <w:t>https://ansv.gov.co/es/prensa-publicaciones/11393</w:t>
              </w:r>
            </w:hyperlink>
            <w:r w:rsidRPr="00FA5164">
              <w:rPr>
                <w:b/>
                <w:bCs/>
                <w:sz w:val="16"/>
                <w:szCs w:val="16"/>
              </w:rPr>
              <w:t> </w:t>
            </w:r>
          </w:p>
        </w:tc>
      </w:tr>
      <w:tr w:rsidR="004D3D32" w:rsidRPr="00FA5164" w14:paraId="19FCD1AA" w14:textId="77777777" w:rsidTr="004D3D32">
        <w:trPr>
          <w:trHeight w:val="1977"/>
        </w:trPr>
        <w:tc>
          <w:tcPr>
            <w:tcW w:w="2122" w:type="dxa"/>
            <w:tcBorders>
              <w:top w:val="single" w:sz="4" w:space="0" w:color="auto"/>
              <w:left w:val="single" w:sz="4" w:space="0" w:color="auto"/>
              <w:bottom w:val="single" w:sz="4" w:space="0" w:color="auto"/>
              <w:right w:val="single" w:sz="4" w:space="0" w:color="auto"/>
            </w:tcBorders>
            <w:hideMark/>
          </w:tcPr>
          <w:p w14:paraId="5A6F452E" w14:textId="77777777" w:rsidR="004D3D32" w:rsidRPr="00FA5164" w:rsidRDefault="004D3D32">
            <w:pPr>
              <w:spacing w:line="278" w:lineRule="auto"/>
              <w:rPr>
                <w:b/>
                <w:bCs/>
                <w:sz w:val="16"/>
                <w:szCs w:val="16"/>
              </w:rPr>
            </w:pPr>
            <w:r w:rsidRPr="00FA5164">
              <w:rPr>
                <w:b/>
                <w:bCs/>
                <w:sz w:val="16"/>
                <w:szCs w:val="16"/>
              </w:rPr>
              <w:lastRenderedPageBreak/>
              <w:t>Manual de Señalización Vial de Colombia. Dispositivos uniformes en la infraestructura vial, para la regulación </w:t>
            </w:r>
          </w:p>
        </w:tc>
        <w:tc>
          <w:tcPr>
            <w:tcW w:w="2976" w:type="dxa"/>
            <w:tcBorders>
              <w:top w:val="single" w:sz="4" w:space="0" w:color="auto"/>
              <w:left w:val="single" w:sz="4" w:space="0" w:color="auto"/>
              <w:bottom w:val="single" w:sz="4" w:space="0" w:color="auto"/>
              <w:right w:val="single" w:sz="4" w:space="0" w:color="auto"/>
            </w:tcBorders>
            <w:hideMark/>
          </w:tcPr>
          <w:p w14:paraId="79BDCAFA" w14:textId="77777777" w:rsidR="004D3D32" w:rsidRPr="00FA5164" w:rsidRDefault="004D3D32">
            <w:pPr>
              <w:spacing w:line="278" w:lineRule="auto"/>
              <w:rPr>
                <w:b/>
                <w:bCs/>
                <w:sz w:val="16"/>
                <w:szCs w:val="16"/>
              </w:rPr>
            </w:pPr>
            <w:r w:rsidRPr="00FA5164">
              <w:rPr>
                <w:sz w:val="16"/>
                <w:szCs w:val="16"/>
              </w:rPr>
              <w:t>Resolución del MinTansporte No 20243040045005 del 17 de septiembre de 2024</w:t>
            </w:r>
            <w:r w:rsidRPr="00FA5164">
              <w:rPr>
                <w:b/>
                <w:bCs/>
                <w:sz w:val="16"/>
                <w:szCs w:val="16"/>
              </w:rPr>
              <w:t> </w:t>
            </w:r>
          </w:p>
          <w:p w14:paraId="0120CDCA" w14:textId="77777777" w:rsidR="004D3D32" w:rsidRPr="00FA5164" w:rsidRDefault="004D3D32">
            <w:pPr>
              <w:spacing w:line="278" w:lineRule="auto"/>
              <w:rPr>
                <w:b/>
                <w:bCs/>
                <w:sz w:val="16"/>
                <w:szCs w:val="16"/>
              </w:rPr>
            </w:pPr>
            <w:r w:rsidRPr="00FA5164">
              <w:rPr>
                <w:b/>
                <w:bCs/>
                <w:sz w:val="16"/>
                <w:szCs w:val="16"/>
              </w:rPr>
              <w:t> </w:t>
            </w:r>
          </w:p>
          <w:p w14:paraId="651334DB" w14:textId="3D2E3265" w:rsidR="004D3D32" w:rsidRPr="00FA5164" w:rsidRDefault="004D3D32">
            <w:pPr>
              <w:spacing w:line="278" w:lineRule="auto"/>
              <w:rPr>
                <w:b/>
                <w:bCs/>
                <w:sz w:val="16"/>
                <w:szCs w:val="16"/>
              </w:rPr>
            </w:pPr>
            <w:r w:rsidRPr="00FA5164">
              <w:rPr>
                <w:sz w:val="16"/>
                <w:szCs w:val="16"/>
              </w:rPr>
              <w:t>Fe de erratas Resolución MinTransporte No 20253040037925 de 2025.</w:t>
            </w:r>
            <w:r w:rsidRPr="00FA5164">
              <w:rPr>
                <w:b/>
                <w:bCs/>
                <w:sz w:val="16"/>
                <w:szCs w:val="16"/>
              </w:rPr>
              <w:t> </w:t>
            </w:r>
          </w:p>
        </w:tc>
        <w:tc>
          <w:tcPr>
            <w:tcW w:w="1701" w:type="dxa"/>
            <w:tcBorders>
              <w:top w:val="single" w:sz="4" w:space="0" w:color="auto"/>
              <w:left w:val="single" w:sz="4" w:space="0" w:color="auto"/>
              <w:bottom w:val="single" w:sz="4" w:space="0" w:color="auto"/>
              <w:right w:val="single" w:sz="4" w:space="0" w:color="auto"/>
            </w:tcBorders>
            <w:hideMark/>
          </w:tcPr>
          <w:p w14:paraId="2CDF9FA9" w14:textId="77777777" w:rsidR="004D3D32" w:rsidRPr="00FA5164" w:rsidRDefault="004D3D32">
            <w:pPr>
              <w:spacing w:line="278" w:lineRule="auto"/>
              <w:rPr>
                <w:b/>
                <w:bCs/>
                <w:sz w:val="16"/>
                <w:szCs w:val="16"/>
              </w:rPr>
            </w:pPr>
            <w:r w:rsidRPr="00FA5164">
              <w:rPr>
                <w:sz w:val="16"/>
                <w:szCs w:val="16"/>
                <w:u w:val="single"/>
              </w:rPr>
              <w:t>https://ansv.gov.co/es/publicaciones/manual-de-senalizacion-vial</w:t>
            </w:r>
            <w:r w:rsidRPr="00FA5164">
              <w:rPr>
                <w:b/>
                <w:bCs/>
                <w:sz w:val="16"/>
                <w:szCs w:val="16"/>
              </w:rPr>
              <w:t> </w:t>
            </w:r>
          </w:p>
        </w:tc>
      </w:tr>
      <w:tr w:rsidR="004D3D32" w:rsidRPr="00FA5164" w14:paraId="51A55522" w14:textId="77777777" w:rsidTr="004D3D32">
        <w:trPr>
          <w:trHeight w:val="935"/>
        </w:trPr>
        <w:tc>
          <w:tcPr>
            <w:tcW w:w="2122" w:type="dxa"/>
            <w:tcBorders>
              <w:top w:val="single" w:sz="4" w:space="0" w:color="auto"/>
              <w:left w:val="single" w:sz="4" w:space="0" w:color="auto"/>
              <w:bottom w:val="single" w:sz="4" w:space="0" w:color="auto"/>
              <w:right w:val="single" w:sz="4" w:space="0" w:color="auto"/>
            </w:tcBorders>
            <w:hideMark/>
          </w:tcPr>
          <w:p w14:paraId="1304343D" w14:textId="77777777" w:rsidR="004D3D32" w:rsidRPr="00FA5164" w:rsidRDefault="004D3D32">
            <w:pPr>
              <w:spacing w:line="278" w:lineRule="auto"/>
              <w:rPr>
                <w:b/>
                <w:bCs/>
                <w:sz w:val="16"/>
                <w:szCs w:val="16"/>
              </w:rPr>
            </w:pPr>
            <w:hyperlink r:id="rId44" w:tgtFrame="_blank" w:history="1">
              <w:r w:rsidRPr="00FA5164">
                <w:rPr>
                  <w:b/>
                  <w:bCs/>
                  <w:sz w:val="16"/>
                  <w:szCs w:val="16"/>
                </w:rPr>
                <w:t>Metodología para el desarrollo de auditorías e inspecciones de seguridad vial para Colombia</w:t>
              </w:r>
            </w:hyperlink>
            <w:r w:rsidRPr="00FA5164">
              <w:rPr>
                <w:b/>
                <w:bCs/>
                <w:sz w:val="16"/>
                <w:szCs w:val="16"/>
              </w:rPr>
              <w:t>  </w:t>
            </w:r>
          </w:p>
        </w:tc>
        <w:tc>
          <w:tcPr>
            <w:tcW w:w="2976" w:type="dxa"/>
            <w:tcBorders>
              <w:top w:val="single" w:sz="4" w:space="0" w:color="auto"/>
              <w:left w:val="single" w:sz="4" w:space="0" w:color="auto"/>
              <w:bottom w:val="single" w:sz="4" w:space="0" w:color="auto"/>
              <w:right w:val="single" w:sz="4" w:space="0" w:color="auto"/>
            </w:tcBorders>
            <w:hideMark/>
          </w:tcPr>
          <w:p w14:paraId="2354B498" w14:textId="77777777" w:rsidR="004D3D32" w:rsidRPr="00FA5164" w:rsidRDefault="004D3D32">
            <w:pPr>
              <w:spacing w:line="278" w:lineRule="auto"/>
              <w:rPr>
                <w:b/>
                <w:bCs/>
                <w:sz w:val="16"/>
                <w:szCs w:val="16"/>
              </w:rPr>
            </w:pPr>
            <w:r w:rsidRPr="00FA5164">
              <w:rPr>
                <w:sz w:val="16"/>
                <w:szCs w:val="16"/>
              </w:rPr>
              <w:t>Resolución MinTransporte N° 20213040035705 de 2021</w:t>
            </w:r>
            <w:r w:rsidRPr="00FA5164">
              <w:rPr>
                <w:b/>
                <w:bCs/>
                <w:sz w:val="16"/>
                <w:szCs w:val="16"/>
              </w:rPr>
              <w:t> </w:t>
            </w:r>
          </w:p>
        </w:tc>
        <w:tc>
          <w:tcPr>
            <w:tcW w:w="1701" w:type="dxa"/>
            <w:tcBorders>
              <w:top w:val="single" w:sz="4" w:space="0" w:color="auto"/>
              <w:left w:val="single" w:sz="4" w:space="0" w:color="auto"/>
              <w:bottom w:val="single" w:sz="4" w:space="0" w:color="auto"/>
              <w:right w:val="single" w:sz="4" w:space="0" w:color="auto"/>
            </w:tcBorders>
            <w:hideMark/>
          </w:tcPr>
          <w:p w14:paraId="03A0FA0C" w14:textId="77777777" w:rsidR="004D3D32" w:rsidRPr="00FA5164" w:rsidRDefault="004D3D32">
            <w:pPr>
              <w:spacing w:line="278" w:lineRule="auto"/>
              <w:rPr>
                <w:b/>
                <w:bCs/>
                <w:sz w:val="16"/>
                <w:szCs w:val="16"/>
              </w:rPr>
            </w:pPr>
            <w:r w:rsidRPr="00FA5164">
              <w:rPr>
                <w:sz w:val="16"/>
                <w:szCs w:val="16"/>
                <w:u w:val="single"/>
              </w:rPr>
              <w:t>https://ansv.gov.co/es/prensa-publicaciones/5783</w:t>
            </w:r>
            <w:r w:rsidRPr="00FA5164">
              <w:rPr>
                <w:b/>
                <w:bCs/>
                <w:sz w:val="16"/>
                <w:szCs w:val="16"/>
              </w:rPr>
              <w:t> </w:t>
            </w:r>
          </w:p>
        </w:tc>
      </w:tr>
      <w:tr w:rsidR="004D3D32" w:rsidRPr="00FA5164" w14:paraId="259E3CA6" w14:textId="77777777" w:rsidTr="004D3D32">
        <w:trPr>
          <w:trHeight w:val="977"/>
        </w:trPr>
        <w:tc>
          <w:tcPr>
            <w:tcW w:w="2122" w:type="dxa"/>
            <w:tcBorders>
              <w:top w:val="single" w:sz="4" w:space="0" w:color="auto"/>
              <w:left w:val="single" w:sz="4" w:space="0" w:color="auto"/>
              <w:bottom w:val="single" w:sz="4" w:space="0" w:color="auto"/>
              <w:right w:val="single" w:sz="4" w:space="0" w:color="auto"/>
            </w:tcBorders>
            <w:hideMark/>
          </w:tcPr>
          <w:p w14:paraId="4EBFCAB9" w14:textId="77777777" w:rsidR="004D3D32" w:rsidRPr="00FA5164" w:rsidRDefault="004D3D32">
            <w:pPr>
              <w:spacing w:line="278" w:lineRule="auto"/>
              <w:rPr>
                <w:b/>
                <w:bCs/>
                <w:sz w:val="16"/>
                <w:szCs w:val="16"/>
              </w:rPr>
            </w:pPr>
            <w:r w:rsidRPr="00FA5164">
              <w:rPr>
                <w:b/>
                <w:bCs/>
                <w:sz w:val="16"/>
                <w:szCs w:val="16"/>
              </w:rPr>
              <w:t>Reglamento Técnico aplicable a los sistemas de contención vehicular  </w:t>
            </w:r>
          </w:p>
        </w:tc>
        <w:tc>
          <w:tcPr>
            <w:tcW w:w="2976" w:type="dxa"/>
            <w:tcBorders>
              <w:top w:val="single" w:sz="4" w:space="0" w:color="auto"/>
              <w:left w:val="single" w:sz="4" w:space="0" w:color="auto"/>
              <w:bottom w:val="single" w:sz="4" w:space="0" w:color="auto"/>
              <w:right w:val="single" w:sz="4" w:space="0" w:color="auto"/>
            </w:tcBorders>
            <w:hideMark/>
          </w:tcPr>
          <w:p w14:paraId="2ED0FF16" w14:textId="77777777" w:rsidR="004D3D32" w:rsidRPr="00FA5164" w:rsidRDefault="004D3D32">
            <w:pPr>
              <w:spacing w:line="278" w:lineRule="auto"/>
              <w:rPr>
                <w:b/>
                <w:bCs/>
                <w:sz w:val="16"/>
                <w:szCs w:val="16"/>
              </w:rPr>
            </w:pPr>
            <w:r w:rsidRPr="00FA5164">
              <w:rPr>
                <w:sz w:val="16"/>
                <w:szCs w:val="16"/>
              </w:rPr>
              <w:t>Resolución MinTransporte 20223040044065 de 2022</w:t>
            </w:r>
            <w:r w:rsidRPr="00FA5164">
              <w:rPr>
                <w:b/>
                <w:bCs/>
                <w:sz w:val="16"/>
                <w:szCs w:val="16"/>
              </w:rPr>
              <w:t> </w:t>
            </w:r>
          </w:p>
        </w:tc>
        <w:tc>
          <w:tcPr>
            <w:tcW w:w="1701" w:type="dxa"/>
            <w:tcBorders>
              <w:top w:val="single" w:sz="4" w:space="0" w:color="auto"/>
              <w:left w:val="single" w:sz="4" w:space="0" w:color="auto"/>
              <w:bottom w:val="single" w:sz="4" w:space="0" w:color="auto"/>
              <w:right w:val="single" w:sz="4" w:space="0" w:color="auto"/>
            </w:tcBorders>
            <w:hideMark/>
          </w:tcPr>
          <w:p w14:paraId="22D6CDB4" w14:textId="77777777" w:rsidR="004D3D32" w:rsidRPr="00FA5164" w:rsidRDefault="004D3D32">
            <w:pPr>
              <w:spacing w:line="278" w:lineRule="auto"/>
              <w:rPr>
                <w:b/>
                <w:bCs/>
                <w:sz w:val="16"/>
                <w:szCs w:val="16"/>
              </w:rPr>
            </w:pPr>
            <w:r w:rsidRPr="00FA5164">
              <w:rPr>
                <w:sz w:val="16"/>
                <w:szCs w:val="16"/>
                <w:u w:val="single"/>
              </w:rPr>
              <w:t>https://www.alcaldiabogota.gov.co/sisjur/normas/Norma1.jsp?i=127303&amp;dt=S</w:t>
            </w:r>
            <w:r w:rsidRPr="00FA5164">
              <w:rPr>
                <w:b/>
                <w:bCs/>
                <w:sz w:val="16"/>
                <w:szCs w:val="16"/>
              </w:rPr>
              <w:t> </w:t>
            </w:r>
          </w:p>
        </w:tc>
      </w:tr>
    </w:tbl>
    <w:p w14:paraId="1943BCCB" w14:textId="5755B40C" w:rsidR="004D3D32" w:rsidRPr="004D3D32" w:rsidRDefault="004D3D32" w:rsidP="20DF6005">
      <w:pPr>
        <w:spacing w:before="2"/>
        <w:jc w:val="both"/>
        <w:rPr>
          <w:rFonts w:eastAsiaTheme="minorEastAsia"/>
          <w:sz w:val="16"/>
          <w:szCs w:val="16"/>
        </w:rPr>
      </w:pPr>
      <w:r w:rsidRPr="004D3D32">
        <w:rPr>
          <w:rFonts w:eastAsiaTheme="minorEastAsia"/>
          <w:sz w:val="16"/>
          <w:szCs w:val="16"/>
        </w:rPr>
        <w:t>Fuente: ANSV</w:t>
      </w:r>
    </w:p>
    <w:p w14:paraId="6F41CAEE" w14:textId="37080B12" w:rsidR="00A472D1" w:rsidRDefault="00A472D1" w:rsidP="00A472D1">
      <w:pPr>
        <w:pStyle w:val="Ttulo1"/>
        <w:numPr>
          <w:ilvl w:val="0"/>
          <w:numId w:val="13"/>
        </w:numPr>
        <w:tabs>
          <w:tab w:val="left" w:pos="296"/>
        </w:tabs>
        <w:ind w:left="296" w:hanging="295"/>
      </w:pPr>
      <w:r>
        <w:rPr>
          <w:w w:val="80"/>
        </w:rPr>
        <w:t>En</w:t>
      </w:r>
      <w:r>
        <w:rPr>
          <w:spacing w:val="-3"/>
        </w:rPr>
        <w:t xml:space="preserve"> </w:t>
      </w:r>
      <w:r>
        <w:rPr>
          <w:w w:val="80"/>
        </w:rPr>
        <w:t>relación</w:t>
      </w:r>
      <w:r>
        <w:rPr>
          <w:spacing w:val="-2"/>
        </w:rPr>
        <w:t xml:space="preserve"> </w:t>
      </w:r>
      <w:r>
        <w:rPr>
          <w:w w:val="80"/>
        </w:rPr>
        <w:t>con</w:t>
      </w:r>
      <w:r>
        <w:rPr>
          <w:spacing w:val="-5"/>
        </w:rPr>
        <w:t xml:space="preserve"> </w:t>
      </w:r>
      <w:r>
        <w:rPr>
          <w:w w:val="80"/>
        </w:rPr>
        <w:t>la</w:t>
      </w:r>
      <w:r>
        <w:rPr>
          <w:spacing w:val="-1"/>
        </w:rPr>
        <w:t xml:space="preserve"> </w:t>
      </w:r>
      <w:r>
        <w:rPr>
          <w:w w:val="80"/>
        </w:rPr>
        <w:t>formación</w:t>
      </w:r>
      <w:r>
        <w:rPr>
          <w:spacing w:val="-2"/>
        </w:rPr>
        <w:t xml:space="preserve"> </w:t>
      </w:r>
      <w:r>
        <w:rPr>
          <w:w w:val="80"/>
        </w:rPr>
        <w:t>de</w:t>
      </w:r>
      <w:r>
        <w:rPr>
          <w:spacing w:val="-4"/>
        </w:rPr>
        <w:t xml:space="preserve"> </w:t>
      </w:r>
      <w:r>
        <w:rPr>
          <w:w w:val="80"/>
        </w:rPr>
        <w:t>conductores,</w:t>
      </w:r>
      <w:r>
        <w:rPr>
          <w:spacing w:val="-3"/>
        </w:rPr>
        <w:t xml:space="preserve"> </w:t>
      </w:r>
      <w:r>
        <w:rPr>
          <w:w w:val="80"/>
        </w:rPr>
        <w:t>licencias</w:t>
      </w:r>
      <w:r>
        <w:rPr>
          <w:spacing w:val="-4"/>
        </w:rPr>
        <w:t xml:space="preserve"> </w:t>
      </w:r>
      <w:r>
        <w:rPr>
          <w:w w:val="80"/>
        </w:rPr>
        <w:t>y</w:t>
      </w:r>
      <w:r>
        <w:rPr>
          <w:spacing w:val="-2"/>
        </w:rPr>
        <w:t xml:space="preserve"> </w:t>
      </w:r>
      <w:r>
        <w:rPr>
          <w:w w:val="80"/>
        </w:rPr>
        <w:t>organismos</w:t>
      </w:r>
      <w:r>
        <w:rPr>
          <w:spacing w:val="-2"/>
        </w:rPr>
        <w:t xml:space="preserve"> </w:t>
      </w:r>
      <w:r>
        <w:rPr>
          <w:w w:val="80"/>
        </w:rPr>
        <w:t>de</w:t>
      </w:r>
      <w:r>
        <w:rPr>
          <w:spacing w:val="-7"/>
        </w:rPr>
        <w:t xml:space="preserve"> </w:t>
      </w:r>
      <w:r>
        <w:rPr>
          <w:w w:val="80"/>
        </w:rPr>
        <w:t>apoyo</w:t>
      </w:r>
      <w:r>
        <w:rPr>
          <w:spacing w:val="-2"/>
        </w:rPr>
        <w:t xml:space="preserve"> </w:t>
      </w:r>
      <w:r>
        <w:rPr>
          <w:w w:val="80"/>
        </w:rPr>
        <w:t>al</w:t>
      </w:r>
      <w:r>
        <w:rPr>
          <w:spacing w:val="-2"/>
        </w:rPr>
        <w:t xml:space="preserve"> </w:t>
      </w:r>
      <w:r>
        <w:rPr>
          <w:spacing w:val="-2"/>
          <w:w w:val="80"/>
        </w:rPr>
        <w:t xml:space="preserve">tránsito </w:t>
      </w:r>
    </w:p>
    <w:p w14:paraId="4A12F73C" w14:textId="77777777" w:rsidR="00A472D1" w:rsidRDefault="00A472D1" w:rsidP="00A472D1">
      <w:pPr>
        <w:pStyle w:val="Prrafodelista"/>
        <w:numPr>
          <w:ilvl w:val="1"/>
          <w:numId w:val="13"/>
        </w:numPr>
        <w:tabs>
          <w:tab w:val="left" w:pos="719"/>
          <w:tab w:val="left" w:pos="721"/>
        </w:tabs>
        <w:spacing w:before="245" w:line="261" w:lineRule="auto"/>
        <w:ind w:right="146"/>
        <w:jc w:val="both"/>
        <w:rPr>
          <w:sz w:val="24"/>
        </w:rPr>
      </w:pPr>
      <w:r>
        <w:rPr>
          <w:spacing w:val="-2"/>
          <w:w w:val="90"/>
          <w:sz w:val="24"/>
        </w:rPr>
        <w:t>¿Qué</w:t>
      </w:r>
      <w:r>
        <w:rPr>
          <w:spacing w:val="-3"/>
          <w:w w:val="90"/>
          <w:sz w:val="24"/>
        </w:rPr>
        <w:t xml:space="preserve"> </w:t>
      </w:r>
      <w:r>
        <w:rPr>
          <w:spacing w:val="-2"/>
          <w:w w:val="90"/>
          <w:sz w:val="24"/>
        </w:rPr>
        <w:t>evaluación</w:t>
      </w:r>
      <w:r>
        <w:rPr>
          <w:spacing w:val="-3"/>
          <w:w w:val="90"/>
          <w:sz w:val="24"/>
        </w:rPr>
        <w:t xml:space="preserve"> </w:t>
      </w:r>
      <w:r>
        <w:rPr>
          <w:spacing w:val="-2"/>
          <w:w w:val="90"/>
          <w:sz w:val="24"/>
        </w:rPr>
        <w:t>ha</w:t>
      </w:r>
      <w:r>
        <w:rPr>
          <w:spacing w:val="-3"/>
          <w:w w:val="90"/>
          <w:sz w:val="24"/>
        </w:rPr>
        <w:t xml:space="preserve"> </w:t>
      </w:r>
      <w:r>
        <w:rPr>
          <w:spacing w:val="-2"/>
          <w:w w:val="90"/>
          <w:sz w:val="24"/>
        </w:rPr>
        <w:t>realizado</w:t>
      </w:r>
      <w:r>
        <w:rPr>
          <w:spacing w:val="-3"/>
          <w:w w:val="90"/>
          <w:sz w:val="24"/>
        </w:rPr>
        <w:t xml:space="preserve"> </w:t>
      </w:r>
      <w:r>
        <w:rPr>
          <w:spacing w:val="-2"/>
          <w:w w:val="90"/>
          <w:sz w:val="24"/>
        </w:rPr>
        <w:t>el Ministerio</w:t>
      </w:r>
      <w:r>
        <w:rPr>
          <w:spacing w:val="-3"/>
          <w:w w:val="90"/>
          <w:sz w:val="24"/>
        </w:rPr>
        <w:t xml:space="preserve"> </w:t>
      </w:r>
      <w:r>
        <w:rPr>
          <w:spacing w:val="-2"/>
          <w:w w:val="90"/>
          <w:sz w:val="24"/>
        </w:rPr>
        <w:t>de</w:t>
      </w:r>
      <w:r>
        <w:rPr>
          <w:spacing w:val="-3"/>
          <w:w w:val="90"/>
          <w:sz w:val="24"/>
        </w:rPr>
        <w:t xml:space="preserve"> </w:t>
      </w:r>
      <w:r>
        <w:rPr>
          <w:spacing w:val="-2"/>
          <w:w w:val="90"/>
          <w:sz w:val="24"/>
        </w:rPr>
        <w:t>Transporte sobre</w:t>
      </w:r>
      <w:r>
        <w:rPr>
          <w:spacing w:val="-3"/>
          <w:w w:val="90"/>
          <w:sz w:val="24"/>
        </w:rPr>
        <w:t xml:space="preserve"> </w:t>
      </w:r>
      <w:r>
        <w:rPr>
          <w:spacing w:val="-2"/>
          <w:w w:val="90"/>
          <w:sz w:val="24"/>
        </w:rPr>
        <w:t>la calidad</w:t>
      </w:r>
      <w:r>
        <w:rPr>
          <w:spacing w:val="-3"/>
          <w:w w:val="90"/>
          <w:sz w:val="24"/>
        </w:rPr>
        <w:t xml:space="preserve"> </w:t>
      </w:r>
      <w:r>
        <w:rPr>
          <w:spacing w:val="-2"/>
          <w:w w:val="90"/>
          <w:sz w:val="24"/>
        </w:rPr>
        <w:t>actual de la</w:t>
      </w:r>
      <w:r>
        <w:rPr>
          <w:spacing w:val="-3"/>
          <w:w w:val="90"/>
          <w:sz w:val="24"/>
        </w:rPr>
        <w:t xml:space="preserve"> </w:t>
      </w:r>
      <w:r>
        <w:rPr>
          <w:spacing w:val="-2"/>
          <w:w w:val="90"/>
          <w:sz w:val="24"/>
        </w:rPr>
        <w:t xml:space="preserve">formación </w:t>
      </w:r>
      <w:r>
        <w:rPr>
          <w:w w:val="85"/>
          <w:sz w:val="24"/>
        </w:rPr>
        <w:t xml:space="preserve">impartida por los Centros de Enseñanza Automovilística – CEA? </w:t>
      </w:r>
      <w:r w:rsidRPr="00A02160">
        <w:rPr>
          <w:b/>
          <w:bCs/>
          <w:color w:val="FF0000"/>
          <w:spacing w:val="-2"/>
          <w:w w:val="90"/>
          <w:sz w:val="24"/>
          <w:highlight w:val="yellow"/>
        </w:rPr>
        <w:t>MT</w:t>
      </w:r>
    </w:p>
    <w:p w14:paraId="54A38C7E" w14:textId="77777777" w:rsidR="00A472D1" w:rsidRDefault="00A472D1" w:rsidP="00A472D1">
      <w:pPr>
        <w:pStyle w:val="Prrafodelista"/>
        <w:numPr>
          <w:ilvl w:val="1"/>
          <w:numId w:val="13"/>
        </w:numPr>
        <w:tabs>
          <w:tab w:val="left" w:pos="719"/>
          <w:tab w:val="left" w:pos="721"/>
        </w:tabs>
        <w:spacing w:before="0" w:line="261" w:lineRule="auto"/>
        <w:ind w:right="136"/>
        <w:jc w:val="both"/>
        <w:rPr>
          <w:sz w:val="24"/>
        </w:rPr>
      </w:pPr>
      <w:r>
        <w:rPr>
          <w:w w:val="85"/>
          <w:sz w:val="24"/>
        </w:rPr>
        <w:t>Remita el</w:t>
      </w:r>
      <w:r>
        <w:rPr>
          <w:spacing w:val="-1"/>
          <w:w w:val="85"/>
          <w:sz w:val="24"/>
        </w:rPr>
        <w:t xml:space="preserve"> </w:t>
      </w:r>
      <w:r>
        <w:rPr>
          <w:w w:val="85"/>
          <w:sz w:val="24"/>
        </w:rPr>
        <w:t>número</w:t>
      </w:r>
      <w:r>
        <w:rPr>
          <w:spacing w:val="-1"/>
          <w:w w:val="85"/>
          <w:sz w:val="24"/>
        </w:rPr>
        <w:t xml:space="preserve"> </w:t>
      </w:r>
      <w:r>
        <w:rPr>
          <w:w w:val="85"/>
          <w:sz w:val="24"/>
        </w:rPr>
        <w:t>de Centros de Enseñanza Automovilística investigados y sancionados</w:t>
      </w:r>
      <w:r>
        <w:rPr>
          <w:spacing w:val="-1"/>
          <w:w w:val="85"/>
          <w:sz w:val="24"/>
        </w:rPr>
        <w:t xml:space="preserve"> </w:t>
      </w:r>
      <w:r>
        <w:rPr>
          <w:w w:val="85"/>
          <w:sz w:val="24"/>
        </w:rPr>
        <w:t>durante los últimos</w:t>
      </w:r>
      <w:r>
        <w:rPr>
          <w:spacing w:val="-9"/>
          <w:w w:val="85"/>
          <w:sz w:val="24"/>
        </w:rPr>
        <w:t xml:space="preserve"> </w:t>
      </w:r>
      <w:r>
        <w:rPr>
          <w:w w:val="85"/>
          <w:sz w:val="24"/>
        </w:rPr>
        <w:t>cinco</w:t>
      </w:r>
      <w:r>
        <w:rPr>
          <w:spacing w:val="-10"/>
          <w:w w:val="85"/>
          <w:sz w:val="24"/>
        </w:rPr>
        <w:t xml:space="preserve"> </w:t>
      </w:r>
      <w:r>
        <w:rPr>
          <w:w w:val="85"/>
          <w:sz w:val="24"/>
        </w:rPr>
        <w:t>años,</w:t>
      </w:r>
      <w:r>
        <w:rPr>
          <w:spacing w:val="-11"/>
          <w:w w:val="85"/>
          <w:sz w:val="24"/>
        </w:rPr>
        <w:t xml:space="preserve"> </w:t>
      </w:r>
      <w:r>
        <w:rPr>
          <w:w w:val="85"/>
          <w:sz w:val="24"/>
        </w:rPr>
        <w:t>indicando</w:t>
      </w:r>
      <w:r>
        <w:rPr>
          <w:spacing w:val="-8"/>
          <w:w w:val="85"/>
          <w:sz w:val="24"/>
        </w:rPr>
        <w:t xml:space="preserve"> </w:t>
      </w:r>
      <w:r>
        <w:rPr>
          <w:w w:val="85"/>
          <w:sz w:val="24"/>
        </w:rPr>
        <w:t>causa,</w:t>
      </w:r>
      <w:r>
        <w:rPr>
          <w:spacing w:val="-11"/>
          <w:w w:val="85"/>
          <w:sz w:val="24"/>
        </w:rPr>
        <w:t xml:space="preserve"> </w:t>
      </w:r>
      <w:r>
        <w:rPr>
          <w:w w:val="85"/>
          <w:sz w:val="24"/>
        </w:rPr>
        <w:t>departamento</w:t>
      </w:r>
      <w:r>
        <w:rPr>
          <w:spacing w:val="-10"/>
          <w:w w:val="85"/>
          <w:sz w:val="24"/>
        </w:rPr>
        <w:t xml:space="preserve"> </w:t>
      </w:r>
      <w:r>
        <w:rPr>
          <w:w w:val="85"/>
          <w:sz w:val="24"/>
        </w:rPr>
        <w:t>y</w:t>
      </w:r>
      <w:r>
        <w:rPr>
          <w:spacing w:val="-8"/>
          <w:w w:val="85"/>
          <w:sz w:val="24"/>
        </w:rPr>
        <w:t xml:space="preserve"> </w:t>
      </w:r>
      <w:r>
        <w:rPr>
          <w:w w:val="85"/>
          <w:sz w:val="24"/>
        </w:rPr>
        <w:t>sanción</w:t>
      </w:r>
      <w:r>
        <w:rPr>
          <w:spacing w:val="-10"/>
          <w:w w:val="85"/>
          <w:sz w:val="24"/>
        </w:rPr>
        <w:t xml:space="preserve"> </w:t>
      </w:r>
      <w:r>
        <w:rPr>
          <w:w w:val="85"/>
          <w:sz w:val="24"/>
        </w:rPr>
        <w:t>impuesta.</w:t>
      </w:r>
      <w:r w:rsidRPr="00A02160">
        <w:rPr>
          <w:b/>
          <w:bCs/>
          <w:color w:val="FF0000"/>
          <w:spacing w:val="-2"/>
          <w:w w:val="90"/>
          <w:sz w:val="24"/>
          <w:highlight w:val="yellow"/>
        </w:rPr>
        <w:t xml:space="preserve"> MT</w:t>
      </w:r>
    </w:p>
    <w:p w14:paraId="2151937E" w14:textId="77777777" w:rsidR="00A472D1" w:rsidRDefault="00A472D1" w:rsidP="00A472D1">
      <w:pPr>
        <w:pStyle w:val="Prrafodelista"/>
        <w:numPr>
          <w:ilvl w:val="1"/>
          <w:numId w:val="13"/>
        </w:numPr>
        <w:tabs>
          <w:tab w:val="left" w:pos="719"/>
          <w:tab w:val="left" w:pos="721"/>
        </w:tabs>
        <w:spacing w:before="2" w:line="261" w:lineRule="auto"/>
        <w:ind w:right="137"/>
        <w:jc w:val="both"/>
        <w:rPr>
          <w:sz w:val="24"/>
        </w:rPr>
      </w:pPr>
      <w:r>
        <w:rPr>
          <w:w w:val="85"/>
          <w:sz w:val="24"/>
        </w:rPr>
        <w:t>Remita</w:t>
      </w:r>
      <w:r>
        <w:rPr>
          <w:spacing w:val="-8"/>
          <w:w w:val="85"/>
          <w:sz w:val="24"/>
        </w:rPr>
        <w:t xml:space="preserve"> </w:t>
      </w:r>
      <w:r>
        <w:rPr>
          <w:w w:val="85"/>
          <w:sz w:val="24"/>
        </w:rPr>
        <w:t>información</w:t>
      </w:r>
      <w:r>
        <w:rPr>
          <w:spacing w:val="-7"/>
          <w:w w:val="85"/>
          <w:sz w:val="24"/>
        </w:rPr>
        <w:t xml:space="preserve"> </w:t>
      </w:r>
      <w:r>
        <w:rPr>
          <w:w w:val="85"/>
          <w:sz w:val="24"/>
        </w:rPr>
        <w:t>equivalente</w:t>
      </w:r>
      <w:r>
        <w:rPr>
          <w:spacing w:val="-7"/>
          <w:w w:val="85"/>
          <w:sz w:val="24"/>
        </w:rPr>
        <w:t xml:space="preserve"> </w:t>
      </w:r>
      <w:r>
        <w:rPr>
          <w:w w:val="85"/>
          <w:sz w:val="24"/>
        </w:rPr>
        <w:t>respecto</w:t>
      </w:r>
      <w:r>
        <w:rPr>
          <w:spacing w:val="-8"/>
          <w:w w:val="85"/>
          <w:sz w:val="24"/>
        </w:rPr>
        <w:t xml:space="preserve"> </w:t>
      </w:r>
      <w:r>
        <w:rPr>
          <w:w w:val="85"/>
          <w:sz w:val="24"/>
        </w:rPr>
        <w:t>de</w:t>
      </w:r>
      <w:r>
        <w:rPr>
          <w:spacing w:val="-7"/>
          <w:w w:val="85"/>
          <w:sz w:val="24"/>
        </w:rPr>
        <w:t xml:space="preserve"> </w:t>
      </w:r>
      <w:r>
        <w:rPr>
          <w:w w:val="85"/>
          <w:sz w:val="24"/>
        </w:rPr>
        <w:t>los</w:t>
      </w:r>
      <w:r>
        <w:rPr>
          <w:spacing w:val="-8"/>
          <w:w w:val="85"/>
          <w:sz w:val="24"/>
        </w:rPr>
        <w:t xml:space="preserve"> </w:t>
      </w:r>
      <w:r>
        <w:rPr>
          <w:w w:val="85"/>
          <w:sz w:val="24"/>
        </w:rPr>
        <w:t>Centros</w:t>
      </w:r>
      <w:r>
        <w:rPr>
          <w:spacing w:val="-7"/>
          <w:w w:val="85"/>
          <w:sz w:val="24"/>
        </w:rPr>
        <w:t xml:space="preserve"> </w:t>
      </w:r>
      <w:r>
        <w:rPr>
          <w:w w:val="85"/>
          <w:sz w:val="24"/>
        </w:rPr>
        <w:t>de</w:t>
      </w:r>
      <w:r>
        <w:rPr>
          <w:spacing w:val="-8"/>
          <w:w w:val="85"/>
          <w:sz w:val="24"/>
        </w:rPr>
        <w:t xml:space="preserve"> </w:t>
      </w:r>
      <w:r>
        <w:rPr>
          <w:w w:val="85"/>
          <w:sz w:val="24"/>
        </w:rPr>
        <w:t>Reconocimiento</w:t>
      </w:r>
      <w:r>
        <w:rPr>
          <w:spacing w:val="-7"/>
          <w:w w:val="85"/>
          <w:sz w:val="24"/>
        </w:rPr>
        <w:t xml:space="preserve"> </w:t>
      </w:r>
      <w:r>
        <w:rPr>
          <w:w w:val="85"/>
          <w:sz w:val="24"/>
        </w:rPr>
        <w:t>de</w:t>
      </w:r>
      <w:r>
        <w:rPr>
          <w:spacing w:val="-8"/>
          <w:w w:val="85"/>
          <w:sz w:val="24"/>
        </w:rPr>
        <w:t xml:space="preserve"> </w:t>
      </w:r>
      <w:r>
        <w:rPr>
          <w:w w:val="85"/>
          <w:sz w:val="24"/>
        </w:rPr>
        <w:t>Conductores</w:t>
      </w:r>
      <w:r>
        <w:rPr>
          <w:spacing w:val="-8"/>
          <w:sz w:val="24"/>
        </w:rPr>
        <w:t xml:space="preserve"> </w:t>
      </w:r>
      <w:r>
        <w:rPr>
          <w:w w:val="85"/>
          <w:sz w:val="24"/>
        </w:rPr>
        <w:t>–</w:t>
      </w:r>
      <w:r>
        <w:rPr>
          <w:spacing w:val="-7"/>
          <w:w w:val="85"/>
          <w:sz w:val="24"/>
        </w:rPr>
        <w:t xml:space="preserve"> </w:t>
      </w:r>
      <w:r>
        <w:rPr>
          <w:w w:val="85"/>
          <w:sz w:val="24"/>
        </w:rPr>
        <w:t>CRC</w:t>
      </w:r>
      <w:r>
        <w:rPr>
          <w:spacing w:val="-8"/>
          <w:w w:val="85"/>
          <w:sz w:val="24"/>
        </w:rPr>
        <w:t xml:space="preserve"> </w:t>
      </w:r>
      <w:r>
        <w:rPr>
          <w:w w:val="85"/>
          <w:sz w:val="24"/>
        </w:rPr>
        <w:t>y Centros de Diagnóstico Automotor – CDA.</w:t>
      </w:r>
      <w:r w:rsidRPr="00A02160">
        <w:rPr>
          <w:b/>
          <w:bCs/>
          <w:color w:val="FF0000"/>
          <w:spacing w:val="-2"/>
          <w:w w:val="90"/>
          <w:sz w:val="24"/>
          <w:highlight w:val="yellow"/>
        </w:rPr>
        <w:t xml:space="preserve"> MT</w:t>
      </w:r>
    </w:p>
    <w:p w14:paraId="51941AD2" w14:textId="77777777" w:rsidR="00A472D1" w:rsidRPr="00A02160" w:rsidRDefault="00A472D1" w:rsidP="00A472D1">
      <w:pPr>
        <w:pStyle w:val="Prrafodelista"/>
        <w:numPr>
          <w:ilvl w:val="1"/>
          <w:numId w:val="13"/>
        </w:numPr>
        <w:tabs>
          <w:tab w:val="left" w:pos="719"/>
          <w:tab w:val="left" w:pos="721"/>
        </w:tabs>
        <w:spacing w:before="2" w:line="261" w:lineRule="auto"/>
        <w:ind w:right="143"/>
        <w:jc w:val="both"/>
        <w:rPr>
          <w:sz w:val="24"/>
        </w:rPr>
      </w:pPr>
      <w:r w:rsidRPr="00A02160">
        <w:rPr>
          <w:w w:val="90"/>
          <w:sz w:val="24"/>
        </w:rPr>
        <w:t>¿Qué</w:t>
      </w:r>
      <w:r w:rsidRPr="00A02160">
        <w:rPr>
          <w:spacing w:val="-9"/>
          <w:w w:val="90"/>
          <w:sz w:val="24"/>
        </w:rPr>
        <w:t xml:space="preserve"> </w:t>
      </w:r>
      <w:r w:rsidRPr="00A02160">
        <w:rPr>
          <w:w w:val="90"/>
          <w:sz w:val="24"/>
        </w:rPr>
        <w:t>controles</w:t>
      </w:r>
      <w:r w:rsidRPr="00A02160">
        <w:rPr>
          <w:spacing w:val="-10"/>
          <w:w w:val="90"/>
          <w:sz w:val="24"/>
        </w:rPr>
        <w:t xml:space="preserve"> </w:t>
      </w:r>
      <w:r w:rsidRPr="00A02160">
        <w:rPr>
          <w:w w:val="90"/>
          <w:sz w:val="24"/>
        </w:rPr>
        <w:t>existen</w:t>
      </w:r>
      <w:r w:rsidRPr="00A02160">
        <w:rPr>
          <w:spacing w:val="-10"/>
          <w:w w:val="90"/>
          <w:sz w:val="24"/>
        </w:rPr>
        <w:t xml:space="preserve"> </w:t>
      </w:r>
      <w:r w:rsidRPr="00A02160">
        <w:rPr>
          <w:w w:val="90"/>
          <w:sz w:val="24"/>
        </w:rPr>
        <w:t>para</w:t>
      </w:r>
      <w:r w:rsidRPr="00A02160">
        <w:rPr>
          <w:spacing w:val="-9"/>
          <w:w w:val="90"/>
          <w:sz w:val="24"/>
        </w:rPr>
        <w:t xml:space="preserve"> </w:t>
      </w:r>
      <w:r w:rsidRPr="00A02160">
        <w:rPr>
          <w:w w:val="90"/>
          <w:sz w:val="24"/>
        </w:rPr>
        <w:t>garantizar</w:t>
      </w:r>
      <w:r w:rsidRPr="00A02160">
        <w:rPr>
          <w:spacing w:val="-11"/>
          <w:w w:val="90"/>
          <w:sz w:val="24"/>
        </w:rPr>
        <w:t xml:space="preserve"> </w:t>
      </w:r>
      <w:r w:rsidRPr="00A02160">
        <w:rPr>
          <w:w w:val="90"/>
          <w:sz w:val="24"/>
        </w:rPr>
        <w:t>que</w:t>
      </w:r>
      <w:r w:rsidRPr="00A02160">
        <w:rPr>
          <w:spacing w:val="-10"/>
          <w:w w:val="90"/>
          <w:sz w:val="24"/>
        </w:rPr>
        <w:t xml:space="preserve"> </w:t>
      </w:r>
      <w:r w:rsidRPr="00A02160">
        <w:rPr>
          <w:w w:val="90"/>
          <w:sz w:val="24"/>
        </w:rPr>
        <w:t>los</w:t>
      </w:r>
      <w:r w:rsidRPr="00A02160">
        <w:rPr>
          <w:spacing w:val="-10"/>
          <w:w w:val="90"/>
          <w:sz w:val="24"/>
        </w:rPr>
        <w:t xml:space="preserve"> </w:t>
      </w:r>
      <w:r w:rsidRPr="00A02160">
        <w:rPr>
          <w:w w:val="90"/>
          <w:sz w:val="24"/>
        </w:rPr>
        <w:t>aspirantes</w:t>
      </w:r>
      <w:r w:rsidRPr="00A02160">
        <w:rPr>
          <w:spacing w:val="-11"/>
          <w:w w:val="90"/>
          <w:sz w:val="24"/>
        </w:rPr>
        <w:t xml:space="preserve"> </w:t>
      </w:r>
      <w:r w:rsidRPr="00A02160">
        <w:rPr>
          <w:w w:val="90"/>
          <w:sz w:val="24"/>
        </w:rPr>
        <w:t>a</w:t>
      </w:r>
      <w:r w:rsidRPr="00A02160">
        <w:rPr>
          <w:spacing w:val="-10"/>
          <w:w w:val="90"/>
          <w:sz w:val="24"/>
        </w:rPr>
        <w:t xml:space="preserve"> </w:t>
      </w:r>
      <w:r w:rsidRPr="00A02160">
        <w:rPr>
          <w:w w:val="90"/>
          <w:sz w:val="24"/>
        </w:rPr>
        <w:t>obtener</w:t>
      </w:r>
      <w:r w:rsidRPr="00A02160">
        <w:rPr>
          <w:spacing w:val="-11"/>
          <w:w w:val="90"/>
          <w:sz w:val="24"/>
        </w:rPr>
        <w:t xml:space="preserve"> </w:t>
      </w:r>
      <w:r w:rsidRPr="00A02160">
        <w:rPr>
          <w:w w:val="90"/>
          <w:sz w:val="24"/>
        </w:rPr>
        <w:t>una</w:t>
      </w:r>
      <w:r w:rsidRPr="00A02160">
        <w:rPr>
          <w:spacing w:val="-9"/>
          <w:w w:val="90"/>
          <w:sz w:val="24"/>
        </w:rPr>
        <w:t xml:space="preserve"> </w:t>
      </w:r>
      <w:r w:rsidRPr="00A02160">
        <w:rPr>
          <w:w w:val="90"/>
          <w:sz w:val="24"/>
        </w:rPr>
        <w:t>licencia</w:t>
      </w:r>
      <w:r w:rsidRPr="00A02160">
        <w:rPr>
          <w:spacing w:val="-9"/>
          <w:w w:val="90"/>
          <w:sz w:val="24"/>
        </w:rPr>
        <w:t xml:space="preserve"> </w:t>
      </w:r>
      <w:r w:rsidRPr="00A02160">
        <w:rPr>
          <w:w w:val="90"/>
          <w:sz w:val="24"/>
        </w:rPr>
        <w:t>de</w:t>
      </w:r>
      <w:r w:rsidRPr="00A02160">
        <w:rPr>
          <w:spacing w:val="-9"/>
          <w:w w:val="90"/>
          <w:sz w:val="24"/>
        </w:rPr>
        <w:t xml:space="preserve"> </w:t>
      </w:r>
      <w:r w:rsidRPr="00A02160">
        <w:rPr>
          <w:w w:val="90"/>
          <w:sz w:val="24"/>
        </w:rPr>
        <w:t xml:space="preserve">conducción </w:t>
      </w:r>
      <w:r w:rsidRPr="00A02160">
        <w:rPr>
          <w:spacing w:val="-2"/>
          <w:w w:val="85"/>
          <w:sz w:val="24"/>
        </w:rPr>
        <w:t>efectivamente cumplan los requisitos de formación y evaluación teórica, práctica y médica?</w:t>
      </w:r>
      <w:r w:rsidRPr="00A02160">
        <w:rPr>
          <w:b/>
          <w:bCs/>
          <w:color w:val="FF0000"/>
          <w:spacing w:val="-2"/>
          <w:w w:val="90"/>
          <w:sz w:val="24"/>
          <w:highlight w:val="yellow"/>
        </w:rPr>
        <w:t xml:space="preserve"> MT</w:t>
      </w:r>
      <w:r w:rsidRPr="00A02160">
        <w:rPr>
          <w:w w:val="80"/>
          <w:sz w:val="24"/>
        </w:rPr>
        <w:t xml:space="preserve">¿Se han identificado prácticas fraudulentas, suplantaciones, alteraciones o irregularidades relacionadas con la expedición de licencias de conducción? En caso afirmativo, indique número de casos, entidades </w:t>
      </w:r>
      <w:r w:rsidRPr="00A02160">
        <w:rPr>
          <w:w w:val="85"/>
          <w:sz w:val="24"/>
        </w:rPr>
        <w:t>involucradas y actuaciones adelantadas.</w:t>
      </w:r>
      <w:r w:rsidRPr="00A02160">
        <w:rPr>
          <w:b/>
          <w:bCs/>
          <w:color w:val="FF0000"/>
          <w:spacing w:val="-2"/>
          <w:w w:val="90"/>
          <w:sz w:val="24"/>
          <w:highlight w:val="yellow"/>
        </w:rPr>
        <w:t xml:space="preserve"> MT</w:t>
      </w:r>
    </w:p>
    <w:p w14:paraId="39D5C028" w14:textId="77777777" w:rsidR="00A472D1" w:rsidRDefault="00A472D1" w:rsidP="00A472D1">
      <w:pPr>
        <w:pStyle w:val="Prrafodelista"/>
        <w:numPr>
          <w:ilvl w:val="1"/>
          <w:numId w:val="13"/>
        </w:numPr>
        <w:tabs>
          <w:tab w:val="left" w:pos="719"/>
          <w:tab w:val="left" w:pos="721"/>
        </w:tabs>
        <w:spacing w:before="3" w:line="261" w:lineRule="auto"/>
        <w:ind w:right="145"/>
        <w:jc w:val="both"/>
        <w:rPr>
          <w:sz w:val="24"/>
        </w:rPr>
      </w:pPr>
      <w:r>
        <w:rPr>
          <w:w w:val="90"/>
          <w:sz w:val="24"/>
        </w:rPr>
        <w:t>¿Qué</w:t>
      </w:r>
      <w:r>
        <w:rPr>
          <w:spacing w:val="-8"/>
          <w:w w:val="90"/>
          <w:sz w:val="24"/>
        </w:rPr>
        <w:t xml:space="preserve"> </w:t>
      </w:r>
      <w:r>
        <w:rPr>
          <w:w w:val="90"/>
          <w:sz w:val="24"/>
        </w:rPr>
        <w:t>medidas</w:t>
      </w:r>
      <w:r>
        <w:rPr>
          <w:spacing w:val="-10"/>
          <w:w w:val="90"/>
          <w:sz w:val="24"/>
        </w:rPr>
        <w:t xml:space="preserve"> </w:t>
      </w:r>
      <w:r>
        <w:rPr>
          <w:w w:val="90"/>
          <w:sz w:val="24"/>
        </w:rPr>
        <w:t>está</w:t>
      </w:r>
      <w:r>
        <w:rPr>
          <w:spacing w:val="-10"/>
          <w:w w:val="90"/>
          <w:sz w:val="24"/>
        </w:rPr>
        <w:t xml:space="preserve"> </w:t>
      </w:r>
      <w:r>
        <w:rPr>
          <w:w w:val="90"/>
          <w:sz w:val="24"/>
        </w:rPr>
        <w:t>adoptando</w:t>
      </w:r>
      <w:r>
        <w:rPr>
          <w:spacing w:val="-8"/>
          <w:w w:val="90"/>
          <w:sz w:val="24"/>
        </w:rPr>
        <w:t xml:space="preserve"> </w:t>
      </w:r>
      <w:r>
        <w:rPr>
          <w:w w:val="90"/>
          <w:sz w:val="24"/>
        </w:rPr>
        <w:t>el</w:t>
      </w:r>
      <w:r>
        <w:rPr>
          <w:spacing w:val="-11"/>
          <w:w w:val="90"/>
          <w:sz w:val="24"/>
        </w:rPr>
        <w:t xml:space="preserve"> </w:t>
      </w:r>
      <w:r>
        <w:rPr>
          <w:w w:val="90"/>
          <w:sz w:val="24"/>
        </w:rPr>
        <w:t>Gobierno</w:t>
      </w:r>
      <w:r>
        <w:rPr>
          <w:spacing w:val="-10"/>
          <w:w w:val="90"/>
          <w:sz w:val="24"/>
        </w:rPr>
        <w:t xml:space="preserve"> </w:t>
      </w:r>
      <w:r>
        <w:rPr>
          <w:w w:val="90"/>
          <w:sz w:val="24"/>
        </w:rPr>
        <w:t>para</w:t>
      </w:r>
      <w:r>
        <w:rPr>
          <w:spacing w:val="-9"/>
          <w:w w:val="90"/>
          <w:sz w:val="24"/>
        </w:rPr>
        <w:t xml:space="preserve"> </w:t>
      </w:r>
      <w:r>
        <w:rPr>
          <w:w w:val="90"/>
          <w:sz w:val="24"/>
        </w:rPr>
        <w:t>fortalecer</w:t>
      </w:r>
      <w:r>
        <w:rPr>
          <w:spacing w:val="-10"/>
          <w:w w:val="90"/>
          <w:sz w:val="24"/>
        </w:rPr>
        <w:t xml:space="preserve"> </w:t>
      </w:r>
      <w:r>
        <w:rPr>
          <w:w w:val="90"/>
          <w:sz w:val="24"/>
        </w:rPr>
        <w:t>la</w:t>
      </w:r>
      <w:r>
        <w:rPr>
          <w:spacing w:val="-10"/>
          <w:w w:val="90"/>
          <w:sz w:val="24"/>
        </w:rPr>
        <w:t xml:space="preserve"> </w:t>
      </w:r>
      <w:r>
        <w:rPr>
          <w:w w:val="90"/>
          <w:sz w:val="24"/>
        </w:rPr>
        <w:t>calidad</w:t>
      </w:r>
      <w:r>
        <w:rPr>
          <w:spacing w:val="-10"/>
          <w:w w:val="90"/>
          <w:sz w:val="24"/>
        </w:rPr>
        <w:t xml:space="preserve"> </w:t>
      </w:r>
      <w:r>
        <w:rPr>
          <w:w w:val="90"/>
          <w:sz w:val="24"/>
        </w:rPr>
        <w:t>de</w:t>
      </w:r>
      <w:r>
        <w:rPr>
          <w:spacing w:val="-10"/>
          <w:w w:val="90"/>
          <w:sz w:val="24"/>
        </w:rPr>
        <w:t xml:space="preserve"> </w:t>
      </w:r>
      <w:r>
        <w:rPr>
          <w:w w:val="90"/>
          <w:sz w:val="24"/>
        </w:rPr>
        <w:t>la</w:t>
      </w:r>
      <w:r>
        <w:rPr>
          <w:spacing w:val="-10"/>
          <w:w w:val="90"/>
          <w:sz w:val="24"/>
        </w:rPr>
        <w:t xml:space="preserve"> </w:t>
      </w:r>
      <w:r>
        <w:rPr>
          <w:w w:val="90"/>
          <w:sz w:val="24"/>
        </w:rPr>
        <w:t>formación</w:t>
      </w:r>
      <w:r>
        <w:rPr>
          <w:spacing w:val="-8"/>
          <w:w w:val="90"/>
          <w:sz w:val="24"/>
        </w:rPr>
        <w:t xml:space="preserve"> </w:t>
      </w:r>
      <w:r>
        <w:rPr>
          <w:w w:val="90"/>
          <w:sz w:val="24"/>
        </w:rPr>
        <w:t>de</w:t>
      </w:r>
      <w:r>
        <w:rPr>
          <w:spacing w:val="-8"/>
          <w:w w:val="90"/>
          <w:sz w:val="24"/>
        </w:rPr>
        <w:t xml:space="preserve"> </w:t>
      </w:r>
      <w:r>
        <w:rPr>
          <w:w w:val="90"/>
          <w:sz w:val="24"/>
        </w:rPr>
        <w:t xml:space="preserve">nuevos </w:t>
      </w:r>
      <w:r>
        <w:rPr>
          <w:spacing w:val="-2"/>
          <w:w w:val="95"/>
          <w:sz w:val="24"/>
        </w:rPr>
        <w:t>conductores?</w:t>
      </w:r>
      <w:r w:rsidRPr="00A02160">
        <w:rPr>
          <w:b/>
          <w:bCs/>
          <w:color w:val="FF0000"/>
          <w:spacing w:val="-2"/>
          <w:w w:val="90"/>
          <w:sz w:val="24"/>
          <w:highlight w:val="yellow"/>
        </w:rPr>
        <w:t xml:space="preserve"> MT</w:t>
      </w:r>
    </w:p>
    <w:p w14:paraId="58399E83" w14:textId="77777777" w:rsidR="00A472D1" w:rsidRDefault="00A472D1" w:rsidP="00A472D1">
      <w:pPr>
        <w:pStyle w:val="Prrafodelista"/>
        <w:numPr>
          <w:ilvl w:val="1"/>
          <w:numId w:val="13"/>
        </w:numPr>
        <w:tabs>
          <w:tab w:val="left" w:pos="719"/>
          <w:tab w:val="left" w:pos="721"/>
        </w:tabs>
        <w:spacing w:before="2" w:line="261" w:lineRule="auto"/>
        <w:ind w:right="142"/>
        <w:jc w:val="both"/>
        <w:rPr>
          <w:sz w:val="24"/>
        </w:rPr>
      </w:pPr>
      <w:r>
        <w:rPr>
          <w:w w:val="80"/>
          <w:sz w:val="24"/>
        </w:rPr>
        <w:t>¿Cómo</w:t>
      </w:r>
      <w:r>
        <w:rPr>
          <w:sz w:val="24"/>
        </w:rPr>
        <w:t xml:space="preserve"> </w:t>
      </w:r>
      <w:r>
        <w:rPr>
          <w:w w:val="80"/>
          <w:sz w:val="24"/>
        </w:rPr>
        <w:t>se</w:t>
      </w:r>
      <w:r>
        <w:rPr>
          <w:sz w:val="24"/>
        </w:rPr>
        <w:t xml:space="preserve"> </w:t>
      </w:r>
      <w:r>
        <w:rPr>
          <w:w w:val="80"/>
          <w:sz w:val="24"/>
        </w:rPr>
        <w:t>está</w:t>
      </w:r>
      <w:r>
        <w:rPr>
          <w:sz w:val="24"/>
        </w:rPr>
        <w:t xml:space="preserve"> </w:t>
      </w:r>
      <w:r>
        <w:rPr>
          <w:w w:val="80"/>
          <w:sz w:val="24"/>
        </w:rPr>
        <w:t>utilizando</w:t>
      </w:r>
      <w:r>
        <w:rPr>
          <w:sz w:val="24"/>
        </w:rPr>
        <w:t xml:space="preserve"> </w:t>
      </w:r>
      <w:r>
        <w:rPr>
          <w:w w:val="80"/>
          <w:sz w:val="24"/>
        </w:rPr>
        <w:t>la</w:t>
      </w:r>
      <w:r>
        <w:rPr>
          <w:sz w:val="24"/>
        </w:rPr>
        <w:t xml:space="preserve"> </w:t>
      </w:r>
      <w:r>
        <w:rPr>
          <w:w w:val="80"/>
          <w:sz w:val="24"/>
        </w:rPr>
        <w:t>información</w:t>
      </w:r>
      <w:r>
        <w:rPr>
          <w:sz w:val="24"/>
        </w:rPr>
        <w:t xml:space="preserve"> </w:t>
      </w:r>
      <w:r>
        <w:rPr>
          <w:w w:val="80"/>
          <w:sz w:val="24"/>
        </w:rPr>
        <w:t>del</w:t>
      </w:r>
      <w:r>
        <w:rPr>
          <w:sz w:val="24"/>
        </w:rPr>
        <w:t xml:space="preserve"> </w:t>
      </w:r>
      <w:r>
        <w:rPr>
          <w:w w:val="80"/>
          <w:sz w:val="24"/>
        </w:rPr>
        <w:t>RUNT</w:t>
      </w:r>
      <w:r>
        <w:rPr>
          <w:sz w:val="24"/>
        </w:rPr>
        <w:t xml:space="preserve"> </w:t>
      </w:r>
      <w:r>
        <w:rPr>
          <w:w w:val="80"/>
          <w:sz w:val="24"/>
        </w:rPr>
        <w:t>para</w:t>
      </w:r>
      <w:r>
        <w:rPr>
          <w:sz w:val="24"/>
        </w:rPr>
        <w:t xml:space="preserve"> </w:t>
      </w:r>
      <w:r>
        <w:rPr>
          <w:w w:val="80"/>
          <w:sz w:val="24"/>
        </w:rPr>
        <w:t>identificar</w:t>
      </w:r>
      <w:r>
        <w:rPr>
          <w:sz w:val="24"/>
        </w:rPr>
        <w:t xml:space="preserve"> </w:t>
      </w:r>
      <w:r>
        <w:rPr>
          <w:w w:val="80"/>
          <w:sz w:val="24"/>
        </w:rPr>
        <w:t>irregularidades</w:t>
      </w:r>
      <w:r>
        <w:rPr>
          <w:sz w:val="24"/>
        </w:rPr>
        <w:t xml:space="preserve"> </w:t>
      </w:r>
      <w:r>
        <w:rPr>
          <w:w w:val="80"/>
          <w:sz w:val="24"/>
        </w:rPr>
        <w:t>y</w:t>
      </w:r>
      <w:r>
        <w:rPr>
          <w:sz w:val="24"/>
        </w:rPr>
        <w:t xml:space="preserve"> </w:t>
      </w:r>
      <w:r>
        <w:rPr>
          <w:w w:val="80"/>
          <w:sz w:val="24"/>
        </w:rPr>
        <w:t>factores</w:t>
      </w:r>
      <w:r>
        <w:rPr>
          <w:sz w:val="24"/>
        </w:rPr>
        <w:t xml:space="preserve"> </w:t>
      </w:r>
      <w:r>
        <w:rPr>
          <w:w w:val="80"/>
          <w:sz w:val="24"/>
        </w:rPr>
        <w:t>asociados</w:t>
      </w:r>
      <w:r>
        <w:rPr>
          <w:spacing w:val="40"/>
          <w:sz w:val="24"/>
        </w:rPr>
        <w:t xml:space="preserve"> </w:t>
      </w:r>
      <w:r>
        <w:rPr>
          <w:w w:val="90"/>
          <w:sz w:val="24"/>
        </w:rPr>
        <w:t>a</w:t>
      </w:r>
      <w:r>
        <w:rPr>
          <w:spacing w:val="-5"/>
          <w:w w:val="90"/>
          <w:sz w:val="24"/>
        </w:rPr>
        <w:t xml:space="preserve"> </w:t>
      </w:r>
      <w:r>
        <w:rPr>
          <w:w w:val="90"/>
          <w:sz w:val="24"/>
        </w:rPr>
        <w:t>la</w:t>
      </w:r>
      <w:r>
        <w:rPr>
          <w:spacing w:val="-5"/>
          <w:w w:val="90"/>
          <w:sz w:val="24"/>
        </w:rPr>
        <w:t xml:space="preserve"> </w:t>
      </w:r>
      <w:r>
        <w:rPr>
          <w:w w:val="90"/>
          <w:sz w:val="24"/>
        </w:rPr>
        <w:t>siniestralidad</w:t>
      </w:r>
      <w:r>
        <w:rPr>
          <w:spacing w:val="-7"/>
          <w:w w:val="90"/>
          <w:sz w:val="24"/>
        </w:rPr>
        <w:t xml:space="preserve"> </w:t>
      </w:r>
      <w:r>
        <w:rPr>
          <w:w w:val="90"/>
          <w:sz w:val="24"/>
        </w:rPr>
        <w:t>vial?</w:t>
      </w:r>
      <w:r w:rsidRPr="00A02160">
        <w:rPr>
          <w:b/>
          <w:bCs/>
          <w:color w:val="FF0000"/>
          <w:spacing w:val="-2"/>
          <w:w w:val="90"/>
          <w:sz w:val="24"/>
          <w:highlight w:val="yellow"/>
        </w:rPr>
        <w:t xml:space="preserve"> MT</w:t>
      </w:r>
    </w:p>
    <w:p w14:paraId="3582FB94" w14:textId="77777777" w:rsidR="00A472D1" w:rsidRDefault="00A472D1" w:rsidP="00A472D1">
      <w:pPr>
        <w:pStyle w:val="Prrafodelista"/>
        <w:numPr>
          <w:ilvl w:val="1"/>
          <w:numId w:val="13"/>
        </w:numPr>
        <w:tabs>
          <w:tab w:val="left" w:pos="719"/>
          <w:tab w:val="left" w:pos="721"/>
        </w:tabs>
        <w:spacing w:before="3" w:line="261" w:lineRule="auto"/>
        <w:ind w:right="144"/>
        <w:jc w:val="both"/>
        <w:rPr>
          <w:sz w:val="24"/>
        </w:rPr>
      </w:pPr>
      <w:r>
        <w:rPr>
          <w:w w:val="90"/>
          <w:sz w:val="24"/>
        </w:rPr>
        <w:t xml:space="preserve">Remita los resultados de las actuaciones de inspección, vigilancia y control efectuadas por la </w:t>
      </w:r>
      <w:r>
        <w:rPr>
          <w:spacing w:val="-2"/>
          <w:w w:val="85"/>
          <w:sz w:val="24"/>
        </w:rPr>
        <w:t>Superintendencia</w:t>
      </w:r>
      <w:r>
        <w:rPr>
          <w:spacing w:val="-3"/>
          <w:w w:val="85"/>
          <w:sz w:val="24"/>
        </w:rPr>
        <w:t xml:space="preserve"> </w:t>
      </w:r>
      <w:r>
        <w:rPr>
          <w:spacing w:val="-2"/>
          <w:w w:val="85"/>
          <w:sz w:val="24"/>
        </w:rPr>
        <w:t>de</w:t>
      </w:r>
      <w:r>
        <w:rPr>
          <w:spacing w:val="-3"/>
          <w:w w:val="85"/>
          <w:sz w:val="24"/>
        </w:rPr>
        <w:t xml:space="preserve"> </w:t>
      </w:r>
      <w:r>
        <w:rPr>
          <w:spacing w:val="-2"/>
          <w:w w:val="85"/>
          <w:sz w:val="24"/>
        </w:rPr>
        <w:t>Transporte</w:t>
      </w:r>
      <w:r>
        <w:rPr>
          <w:spacing w:val="-5"/>
          <w:w w:val="85"/>
          <w:sz w:val="24"/>
        </w:rPr>
        <w:t xml:space="preserve"> </w:t>
      </w:r>
      <w:r>
        <w:rPr>
          <w:spacing w:val="-2"/>
          <w:w w:val="85"/>
          <w:sz w:val="24"/>
        </w:rPr>
        <w:t>a</w:t>
      </w:r>
      <w:r>
        <w:rPr>
          <w:spacing w:val="-3"/>
          <w:w w:val="85"/>
          <w:sz w:val="24"/>
        </w:rPr>
        <w:t xml:space="preserve"> </w:t>
      </w:r>
      <w:r>
        <w:rPr>
          <w:spacing w:val="-2"/>
          <w:w w:val="85"/>
          <w:sz w:val="24"/>
        </w:rPr>
        <w:t>los</w:t>
      </w:r>
      <w:r>
        <w:rPr>
          <w:spacing w:val="-6"/>
          <w:w w:val="85"/>
          <w:sz w:val="24"/>
        </w:rPr>
        <w:t xml:space="preserve"> </w:t>
      </w:r>
      <w:r>
        <w:rPr>
          <w:spacing w:val="-2"/>
          <w:w w:val="85"/>
          <w:sz w:val="24"/>
        </w:rPr>
        <w:t>organismos</w:t>
      </w:r>
      <w:r>
        <w:rPr>
          <w:spacing w:val="-6"/>
          <w:w w:val="85"/>
          <w:sz w:val="24"/>
        </w:rPr>
        <w:t xml:space="preserve"> </w:t>
      </w:r>
      <w:r>
        <w:rPr>
          <w:spacing w:val="-2"/>
          <w:w w:val="85"/>
          <w:sz w:val="24"/>
        </w:rPr>
        <w:t>de</w:t>
      </w:r>
      <w:r>
        <w:rPr>
          <w:spacing w:val="-5"/>
          <w:w w:val="85"/>
          <w:sz w:val="24"/>
        </w:rPr>
        <w:t xml:space="preserve"> </w:t>
      </w:r>
      <w:r>
        <w:rPr>
          <w:spacing w:val="-2"/>
          <w:w w:val="85"/>
          <w:sz w:val="24"/>
        </w:rPr>
        <w:t>apoyo</w:t>
      </w:r>
      <w:r>
        <w:rPr>
          <w:spacing w:val="-5"/>
          <w:w w:val="85"/>
          <w:sz w:val="24"/>
        </w:rPr>
        <w:t xml:space="preserve"> </w:t>
      </w:r>
      <w:r>
        <w:rPr>
          <w:spacing w:val="-2"/>
          <w:w w:val="85"/>
          <w:sz w:val="24"/>
        </w:rPr>
        <w:t>al</w:t>
      </w:r>
      <w:r>
        <w:rPr>
          <w:spacing w:val="-4"/>
          <w:w w:val="85"/>
          <w:sz w:val="24"/>
        </w:rPr>
        <w:t xml:space="preserve"> </w:t>
      </w:r>
      <w:r>
        <w:rPr>
          <w:spacing w:val="-2"/>
          <w:w w:val="85"/>
          <w:sz w:val="24"/>
        </w:rPr>
        <w:t>tránsito</w:t>
      </w:r>
      <w:r>
        <w:rPr>
          <w:spacing w:val="-3"/>
          <w:w w:val="85"/>
          <w:sz w:val="24"/>
        </w:rPr>
        <w:t xml:space="preserve"> </w:t>
      </w:r>
      <w:r>
        <w:rPr>
          <w:spacing w:val="-2"/>
          <w:w w:val="85"/>
          <w:sz w:val="24"/>
        </w:rPr>
        <w:t>durante</w:t>
      </w:r>
      <w:r>
        <w:rPr>
          <w:spacing w:val="-3"/>
          <w:w w:val="85"/>
          <w:sz w:val="24"/>
        </w:rPr>
        <w:t xml:space="preserve"> </w:t>
      </w:r>
      <w:r>
        <w:rPr>
          <w:spacing w:val="-2"/>
          <w:w w:val="85"/>
          <w:sz w:val="24"/>
        </w:rPr>
        <w:t>los</w:t>
      </w:r>
      <w:r>
        <w:rPr>
          <w:spacing w:val="-6"/>
          <w:w w:val="85"/>
          <w:sz w:val="24"/>
        </w:rPr>
        <w:t xml:space="preserve"> </w:t>
      </w:r>
      <w:r>
        <w:rPr>
          <w:spacing w:val="-2"/>
          <w:w w:val="85"/>
          <w:sz w:val="24"/>
        </w:rPr>
        <w:t>últimos</w:t>
      </w:r>
      <w:r>
        <w:rPr>
          <w:spacing w:val="-4"/>
          <w:w w:val="85"/>
          <w:sz w:val="24"/>
        </w:rPr>
        <w:t xml:space="preserve"> </w:t>
      </w:r>
      <w:r>
        <w:rPr>
          <w:spacing w:val="-2"/>
          <w:w w:val="85"/>
          <w:sz w:val="24"/>
        </w:rPr>
        <w:t>cinco</w:t>
      </w:r>
      <w:r>
        <w:rPr>
          <w:spacing w:val="-5"/>
          <w:w w:val="85"/>
          <w:sz w:val="24"/>
        </w:rPr>
        <w:t xml:space="preserve"> </w:t>
      </w:r>
      <w:r>
        <w:rPr>
          <w:spacing w:val="-2"/>
          <w:w w:val="85"/>
          <w:sz w:val="24"/>
        </w:rPr>
        <w:t>años.</w:t>
      </w:r>
      <w:r w:rsidRPr="00A02160">
        <w:rPr>
          <w:b/>
          <w:bCs/>
          <w:color w:val="FF0000"/>
          <w:spacing w:val="-2"/>
          <w:w w:val="90"/>
          <w:sz w:val="24"/>
          <w:highlight w:val="yellow"/>
        </w:rPr>
        <w:t xml:space="preserve"> SUPER TRANSPORTE</w:t>
      </w:r>
    </w:p>
    <w:p w14:paraId="7CFA3D7F" w14:textId="77777777" w:rsidR="00A472D1" w:rsidRDefault="00A472D1" w:rsidP="00A472D1">
      <w:pPr>
        <w:pStyle w:val="Ttulo1"/>
        <w:numPr>
          <w:ilvl w:val="0"/>
          <w:numId w:val="13"/>
        </w:numPr>
        <w:tabs>
          <w:tab w:val="left" w:pos="241"/>
        </w:tabs>
        <w:ind w:left="241" w:hanging="240"/>
      </w:pPr>
      <w:r>
        <w:rPr>
          <w:w w:val="80"/>
        </w:rPr>
        <w:t>En</w:t>
      </w:r>
      <w:r>
        <w:rPr>
          <w:spacing w:val="-5"/>
        </w:rPr>
        <w:t xml:space="preserve"> </w:t>
      </w:r>
      <w:r>
        <w:rPr>
          <w:w w:val="80"/>
        </w:rPr>
        <w:t>relación</w:t>
      </w:r>
      <w:r>
        <w:rPr>
          <w:spacing w:val="-4"/>
        </w:rPr>
        <w:t xml:space="preserve"> </w:t>
      </w:r>
      <w:r>
        <w:rPr>
          <w:w w:val="80"/>
        </w:rPr>
        <w:t>con</w:t>
      </w:r>
      <w:r>
        <w:rPr>
          <w:spacing w:val="-8"/>
        </w:rPr>
        <w:t xml:space="preserve"> </w:t>
      </w:r>
      <w:r>
        <w:rPr>
          <w:w w:val="80"/>
        </w:rPr>
        <w:t>el</w:t>
      </w:r>
      <w:r>
        <w:rPr>
          <w:spacing w:val="-4"/>
        </w:rPr>
        <w:t xml:space="preserve"> </w:t>
      </w:r>
      <w:r>
        <w:rPr>
          <w:w w:val="80"/>
        </w:rPr>
        <w:t>control</w:t>
      </w:r>
      <w:r>
        <w:rPr>
          <w:spacing w:val="-5"/>
        </w:rPr>
        <w:t xml:space="preserve"> </w:t>
      </w:r>
      <w:r>
        <w:rPr>
          <w:w w:val="80"/>
        </w:rPr>
        <w:t>en</w:t>
      </w:r>
      <w:r>
        <w:rPr>
          <w:spacing w:val="-4"/>
        </w:rPr>
        <w:t xml:space="preserve"> </w:t>
      </w:r>
      <w:r>
        <w:rPr>
          <w:w w:val="80"/>
        </w:rPr>
        <w:t>vía</w:t>
      </w:r>
      <w:r>
        <w:rPr>
          <w:spacing w:val="-4"/>
        </w:rPr>
        <w:t xml:space="preserve"> </w:t>
      </w:r>
      <w:r>
        <w:rPr>
          <w:w w:val="80"/>
        </w:rPr>
        <w:t>y</w:t>
      </w:r>
      <w:r>
        <w:rPr>
          <w:spacing w:val="-6"/>
        </w:rPr>
        <w:t xml:space="preserve"> </w:t>
      </w:r>
      <w:r>
        <w:rPr>
          <w:w w:val="80"/>
        </w:rPr>
        <w:t>el</w:t>
      </w:r>
      <w:r>
        <w:rPr>
          <w:spacing w:val="-6"/>
        </w:rPr>
        <w:t xml:space="preserve"> </w:t>
      </w:r>
      <w:r>
        <w:rPr>
          <w:w w:val="80"/>
        </w:rPr>
        <w:t>cumplimiento</w:t>
      </w:r>
      <w:r>
        <w:rPr>
          <w:spacing w:val="-6"/>
        </w:rPr>
        <w:t xml:space="preserve"> </w:t>
      </w:r>
      <w:r>
        <w:rPr>
          <w:w w:val="80"/>
        </w:rPr>
        <w:t>de</w:t>
      </w:r>
      <w:r>
        <w:rPr>
          <w:spacing w:val="-4"/>
        </w:rPr>
        <w:t xml:space="preserve"> </w:t>
      </w:r>
      <w:r>
        <w:rPr>
          <w:w w:val="80"/>
        </w:rPr>
        <w:t>las</w:t>
      </w:r>
      <w:r>
        <w:rPr>
          <w:spacing w:val="-5"/>
        </w:rPr>
        <w:t xml:space="preserve"> </w:t>
      </w:r>
      <w:r>
        <w:rPr>
          <w:w w:val="80"/>
        </w:rPr>
        <w:t>normas</w:t>
      </w:r>
      <w:r>
        <w:rPr>
          <w:spacing w:val="-4"/>
        </w:rPr>
        <w:t xml:space="preserve"> </w:t>
      </w:r>
      <w:r>
        <w:rPr>
          <w:w w:val="80"/>
        </w:rPr>
        <w:t>de</w:t>
      </w:r>
      <w:r>
        <w:rPr>
          <w:spacing w:val="-4"/>
        </w:rPr>
        <w:t xml:space="preserve"> </w:t>
      </w:r>
      <w:r>
        <w:rPr>
          <w:spacing w:val="-2"/>
          <w:w w:val="80"/>
        </w:rPr>
        <w:t>tránsito</w:t>
      </w:r>
    </w:p>
    <w:p w14:paraId="27161E16" w14:textId="46EA3405" w:rsidR="00A472D1" w:rsidRDefault="00A472D1" w:rsidP="00A472D1">
      <w:pPr>
        <w:pStyle w:val="Prrafodelista"/>
        <w:numPr>
          <w:ilvl w:val="1"/>
          <w:numId w:val="13"/>
        </w:numPr>
        <w:tabs>
          <w:tab w:val="left" w:pos="719"/>
          <w:tab w:val="left" w:pos="721"/>
        </w:tabs>
        <w:spacing w:before="244" w:line="261" w:lineRule="auto"/>
        <w:ind w:right="145"/>
        <w:rPr>
          <w:sz w:val="24"/>
          <w:szCs w:val="24"/>
        </w:rPr>
      </w:pPr>
      <w:commentRangeStart w:id="86"/>
      <w:commentRangeStart w:id="87"/>
      <w:commentRangeStart w:id="88"/>
      <w:commentRangeStart w:id="89"/>
      <w:r w:rsidRPr="41B5961B">
        <w:rPr>
          <w:w w:val="90"/>
          <w:sz w:val="24"/>
          <w:szCs w:val="24"/>
        </w:rPr>
        <w:t>Remita</w:t>
      </w:r>
      <w:r w:rsidRPr="41B5961B">
        <w:rPr>
          <w:spacing w:val="18"/>
          <w:sz w:val="24"/>
          <w:szCs w:val="24"/>
        </w:rPr>
        <w:t xml:space="preserve"> </w:t>
      </w:r>
      <w:r w:rsidRPr="41B5961B">
        <w:rPr>
          <w:w w:val="90"/>
          <w:sz w:val="24"/>
          <w:szCs w:val="24"/>
        </w:rPr>
        <w:t>el</w:t>
      </w:r>
      <w:r w:rsidRPr="41B5961B">
        <w:rPr>
          <w:spacing w:val="16"/>
          <w:sz w:val="24"/>
          <w:szCs w:val="24"/>
        </w:rPr>
        <w:t xml:space="preserve"> </w:t>
      </w:r>
      <w:r w:rsidRPr="41B5961B">
        <w:rPr>
          <w:w w:val="90"/>
          <w:sz w:val="24"/>
          <w:szCs w:val="24"/>
        </w:rPr>
        <w:t>número</w:t>
      </w:r>
      <w:r w:rsidRPr="41B5961B">
        <w:rPr>
          <w:spacing w:val="16"/>
          <w:sz w:val="24"/>
          <w:szCs w:val="24"/>
        </w:rPr>
        <w:t xml:space="preserve"> </w:t>
      </w:r>
      <w:r w:rsidRPr="41B5961B">
        <w:rPr>
          <w:w w:val="90"/>
          <w:sz w:val="24"/>
          <w:szCs w:val="24"/>
        </w:rPr>
        <w:t>de</w:t>
      </w:r>
      <w:r w:rsidRPr="41B5961B">
        <w:rPr>
          <w:spacing w:val="18"/>
          <w:sz w:val="24"/>
          <w:szCs w:val="24"/>
        </w:rPr>
        <w:t xml:space="preserve"> </w:t>
      </w:r>
      <w:r w:rsidRPr="41B5961B">
        <w:rPr>
          <w:w w:val="90"/>
          <w:sz w:val="24"/>
          <w:szCs w:val="24"/>
        </w:rPr>
        <w:t>comparendos</w:t>
      </w:r>
      <w:r w:rsidRPr="41B5961B">
        <w:rPr>
          <w:spacing w:val="17"/>
          <w:sz w:val="24"/>
          <w:szCs w:val="24"/>
        </w:rPr>
        <w:t xml:space="preserve"> </w:t>
      </w:r>
      <w:r w:rsidRPr="41B5961B">
        <w:rPr>
          <w:w w:val="90"/>
          <w:sz w:val="24"/>
          <w:szCs w:val="24"/>
        </w:rPr>
        <w:t>impuestos</w:t>
      </w:r>
      <w:r w:rsidRPr="41B5961B">
        <w:rPr>
          <w:spacing w:val="15"/>
          <w:sz w:val="24"/>
          <w:szCs w:val="24"/>
        </w:rPr>
        <w:t xml:space="preserve"> </w:t>
      </w:r>
      <w:r w:rsidRPr="41B5961B">
        <w:rPr>
          <w:w w:val="90"/>
          <w:sz w:val="24"/>
          <w:szCs w:val="24"/>
        </w:rPr>
        <w:t>en</w:t>
      </w:r>
      <w:r w:rsidRPr="41B5961B">
        <w:rPr>
          <w:spacing w:val="16"/>
          <w:sz w:val="24"/>
          <w:szCs w:val="24"/>
        </w:rPr>
        <w:t xml:space="preserve"> </w:t>
      </w:r>
      <w:r w:rsidRPr="41B5961B">
        <w:rPr>
          <w:w w:val="90"/>
          <w:sz w:val="24"/>
          <w:szCs w:val="24"/>
        </w:rPr>
        <w:t>Colombia</w:t>
      </w:r>
      <w:r w:rsidRPr="41B5961B">
        <w:rPr>
          <w:spacing w:val="16"/>
          <w:sz w:val="24"/>
          <w:szCs w:val="24"/>
        </w:rPr>
        <w:t xml:space="preserve"> </w:t>
      </w:r>
      <w:r w:rsidRPr="41B5961B">
        <w:rPr>
          <w:w w:val="90"/>
          <w:sz w:val="24"/>
          <w:szCs w:val="24"/>
        </w:rPr>
        <w:t>durante</w:t>
      </w:r>
      <w:r w:rsidRPr="41B5961B">
        <w:rPr>
          <w:spacing w:val="18"/>
          <w:sz w:val="24"/>
          <w:szCs w:val="24"/>
        </w:rPr>
        <w:t xml:space="preserve"> </w:t>
      </w:r>
      <w:r w:rsidRPr="41B5961B">
        <w:rPr>
          <w:w w:val="90"/>
          <w:sz w:val="24"/>
          <w:szCs w:val="24"/>
        </w:rPr>
        <w:t>los</w:t>
      </w:r>
      <w:r w:rsidRPr="41B5961B">
        <w:rPr>
          <w:spacing w:val="16"/>
          <w:sz w:val="24"/>
          <w:szCs w:val="24"/>
        </w:rPr>
        <w:t xml:space="preserve"> </w:t>
      </w:r>
      <w:r w:rsidRPr="41B5961B">
        <w:rPr>
          <w:w w:val="90"/>
          <w:sz w:val="24"/>
          <w:szCs w:val="24"/>
        </w:rPr>
        <w:t>últimos</w:t>
      </w:r>
      <w:r w:rsidRPr="41B5961B">
        <w:rPr>
          <w:spacing w:val="17"/>
          <w:sz w:val="24"/>
          <w:szCs w:val="24"/>
        </w:rPr>
        <w:t xml:space="preserve"> </w:t>
      </w:r>
      <w:r w:rsidRPr="41B5961B">
        <w:rPr>
          <w:w w:val="90"/>
          <w:sz w:val="24"/>
          <w:szCs w:val="24"/>
        </w:rPr>
        <w:t>cinco</w:t>
      </w:r>
      <w:r w:rsidRPr="41B5961B">
        <w:rPr>
          <w:spacing w:val="18"/>
          <w:sz w:val="24"/>
          <w:szCs w:val="24"/>
        </w:rPr>
        <w:t xml:space="preserve"> </w:t>
      </w:r>
      <w:r w:rsidRPr="41B5961B">
        <w:rPr>
          <w:w w:val="90"/>
          <w:sz w:val="24"/>
          <w:szCs w:val="24"/>
        </w:rPr>
        <w:t xml:space="preserve">años, </w:t>
      </w:r>
      <w:r w:rsidRPr="41B5961B">
        <w:rPr>
          <w:w w:val="85"/>
          <w:sz w:val="24"/>
          <w:szCs w:val="24"/>
        </w:rPr>
        <w:t>discriminados</w:t>
      </w:r>
      <w:r w:rsidRPr="41B5961B">
        <w:rPr>
          <w:spacing w:val="-10"/>
          <w:w w:val="85"/>
          <w:sz w:val="24"/>
          <w:szCs w:val="24"/>
        </w:rPr>
        <w:t xml:space="preserve"> </w:t>
      </w:r>
      <w:r w:rsidRPr="41B5961B">
        <w:rPr>
          <w:w w:val="85"/>
          <w:sz w:val="24"/>
          <w:szCs w:val="24"/>
        </w:rPr>
        <w:t>por</w:t>
      </w:r>
      <w:r w:rsidRPr="41B5961B">
        <w:rPr>
          <w:spacing w:val="-10"/>
          <w:w w:val="85"/>
          <w:sz w:val="24"/>
          <w:szCs w:val="24"/>
        </w:rPr>
        <w:t xml:space="preserve"> </w:t>
      </w:r>
      <w:r w:rsidRPr="41B5961B">
        <w:rPr>
          <w:w w:val="85"/>
          <w:sz w:val="24"/>
          <w:szCs w:val="24"/>
        </w:rPr>
        <w:t>año,</w:t>
      </w:r>
      <w:r w:rsidRPr="41B5961B">
        <w:rPr>
          <w:spacing w:val="-9"/>
          <w:w w:val="85"/>
          <w:sz w:val="24"/>
          <w:szCs w:val="24"/>
        </w:rPr>
        <w:t xml:space="preserve"> </w:t>
      </w:r>
      <w:r w:rsidRPr="41B5961B">
        <w:rPr>
          <w:w w:val="85"/>
          <w:sz w:val="24"/>
          <w:szCs w:val="24"/>
        </w:rPr>
        <w:t>departamento,</w:t>
      </w:r>
      <w:r w:rsidRPr="41B5961B">
        <w:rPr>
          <w:spacing w:val="-8"/>
          <w:w w:val="85"/>
          <w:sz w:val="24"/>
          <w:szCs w:val="24"/>
        </w:rPr>
        <w:t xml:space="preserve"> </w:t>
      </w:r>
      <w:r w:rsidRPr="41B5961B">
        <w:rPr>
          <w:w w:val="85"/>
          <w:sz w:val="24"/>
          <w:szCs w:val="24"/>
        </w:rPr>
        <w:t>infracción</w:t>
      </w:r>
      <w:r w:rsidRPr="41B5961B">
        <w:rPr>
          <w:spacing w:val="-9"/>
          <w:w w:val="85"/>
          <w:sz w:val="24"/>
          <w:szCs w:val="24"/>
        </w:rPr>
        <w:t xml:space="preserve"> </w:t>
      </w:r>
      <w:r w:rsidRPr="41B5961B">
        <w:rPr>
          <w:w w:val="85"/>
          <w:sz w:val="24"/>
          <w:szCs w:val="24"/>
        </w:rPr>
        <w:t>y</w:t>
      </w:r>
      <w:r w:rsidRPr="41B5961B">
        <w:rPr>
          <w:spacing w:val="-11"/>
          <w:w w:val="85"/>
          <w:sz w:val="24"/>
          <w:szCs w:val="24"/>
        </w:rPr>
        <w:t xml:space="preserve"> </w:t>
      </w:r>
      <w:r w:rsidRPr="41B5961B">
        <w:rPr>
          <w:w w:val="85"/>
          <w:sz w:val="24"/>
          <w:szCs w:val="24"/>
        </w:rPr>
        <w:t>tipo</w:t>
      </w:r>
      <w:r w:rsidRPr="41B5961B">
        <w:rPr>
          <w:spacing w:val="-11"/>
          <w:w w:val="85"/>
          <w:sz w:val="24"/>
          <w:szCs w:val="24"/>
        </w:rPr>
        <w:t xml:space="preserve"> </w:t>
      </w:r>
      <w:r w:rsidRPr="41B5961B">
        <w:rPr>
          <w:w w:val="85"/>
          <w:sz w:val="24"/>
          <w:szCs w:val="24"/>
        </w:rPr>
        <w:t>de</w:t>
      </w:r>
      <w:r w:rsidRPr="41B5961B">
        <w:rPr>
          <w:spacing w:val="-8"/>
          <w:w w:val="85"/>
          <w:sz w:val="24"/>
          <w:szCs w:val="24"/>
        </w:rPr>
        <w:t xml:space="preserve"> </w:t>
      </w:r>
      <w:r w:rsidRPr="41B5961B">
        <w:rPr>
          <w:w w:val="85"/>
          <w:sz w:val="24"/>
          <w:szCs w:val="24"/>
        </w:rPr>
        <w:t>vehículo.</w:t>
      </w:r>
      <w:commentRangeEnd w:id="86"/>
      <w:r w:rsidRPr="41B5961B">
        <w:rPr>
          <w:rStyle w:val="Refdecomentario"/>
          <w:b/>
          <w:color w:val="FF0000"/>
          <w:spacing w:val="-2"/>
          <w:w w:val="90"/>
          <w:sz w:val="24"/>
          <w:szCs w:val="24"/>
          <w:highlight w:val="yellow"/>
        </w:rPr>
        <w:commentReference w:id="86"/>
      </w:r>
      <w:commentRangeEnd w:id="87"/>
      <w:r w:rsidRPr="41B5961B">
        <w:rPr>
          <w:rStyle w:val="Refdecomentario"/>
          <w:b/>
          <w:color w:val="FF0000"/>
          <w:spacing w:val="-2"/>
          <w:w w:val="90"/>
          <w:sz w:val="24"/>
          <w:szCs w:val="24"/>
          <w:highlight w:val="yellow"/>
        </w:rPr>
        <w:commentReference w:id="87"/>
      </w:r>
      <w:commentRangeEnd w:id="88"/>
      <w:r w:rsidRPr="41B5961B">
        <w:rPr>
          <w:rStyle w:val="Refdecomentario"/>
          <w:b/>
          <w:color w:val="FF0000"/>
          <w:spacing w:val="-2"/>
          <w:w w:val="90"/>
          <w:sz w:val="24"/>
          <w:szCs w:val="24"/>
          <w:highlight w:val="yellow"/>
        </w:rPr>
        <w:commentReference w:id="88"/>
      </w:r>
      <w:commentRangeEnd w:id="89"/>
      <w:r w:rsidRPr="41B5961B">
        <w:rPr>
          <w:rStyle w:val="Refdecomentario"/>
          <w:b/>
          <w:color w:val="FF0000"/>
          <w:spacing w:val="-2"/>
          <w:w w:val="90"/>
          <w:sz w:val="24"/>
          <w:szCs w:val="24"/>
          <w:highlight w:val="yellow"/>
        </w:rPr>
        <w:commentReference w:id="89"/>
      </w:r>
      <w:r w:rsidRPr="41B5961B">
        <w:rPr>
          <w:b/>
          <w:color w:val="FF0000"/>
          <w:spacing w:val="-2"/>
          <w:w w:val="90"/>
          <w:sz w:val="24"/>
          <w:szCs w:val="24"/>
          <w:highlight w:val="yellow"/>
        </w:rPr>
        <w:t xml:space="preserve"> FEDEMUNICIPIOS</w:t>
      </w:r>
      <w:r w:rsidR="40E39A73" w:rsidRPr="0283367C">
        <w:rPr>
          <w:b/>
          <w:bCs/>
          <w:color w:val="FF0000"/>
          <w:sz w:val="24"/>
          <w:szCs w:val="24"/>
          <w:highlight w:val="yellow"/>
        </w:rPr>
        <w:t>.</w:t>
      </w:r>
    </w:p>
    <w:p w14:paraId="7FE838F6" w14:textId="3DD4D1E1" w:rsidR="493E5D05" w:rsidRDefault="40E39A73" w:rsidP="07034E15">
      <w:pPr>
        <w:tabs>
          <w:tab w:val="left" w:pos="719"/>
          <w:tab w:val="left" w:pos="721"/>
        </w:tabs>
        <w:spacing w:before="244" w:line="261" w:lineRule="auto"/>
        <w:ind w:right="145"/>
        <w:rPr>
          <w:sz w:val="24"/>
          <w:szCs w:val="24"/>
        </w:rPr>
      </w:pPr>
      <w:r w:rsidRPr="07034E15">
        <w:rPr>
          <w:b/>
          <w:bCs/>
          <w:sz w:val="24"/>
          <w:szCs w:val="24"/>
          <w:highlight w:val="yellow"/>
        </w:rPr>
        <w:t>Rta:</w:t>
      </w:r>
      <w:r w:rsidR="493E5D05">
        <w:br/>
      </w:r>
      <w:r w:rsidR="493E5D05">
        <w:br/>
      </w:r>
      <w:r w:rsidR="4298252D" w:rsidRPr="07034E15">
        <w:rPr>
          <w:rFonts w:eastAsiaTheme="minorEastAsia"/>
          <w:sz w:val="24"/>
          <w:szCs w:val="24"/>
        </w:rPr>
        <w:t>A continuación</w:t>
      </w:r>
      <w:r w:rsidR="06825B56" w:rsidRPr="07034E15">
        <w:rPr>
          <w:rFonts w:eastAsiaTheme="minorEastAsia"/>
          <w:sz w:val="24"/>
          <w:szCs w:val="24"/>
        </w:rPr>
        <w:t>,</w:t>
      </w:r>
      <w:r w:rsidR="4298252D" w:rsidRPr="07034E15">
        <w:rPr>
          <w:rFonts w:eastAsiaTheme="minorEastAsia"/>
          <w:sz w:val="24"/>
          <w:szCs w:val="24"/>
        </w:rPr>
        <w:t xml:space="preserve"> se remite la tabla solicitada con el total de comparendos por año y </w:t>
      </w:r>
      <w:r w:rsidR="4298252D" w:rsidRPr="07034E15">
        <w:rPr>
          <w:rFonts w:eastAsiaTheme="minorEastAsia"/>
          <w:sz w:val="24"/>
          <w:szCs w:val="24"/>
        </w:rPr>
        <w:lastRenderedPageBreak/>
        <w:t xml:space="preserve">departamento, este contiene la información de los </w:t>
      </w:r>
      <w:r w:rsidR="0A47B0C9" w:rsidRPr="07034E15">
        <w:rPr>
          <w:rFonts w:eastAsiaTheme="minorEastAsia"/>
          <w:sz w:val="24"/>
          <w:szCs w:val="24"/>
        </w:rPr>
        <w:t>últimos</w:t>
      </w:r>
      <w:r w:rsidR="4298252D" w:rsidRPr="07034E15">
        <w:rPr>
          <w:rFonts w:eastAsiaTheme="minorEastAsia"/>
          <w:sz w:val="24"/>
          <w:szCs w:val="24"/>
        </w:rPr>
        <w:t xml:space="preserve"> 5 años </w:t>
      </w:r>
      <w:r w:rsidR="1A4F5852" w:rsidRPr="07034E15">
        <w:rPr>
          <w:rFonts w:eastAsiaTheme="minorEastAsia"/>
          <w:sz w:val="24"/>
          <w:szCs w:val="24"/>
        </w:rPr>
        <w:t>usando como fuente SIMIT a corte del 31 de agosto de 2026.</w:t>
      </w:r>
      <w:r w:rsidR="24BDF175" w:rsidRPr="07034E15">
        <w:rPr>
          <w:rFonts w:eastAsiaTheme="minorEastAsia"/>
          <w:sz w:val="24"/>
          <w:szCs w:val="24"/>
        </w:rPr>
        <w:t xml:space="preserve"> Se adjunta en la carpeta de anexos.</w:t>
      </w:r>
    </w:p>
    <w:p w14:paraId="093EADAA" w14:textId="178439E7" w:rsidR="00A472D1" w:rsidRPr="009E2D77" w:rsidRDefault="00A472D1" w:rsidP="00A472D1">
      <w:pPr>
        <w:pStyle w:val="Prrafodelista"/>
        <w:numPr>
          <w:ilvl w:val="1"/>
          <w:numId w:val="13"/>
        </w:numPr>
        <w:tabs>
          <w:tab w:val="left" w:pos="719"/>
          <w:tab w:val="left" w:pos="721"/>
        </w:tabs>
        <w:spacing w:before="3" w:line="261" w:lineRule="auto"/>
        <w:ind w:right="145"/>
        <w:rPr>
          <w:sz w:val="24"/>
          <w:szCs w:val="24"/>
        </w:rPr>
      </w:pPr>
      <w:commentRangeStart w:id="91"/>
      <w:r w:rsidRPr="3EC44C68">
        <w:rPr>
          <w:spacing w:val="-2"/>
          <w:w w:val="85"/>
          <w:sz w:val="24"/>
          <w:szCs w:val="24"/>
        </w:rPr>
        <w:t xml:space="preserve">¿Cuáles son las infracciones de tránsito con mayor relación estadística con la ocurrencia de siniestros </w:t>
      </w:r>
      <w:r w:rsidRPr="3EC44C68">
        <w:rPr>
          <w:w w:val="95"/>
          <w:sz w:val="24"/>
          <w:szCs w:val="24"/>
        </w:rPr>
        <w:t>graves</w:t>
      </w:r>
      <w:r w:rsidRPr="3EC44C68">
        <w:rPr>
          <w:spacing w:val="-18"/>
          <w:w w:val="95"/>
          <w:sz w:val="24"/>
          <w:szCs w:val="24"/>
        </w:rPr>
        <w:t xml:space="preserve"> </w:t>
      </w:r>
      <w:r w:rsidRPr="3EC44C68">
        <w:rPr>
          <w:w w:val="95"/>
          <w:sz w:val="24"/>
          <w:szCs w:val="24"/>
        </w:rPr>
        <w:t>y</w:t>
      </w:r>
      <w:r w:rsidRPr="3EC44C68">
        <w:rPr>
          <w:spacing w:val="-16"/>
          <w:w w:val="95"/>
          <w:sz w:val="24"/>
          <w:szCs w:val="24"/>
        </w:rPr>
        <w:t xml:space="preserve"> </w:t>
      </w:r>
      <w:r w:rsidRPr="3EC44C68">
        <w:rPr>
          <w:w w:val="95"/>
          <w:sz w:val="24"/>
          <w:szCs w:val="24"/>
        </w:rPr>
        <w:t xml:space="preserve">fatales? </w:t>
      </w:r>
      <w:r w:rsidRPr="5115D9E4">
        <w:rPr>
          <w:b/>
          <w:color w:val="FF0000"/>
          <w:spacing w:val="-2"/>
          <w:w w:val="90"/>
          <w:sz w:val="24"/>
          <w:szCs w:val="24"/>
        </w:rPr>
        <w:t>ONSV</w:t>
      </w:r>
      <w:commentRangeEnd w:id="91"/>
      <w:r w:rsidR="00B37CB6" w:rsidRPr="009E2D77">
        <w:rPr>
          <w:rStyle w:val="Refdecomentario"/>
          <w:sz w:val="24"/>
          <w:szCs w:val="24"/>
        </w:rPr>
        <w:commentReference w:id="91"/>
      </w:r>
    </w:p>
    <w:p w14:paraId="57477531" w14:textId="14B1D0A2" w:rsidR="00E329E6" w:rsidRDefault="00E329E6" w:rsidP="00FE43C7">
      <w:pPr>
        <w:tabs>
          <w:tab w:val="left" w:pos="719"/>
          <w:tab w:val="left" w:pos="721"/>
        </w:tabs>
        <w:spacing w:before="3" w:line="261" w:lineRule="auto"/>
        <w:ind w:right="145"/>
        <w:jc w:val="both"/>
        <w:rPr>
          <w:sz w:val="24"/>
          <w:szCs w:val="24"/>
        </w:rPr>
      </w:pPr>
    </w:p>
    <w:p w14:paraId="7051C734" w14:textId="7FFCF5ED" w:rsidR="000950FB" w:rsidRPr="00E329E6" w:rsidRDefault="00E329E6" w:rsidP="00FE43C7">
      <w:pPr>
        <w:tabs>
          <w:tab w:val="left" w:pos="719"/>
          <w:tab w:val="left" w:pos="721"/>
        </w:tabs>
        <w:spacing w:before="3" w:line="261" w:lineRule="auto"/>
        <w:ind w:right="145"/>
        <w:jc w:val="both"/>
        <w:rPr>
          <w:rFonts w:ascii="Verdana" w:hAnsi="Verdana"/>
        </w:rPr>
      </w:pPr>
      <w:r w:rsidRPr="00E329E6">
        <w:rPr>
          <w:rFonts w:ascii="Verdana" w:hAnsi="Verdana"/>
          <w:b/>
          <w:bCs/>
        </w:rPr>
        <w:t xml:space="preserve">Respuesta </w:t>
      </w:r>
      <w:r w:rsidR="000950FB" w:rsidRPr="00E329E6">
        <w:rPr>
          <w:rFonts w:ascii="Verdana" w:hAnsi="Verdana"/>
        </w:rPr>
        <w:t xml:space="preserve">El Centro de Diagnóstico Automotor de Cúcuta —CEDAC (2021)—, con base en cifras del Sistema Integrado de Información sobre Multas y Sanciones (SIMIT), identifica como infracciones más comunes en Colombia </w:t>
      </w:r>
      <w:r w:rsidR="002A0672">
        <w:rPr>
          <w:rFonts w:ascii="Verdana" w:hAnsi="Verdana"/>
        </w:rPr>
        <w:t xml:space="preserve">son </w:t>
      </w:r>
      <w:r w:rsidR="000950FB" w:rsidRPr="00E329E6">
        <w:rPr>
          <w:rFonts w:ascii="Verdana" w:hAnsi="Verdana"/>
        </w:rPr>
        <w:t>el mal parqueo, el incumplimiento del Pico y Placa, desacatar órdenes de la autoridad de tránsito, circular sin el certificado de revisión técnico-mecánica vigente, conducir sin respetar las señales de tránsito, no portar la licencia de conducción, conducir en estado de embriaguez y no respetar la luz roja del semáforo. Sin embargo, la frecuencia de una infracción no equivale a su letalidad puesto que una conducta puede repetirse miles de veces sin desencadenar un siniestro grave, mientras que otra, proporcionalmente menos frecuente, concentra una parte desproporcionada de las muertes y lesiones graves</w:t>
      </w:r>
      <w:r w:rsidR="00E87E4A">
        <w:rPr>
          <w:rFonts w:ascii="Verdana" w:hAnsi="Verdana"/>
        </w:rPr>
        <w:t>, por tanto, l</w:t>
      </w:r>
      <w:r w:rsidR="000950FB" w:rsidRPr="00E329E6">
        <w:rPr>
          <w:rFonts w:ascii="Verdana" w:hAnsi="Verdana"/>
        </w:rPr>
        <w:t>a pregunta formulada exige</w:t>
      </w:r>
      <w:r w:rsidR="00E05AF9">
        <w:rPr>
          <w:rFonts w:ascii="Verdana" w:hAnsi="Verdana"/>
        </w:rPr>
        <w:t xml:space="preserve"> </w:t>
      </w:r>
      <w:r w:rsidR="000950FB" w:rsidRPr="00E329E6">
        <w:rPr>
          <w:rFonts w:ascii="Verdana" w:hAnsi="Verdana"/>
        </w:rPr>
        <w:t>aislar la asociación estadística entre cada tipo de infracción y la severidad del desenlace (lesión grave o muerte).</w:t>
      </w:r>
    </w:p>
    <w:p w14:paraId="0C53F7AD" w14:textId="7DC2F360" w:rsidR="000950FB" w:rsidRPr="00E329E6" w:rsidRDefault="000950FB" w:rsidP="00FE43C7">
      <w:pPr>
        <w:tabs>
          <w:tab w:val="left" w:pos="719"/>
          <w:tab w:val="left" w:pos="721"/>
        </w:tabs>
        <w:spacing w:before="3" w:line="261" w:lineRule="auto"/>
        <w:ind w:right="145"/>
        <w:jc w:val="both"/>
        <w:rPr>
          <w:rFonts w:ascii="Verdana" w:hAnsi="Verdana"/>
        </w:rPr>
      </w:pPr>
      <w:r w:rsidRPr="00E329E6">
        <w:rPr>
          <w:rFonts w:ascii="Verdana" w:hAnsi="Verdana"/>
        </w:rPr>
        <w:t>El enfoque de Sistema Seguro (Safe System), documentado por la OCDE &amp; ITF en 2016, explica por qué unas infracciones concentran más severidad que otras, dado que el error humano nunca se elimina por completo, el desenlace de una infracción depende de cuánta energía cinética logra absorberse antes de causar daño, lo cual está determinado por la velocidad del impacto y por las condiciones de seguridad activa y pasiva del vehículo (frenos, dirección, llantas) esta interacción explica por qué las infracciones asociadas a la velocidad, al alcohol y al estado mecánico del vehículo concentran, de forma consistente en la evidencia revisada, la mayor severidad estadística. A modo de ejemplo, instalar frenos ABS en motocicletas reduce en aproximadamente un 37 % el riesgo de siniestro fatal frente a motos sin ABS (OCDE &amp; ITF, 201</w:t>
      </w:r>
      <w:r w:rsidR="00EF68C6">
        <w:rPr>
          <w:rFonts w:ascii="Verdana" w:hAnsi="Verdana"/>
        </w:rPr>
        <w:t>6</w:t>
      </w:r>
      <w:r w:rsidRPr="00E329E6">
        <w:rPr>
          <w:rFonts w:ascii="Verdana" w:hAnsi="Verdana"/>
        </w:rPr>
        <w:t>).</w:t>
      </w:r>
    </w:p>
    <w:p w14:paraId="0C515CFA" w14:textId="7F52A06B" w:rsidR="000950FB" w:rsidRPr="00E329E6" w:rsidRDefault="000950FB" w:rsidP="00FE43C7">
      <w:pPr>
        <w:tabs>
          <w:tab w:val="left" w:pos="719"/>
          <w:tab w:val="left" w:pos="721"/>
        </w:tabs>
        <w:spacing w:before="3" w:line="261" w:lineRule="auto"/>
        <w:ind w:right="145"/>
        <w:jc w:val="both"/>
        <w:rPr>
          <w:rFonts w:ascii="Verdana" w:hAnsi="Verdana"/>
        </w:rPr>
      </w:pPr>
      <w:r w:rsidRPr="00E329E6">
        <w:rPr>
          <w:rFonts w:ascii="Verdana" w:hAnsi="Verdana"/>
        </w:rPr>
        <w:t>La infracción con mayor y más robusta relación matemática con la severidad es el exceso de velocidad</w:t>
      </w:r>
      <w:r w:rsidR="007B0399">
        <w:rPr>
          <w:rFonts w:ascii="Verdana" w:hAnsi="Verdana"/>
        </w:rPr>
        <w:t>, el</w:t>
      </w:r>
      <w:r w:rsidRPr="00E329E6">
        <w:rPr>
          <w:rFonts w:ascii="Verdana" w:hAnsi="Verdana"/>
        </w:rPr>
        <w:t xml:space="preserve"> Modelo de la Potencia de Nilsson (1982), recogido en el informe Speed and Crash Risk (OCDE &amp; ITF, 2018), demuestra que un aumento del 1 % en la velocidad media eleva en promedio un 2 % los siniestros con heridos, un 3 % los siniestros graves y un 4 % los siniestros fatales; como regla práctica, un incremento del 10 % en la velocidad media puede elevar hasta en un 40 % los siniestros fatales, así mismo, La revisión sistemática de Fondzenyuy et al. (2024), que sintetiza 104 fuentes de 104 países entre 2005 y 2022, estima que el exceso de velocidad contribuye a aproximadamente el 54 % de las muertes viales a nivel mundial (57 % en países de ingreso bajo y medio, y 28 % en países de ingreso alto), cifra que los propios autores validan de forma independiente al aplicar el factor de Nilsson a los datos de siniestros reportados. En Colombia, el exceso de velocidad fue la segunda causa de muertes viales en 2012</w:t>
      </w:r>
      <w:r w:rsidR="0083534A">
        <w:rPr>
          <w:rFonts w:ascii="Verdana" w:hAnsi="Verdana"/>
        </w:rPr>
        <w:t xml:space="preserve"> según </w:t>
      </w:r>
      <w:r w:rsidR="0083534A" w:rsidRPr="00E329E6">
        <w:rPr>
          <w:rFonts w:ascii="Verdana" w:hAnsi="Verdana"/>
        </w:rPr>
        <w:t>Céspedes et al. (2014)</w:t>
      </w:r>
      <w:r w:rsidRPr="00E329E6">
        <w:rPr>
          <w:rFonts w:ascii="Verdana" w:hAnsi="Verdana"/>
        </w:rPr>
        <w:t xml:space="preserve">, con 940 casos, y es la primera causa identificada en el tablero de datos de la agencia donde se </w:t>
      </w:r>
      <w:r w:rsidRPr="00E329E6">
        <w:rPr>
          <w:rFonts w:ascii="Verdana" w:hAnsi="Verdana"/>
        </w:rPr>
        <w:lastRenderedPageBreak/>
        <w:t xml:space="preserve">describe </w:t>
      </w:r>
      <w:r w:rsidR="009B5FFD" w:rsidRPr="00E329E6">
        <w:rPr>
          <w:rFonts w:ascii="Verdana" w:hAnsi="Verdana"/>
        </w:rPr>
        <w:t>la</w:t>
      </w:r>
      <w:r w:rsidRPr="00E329E6">
        <w:rPr>
          <w:rFonts w:ascii="Verdana" w:hAnsi="Verdana"/>
        </w:rPr>
        <w:t xml:space="preserve"> hipótesis de causa probable (figura 1) con 12,52 % del total general de </w:t>
      </w:r>
      <w:r w:rsidR="007D4BDD">
        <w:rPr>
          <w:rFonts w:ascii="Verdana" w:hAnsi="Verdana"/>
        </w:rPr>
        <w:t>victimas</w:t>
      </w:r>
      <w:r w:rsidRPr="00E329E6">
        <w:rPr>
          <w:rFonts w:ascii="Verdana" w:hAnsi="Verdana"/>
        </w:rPr>
        <w:t>.</w:t>
      </w:r>
    </w:p>
    <w:p w14:paraId="28688DFB" w14:textId="2FAD57CC" w:rsidR="000950FB" w:rsidRPr="00E329E6" w:rsidRDefault="000950FB" w:rsidP="00FE43C7">
      <w:pPr>
        <w:tabs>
          <w:tab w:val="left" w:pos="719"/>
          <w:tab w:val="left" w:pos="721"/>
        </w:tabs>
        <w:spacing w:before="3" w:line="261" w:lineRule="auto"/>
        <w:ind w:right="145"/>
        <w:jc w:val="both"/>
        <w:rPr>
          <w:rFonts w:ascii="Verdana" w:hAnsi="Verdana"/>
        </w:rPr>
      </w:pPr>
      <w:r w:rsidRPr="00E329E6">
        <w:rPr>
          <w:rFonts w:ascii="Verdana" w:hAnsi="Verdana"/>
        </w:rPr>
        <w:t xml:space="preserve">La segunda infracción con mayor peso estadístico es desobedecer las señales de tránsito (semáforos, señal de PARE, ceda el paso y requerimientos de los agentes de tránsito), para esto Céspedes et al. (2014) identifican esta conducta como la principal causa de accidentalidad vial en Colombia y la principal hipótesis de lesiones en 2012, con 5.436 casos, </w:t>
      </w:r>
      <w:r w:rsidR="00F91AA9">
        <w:rPr>
          <w:rFonts w:ascii="Verdana" w:hAnsi="Verdana"/>
        </w:rPr>
        <w:t>asimismo</w:t>
      </w:r>
      <w:r w:rsidRPr="00E329E6">
        <w:rPr>
          <w:rFonts w:ascii="Verdana" w:hAnsi="Verdana"/>
        </w:rPr>
        <w:t>, el panorama de 2025 confirma la persistencia de este patrón trece años después, al ubicar el desobedecimiento de señales de tránsito en segundo lugar, con 8,49 % del total</w:t>
      </w:r>
      <w:r w:rsidRPr="00E329E6">
        <w:rPr>
          <w:rFonts w:ascii="Verdana" w:hAnsi="Verdana"/>
        </w:rPr>
        <w:t xml:space="preserve"> </w:t>
      </w:r>
      <w:r w:rsidR="00F76DD5">
        <w:rPr>
          <w:rFonts w:ascii="Verdana" w:hAnsi="Verdana"/>
        </w:rPr>
        <w:t>de victimas</w:t>
      </w:r>
      <w:r w:rsidRPr="00E329E6">
        <w:rPr>
          <w:rFonts w:ascii="Verdana" w:hAnsi="Verdana"/>
        </w:rPr>
        <w:t>, con una diferencia de más de cuatro puntos porcentuales frente a la tercera causa identificada, como se observa en la figura 1 entre el exceso de velocidad y el desobedecimiento de señales se concentra más del 20 % de la totalidad de causas de siniestralidad identificadas en el panorama más reciente.</w:t>
      </w:r>
    </w:p>
    <w:p w14:paraId="4E1BA1A3" w14:textId="5CE4A773" w:rsidR="000950FB" w:rsidRPr="00E329E6" w:rsidRDefault="000950FB" w:rsidP="00FE43C7">
      <w:pPr>
        <w:tabs>
          <w:tab w:val="left" w:pos="719"/>
          <w:tab w:val="left" w:pos="721"/>
        </w:tabs>
        <w:spacing w:before="3" w:line="261" w:lineRule="auto"/>
        <w:ind w:right="145"/>
        <w:jc w:val="both"/>
        <w:rPr>
          <w:rFonts w:ascii="Verdana" w:hAnsi="Verdana"/>
        </w:rPr>
      </w:pPr>
      <w:r w:rsidRPr="00E329E6">
        <w:rPr>
          <w:rFonts w:ascii="Verdana" w:hAnsi="Verdana"/>
        </w:rPr>
        <w:t>Por otro lado, según la OMS (2023) se estima que aproximadamente el 10 % de las muertes viales en el mundo están relacionadas con la conducción bajo los efectos del alcohol o de sustancias psicoactivas, cifra consistente con encuestas de autorreporte en las que entre el 16 % y el 21 % de los conductores admite haber conducido en ese estado. El estudio econométrico de Bayraktar et al. (2025), realizado sobre 22 países de la OCDE entre 1975 y 2018 mediante regresión de Poisson, binomial negativa y regresión cuantílica con efectos fijos, encuentra que el consumo de alcohol per cápita tiene un efecto positivo y estadísticamente significativo al 1 % sobre las muertes viales en todas las especificaciones estimadas, con una elasticidad que oscila entre 0,22 % y 0,52 % de incremento en las muertes por cada 1 % de incremento en el consumo de alcohol per cápita, efecto que resulta aún más pronunciado en los países con mayor accidentalidad. En Colombia, la embriaguez ocupó el tercer lugar entre las hipótesis de muerte desarrollado por Céspedes et al., 2014, en 2012, con 496 casos, pese a representar una fracción relativamente baja del total de causas identificadas.</w:t>
      </w:r>
    </w:p>
    <w:p w14:paraId="65E36BE8" w14:textId="274ADF8F" w:rsidR="00F10A48" w:rsidRPr="00E329E6" w:rsidRDefault="00F10A48" w:rsidP="00FE43C7">
      <w:pPr>
        <w:tabs>
          <w:tab w:val="left" w:pos="719"/>
          <w:tab w:val="left" w:pos="721"/>
        </w:tabs>
        <w:spacing w:before="3" w:line="261" w:lineRule="auto"/>
        <w:ind w:right="145"/>
        <w:jc w:val="both"/>
        <w:rPr>
          <w:rFonts w:ascii="Verdana" w:hAnsi="Verdana"/>
        </w:rPr>
      </w:pPr>
      <w:r w:rsidRPr="00E329E6">
        <w:rPr>
          <w:rFonts w:ascii="Verdana" w:hAnsi="Verdana"/>
        </w:rPr>
        <w:t>Las fallas mecánicas y la ausencia de revisión técnico-mecánica vigente completan el conjunto de infracciones con mayor relación estadística con la severidad, no porque incrementen por sí mismas la probabilidad de un choque, sino porque, de acuerdo con el enfoque de Sistema Seguro ya expuesto, determinan la capacidad del vehículo para mitigar la energía del impacto</w:t>
      </w:r>
      <w:r w:rsidR="00777F89">
        <w:rPr>
          <w:rFonts w:ascii="Verdana" w:hAnsi="Verdana"/>
        </w:rPr>
        <w:t xml:space="preserve"> y</w:t>
      </w:r>
      <w:r w:rsidR="003900B3">
        <w:rPr>
          <w:rFonts w:ascii="Verdana" w:hAnsi="Verdana"/>
        </w:rPr>
        <w:t xml:space="preserve"> evitar fallas</w:t>
      </w:r>
      <w:r w:rsidR="001A537B">
        <w:rPr>
          <w:rFonts w:ascii="Verdana" w:hAnsi="Verdana"/>
        </w:rPr>
        <w:t xml:space="preserve"> mecánicas durante el uso del mismo</w:t>
      </w:r>
      <w:r w:rsidRPr="00E329E6">
        <w:rPr>
          <w:rFonts w:ascii="Verdana" w:hAnsi="Verdana"/>
        </w:rPr>
        <w:t xml:space="preserve">. En Colombia, esta causa produjo 248 muertes y 1.255 lesiones en 2012, y representó el 0,82 % del total general de </w:t>
      </w:r>
      <w:r w:rsidR="00BC4F2F">
        <w:rPr>
          <w:rFonts w:ascii="Verdana" w:hAnsi="Verdana"/>
        </w:rPr>
        <w:t xml:space="preserve">víctimas de </w:t>
      </w:r>
      <w:r w:rsidRPr="00E329E6">
        <w:rPr>
          <w:rFonts w:ascii="Verdana" w:hAnsi="Verdana"/>
        </w:rPr>
        <w:t>siniestros en el panorama de 2025 (Céspedes et al., 2014).</w:t>
      </w:r>
    </w:p>
    <w:p w14:paraId="1514C0AF" w14:textId="77777777" w:rsidR="000950FB" w:rsidRPr="00E329E6" w:rsidRDefault="000950FB" w:rsidP="00FE43C7">
      <w:pPr>
        <w:tabs>
          <w:tab w:val="left" w:pos="719"/>
          <w:tab w:val="left" w:pos="721"/>
        </w:tabs>
        <w:spacing w:before="3" w:line="261" w:lineRule="auto"/>
        <w:ind w:right="145"/>
        <w:jc w:val="both"/>
        <w:rPr>
          <w:rFonts w:ascii="Verdana" w:hAnsi="Verdana"/>
        </w:rPr>
      </w:pPr>
      <w:r w:rsidRPr="00E329E6">
        <w:rPr>
          <w:rFonts w:ascii="Verdana" w:hAnsi="Verdana"/>
        </w:rPr>
        <w:t xml:space="preserve">Un cuarto grupo de infracciones (de menor tratamiento en la literatura internacional, pero con peso estadístico documentado en Colombia) corresponde a la invasión de carril o el adelantamiento indebido en zonas prohibidas, cuarta causa de muertes viales en 2012 con 459 casos; el no respeto a la prelación y el cruce sin observar, primera causa de muertes en 2012 (960 casos) y segunda causa de lesiones (4.929 casos); y el no mantener la distancia de seguridad entre vehículos, presente de forma constante tanto </w:t>
      </w:r>
      <w:r w:rsidRPr="00E329E6">
        <w:rPr>
          <w:rFonts w:ascii="Verdana" w:hAnsi="Verdana"/>
        </w:rPr>
        <w:lastRenderedPageBreak/>
        <w:t>en las hipótesis de lesión de 2012 (3.540 casos) como en el panorama de 2025 (0,29 % del total) (Norza-Céspedes et al., 2014).</w:t>
      </w:r>
    </w:p>
    <w:p w14:paraId="61F234C9" w14:textId="77777777" w:rsidR="000950FB" w:rsidRPr="00E329E6" w:rsidRDefault="000950FB" w:rsidP="00FE43C7">
      <w:pPr>
        <w:tabs>
          <w:tab w:val="left" w:pos="719"/>
          <w:tab w:val="left" w:pos="721"/>
        </w:tabs>
        <w:spacing w:before="3" w:line="261" w:lineRule="auto"/>
        <w:ind w:right="145"/>
        <w:jc w:val="both"/>
        <w:rPr>
          <w:rFonts w:ascii="Verdana" w:hAnsi="Verdana"/>
        </w:rPr>
      </w:pPr>
      <w:r w:rsidRPr="00E329E6">
        <w:rPr>
          <w:rFonts w:ascii="Verdana" w:hAnsi="Verdana"/>
        </w:rPr>
        <w:t>Finalmente, el no uso del casco por parte de motociclistas y el no uso del cinturón de seguridad, aunque no aumentan la probabilidad de que ocurra un choque, determinan de forma directa si este se traduce en una lesión leve o en una lesión grave o mortal, razón por la cual la OMS (2023) los incluye, junto con el exceso de velocidad y el alcohol, entre los cinco factores de riesgo prioritarios a nivel mundial. Según ese informe, entre el 20 % y el 30 % de los motociclistas y acompañantes no usa el casco pese a la obligatoriedad legal (entre 26 % y 47 % según encuestas de autorreporte), y cerca del 20 % de los conductores y entre el 30 % y el 50 % de los pasajeros no usa el cinturón de seguridad.</w:t>
      </w:r>
    </w:p>
    <w:p w14:paraId="367F872F" w14:textId="2788DD19" w:rsidR="007677B5" w:rsidRPr="00E329E6" w:rsidRDefault="000950FB" w:rsidP="00FE43C7">
      <w:pPr>
        <w:tabs>
          <w:tab w:val="left" w:pos="719"/>
          <w:tab w:val="left" w:pos="721"/>
        </w:tabs>
        <w:spacing w:before="3" w:line="261" w:lineRule="auto"/>
        <w:ind w:right="145"/>
        <w:jc w:val="both"/>
        <w:rPr>
          <w:rFonts w:ascii="Verdana" w:hAnsi="Verdana"/>
        </w:rPr>
      </w:pPr>
      <w:r w:rsidRPr="00E329E6">
        <w:rPr>
          <w:rFonts w:ascii="Verdana" w:hAnsi="Verdana"/>
        </w:rPr>
        <w:t xml:space="preserve">El comportamiento agregado de estas causas puede verificarse en el panorama de hipótesis de causa probable correspondiente al año 2025 (Figura 1), que expresa cada categoría como porcentaje del total general de siniestros, una vez excluidos los registros sin </w:t>
      </w:r>
      <w:r w:rsidR="007677B5" w:rsidRPr="00E329E6">
        <w:rPr>
          <w:rFonts w:ascii="Verdana" w:hAnsi="Verdana"/>
        </w:rPr>
        <w:t>información</w:t>
      </w:r>
      <w:r w:rsidR="00584497" w:rsidRPr="00E329E6">
        <w:rPr>
          <w:rFonts w:ascii="Verdana" w:hAnsi="Verdana"/>
        </w:rPr>
        <w:footnoteReference w:id="2"/>
      </w:r>
      <w:r w:rsidR="007677B5" w:rsidRPr="00E329E6">
        <w:rPr>
          <w:rFonts w:ascii="Verdana" w:hAnsi="Verdana"/>
        </w:rPr>
        <w:t>.</w:t>
      </w:r>
      <w:r w:rsidRPr="00E329E6">
        <w:rPr>
          <w:rFonts w:ascii="Verdana" w:hAnsi="Verdana"/>
        </w:rPr>
        <w:t xml:space="preserve"> Además del exceso de velocidad (12,52 %) y el desobedecimiento de señales de tránsito (8,49 %) ya señalados como las dos causas de mayor peso, el panorama registra, en orden descendente, la embriaguez aparente (1,15 %), las posibles fallas</w:t>
      </w:r>
      <w:r w:rsidR="00773D53" w:rsidRPr="00E329E6">
        <w:rPr>
          <w:rFonts w:ascii="Verdana" w:hAnsi="Verdana"/>
        </w:rPr>
        <w:t xml:space="preserve"> </w:t>
      </w:r>
      <w:r w:rsidRPr="00E329E6">
        <w:rPr>
          <w:rFonts w:ascii="Verdana" w:hAnsi="Verdana"/>
        </w:rPr>
        <w:t xml:space="preserve">mecánicas (0,82 %), las malas condiciones de la vía (0,73 %), el cruce sin observar (0,56 %), etc. </w:t>
      </w:r>
    </w:p>
    <w:p w14:paraId="10632F05" w14:textId="15BE0982" w:rsidR="000950FB" w:rsidRPr="00E329E6" w:rsidRDefault="000950FB" w:rsidP="00FE43C7">
      <w:pPr>
        <w:tabs>
          <w:tab w:val="left" w:pos="719"/>
          <w:tab w:val="left" w:pos="721"/>
        </w:tabs>
        <w:spacing w:before="3" w:line="261" w:lineRule="auto"/>
        <w:ind w:right="145"/>
        <w:jc w:val="both"/>
        <w:rPr>
          <w:rFonts w:ascii="Verdana" w:hAnsi="Verdana"/>
          <w:b/>
          <w:bCs/>
        </w:rPr>
      </w:pPr>
      <w:r w:rsidRPr="00E329E6">
        <w:rPr>
          <w:rFonts w:ascii="Verdana" w:hAnsi="Verdana"/>
          <w:b/>
          <w:bCs/>
        </w:rPr>
        <w:t xml:space="preserve">Figura 1. Hipótesis de causa probable de siniestralidad vial, Colombia, año 2025 (% del total general de siniestros) </w:t>
      </w:r>
    </w:p>
    <w:p w14:paraId="5FDD184C" w14:textId="05EBA349" w:rsidR="000950FB" w:rsidRPr="00E329E6" w:rsidRDefault="006737D5" w:rsidP="00FE43C7">
      <w:pPr>
        <w:tabs>
          <w:tab w:val="left" w:pos="719"/>
          <w:tab w:val="left" w:pos="721"/>
        </w:tabs>
        <w:spacing w:before="3" w:line="261" w:lineRule="auto"/>
        <w:ind w:right="145"/>
        <w:jc w:val="both"/>
        <w:rPr>
          <w:rFonts w:ascii="Verdana" w:hAnsi="Verdana"/>
        </w:rPr>
      </w:pPr>
      <w:r w:rsidRPr="006737D5">
        <w:rPr>
          <w:rFonts w:ascii="Verdana" w:hAnsi="Verdana"/>
          <w:i/>
          <w:iCs/>
          <w:noProof/>
        </w:rPr>
        <w:drawing>
          <wp:inline distT="0" distB="0" distL="0" distR="0" wp14:anchorId="557C77B8" wp14:editId="2103C3CA">
            <wp:extent cx="5613400" cy="2385695"/>
            <wp:effectExtent l="0" t="0" r="6350" b="0"/>
            <wp:docPr id="1308215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21523" name=""/>
                    <pic:cNvPicPr/>
                  </pic:nvPicPr>
                  <pic:blipFill>
                    <a:blip r:embed="rId45"/>
                    <a:stretch>
                      <a:fillRect/>
                    </a:stretch>
                  </pic:blipFill>
                  <pic:spPr>
                    <a:xfrm>
                      <a:off x="0" y="0"/>
                      <a:ext cx="5613400" cy="2385695"/>
                    </a:xfrm>
                    <a:prstGeom prst="rect">
                      <a:avLst/>
                    </a:prstGeom>
                  </pic:spPr>
                </pic:pic>
              </a:graphicData>
            </a:graphic>
          </wp:inline>
        </w:drawing>
      </w:r>
      <w:r w:rsidR="000950FB" w:rsidRPr="00E329E6">
        <w:rPr>
          <w:rFonts w:ascii="Verdana" w:hAnsi="Verdana"/>
          <w:i/>
        </w:rPr>
        <w:t>Fuente: Víctimas por Siniestros Viales Clasificadas por Tipo de Vía, tablero ANSV</w:t>
      </w:r>
      <w:r w:rsidR="008B0D0D">
        <w:rPr>
          <w:rFonts w:ascii="Verdana" w:hAnsi="Verdana"/>
        </w:rPr>
        <w:t xml:space="preserve"> </w:t>
      </w:r>
      <w:hyperlink r:id="rId46" w:history="1">
        <w:r w:rsidR="008B0D0D" w:rsidRPr="008B0D0D">
          <w:rPr>
            <w:rFonts w:ascii="Verdana" w:hAnsi="Verdana"/>
            <w:i/>
            <w:iCs/>
          </w:rPr>
          <w:t>https://ansv.gov.co/es/observatorio/estad%C3%ADsticas/victimas-por-siniestros-viales-clasificadas-por-tipo-de</w:t>
        </w:r>
      </w:hyperlink>
      <w:r w:rsidR="008B0D0D">
        <w:rPr>
          <w:rFonts w:ascii="Verdana" w:hAnsi="Verdana"/>
        </w:rPr>
        <w:t xml:space="preserve"> </w:t>
      </w:r>
    </w:p>
    <w:p w14:paraId="3FFA1239" w14:textId="4BA9CB9A" w:rsidR="000950FB" w:rsidRPr="00E329E6" w:rsidRDefault="000950FB" w:rsidP="00FE43C7">
      <w:pPr>
        <w:tabs>
          <w:tab w:val="left" w:pos="719"/>
          <w:tab w:val="left" w:pos="721"/>
        </w:tabs>
        <w:spacing w:before="3" w:line="261" w:lineRule="auto"/>
        <w:ind w:right="145"/>
        <w:jc w:val="both"/>
        <w:rPr>
          <w:rFonts w:ascii="Verdana" w:hAnsi="Verdana"/>
        </w:rPr>
      </w:pPr>
      <w:r w:rsidRPr="00E329E6">
        <w:rPr>
          <w:rFonts w:ascii="Verdana" w:hAnsi="Verdana"/>
        </w:rPr>
        <w:lastRenderedPageBreak/>
        <w:t xml:space="preserve">La siguiente tabla relaciona cada una de estas infracciones </w:t>
      </w:r>
      <w:r w:rsidR="00773D53" w:rsidRPr="00E329E6">
        <w:rPr>
          <w:rFonts w:ascii="Verdana" w:hAnsi="Verdana"/>
        </w:rPr>
        <w:t>(</w:t>
      </w:r>
      <w:r w:rsidRPr="00E329E6">
        <w:rPr>
          <w:rFonts w:ascii="Verdana" w:hAnsi="Verdana"/>
        </w:rPr>
        <w:t>ordenadas de mayor a menor peso relativo en la evidencia analizada</w:t>
      </w:r>
      <w:r w:rsidR="00773D53" w:rsidRPr="00E329E6">
        <w:rPr>
          <w:rFonts w:ascii="Verdana" w:hAnsi="Verdana"/>
        </w:rPr>
        <w:t xml:space="preserve">) </w:t>
      </w:r>
      <w:r w:rsidRPr="00E329E6">
        <w:rPr>
          <w:rFonts w:ascii="Verdana" w:hAnsi="Verdana"/>
        </w:rPr>
        <w:t>con su base legal en la Ley 769 de 2002, Código Nacional de Tránsito Terrestre de Colombia, modificada por las leyes 1383 de 2010, 1696 de 2013, 2251 de 2022 y 2435 de 2024, la sanción correspondiente y la evidencia estadística que sustenta su relación con la severidad del desenlace:</w:t>
      </w:r>
    </w:p>
    <w:p w14:paraId="19D49B5F" w14:textId="1040B507" w:rsidR="004E2566" w:rsidRPr="004E2566" w:rsidRDefault="004E2566" w:rsidP="004E2566">
      <w:pPr>
        <w:tabs>
          <w:tab w:val="left" w:pos="719"/>
          <w:tab w:val="left" w:pos="721"/>
        </w:tabs>
        <w:spacing w:before="3" w:line="261" w:lineRule="auto"/>
        <w:ind w:left="719" w:right="145" w:hanging="719"/>
        <w:jc w:val="both"/>
        <w:rPr>
          <w:rFonts w:ascii="Verdana" w:hAnsi="Verdana"/>
          <w:b/>
          <w:bCs/>
          <w:i/>
          <w:iCs/>
        </w:rPr>
      </w:pPr>
      <w:r w:rsidRPr="004E2566">
        <w:rPr>
          <w:rFonts w:ascii="Verdana" w:hAnsi="Verdana"/>
          <w:b/>
          <w:bCs/>
          <w:i/>
          <w:iCs/>
        </w:rPr>
        <w:t>Tabla 1. Infracciones de tránsito con mayor relación estadística con siniestros graves y fatales, y su base legal en el Código Nacional de Tránsito (Ley 769 de 2002</w:t>
      </w:r>
    </w:p>
    <w:tbl>
      <w:tblPr>
        <w:tblW w:w="90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16"/>
        <w:gridCol w:w="2265"/>
        <w:gridCol w:w="2244"/>
        <w:gridCol w:w="2640"/>
      </w:tblGrid>
      <w:tr w:rsidR="00FE43C7" w:rsidRPr="00C13B1A" w14:paraId="2BA9C9FF" w14:textId="77777777" w:rsidTr="00FE43C7">
        <w:trPr>
          <w:tblHeader/>
        </w:trPr>
        <w:tc>
          <w:tcPr>
            <w:tcW w:w="1838" w:type="dxa"/>
            <w:shd w:val="clear" w:color="auto" w:fill="1F3864"/>
            <w:tcMar>
              <w:top w:w="80" w:type="dxa"/>
              <w:left w:w="100" w:type="dxa"/>
              <w:bottom w:w="80" w:type="dxa"/>
              <w:right w:w="100" w:type="dxa"/>
            </w:tcMar>
          </w:tcPr>
          <w:p w14:paraId="49BD3B4D" w14:textId="77777777" w:rsidR="00FE43C7" w:rsidRPr="00E329E6" w:rsidRDefault="00FE43C7">
            <w:pPr>
              <w:jc w:val="center"/>
              <w:rPr>
                <w:rFonts w:ascii="Verdana" w:hAnsi="Verdana" w:cstheme="minorHAnsi"/>
              </w:rPr>
            </w:pPr>
            <w:r w:rsidRPr="00E329E6">
              <w:rPr>
                <w:rFonts w:ascii="Verdana" w:eastAsia="Calibri" w:hAnsi="Verdana" w:cstheme="minorHAnsi"/>
                <w:color w:val="FFFFFF"/>
              </w:rPr>
              <w:t>Infracción</w:t>
            </w:r>
          </w:p>
        </w:tc>
        <w:tc>
          <w:tcPr>
            <w:tcW w:w="2523" w:type="dxa"/>
            <w:shd w:val="clear" w:color="auto" w:fill="1F3864"/>
            <w:tcMar>
              <w:top w:w="80" w:type="dxa"/>
              <w:left w:w="100" w:type="dxa"/>
              <w:bottom w:w="80" w:type="dxa"/>
              <w:right w:w="100" w:type="dxa"/>
            </w:tcMar>
          </w:tcPr>
          <w:p w14:paraId="7B98CD1D" w14:textId="77777777" w:rsidR="00FE43C7" w:rsidRPr="00E329E6" w:rsidRDefault="00FE43C7">
            <w:pPr>
              <w:jc w:val="center"/>
              <w:rPr>
                <w:rFonts w:ascii="Verdana" w:hAnsi="Verdana" w:cstheme="minorHAnsi"/>
              </w:rPr>
            </w:pPr>
            <w:r w:rsidRPr="00E329E6">
              <w:rPr>
                <w:rFonts w:ascii="Verdana" w:eastAsia="Calibri" w:hAnsi="Verdana" w:cstheme="minorHAnsi"/>
                <w:color w:val="FFFFFF"/>
              </w:rPr>
              <w:t>Base legal (Ley 769 de 2002, Código Nacional de Tránsito)</w:t>
            </w:r>
          </w:p>
        </w:tc>
        <w:tc>
          <w:tcPr>
            <w:tcW w:w="1304" w:type="dxa"/>
            <w:shd w:val="clear" w:color="auto" w:fill="1F3864"/>
            <w:tcMar>
              <w:top w:w="80" w:type="dxa"/>
              <w:left w:w="100" w:type="dxa"/>
              <w:bottom w:w="80" w:type="dxa"/>
              <w:right w:w="100" w:type="dxa"/>
            </w:tcMar>
          </w:tcPr>
          <w:p w14:paraId="3001D110" w14:textId="77777777" w:rsidR="00FE43C7" w:rsidRPr="00E329E6" w:rsidRDefault="00FE43C7">
            <w:pPr>
              <w:jc w:val="center"/>
              <w:rPr>
                <w:rFonts w:ascii="Verdana" w:hAnsi="Verdana" w:cstheme="minorHAnsi"/>
              </w:rPr>
            </w:pPr>
            <w:r w:rsidRPr="00E329E6">
              <w:rPr>
                <w:rFonts w:ascii="Verdana" w:eastAsia="Calibri" w:hAnsi="Verdana" w:cstheme="minorHAnsi"/>
                <w:color w:val="FFFFFF"/>
              </w:rPr>
              <w:t>Sanción</w:t>
            </w:r>
          </w:p>
        </w:tc>
        <w:tc>
          <w:tcPr>
            <w:tcW w:w="3400" w:type="dxa"/>
            <w:shd w:val="clear" w:color="auto" w:fill="1F3864"/>
            <w:tcMar>
              <w:top w:w="80" w:type="dxa"/>
              <w:left w:w="100" w:type="dxa"/>
              <w:bottom w:w="80" w:type="dxa"/>
              <w:right w:w="100" w:type="dxa"/>
            </w:tcMar>
          </w:tcPr>
          <w:p w14:paraId="50BE32A5" w14:textId="77777777" w:rsidR="00FE43C7" w:rsidRPr="00E329E6" w:rsidRDefault="00FE43C7">
            <w:pPr>
              <w:jc w:val="center"/>
              <w:rPr>
                <w:rFonts w:ascii="Verdana" w:hAnsi="Verdana" w:cstheme="minorHAnsi"/>
              </w:rPr>
            </w:pPr>
            <w:r w:rsidRPr="00E329E6">
              <w:rPr>
                <w:rFonts w:ascii="Verdana" w:eastAsia="Calibri" w:hAnsi="Verdana" w:cstheme="minorHAnsi"/>
                <w:color w:val="FFFFFF"/>
              </w:rPr>
              <w:t>Relación estadística con siniestros graves/fatales</w:t>
            </w:r>
          </w:p>
        </w:tc>
      </w:tr>
      <w:tr w:rsidR="00FE43C7" w:rsidRPr="00C13B1A" w14:paraId="4FEC20E9" w14:textId="77777777" w:rsidTr="00FE43C7">
        <w:tc>
          <w:tcPr>
            <w:tcW w:w="1838" w:type="dxa"/>
            <w:shd w:val="clear" w:color="auto" w:fill="F2F2F2"/>
            <w:tcMar>
              <w:top w:w="70" w:type="dxa"/>
              <w:left w:w="100" w:type="dxa"/>
              <w:bottom w:w="70" w:type="dxa"/>
              <w:right w:w="100" w:type="dxa"/>
            </w:tcMar>
            <w:vAlign w:val="center"/>
          </w:tcPr>
          <w:p w14:paraId="2BB6FE40" w14:textId="77777777" w:rsidR="00FE43C7" w:rsidRPr="00E329E6" w:rsidRDefault="00FE43C7">
            <w:pPr>
              <w:rPr>
                <w:rFonts w:ascii="Verdana" w:hAnsi="Verdana" w:cstheme="minorHAnsi"/>
              </w:rPr>
            </w:pPr>
            <w:r w:rsidRPr="00E329E6">
              <w:rPr>
                <w:rFonts w:ascii="Verdana" w:eastAsia="Calibri" w:hAnsi="Verdana" w:cstheme="minorHAnsi"/>
                <w:color w:val="000000"/>
              </w:rPr>
              <w:t>1. Exceso de velocidad</w:t>
            </w:r>
          </w:p>
        </w:tc>
        <w:tc>
          <w:tcPr>
            <w:tcW w:w="2523" w:type="dxa"/>
            <w:shd w:val="clear" w:color="auto" w:fill="F2F2F2"/>
            <w:tcMar>
              <w:top w:w="70" w:type="dxa"/>
              <w:left w:w="100" w:type="dxa"/>
              <w:bottom w:w="70" w:type="dxa"/>
              <w:right w:w="100" w:type="dxa"/>
            </w:tcMar>
            <w:vAlign w:val="center"/>
          </w:tcPr>
          <w:p w14:paraId="2644A316" w14:textId="77777777" w:rsidR="00FE43C7" w:rsidRPr="00E329E6" w:rsidRDefault="00FE43C7">
            <w:pPr>
              <w:rPr>
                <w:rFonts w:ascii="Verdana" w:hAnsi="Verdana" w:cstheme="minorHAnsi"/>
              </w:rPr>
            </w:pPr>
            <w:r w:rsidRPr="00E329E6">
              <w:rPr>
                <w:rFonts w:ascii="Verdana" w:eastAsia="Calibri" w:hAnsi="Verdana" w:cstheme="minorHAnsi"/>
              </w:rPr>
              <w:t>Art. 131, Lit. C, num. C.29: “Conducir un vehículo a velocidad superior a la máxima permitida”.</w:t>
            </w:r>
          </w:p>
        </w:tc>
        <w:tc>
          <w:tcPr>
            <w:tcW w:w="1304" w:type="dxa"/>
            <w:shd w:val="clear" w:color="auto" w:fill="F2F2F2"/>
            <w:tcMar>
              <w:top w:w="70" w:type="dxa"/>
              <w:left w:w="100" w:type="dxa"/>
              <w:bottom w:w="70" w:type="dxa"/>
              <w:right w:w="100" w:type="dxa"/>
            </w:tcMar>
            <w:vAlign w:val="center"/>
          </w:tcPr>
          <w:p w14:paraId="3231418F" w14:textId="77777777" w:rsidR="00FE43C7" w:rsidRPr="00E329E6" w:rsidRDefault="00FE43C7">
            <w:pPr>
              <w:rPr>
                <w:rFonts w:ascii="Verdana" w:hAnsi="Verdana" w:cstheme="minorHAnsi"/>
              </w:rPr>
            </w:pPr>
            <w:r w:rsidRPr="00E329E6">
              <w:rPr>
                <w:rFonts w:ascii="Verdana" w:eastAsia="Calibri" w:hAnsi="Verdana" w:cstheme="minorHAnsi"/>
              </w:rPr>
              <w:t>15 SMLDV</w:t>
            </w:r>
          </w:p>
        </w:tc>
        <w:tc>
          <w:tcPr>
            <w:tcW w:w="3400" w:type="dxa"/>
            <w:shd w:val="clear" w:color="auto" w:fill="F2F2F2"/>
            <w:tcMar>
              <w:top w:w="70" w:type="dxa"/>
              <w:left w:w="100" w:type="dxa"/>
              <w:bottom w:w="70" w:type="dxa"/>
              <w:right w:w="100" w:type="dxa"/>
            </w:tcMar>
            <w:vAlign w:val="center"/>
          </w:tcPr>
          <w:p w14:paraId="26ACD821" w14:textId="21105650" w:rsidR="00FE43C7" w:rsidRPr="00E329E6" w:rsidRDefault="00FE43C7">
            <w:pPr>
              <w:rPr>
                <w:rFonts w:ascii="Verdana" w:hAnsi="Verdana" w:cstheme="minorHAnsi"/>
              </w:rPr>
            </w:pPr>
            <w:r w:rsidRPr="00E329E6">
              <w:rPr>
                <w:rFonts w:ascii="Verdana" w:eastAsia="Calibri" w:hAnsi="Verdana" w:cstheme="minorHAnsi"/>
              </w:rPr>
              <w:t>Modelo de la potencia de Nilsson: +10 % en la velocidad media ≈ +40 % en siniestros fatales (OCDE&amp;ITF, 2018). Contribuye a ~54 % de las muertes viales globales (Fondzenyuy et al., 2024). Segunda causa de muertes en Colombia en 2012 (940 casos) y primera causa en el panorama 2025 (12,52 % del total, excluida “sin información”) (Céspedes et al., 2014).</w:t>
            </w:r>
          </w:p>
        </w:tc>
      </w:tr>
      <w:tr w:rsidR="00FE43C7" w:rsidRPr="00C13B1A" w14:paraId="00D8A5E0" w14:textId="77777777" w:rsidTr="00FE43C7">
        <w:tc>
          <w:tcPr>
            <w:tcW w:w="1838" w:type="dxa"/>
            <w:tcMar>
              <w:top w:w="70" w:type="dxa"/>
              <w:left w:w="100" w:type="dxa"/>
              <w:bottom w:w="70" w:type="dxa"/>
              <w:right w:w="100" w:type="dxa"/>
            </w:tcMar>
            <w:vAlign w:val="center"/>
          </w:tcPr>
          <w:p w14:paraId="30B769F4" w14:textId="77777777" w:rsidR="00FE43C7" w:rsidRPr="00E329E6" w:rsidRDefault="00FE43C7">
            <w:pPr>
              <w:rPr>
                <w:rFonts w:ascii="Verdana" w:hAnsi="Verdana" w:cstheme="minorHAnsi"/>
              </w:rPr>
            </w:pPr>
            <w:r w:rsidRPr="00E329E6">
              <w:rPr>
                <w:rFonts w:ascii="Verdana" w:eastAsia="Calibri" w:hAnsi="Verdana" w:cstheme="minorHAnsi"/>
                <w:color w:val="000000"/>
              </w:rPr>
              <w:t>2. Desobedecer señales de tránsito (semáforos, PARE, ceda el paso, requerimientos de agentes)</w:t>
            </w:r>
          </w:p>
        </w:tc>
        <w:tc>
          <w:tcPr>
            <w:tcW w:w="2523" w:type="dxa"/>
            <w:tcMar>
              <w:top w:w="70" w:type="dxa"/>
              <w:left w:w="100" w:type="dxa"/>
              <w:bottom w:w="70" w:type="dxa"/>
              <w:right w:w="100" w:type="dxa"/>
            </w:tcMar>
            <w:vAlign w:val="center"/>
          </w:tcPr>
          <w:p w14:paraId="07689148" w14:textId="77777777" w:rsidR="00FE43C7" w:rsidRPr="00E329E6" w:rsidRDefault="00FE43C7">
            <w:pPr>
              <w:rPr>
                <w:rFonts w:ascii="Verdana" w:hAnsi="Verdana" w:cstheme="minorHAnsi"/>
              </w:rPr>
            </w:pPr>
            <w:r w:rsidRPr="00E329E6">
              <w:rPr>
                <w:rFonts w:ascii="Verdana" w:eastAsia="Calibri" w:hAnsi="Verdana" w:cstheme="minorHAnsi"/>
              </w:rPr>
              <w:t xml:space="preserve">Art. 131, Lit. D, num. D.4: no detenerse ante semáforo en rojo/amarillo o señal de PARE. Lit. C, num. C.30 (ceda el paso) y C.31 (no acatar señales o </w:t>
            </w:r>
            <w:r w:rsidRPr="00E329E6">
              <w:rPr>
                <w:rFonts w:ascii="Verdana" w:eastAsia="Calibri" w:hAnsi="Verdana" w:cstheme="minorHAnsi"/>
              </w:rPr>
              <w:lastRenderedPageBreak/>
              <w:t>requerimientos de agentes).</w:t>
            </w:r>
          </w:p>
        </w:tc>
        <w:tc>
          <w:tcPr>
            <w:tcW w:w="1304" w:type="dxa"/>
            <w:tcMar>
              <w:top w:w="70" w:type="dxa"/>
              <w:left w:w="100" w:type="dxa"/>
              <w:bottom w:w="70" w:type="dxa"/>
              <w:right w:w="100" w:type="dxa"/>
            </w:tcMar>
            <w:vAlign w:val="center"/>
          </w:tcPr>
          <w:p w14:paraId="519A3040" w14:textId="77777777" w:rsidR="00FE43C7" w:rsidRPr="00E329E6" w:rsidRDefault="00FE43C7">
            <w:pPr>
              <w:rPr>
                <w:rFonts w:ascii="Verdana" w:hAnsi="Verdana" w:cstheme="minorHAnsi"/>
                <w:lang w:val="en-US"/>
              </w:rPr>
            </w:pPr>
            <w:r w:rsidRPr="00E329E6">
              <w:rPr>
                <w:rFonts w:ascii="Verdana" w:eastAsia="Calibri" w:hAnsi="Verdana" w:cstheme="minorHAnsi"/>
                <w:lang w:val="en-US"/>
              </w:rPr>
              <w:lastRenderedPageBreak/>
              <w:t>D.4: 30 SMLDV C.30/C.31: 15 SMLDV</w:t>
            </w:r>
          </w:p>
        </w:tc>
        <w:tc>
          <w:tcPr>
            <w:tcW w:w="3400" w:type="dxa"/>
            <w:tcMar>
              <w:top w:w="70" w:type="dxa"/>
              <w:left w:w="100" w:type="dxa"/>
              <w:bottom w:w="70" w:type="dxa"/>
              <w:right w:w="100" w:type="dxa"/>
            </w:tcMar>
            <w:vAlign w:val="center"/>
          </w:tcPr>
          <w:p w14:paraId="2339F0D3" w14:textId="1EF361E4" w:rsidR="00FE43C7" w:rsidRPr="00E329E6" w:rsidRDefault="00FE43C7">
            <w:pPr>
              <w:rPr>
                <w:rFonts w:ascii="Verdana" w:hAnsi="Verdana" w:cstheme="minorHAnsi"/>
              </w:rPr>
            </w:pPr>
            <w:r w:rsidRPr="00E329E6">
              <w:rPr>
                <w:rFonts w:ascii="Verdana" w:eastAsia="Calibri" w:hAnsi="Verdana" w:cstheme="minorHAnsi"/>
              </w:rPr>
              <w:t>Principal causa de accidentalidad y de lesiones en Colombia en 2012 (5.436 casos) y segunda causa en el panorama 2025 (8,49 %) (Céspedes et al., 2014).</w:t>
            </w:r>
          </w:p>
        </w:tc>
      </w:tr>
      <w:tr w:rsidR="00FE43C7" w:rsidRPr="00C13B1A" w14:paraId="7E8DD22E" w14:textId="77777777" w:rsidTr="00FE43C7">
        <w:tc>
          <w:tcPr>
            <w:tcW w:w="1838" w:type="dxa"/>
            <w:shd w:val="clear" w:color="auto" w:fill="F2F2F2"/>
            <w:tcMar>
              <w:top w:w="70" w:type="dxa"/>
              <w:left w:w="100" w:type="dxa"/>
              <w:bottom w:w="70" w:type="dxa"/>
              <w:right w:w="100" w:type="dxa"/>
            </w:tcMar>
            <w:vAlign w:val="center"/>
          </w:tcPr>
          <w:p w14:paraId="12601FFA" w14:textId="77777777" w:rsidR="00FE43C7" w:rsidRPr="00E329E6" w:rsidRDefault="00FE43C7">
            <w:pPr>
              <w:rPr>
                <w:rFonts w:ascii="Verdana" w:hAnsi="Verdana" w:cstheme="minorHAnsi"/>
              </w:rPr>
            </w:pPr>
            <w:r w:rsidRPr="00E329E6">
              <w:rPr>
                <w:rFonts w:ascii="Verdana" w:eastAsia="Calibri" w:hAnsi="Verdana" w:cstheme="minorHAnsi"/>
                <w:color w:val="000000"/>
              </w:rPr>
              <w:t>3. Conducir en estado de embriaguez o bajo sustancias psicoactivas</w:t>
            </w:r>
          </w:p>
        </w:tc>
        <w:tc>
          <w:tcPr>
            <w:tcW w:w="2523" w:type="dxa"/>
            <w:shd w:val="clear" w:color="auto" w:fill="F2F2F2"/>
            <w:tcMar>
              <w:top w:w="70" w:type="dxa"/>
              <w:left w:w="100" w:type="dxa"/>
              <w:bottom w:w="70" w:type="dxa"/>
              <w:right w:w="100" w:type="dxa"/>
            </w:tcMar>
            <w:vAlign w:val="center"/>
          </w:tcPr>
          <w:p w14:paraId="0CB763A3" w14:textId="77777777" w:rsidR="00FE43C7" w:rsidRPr="00E329E6" w:rsidRDefault="00FE43C7">
            <w:pPr>
              <w:rPr>
                <w:rFonts w:ascii="Verdana" w:hAnsi="Verdana" w:cstheme="minorHAnsi"/>
              </w:rPr>
            </w:pPr>
            <w:r w:rsidRPr="00E329E6">
              <w:rPr>
                <w:rFonts w:ascii="Verdana" w:eastAsia="Calibri" w:hAnsi="Verdana" w:cstheme="minorHAnsi"/>
              </w:rPr>
              <w:t>Art. 131, Lit. F, y Art. 152 (grados de alcoholemia).</w:t>
            </w:r>
          </w:p>
        </w:tc>
        <w:tc>
          <w:tcPr>
            <w:tcW w:w="1304" w:type="dxa"/>
            <w:shd w:val="clear" w:color="auto" w:fill="F2F2F2"/>
            <w:tcMar>
              <w:top w:w="70" w:type="dxa"/>
              <w:left w:w="100" w:type="dxa"/>
              <w:bottom w:w="70" w:type="dxa"/>
              <w:right w:w="100" w:type="dxa"/>
            </w:tcMar>
            <w:vAlign w:val="center"/>
          </w:tcPr>
          <w:p w14:paraId="72760A77" w14:textId="77777777" w:rsidR="00FE43C7" w:rsidRPr="00E329E6" w:rsidRDefault="00FE43C7">
            <w:pPr>
              <w:rPr>
                <w:rFonts w:ascii="Verdana" w:hAnsi="Verdana" w:cstheme="minorHAnsi"/>
              </w:rPr>
            </w:pPr>
            <w:r w:rsidRPr="00E329E6">
              <w:rPr>
                <w:rFonts w:ascii="Verdana" w:eastAsia="Calibri" w:hAnsi="Verdana" w:cstheme="minorHAnsi"/>
              </w:rPr>
              <w:t>90 a 1.440 SMLDV según grado/reincidencia + suspensión de 1 a 10 años o cancelación de licencia</w:t>
            </w:r>
          </w:p>
        </w:tc>
        <w:tc>
          <w:tcPr>
            <w:tcW w:w="3400" w:type="dxa"/>
            <w:shd w:val="clear" w:color="auto" w:fill="F2F2F2"/>
            <w:tcMar>
              <w:top w:w="70" w:type="dxa"/>
              <w:left w:w="100" w:type="dxa"/>
              <w:bottom w:w="70" w:type="dxa"/>
              <w:right w:w="100" w:type="dxa"/>
            </w:tcMar>
            <w:vAlign w:val="center"/>
          </w:tcPr>
          <w:p w14:paraId="357C59CD" w14:textId="06E9DE67" w:rsidR="00FE43C7" w:rsidRPr="00E329E6" w:rsidRDefault="00FE43C7">
            <w:pPr>
              <w:rPr>
                <w:rFonts w:ascii="Verdana" w:hAnsi="Verdana" w:cstheme="minorHAnsi"/>
              </w:rPr>
            </w:pPr>
            <w:r w:rsidRPr="00E329E6">
              <w:rPr>
                <w:rFonts w:ascii="Verdana" w:eastAsia="Calibri" w:hAnsi="Verdana" w:cstheme="minorHAnsi"/>
              </w:rPr>
              <w:t>La OMS estima que ~10 % de las muertes viales mundiales se asocian al alcohol (OMS, 2023). Bayraktar et al. (2025) hallan un efecto positivo y estadísticamente significativo (p&lt;0,01) del consumo de alcohol per cápita sobre las muertes viales en 22 países de la OCDE, en todos los modelos estimados (elasticidad entre 0,22 % y 0,52 %). Tercera causa de muertes en Colombia en 2012 (496 casos) (Céspedes et al., 2014).</w:t>
            </w:r>
          </w:p>
        </w:tc>
      </w:tr>
      <w:tr w:rsidR="00FE43C7" w:rsidRPr="00C13B1A" w14:paraId="04542688" w14:textId="77777777" w:rsidTr="00FE43C7">
        <w:tc>
          <w:tcPr>
            <w:tcW w:w="1838" w:type="dxa"/>
            <w:tcMar>
              <w:top w:w="70" w:type="dxa"/>
              <w:left w:w="100" w:type="dxa"/>
              <w:bottom w:w="70" w:type="dxa"/>
              <w:right w:w="100" w:type="dxa"/>
            </w:tcMar>
            <w:vAlign w:val="center"/>
          </w:tcPr>
          <w:p w14:paraId="21C51E35" w14:textId="77777777" w:rsidR="00FE43C7" w:rsidRPr="00E329E6" w:rsidRDefault="00FE43C7">
            <w:pPr>
              <w:rPr>
                <w:rFonts w:ascii="Verdana" w:hAnsi="Verdana" w:cstheme="minorHAnsi"/>
              </w:rPr>
            </w:pPr>
            <w:r w:rsidRPr="00E329E6">
              <w:rPr>
                <w:rFonts w:ascii="Verdana" w:eastAsia="Calibri" w:hAnsi="Verdana" w:cstheme="minorHAnsi"/>
                <w:color w:val="000000"/>
              </w:rPr>
              <w:t>4. Invasión de carril / adelantamiento indebido en zonas prohibidas</w:t>
            </w:r>
          </w:p>
        </w:tc>
        <w:tc>
          <w:tcPr>
            <w:tcW w:w="2523" w:type="dxa"/>
            <w:tcMar>
              <w:top w:w="70" w:type="dxa"/>
              <w:left w:w="100" w:type="dxa"/>
              <w:bottom w:w="70" w:type="dxa"/>
              <w:right w:w="100" w:type="dxa"/>
            </w:tcMar>
            <w:vAlign w:val="center"/>
          </w:tcPr>
          <w:p w14:paraId="22249585" w14:textId="77777777" w:rsidR="00FE43C7" w:rsidRPr="00E329E6" w:rsidRDefault="00FE43C7">
            <w:pPr>
              <w:rPr>
                <w:rFonts w:ascii="Verdana" w:hAnsi="Verdana" w:cstheme="minorHAnsi"/>
              </w:rPr>
            </w:pPr>
            <w:r w:rsidRPr="00E329E6">
              <w:rPr>
                <w:rFonts w:ascii="Verdana" w:eastAsia="Calibri" w:hAnsi="Verdana" w:cstheme="minorHAnsi"/>
              </w:rPr>
              <w:t>Art. 131, Lit. D, num. D.6: adelantar en berma, túnel, puente, curva, pasos a nivel o cruces no regulados.</w:t>
            </w:r>
          </w:p>
        </w:tc>
        <w:tc>
          <w:tcPr>
            <w:tcW w:w="1304" w:type="dxa"/>
            <w:tcMar>
              <w:top w:w="70" w:type="dxa"/>
              <w:left w:w="100" w:type="dxa"/>
              <w:bottom w:w="70" w:type="dxa"/>
              <w:right w:w="100" w:type="dxa"/>
            </w:tcMar>
            <w:vAlign w:val="center"/>
          </w:tcPr>
          <w:p w14:paraId="7088E6FB" w14:textId="77777777" w:rsidR="00FE43C7" w:rsidRPr="00E329E6" w:rsidRDefault="00FE43C7">
            <w:pPr>
              <w:rPr>
                <w:rFonts w:ascii="Verdana" w:hAnsi="Verdana" w:cstheme="minorHAnsi"/>
              </w:rPr>
            </w:pPr>
            <w:r w:rsidRPr="00E329E6">
              <w:rPr>
                <w:rFonts w:ascii="Verdana" w:eastAsia="Calibri" w:hAnsi="Verdana" w:cstheme="minorHAnsi"/>
              </w:rPr>
              <w:t>30 SMLDV</w:t>
            </w:r>
          </w:p>
        </w:tc>
        <w:tc>
          <w:tcPr>
            <w:tcW w:w="3400" w:type="dxa"/>
            <w:tcMar>
              <w:top w:w="70" w:type="dxa"/>
              <w:left w:w="100" w:type="dxa"/>
              <w:bottom w:w="70" w:type="dxa"/>
              <w:right w:w="100" w:type="dxa"/>
            </w:tcMar>
            <w:vAlign w:val="center"/>
          </w:tcPr>
          <w:p w14:paraId="4F1218F4" w14:textId="77777777" w:rsidR="00FE43C7" w:rsidRPr="00E329E6" w:rsidRDefault="00FE43C7">
            <w:pPr>
              <w:rPr>
                <w:rFonts w:ascii="Verdana" w:hAnsi="Verdana" w:cstheme="minorHAnsi"/>
              </w:rPr>
            </w:pPr>
            <w:r w:rsidRPr="00E329E6">
              <w:rPr>
                <w:rFonts w:ascii="Verdana" w:eastAsia="Calibri" w:hAnsi="Verdana" w:cstheme="minorHAnsi"/>
              </w:rPr>
              <w:t>Cuarta causa de muertes en Colombia en 2012 (459 casos) (Norza-Céspedes et al., 2014).</w:t>
            </w:r>
          </w:p>
        </w:tc>
      </w:tr>
      <w:tr w:rsidR="00FE43C7" w:rsidRPr="00C13B1A" w14:paraId="18BE51D4" w14:textId="77777777" w:rsidTr="00FE43C7">
        <w:tc>
          <w:tcPr>
            <w:tcW w:w="1838" w:type="dxa"/>
            <w:shd w:val="clear" w:color="auto" w:fill="F2F2F2"/>
            <w:tcMar>
              <w:top w:w="70" w:type="dxa"/>
              <w:left w:w="100" w:type="dxa"/>
              <w:bottom w:w="70" w:type="dxa"/>
              <w:right w:w="100" w:type="dxa"/>
            </w:tcMar>
            <w:vAlign w:val="center"/>
          </w:tcPr>
          <w:p w14:paraId="2B56D360" w14:textId="77777777" w:rsidR="00FE43C7" w:rsidRPr="00E329E6" w:rsidRDefault="00FE43C7">
            <w:pPr>
              <w:rPr>
                <w:rFonts w:ascii="Verdana" w:hAnsi="Verdana" w:cstheme="minorHAnsi"/>
              </w:rPr>
            </w:pPr>
            <w:r w:rsidRPr="00E329E6">
              <w:rPr>
                <w:rFonts w:ascii="Verdana" w:eastAsia="Calibri" w:hAnsi="Verdana" w:cstheme="minorHAnsi"/>
                <w:color w:val="000000"/>
              </w:rPr>
              <w:t>5. No respetar la prelación / cruzar sin observar</w:t>
            </w:r>
          </w:p>
        </w:tc>
        <w:tc>
          <w:tcPr>
            <w:tcW w:w="2523" w:type="dxa"/>
            <w:shd w:val="clear" w:color="auto" w:fill="F2F2F2"/>
            <w:tcMar>
              <w:top w:w="70" w:type="dxa"/>
              <w:left w:w="100" w:type="dxa"/>
              <w:bottom w:w="70" w:type="dxa"/>
              <w:right w:w="100" w:type="dxa"/>
            </w:tcMar>
            <w:vAlign w:val="center"/>
          </w:tcPr>
          <w:p w14:paraId="3CF7C48B" w14:textId="77777777" w:rsidR="00FE43C7" w:rsidRPr="00E329E6" w:rsidRDefault="00FE43C7">
            <w:pPr>
              <w:rPr>
                <w:rFonts w:ascii="Verdana" w:hAnsi="Verdana" w:cstheme="minorHAnsi"/>
              </w:rPr>
            </w:pPr>
            <w:r w:rsidRPr="00E329E6">
              <w:rPr>
                <w:rFonts w:ascii="Verdana" w:eastAsia="Calibri" w:hAnsi="Verdana" w:cstheme="minorHAnsi"/>
              </w:rPr>
              <w:t xml:space="preserve">Art. 66 y 70 (prelación en cruces e intersecciones); Art. 131, Lit. C, </w:t>
            </w:r>
            <w:r w:rsidRPr="00E329E6">
              <w:rPr>
                <w:rFonts w:ascii="Verdana" w:eastAsia="Calibri" w:hAnsi="Verdana" w:cstheme="minorHAnsi"/>
              </w:rPr>
              <w:lastRenderedPageBreak/>
              <w:t>num. C.30 y C.32 (peatones).</w:t>
            </w:r>
          </w:p>
        </w:tc>
        <w:tc>
          <w:tcPr>
            <w:tcW w:w="1304" w:type="dxa"/>
            <w:shd w:val="clear" w:color="auto" w:fill="F2F2F2"/>
            <w:tcMar>
              <w:top w:w="70" w:type="dxa"/>
              <w:left w:w="100" w:type="dxa"/>
              <w:bottom w:w="70" w:type="dxa"/>
              <w:right w:w="100" w:type="dxa"/>
            </w:tcMar>
            <w:vAlign w:val="center"/>
          </w:tcPr>
          <w:p w14:paraId="083BEAF5" w14:textId="77777777" w:rsidR="00FE43C7" w:rsidRPr="00E329E6" w:rsidRDefault="00FE43C7">
            <w:pPr>
              <w:rPr>
                <w:rFonts w:ascii="Verdana" w:hAnsi="Verdana" w:cstheme="minorHAnsi"/>
              </w:rPr>
            </w:pPr>
            <w:r w:rsidRPr="00E329E6">
              <w:rPr>
                <w:rFonts w:ascii="Verdana" w:eastAsia="Calibri" w:hAnsi="Verdana" w:cstheme="minorHAnsi"/>
              </w:rPr>
              <w:lastRenderedPageBreak/>
              <w:t>15 SMLDV</w:t>
            </w:r>
          </w:p>
        </w:tc>
        <w:tc>
          <w:tcPr>
            <w:tcW w:w="3400" w:type="dxa"/>
            <w:shd w:val="clear" w:color="auto" w:fill="F2F2F2"/>
            <w:tcMar>
              <w:top w:w="70" w:type="dxa"/>
              <w:left w:w="100" w:type="dxa"/>
              <w:bottom w:w="70" w:type="dxa"/>
              <w:right w:w="100" w:type="dxa"/>
            </w:tcMar>
            <w:vAlign w:val="center"/>
          </w:tcPr>
          <w:p w14:paraId="7DB1600A" w14:textId="5505D914" w:rsidR="00FE43C7" w:rsidRPr="00E329E6" w:rsidRDefault="00FE43C7">
            <w:pPr>
              <w:rPr>
                <w:rFonts w:ascii="Verdana" w:hAnsi="Verdana" w:cstheme="minorHAnsi"/>
              </w:rPr>
            </w:pPr>
            <w:r w:rsidRPr="00E329E6">
              <w:rPr>
                <w:rFonts w:ascii="Verdana" w:eastAsia="Calibri" w:hAnsi="Verdana" w:cstheme="minorHAnsi"/>
              </w:rPr>
              <w:t xml:space="preserve">Primera causa de muertes en Colombia en 2012 (960 casos) y segunda de lesiones (4.929 </w:t>
            </w:r>
            <w:r w:rsidRPr="00E329E6">
              <w:rPr>
                <w:rFonts w:ascii="Verdana" w:eastAsia="Calibri" w:hAnsi="Verdana" w:cstheme="minorHAnsi"/>
              </w:rPr>
              <w:lastRenderedPageBreak/>
              <w:t>casos) (Céspedes et al., 2014).</w:t>
            </w:r>
          </w:p>
        </w:tc>
      </w:tr>
      <w:tr w:rsidR="00FE43C7" w:rsidRPr="00C13B1A" w14:paraId="2ABFD67D" w14:textId="77777777" w:rsidTr="00FE43C7">
        <w:tc>
          <w:tcPr>
            <w:tcW w:w="1838" w:type="dxa"/>
            <w:tcMar>
              <w:top w:w="70" w:type="dxa"/>
              <w:left w:w="100" w:type="dxa"/>
              <w:bottom w:w="70" w:type="dxa"/>
              <w:right w:w="100" w:type="dxa"/>
            </w:tcMar>
            <w:vAlign w:val="center"/>
          </w:tcPr>
          <w:p w14:paraId="5855DE99" w14:textId="77777777" w:rsidR="00FE43C7" w:rsidRPr="00E329E6" w:rsidRDefault="00FE43C7">
            <w:pPr>
              <w:rPr>
                <w:rFonts w:ascii="Verdana" w:hAnsi="Verdana" w:cstheme="minorHAnsi"/>
              </w:rPr>
            </w:pPr>
            <w:r w:rsidRPr="00E329E6">
              <w:rPr>
                <w:rFonts w:ascii="Verdana" w:eastAsia="Calibri" w:hAnsi="Verdana" w:cstheme="minorHAnsi"/>
                <w:color w:val="000000"/>
              </w:rPr>
              <w:lastRenderedPageBreak/>
              <w:t>6. No mantener distancia de seguridad</w:t>
            </w:r>
          </w:p>
        </w:tc>
        <w:tc>
          <w:tcPr>
            <w:tcW w:w="2523" w:type="dxa"/>
            <w:tcMar>
              <w:top w:w="70" w:type="dxa"/>
              <w:left w:w="100" w:type="dxa"/>
              <w:bottom w:w="70" w:type="dxa"/>
              <w:right w:w="100" w:type="dxa"/>
            </w:tcMar>
            <w:vAlign w:val="center"/>
          </w:tcPr>
          <w:p w14:paraId="71497057" w14:textId="77777777" w:rsidR="00FE43C7" w:rsidRPr="00E329E6" w:rsidRDefault="00FE43C7">
            <w:pPr>
              <w:rPr>
                <w:rFonts w:ascii="Verdana" w:hAnsi="Verdana" w:cstheme="minorHAnsi"/>
              </w:rPr>
            </w:pPr>
            <w:r w:rsidRPr="00E329E6">
              <w:rPr>
                <w:rFonts w:ascii="Verdana" w:eastAsia="Calibri" w:hAnsi="Verdana" w:cstheme="minorHAnsi"/>
              </w:rPr>
              <w:t>Art. 108 (distancia de seguimiento entre vehículos).</w:t>
            </w:r>
          </w:p>
        </w:tc>
        <w:tc>
          <w:tcPr>
            <w:tcW w:w="1304" w:type="dxa"/>
            <w:tcMar>
              <w:top w:w="70" w:type="dxa"/>
              <w:left w:w="100" w:type="dxa"/>
              <w:bottom w:w="70" w:type="dxa"/>
              <w:right w:w="100" w:type="dxa"/>
            </w:tcMar>
            <w:vAlign w:val="center"/>
          </w:tcPr>
          <w:p w14:paraId="2967B4DD" w14:textId="77777777" w:rsidR="00FE43C7" w:rsidRPr="00E329E6" w:rsidRDefault="00FE43C7">
            <w:pPr>
              <w:rPr>
                <w:rFonts w:ascii="Verdana" w:hAnsi="Verdana" w:cstheme="minorHAnsi"/>
              </w:rPr>
            </w:pPr>
            <w:r w:rsidRPr="00E329E6">
              <w:rPr>
                <w:rFonts w:ascii="Verdana" w:eastAsia="Calibri" w:hAnsi="Verdana" w:cstheme="minorHAnsi"/>
              </w:rPr>
              <w:t>15 SMLDV (Art. 131, régimen general)</w:t>
            </w:r>
          </w:p>
        </w:tc>
        <w:tc>
          <w:tcPr>
            <w:tcW w:w="3400" w:type="dxa"/>
            <w:tcMar>
              <w:top w:w="70" w:type="dxa"/>
              <w:left w:w="100" w:type="dxa"/>
              <w:bottom w:w="70" w:type="dxa"/>
              <w:right w:w="100" w:type="dxa"/>
            </w:tcMar>
            <w:vAlign w:val="center"/>
          </w:tcPr>
          <w:p w14:paraId="0A92547C" w14:textId="7CB72C5B" w:rsidR="00FE43C7" w:rsidRPr="00E329E6" w:rsidRDefault="00FE43C7">
            <w:pPr>
              <w:rPr>
                <w:rFonts w:ascii="Verdana" w:hAnsi="Verdana" w:cstheme="minorHAnsi"/>
              </w:rPr>
            </w:pPr>
            <w:r w:rsidRPr="00E329E6">
              <w:rPr>
                <w:rFonts w:ascii="Verdana" w:eastAsia="Calibri" w:hAnsi="Verdana" w:cstheme="minorHAnsi"/>
              </w:rPr>
              <w:t>Presente de forma constante en las hipótesis de lesión en Colombia (3.540 casos en 2012) y en el panorama 2025 (0,29 %) (Céspedes et al., 2014).</w:t>
            </w:r>
          </w:p>
        </w:tc>
      </w:tr>
      <w:tr w:rsidR="00FE43C7" w:rsidRPr="00C13B1A" w14:paraId="7153831D" w14:textId="77777777" w:rsidTr="00FE43C7">
        <w:tc>
          <w:tcPr>
            <w:tcW w:w="1838" w:type="dxa"/>
            <w:shd w:val="clear" w:color="auto" w:fill="F2F2F2"/>
            <w:tcMar>
              <w:top w:w="70" w:type="dxa"/>
              <w:left w:w="100" w:type="dxa"/>
              <w:bottom w:w="70" w:type="dxa"/>
              <w:right w:w="100" w:type="dxa"/>
            </w:tcMar>
            <w:vAlign w:val="center"/>
          </w:tcPr>
          <w:p w14:paraId="1C945127" w14:textId="77777777" w:rsidR="00FE43C7" w:rsidRPr="00E329E6" w:rsidRDefault="00FE43C7">
            <w:pPr>
              <w:rPr>
                <w:rFonts w:ascii="Verdana" w:hAnsi="Verdana" w:cstheme="minorHAnsi"/>
              </w:rPr>
            </w:pPr>
            <w:r w:rsidRPr="00E329E6">
              <w:rPr>
                <w:rFonts w:ascii="Verdana" w:eastAsia="Calibri" w:hAnsi="Verdana" w:cstheme="minorHAnsi"/>
                <w:color w:val="000000"/>
              </w:rPr>
              <w:t>7. Fallas mecánicas / no realizar la revisión técnico-mecánica</w:t>
            </w:r>
          </w:p>
        </w:tc>
        <w:tc>
          <w:tcPr>
            <w:tcW w:w="2523" w:type="dxa"/>
            <w:shd w:val="clear" w:color="auto" w:fill="F2F2F2"/>
            <w:tcMar>
              <w:top w:w="70" w:type="dxa"/>
              <w:left w:w="100" w:type="dxa"/>
              <w:bottom w:w="70" w:type="dxa"/>
              <w:right w:w="100" w:type="dxa"/>
            </w:tcMar>
            <w:vAlign w:val="center"/>
          </w:tcPr>
          <w:p w14:paraId="00FA138C" w14:textId="77777777" w:rsidR="00FE43C7" w:rsidRPr="00E329E6" w:rsidRDefault="00FE43C7">
            <w:pPr>
              <w:rPr>
                <w:rFonts w:ascii="Verdana" w:hAnsi="Verdana" w:cstheme="minorHAnsi"/>
              </w:rPr>
            </w:pPr>
            <w:r w:rsidRPr="00E329E6">
              <w:rPr>
                <w:rFonts w:ascii="Verdana" w:eastAsia="Calibri" w:hAnsi="Verdana" w:cstheme="minorHAnsi"/>
              </w:rPr>
              <w:t>Art. 131, Lit. C, num. C.35: no realizar la revisión técnico-mecánica en el plazo legal, o vehículo sin condiciones técnico-mecánicas adecuadas.</w:t>
            </w:r>
          </w:p>
        </w:tc>
        <w:tc>
          <w:tcPr>
            <w:tcW w:w="1304" w:type="dxa"/>
            <w:shd w:val="clear" w:color="auto" w:fill="F2F2F2"/>
            <w:tcMar>
              <w:top w:w="70" w:type="dxa"/>
              <w:left w:w="100" w:type="dxa"/>
              <w:bottom w:w="70" w:type="dxa"/>
              <w:right w:w="100" w:type="dxa"/>
            </w:tcMar>
            <w:vAlign w:val="center"/>
          </w:tcPr>
          <w:p w14:paraId="14CC9530" w14:textId="77777777" w:rsidR="00FE43C7" w:rsidRPr="00E329E6" w:rsidRDefault="00FE43C7">
            <w:pPr>
              <w:rPr>
                <w:rFonts w:ascii="Verdana" w:hAnsi="Verdana" w:cstheme="minorHAnsi"/>
              </w:rPr>
            </w:pPr>
            <w:r w:rsidRPr="00E329E6">
              <w:rPr>
                <w:rFonts w:ascii="Verdana" w:eastAsia="Calibri" w:hAnsi="Verdana" w:cstheme="minorHAnsi"/>
              </w:rPr>
              <w:t>15 SMLDV + inmovilización</w:t>
            </w:r>
          </w:p>
        </w:tc>
        <w:tc>
          <w:tcPr>
            <w:tcW w:w="3400" w:type="dxa"/>
            <w:shd w:val="clear" w:color="auto" w:fill="F2F2F2"/>
            <w:tcMar>
              <w:top w:w="70" w:type="dxa"/>
              <w:left w:w="100" w:type="dxa"/>
              <w:bottom w:w="70" w:type="dxa"/>
              <w:right w:w="100" w:type="dxa"/>
            </w:tcMar>
            <w:vAlign w:val="center"/>
          </w:tcPr>
          <w:p w14:paraId="0784162D" w14:textId="3D82B279" w:rsidR="00FE43C7" w:rsidRPr="00E329E6" w:rsidRDefault="00FE43C7">
            <w:pPr>
              <w:rPr>
                <w:rFonts w:ascii="Verdana" w:hAnsi="Verdana" w:cstheme="minorHAnsi"/>
              </w:rPr>
            </w:pPr>
            <w:r w:rsidRPr="00E329E6">
              <w:rPr>
                <w:rFonts w:ascii="Verdana" w:eastAsia="Calibri" w:hAnsi="Verdana" w:cstheme="minorHAnsi"/>
              </w:rPr>
              <w:t>El enfoque de Sistema Seguro (OCDE</w:t>
            </w:r>
            <w:r w:rsidR="00893BD4">
              <w:rPr>
                <w:rFonts w:ascii="Verdana" w:eastAsia="Calibri" w:hAnsi="Verdana" w:cstheme="minorHAnsi"/>
              </w:rPr>
              <w:t xml:space="preserve"> &amp; </w:t>
            </w:r>
            <w:r w:rsidRPr="00E329E6">
              <w:rPr>
                <w:rFonts w:ascii="Verdana" w:eastAsia="Calibri" w:hAnsi="Verdana" w:cstheme="minorHAnsi"/>
              </w:rPr>
              <w:t>ITF, 2016) muestra que el estado técnico-mecánico (frenos, llantas, dirección) modula la severidad del impacto; el ABS en motocicletas reduce ~37 % el riesgo de siniestro fatal. En Colombia: 248 muertes y 1.255 lesiones en 2012, y 0,82 % en el panorama 2025 (Céspedes et al., 2014).</w:t>
            </w:r>
          </w:p>
        </w:tc>
      </w:tr>
      <w:tr w:rsidR="00FE43C7" w:rsidRPr="00C13B1A" w14:paraId="36A5E3DB" w14:textId="77777777" w:rsidTr="00FE43C7">
        <w:tc>
          <w:tcPr>
            <w:tcW w:w="1838" w:type="dxa"/>
            <w:tcMar>
              <w:top w:w="70" w:type="dxa"/>
              <w:left w:w="100" w:type="dxa"/>
              <w:bottom w:w="70" w:type="dxa"/>
              <w:right w:w="100" w:type="dxa"/>
            </w:tcMar>
            <w:vAlign w:val="center"/>
          </w:tcPr>
          <w:p w14:paraId="2BD9F206" w14:textId="77777777" w:rsidR="00FE43C7" w:rsidRPr="00E329E6" w:rsidRDefault="00FE43C7">
            <w:pPr>
              <w:rPr>
                <w:rFonts w:ascii="Verdana" w:hAnsi="Verdana" w:cstheme="minorHAnsi"/>
              </w:rPr>
            </w:pPr>
            <w:r w:rsidRPr="00E329E6">
              <w:rPr>
                <w:rFonts w:ascii="Verdana" w:eastAsia="Calibri" w:hAnsi="Verdana" w:cstheme="minorHAnsi"/>
                <w:color w:val="000000"/>
              </w:rPr>
              <w:t>8. No uso del casco (motociclistas)</w:t>
            </w:r>
          </w:p>
        </w:tc>
        <w:tc>
          <w:tcPr>
            <w:tcW w:w="2523" w:type="dxa"/>
            <w:tcMar>
              <w:top w:w="70" w:type="dxa"/>
              <w:left w:w="100" w:type="dxa"/>
              <w:bottom w:w="70" w:type="dxa"/>
              <w:right w:w="100" w:type="dxa"/>
            </w:tcMar>
            <w:vAlign w:val="center"/>
          </w:tcPr>
          <w:p w14:paraId="6326A36C" w14:textId="77777777" w:rsidR="00FE43C7" w:rsidRPr="00E329E6" w:rsidRDefault="00FE43C7">
            <w:pPr>
              <w:rPr>
                <w:rFonts w:ascii="Verdana" w:hAnsi="Verdana" w:cstheme="minorHAnsi"/>
              </w:rPr>
            </w:pPr>
            <w:r w:rsidRPr="00E329E6">
              <w:rPr>
                <w:rFonts w:ascii="Verdana" w:eastAsia="Calibri" w:hAnsi="Verdana" w:cstheme="minorHAnsi"/>
              </w:rPr>
              <w:t>Art. 94 (obligatoriedad del casco); Art. 131, Lit. C, num. C.24 (conducir motocicleta sin observar las normas del código).</w:t>
            </w:r>
          </w:p>
        </w:tc>
        <w:tc>
          <w:tcPr>
            <w:tcW w:w="1304" w:type="dxa"/>
            <w:tcMar>
              <w:top w:w="70" w:type="dxa"/>
              <w:left w:w="100" w:type="dxa"/>
              <w:bottom w:w="70" w:type="dxa"/>
              <w:right w:w="100" w:type="dxa"/>
            </w:tcMar>
            <w:vAlign w:val="center"/>
          </w:tcPr>
          <w:p w14:paraId="5C585EDE" w14:textId="77777777" w:rsidR="00FE43C7" w:rsidRPr="00E329E6" w:rsidRDefault="00FE43C7">
            <w:pPr>
              <w:rPr>
                <w:rFonts w:ascii="Verdana" w:hAnsi="Verdana" w:cstheme="minorHAnsi"/>
              </w:rPr>
            </w:pPr>
            <w:r w:rsidRPr="00E329E6">
              <w:rPr>
                <w:rFonts w:ascii="Verdana" w:eastAsia="Calibri" w:hAnsi="Verdana" w:cstheme="minorHAnsi"/>
              </w:rPr>
              <w:t>15 SMLDV + inmovilización</w:t>
            </w:r>
          </w:p>
        </w:tc>
        <w:tc>
          <w:tcPr>
            <w:tcW w:w="3400" w:type="dxa"/>
            <w:tcMar>
              <w:top w:w="70" w:type="dxa"/>
              <w:left w:w="100" w:type="dxa"/>
              <w:bottom w:w="70" w:type="dxa"/>
              <w:right w:w="100" w:type="dxa"/>
            </w:tcMar>
            <w:vAlign w:val="center"/>
          </w:tcPr>
          <w:p w14:paraId="453C556C" w14:textId="77777777" w:rsidR="00FE43C7" w:rsidRPr="00E329E6" w:rsidRDefault="00FE43C7">
            <w:pPr>
              <w:rPr>
                <w:rFonts w:ascii="Verdana" w:hAnsi="Verdana" w:cstheme="minorHAnsi"/>
              </w:rPr>
            </w:pPr>
            <w:r w:rsidRPr="00E329E6">
              <w:rPr>
                <w:rFonts w:ascii="Verdana" w:eastAsia="Calibri" w:hAnsi="Verdana" w:cstheme="minorHAnsi"/>
              </w:rPr>
              <w:t>Entre 26 % y 47 % de los motociclistas admite no usarlo pese a ser obligatorio (OMS, 2023). Los motociclistas son la población más vulnerable de las vías colombianas.</w:t>
            </w:r>
          </w:p>
        </w:tc>
      </w:tr>
      <w:tr w:rsidR="00FE43C7" w:rsidRPr="00C13B1A" w14:paraId="3FA0CB3B" w14:textId="77777777" w:rsidTr="00FE43C7">
        <w:tc>
          <w:tcPr>
            <w:tcW w:w="1838" w:type="dxa"/>
            <w:shd w:val="clear" w:color="auto" w:fill="F2F2F2"/>
            <w:tcMar>
              <w:top w:w="70" w:type="dxa"/>
              <w:left w:w="100" w:type="dxa"/>
              <w:bottom w:w="70" w:type="dxa"/>
              <w:right w:w="100" w:type="dxa"/>
            </w:tcMar>
            <w:vAlign w:val="center"/>
          </w:tcPr>
          <w:p w14:paraId="15231750" w14:textId="77777777" w:rsidR="00FE43C7" w:rsidRPr="00E329E6" w:rsidRDefault="00FE43C7">
            <w:pPr>
              <w:rPr>
                <w:rFonts w:ascii="Verdana" w:hAnsi="Verdana" w:cstheme="minorHAnsi"/>
              </w:rPr>
            </w:pPr>
            <w:r w:rsidRPr="00E329E6">
              <w:rPr>
                <w:rFonts w:ascii="Verdana" w:eastAsia="Calibri" w:hAnsi="Verdana" w:cstheme="minorHAnsi"/>
                <w:color w:val="000000"/>
              </w:rPr>
              <w:lastRenderedPageBreak/>
              <w:t>9. No uso del cinturón de seguridad</w:t>
            </w:r>
          </w:p>
        </w:tc>
        <w:tc>
          <w:tcPr>
            <w:tcW w:w="2523" w:type="dxa"/>
            <w:shd w:val="clear" w:color="auto" w:fill="F2F2F2"/>
            <w:tcMar>
              <w:top w:w="70" w:type="dxa"/>
              <w:left w:w="100" w:type="dxa"/>
              <w:bottom w:w="70" w:type="dxa"/>
              <w:right w:w="100" w:type="dxa"/>
            </w:tcMar>
            <w:vAlign w:val="center"/>
          </w:tcPr>
          <w:p w14:paraId="7E4207DD" w14:textId="77777777" w:rsidR="00FE43C7" w:rsidRPr="00E329E6" w:rsidRDefault="00FE43C7">
            <w:pPr>
              <w:rPr>
                <w:rFonts w:ascii="Verdana" w:hAnsi="Verdana" w:cstheme="minorHAnsi"/>
              </w:rPr>
            </w:pPr>
            <w:r w:rsidRPr="00E329E6">
              <w:rPr>
                <w:rFonts w:ascii="Verdana" w:eastAsia="Calibri" w:hAnsi="Verdana" w:cstheme="minorHAnsi"/>
                <w:lang w:val="en-US"/>
              </w:rPr>
              <w:t xml:space="preserve">Art. 82 (obligatoriedad); Art. 131, Lit. C, num. </w:t>
            </w:r>
            <w:r w:rsidRPr="00E329E6">
              <w:rPr>
                <w:rFonts w:ascii="Verdana" w:eastAsia="Calibri" w:hAnsi="Verdana" w:cstheme="minorHAnsi"/>
              </w:rPr>
              <w:t>C.6.</w:t>
            </w:r>
          </w:p>
        </w:tc>
        <w:tc>
          <w:tcPr>
            <w:tcW w:w="1304" w:type="dxa"/>
            <w:shd w:val="clear" w:color="auto" w:fill="F2F2F2"/>
            <w:tcMar>
              <w:top w:w="70" w:type="dxa"/>
              <w:left w:w="100" w:type="dxa"/>
              <w:bottom w:w="70" w:type="dxa"/>
              <w:right w:w="100" w:type="dxa"/>
            </w:tcMar>
            <w:vAlign w:val="center"/>
          </w:tcPr>
          <w:p w14:paraId="4634A524" w14:textId="77777777" w:rsidR="00FE43C7" w:rsidRPr="00E329E6" w:rsidRDefault="00FE43C7">
            <w:pPr>
              <w:rPr>
                <w:rFonts w:ascii="Verdana" w:hAnsi="Verdana" w:cstheme="minorHAnsi"/>
              </w:rPr>
            </w:pPr>
            <w:r w:rsidRPr="00E329E6">
              <w:rPr>
                <w:rFonts w:ascii="Verdana" w:eastAsia="Calibri" w:hAnsi="Verdana" w:cstheme="minorHAnsi"/>
              </w:rPr>
              <w:t>15 SMLDV</w:t>
            </w:r>
          </w:p>
        </w:tc>
        <w:tc>
          <w:tcPr>
            <w:tcW w:w="3400" w:type="dxa"/>
            <w:shd w:val="clear" w:color="auto" w:fill="F2F2F2"/>
            <w:tcMar>
              <w:top w:w="70" w:type="dxa"/>
              <w:left w:w="100" w:type="dxa"/>
              <w:bottom w:w="70" w:type="dxa"/>
              <w:right w:w="100" w:type="dxa"/>
            </w:tcMar>
            <w:vAlign w:val="center"/>
          </w:tcPr>
          <w:p w14:paraId="6CB039A8" w14:textId="77777777" w:rsidR="00FE43C7" w:rsidRPr="00E329E6" w:rsidRDefault="00FE43C7">
            <w:pPr>
              <w:rPr>
                <w:rFonts w:ascii="Verdana" w:hAnsi="Verdana" w:cstheme="minorHAnsi"/>
              </w:rPr>
            </w:pPr>
            <w:r w:rsidRPr="00E329E6">
              <w:rPr>
                <w:rFonts w:ascii="Verdana" w:eastAsia="Calibri" w:hAnsi="Verdana" w:cstheme="minorHAnsi"/>
              </w:rPr>
              <w:t>La OMS reporta que cerca del 20 % de los conductores y entre 30 % y 50 % de los pasajeros no lo usan pese a la obligatoriedad legal (OMS, 2023).</w:t>
            </w:r>
          </w:p>
        </w:tc>
      </w:tr>
    </w:tbl>
    <w:p w14:paraId="633D3A2C" w14:textId="77777777" w:rsidR="000950FB" w:rsidRPr="00E329E6" w:rsidRDefault="000950FB" w:rsidP="000950FB">
      <w:pPr>
        <w:tabs>
          <w:tab w:val="left" w:pos="719"/>
          <w:tab w:val="left" w:pos="721"/>
        </w:tabs>
        <w:spacing w:before="3" w:line="261" w:lineRule="auto"/>
        <w:ind w:right="145"/>
        <w:rPr>
          <w:rFonts w:ascii="Verdana" w:hAnsi="Verdana"/>
          <w:i/>
          <w:iCs/>
        </w:rPr>
      </w:pPr>
      <w:r w:rsidRPr="00E329E6">
        <w:rPr>
          <w:rFonts w:ascii="Verdana" w:hAnsi="Verdana"/>
          <w:i/>
          <w:iCs/>
        </w:rPr>
        <w:t xml:space="preserve">Fuente: elaboración propia con base al Código Nacional de Transito </w:t>
      </w:r>
    </w:p>
    <w:p w14:paraId="504AE8F6" w14:textId="3EEDA1B8" w:rsidR="000950FB" w:rsidRPr="00E329E6" w:rsidRDefault="000950FB" w:rsidP="009B5FFD">
      <w:pPr>
        <w:tabs>
          <w:tab w:val="left" w:pos="719"/>
          <w:tab w:val="left" w:pos="721"/>
        </w:tabs>
        <w:spacing w:before="3" w:line="261" w:lineRule="auto"/>
        <w:ind w:right="145"/>
        <w:jc w:val="both"/>
        <w:rPr>
          <w:rFonts w:ascii="Verdana" w:hAnsi="Verdana"/>
        </w:rPr>
      </w:pPr>
      <w:r w:rsidRPr="00E329E6">
        <w:rPr>
          <w:rFonts w:ascii="Verdana" w:hAnsi="Verdana"/>
        </w:rPr>
        <w:t>En síntesis, la evidencia técnica y normativa revisada converge en identificar el exceso de velocidad y el desobedecimiento de las señales de tránsito como las infracciones con mayor relación estadística con la ocurrencia de siniestros graves y fatales, seguidas por la conducción bajo efectos del alcohol, la invasión de carril, el no respeto a la prelación, el no mantener distancia de seguridad y las fallas mecánicas, junto con el no uso del casco y del cinturón de seguridad como factores que, sin incrementar la probabilidad del choque, modulan de forma determinante su severidad.</w:t>
      </w:r>
    </w:p>
    <w:p w14:paraId="47F9243F" w14:textId="77777777" w:rsidR="009E2D77" w:rsidRDefault="009E2D77" w:rsidP="009E2D77">
      <w:pPr>
        <w:pStyle w:val="Prrafodelista"/>
        <w:tabs>
          <w:tab w:val="left" w:pos="719"/>
          <w:tab w:val="left" w:pos="721"/>
        </w:tabs>
        <w:spacing w:before="3" w:line="261" w:lineRule="auto"/>
        <w:ind w:right="145" w:firstLine="0"/>
        <w:rPr>
          <w:sz w:val="24"/>
        </w:rPr>
      </w:pPr>
    </w:p>
    <w:p w14:paraId="36ECF706" w14:textId="77777777" w:rsidR="00A472D1" w:rsidRDefault="00A472D1" w:rsidP="00A472D1">
      <w:pPr>
        <w:pStyle w:val="Prrafodelista"/>
        <w:numPr>
          <w:ilvl w:val="1"/>
          <w:numId w:val="13"/>
        </w:numPr>
        <w:tabs>
          <w:tab w:val="left" w:pos="719"/>
        </w:tabs>
        <w:spacing w:before="0" w:line="289" w:lineRule="exact"/>
        <w:ind w:left="719" w:hanging="358"/>
        <w:rPr>
          <w:sz w:val="24"/>
        </w:rPr>
      </w:pPr>
      <w:r>
        <w:rPr>
          <w:w w:val="80"/>
          <w:sz w:val="24"/>
        </w:rPr>
        <w:t>¿Qué</w:t>
      </w:r>
      <w:r>
        <w:rPr>
          <w:spacing w:val="11"/>
          <w:sz w:val="24"/>
        </w:rPr>
        <w:t xml:space="preserve"> </w:t>
      </w:r>
      <w:r>
        <w:rPr>
          <w:w w:val="80"/>
          <w:sz w:val="24"/>
        </w:rPr>
        <w:t>acciones</w:t>
      </w:r>
      <w:r>
        <w:rPr>
          <w:spacing w:val="8"/>
          <w:sz w:val="24"/>
        </w:rPr>
        <w:t xml:space="preserve"> </w:t>
      </w:r>
      <w:r>
        <w:rPr>
          <w:w w:val="80"/>
          <w:sz w:val="24"/>
        </w:rPr>
        <w:t>se</w:t>
      </w:r>
      <w:r>
        <w:rPr>
          <w:spacing w:val="11"/>
          <w:sz w:val="24"/>
        </w:rPr>
        <w:t xml:space="preserve"> </w:t>
      </w:r>
      <w:r>
        <w:rPr>
          <w:w w:val="80"/>
          <w:sz w:val="24"/>
        </w:rPr>
        <w:t>están</w:t>
      </w:r>
      <w:r>
        <w:rPr>
          <w:spacing w:val="9"/>
          <w:sz w:val="24"/>
        </w:rPr>
        <w:t xml:space="preserve"> </w:t>
      </w:r>
      <w:r>
        <w:rPr>
          <w:w w:val="80"/>
          <w:sz w:val="24"/>
        </w:rPr>
        <w:t>desarrollando</w:t>
      </w:r>
      <w:r>
        <w:rPr>
          <w:spacing w:val="9"/>
          <w:sz w:val="24"/>
        </w:rPr>
        <w:t xml:space="preserve"> </w:t>
      </w:r>
      <w:r>
        <w:rPr>
          <w:w w:val="80"/>
          <w:sz w:val="24"/>
        </w:rPr>
        <w:t>específicamente</w:t>
      </w:r>
      <w:r>
        <w:rPr>
          <w:spacing w:val="12"/>
          <w:sz w:val="24"/>
        </w:rPr>
        <w:t xml:space="preserve"> </w:t>
      </w:r>
      <w:r>
        <w:rPr>
          <w:w w:val="80"/>
          <w:sz w:val="24"/>
        </w:rPr>
        <w:t>frente</w:t>
      </w:r>
      <w:r>
        <w:rPr>
          <w:spacing w:val="12"/>
          <w:sz w:val="24"/>
        </w:rPr>
        <w:t xml:space="preserve"> </w:t>
      </w:r>
      <w:r>
        <w:rPr>
          <w:spacing w:val="-5"/>
          <w:w w:val="80"/>
          <w:sz w:val="24"/>
        </w:rPr>
        <w:t xml:space="preserve">a: </w:t>
      </w:r>
      <w:r w:rsidRPr="00A02160">
        <w:rPr>
          <w:b/>
          <w:bCs/>
          <w:color w:val="FF0000"/>
          <w:spacing w:val="-2"/>
          <w:w w:val="90"/>
          <w:sz w:val="24"/>
          <w:highlight w:val="yellow"/>
        </w:rPr>
        <w:t>MT</w:t>
      </w:r>
    </w:p>
    <w:p w14:paraId="3BCD79F8" w14:textId="77777777" w:rsidR="00A472D1" w:rsidRDefault="00A472D1" w:rsidP="00A472D1">
      <w:pPr>
        <w:pStyle w:val="Prrafodelista"/>
        <w:numPr>
          <w:ilvl w:val="2"/>
          <w:numId w:val="13"/>
        </w:numPr>
        <w:tabs>
          <w:tab w:val="left" w:pos="1441"/>
        </w:tabs>
        <w:rPr>
          <w:sz w:val="24"/>
        </w:rPr>
      </w:pPr>
      <w:r>
        <w:rPr>
          <w:w w:val="85"/>
          <w:sz w:val="24"/>
        </w:rPr>
        <w:t>Exceso</w:t>
      </w:r>
      <w:r>
        <w:rPr>
          <w:spacing w:val="-4"/>
          <w:w w:val="85"/>
          <w:sz w:val="24"/>
        </w:rPr>
        <w:t xml:space="preserve"> </w:t>
      </w:r>
      <w:r>
        <w:rPr>
          <w:w w:val="85"/>
          <w:sz w:val="24"/>
        </w:rPr>
        <w:t>de</w:t>
      </w:r>
      <w:r>
        <w:rPr>
          <w:spacing w:val="-10"/>
          <w:sz w:val="24"/>
        </w:rPr>
        <w:t xml:space="preserve"> </w:t>
      </w:r>
      <w:r>
        <w:rPr>
          <w:spacing w:val="-2"/>
          <w:w w:val="85"/>
          <w:sz w:val="24"/>
        </w:rPr>
        <w:t>velocidad.</w:t>
      </w:r>
    </w:p>
    <w:p w14:paraId="54CD024C" w14:textId="77777777" w:rsidR="00A472D1" w:rsidRDefault="00A472D1" w:rsidP="00A472D1">
      <w:pPr>
        <w:pStyle w:val="Prrafodelista"/>
        <w:numPr>
          <w:ilvl w:val="2"/>
          <w:numId w:val="13"/>
        </w:numPr>
        <w:tabs>
          <w:tab w:val="left" w:pos="1441"/>
        </w:tabs>
        <w:rPr>
          <w:sz w:val="24"/>
        </w:rPr>
      </w:pPr>
      <w:r>
        <w:rPr>
          <w:w w:val="80"/>
          <w:sz w:val="24"/>
        </w:rPr>
        <w:t>Conducción</w:t>
      </w:r>
      <w:r>
        <w:rPr>
          <w:spacing w:val="2"/>
          <w:sz w:val="24"/>
        </w:rPr>
        <w:t xml:space="preserve"> </w:t>
      </w:r>
      <w:r>
        <w:rPr>
          <w:w w:val="80"/>
          <w:sz w:val="24"/>
        </w:rPr>
        <w:t>bajo</w:t>
      </w:r>
      <w:r>
        <w:rPr>
          <w:spacing w:val="-1"/>
          <w:sz w:val="24"/>
        </w:rPr>
        <w:t xml:space="preserve"> </w:t>
      </w:r>
      <w:r>
        <w:rPr>
          <w:w w:val="80"/>
          <w:sz w:val="24"/>
        </w:rPr>
        <w:t>efectos</w:t>
      </w:r>
      <w:r>
        <w:rPr>
          <w:sz w:val="24"/>
        </w:rPr>
        <w:t xml:space="preserve"> </w:t>
      </w:r>
      <w:r>
        <w:rPr>
          <w:w w:val="80"/>
          <w:sz w:val="24"/>
        </w:rPr>
        <w:t>del</w:t>
      </w:r>
      <w:r>
        <w:rPr>
          <w:spacing w:val="1"/>
          <w:sz w:val="24"/>
        </w:rPr>
        <w:t xml:space="preserve"> </w:t>
      </w:r>
      <w:r>
        <w:rPr>
          <w:spacing w:val="-2"/>
          <w:w w:val="80"/>
          <w:sz w:val="24"/>
        </w:rPr>
        <w:t>alcohol.</w:t>
      </w:r>
    </w:p>
    <w:p w14:paraId="57DE0A54" w14:textId="77777777" w:rsidR="00A472D1" w:rsidRDefault="00A472D1" w:rsidP="00A472D1">
      <w:pPr>
        <w:pStyle w:val="Prrafodelista"/>
        <w:numPr>
          <w:ilvl w:val="2"/>
          <w:numId w:val="13"/>
        </w:numPr>
        <w:tabs>
          <w:tab w:val="left" w:pos="1441"/>
        </w:tabs>
        <w:rPr>
          <w:sz w:val="24"/>
        </w:rPr>
      </w:pPr>
      <w:r>
        <w:rPr>
          <w:w w:val="80"/>
          <w:sz w:val="24"/>
        </w:rPr>
        <w:t>Adelantamientos</w:t>
      </w:r>
      <w:r>
        <w:rPr>
          <w:spacing w:val="19"/>
          <w:sz w:val="24"/>
        </w:rPr>
        <w:t xml:space="preserve"> </w:t>
      </w:r>
      <w:r>
        <w:rPr>
          <w:spacing w:val="-2"/>
          <w:w w:val="95"/>
          <w:sz w:val="24"/>
        </w:rPr>
        <w:t>peligrosos.</w:t>
      </w:r>
    </w:p>
    <w:p w14:paraId="7C3F27DB" w14:textId="77777777" w:rsidR="00A472D1" w:rsidRDefault="00A472D1" w:rsidP="00A472D1">
      <w:pPr>
        <w:pStyle w:val="Prrafodelista"/>
        <w:numPr>
          <w:ilvl w:val="2"/>
          <w:numId w:val="13"/>
        </w:numPr>
        <w:tabs>
          <w:tab w:val="left" w:pos="1441"/>
        </w:tabs>
        <w:rPr>
          <w:sz w:val="24"/>
        </w:rPr>
      </w:pPr>
      <w:r>
        <w:rPr>
          <w:spacing w:val="-2"/>
          <w:w w:val="85"/>
          <w:sz w:val="24"/>
        </w:rPr>
        <w:t>Conducción</w:t>
      </w:r>
      <w:r>
        <w:rPr>
          <w:spacing w:val="-11"/>
          <w:sz w:val="24"/>
        </w:rPr>
        <w:t xml:space="preserve"> </w:t>
      </w:r>
      <w:r>
        <w:rPr>
          <w:spacing w:val="-2"/>
          <w:w w:val="85"/>
          <w:sz w:val="24"/>
        </w:rPr>
        <w:t>sin</w:t>
      </w:r>
      <w:r>
        <w:rPr>
          <w:spacing w:val="-11"/>
          <w:sz w:val="24"/>
        </w:rPr>
        <w:t xml:space="preserve"> </w:t>
      </w:r>
      <w:r>
        <w:rPr>
          <w:spacing w:val="-2"/>
          <w:w w:val="85"/>
          <w:sz w:val="24"/>
        </w:rPr>
        <w:t>licencia.</w:t>
      </w:r>
    </w:p>
    <w:p w14:paraId="1DE8F99E" w14:textId="77777777" w:rsidR="00A472D1" w:rsidRDefault="00A472D1" w:rsidP="00A472D1">
      <w:pPr>
        <w:pStyle w:val="Prrafodelista"/>
        <w:numPr>
          <w:ilvl w:val="2"/>
          <w:numId w:val="13"/>
        </w:numPr>
        <w:tabs>
          <w:tab w:val="left" w:pos="1441"/>
        </w:tabs>
        <w:rPr>
          <w:sz w:val="24"/>
        </w:rPr>
      </w:pPr>
      <w:r>
        <w:rPr>
          <w:w w:val="80"/>
          <w:sz w:val="24"/>
        </w:rPr>
        <w:t>Vehículos</w:t>
      </w:r>
      <w:r>
        <w:rPr>
          <w:spacing w:val="13"/>
          <w:sz w:val="24"/>
        </w:rPr>
        <w:t xml:space="preserve"> </w:t>
      </w:r>
      <w:r>
        <w:rPr>
          <w:w w:val="80"/>
          <w:sz w:val="24"/>
        </w:rPr>
        <w:t>sin</w:t>
      </w:r>
      <w:r>
        <w:rPr>
          <w:spacing w:val="13"/>
          <w:sz w:val="24"/>
        </w:rPr>
        <w:t xml:space="preserve"> </w:t>
      </w:r>
      <w:r>
        <w:rPr>
          <w:w w:val="80"/>
          <w:sz w:val="24"/>
        </w:rPr>
        <w:t>revisión</w:t>
      </w:r>
      <w:r>
        <w:rPr>
          <w:spacing w:val="13"/>
          <w:sz w:val="24"/>
        </w:rPr>
        <w:t xml:space="preserve"> </w:t>
      </w:r>
      <w:r>
        <w:rPr>
          <w:w w:val="80"/>
          <w:sz w:val="24"/>
        </w:rPr>
        <w:t>técnico-</w:t>
      </w:r>
      <w:r>
        <w:rPr>
          <w:spacing w:val="-2"/>
          <w:w w:val="80"/>
          <w:sz w:val="24"/>
        </w:rPr>
        <w:t>mecánica.</w:t>
      </w:r>
    </w:p>
    <w:p w14:paraId="0DBCDC06" w14:textId="77777777" w:rsidR="00A472D1" w:rsidRDefault="00A472D1" w:rsidP="00A472D1">
      <w:pPr>
        <w:pStyle w:val="Prrafodelista"/>
        <w:numPr>
          <w:ilvl w:val="2"/>
          <w:numId w:val="13"/>
        </w:numPr>
        <w:tabs>
          <w:tab w:val="left" w:pos="1441"/>
        </w:tabs>
        <w:spacing w:before="28"/>
        <w:rPr>
          <w:sz w:val="24"/>
        </w:rPr>
      </w:pPr>
      <w:r>
        <w:rPr>
          <w:w w:val="85"/>
          <w:sz w:val="24"/>
        </w:rPr>
        <w:t>Vehículos</w:t>
      </w:r>
      <w:r>
        <w:rPr>
          <w:spacing w:val="-6"/>
          <w:w w:val="85"/>
          <w:sz w:val="24"/>
        </w:rPr>
        <w:t xml:space="preserve"> </w:t>
      </w:r>
      <w:r>
        <w:rPr>
          <w:w w:val="85"/>
          <w:sz w:val="24"/>
        </w:rPr>
        <w:t>sin</w:t>
      </w:r>
      <w:r>
        <w:rPr>
          <w:spacing w:val="-7"/>
          <w:w w:val="85"/>
          <w:sz w:val="24"/>
        </w:rPr>
        <w:t xml:space="preserve"> </w:t>
      </w:r>
      <w:r>
        <w:rPr>
          <w:spacing w:val="-2"/>
          <w:w w:val="85"/>
          <w:sz w:val="24"/>
        </w:rPr>
        <w:t>SOAT?</w:t>
      </w:r>
    </w:p>
    <w:p w14:paraId="51817564" w14:textId="56A4D0BD" w:rsidR="6536D979" w:rsidRDefault="6536D979" w:rsidP="6536D979">
      <w:pPr>
        <w:tabs>
          <w:tab w:val="left" w:pos="1441"/>
        </w:tabs>
        <w:spacing w:before="28"/>
        <w:ind w:left="721"/>
        <w:rPr>
          <w:sz w:val="24"/>
          <w:szCs w:val="24"/>
        </w:rPr>
      </w:pPr>
    </w:p>
    <w:p w14:paraId="21517972" w14:textId="2DD43B71" w:rsidR="00A472D1" w:rsidRDefault="74B4CBC6" w:rsidP="32F1A7B8">
      <w:pPr>
        <w:pStyle w:val="Prrafodelista"/>
        <w:numPr>
          <w:ilvl w:val="1"/>
          <w:numId w:val="13"/>
        </w:numPr>
        <w:tabs>
          <w:tab w:val="left" w:pos="719"/>
          <w:tab w:val="left" w:pos="721"/>
        </w:tabs>
        <w:rPr>
          <w:sz w:val="24"/>
          <w:szCs w:val="24"/>
        </w:rPr>
      </w:pPr>
      <w:r w:rsidRPr="593F852F">
        <w:rPr>
          <w:sz w:val="24"/>
          <w:szCs w:val="24"/>
        </w:rPr>
        <w:t>¿Cómo se determina la ubicación de los sistemas automáticos, semiautomáticos y otros medios tecnológicos para la detección de</w:t>
      </w:r>
      <w:r>
        <w:tab/>
      </w:r>
      <w:r>
        <w:tab/>
      </w:r>
      <w:r w:rsidRPr="593F852F">
        <w:rPr>
          <w:sz w:val="24"/>
          <w:szCs w:val="24"/>
        </w:rPr>
        <w:t xml:space="preserve"> infracciones de tránsito?</w:t>
      </w:r>
      <w:r w:rsidRPr="593F852F">
        <w:rPr>
          <w:b/>
          <w:bCs/>
          <w:color w:val="FF0000"/>
          <w:sz w:val="24"/>
          <w:szCs w:val="24"/>
        </w:rPr>
        <w:t>DIV</w:t>
      </w:r>
    </w:p>
    <w:p w14:paraId="3C4CBA8A" w14:textId="1F71B995" w:rsidR="593F852F" w:rsidRDefault="593F852F" w:rsidP="593F852F">
      <w:pPr>
        <w:tabs>
          <w:tab w:val="left" w:pos="719"/>
          <w:tab w:val="left" w:pos="721"/>
        </w:tabs>
        <w:rPr>
          <w:rFonts w:ascii="Tahoma" w:eastAsia="Tahoma" w:hAnsi="Tahoma" w:cs="Tahoma"/>
          <w:b/>
          <w:bCs/>
          <w:sz w:val="24"/>
          <w:szCs w:val="24"/>
        </w:rPr>
      </w:pPr>
    </w:p>
    <w:p w14:paraId="1724935A" w14:textId="1733CA19" w:rsidR="6868738C" w:rsidRDefault="4660DEA9" w:rsidP="41B5961B">
      <w:pPr>
        <w:tabs>
          <w:tab w:val="left" w:pos="719"/>
          <w:tab w:val="left" w:pos="721"/>
        </w:tabs>
        <w:rPr>
          <w:rFonts w:ascii="Tahoma" w:eastAsia="Tahoma" w:hAnsi="Tahoma" w:cs="Tahoma"/>
          <w:sz w:val="24"/>
          <w:szCs w:val="24"/>
        </w:rPr>
      </w:pPr>
      <w:r w:rsidRPr="10BC105A">
        <w:rPr>
          <w:rFonts w:ascii="Tahoma" w:eastAsia="Tahoma" w:hAnsi="Tahoma" w:cs="Tahoma"/>
          <w:b/>
          <w:bCs/>
          <w:sz w:val="24"/>
          <w:szCs w:val="24"/>
        </w:rPr>
        <w:t>Respuesta:</w:t>
      </w:r>
      <w:r w:rsidRPr="10BC105A">
        <w:rPr>
          <w:rFonts w:ascii="Tahoma" w:eastAsia="Tahoma" w:hAnsi="Tahoma" w:cs="Tahoma"/>
          <w:sz w:val="24"/>
          <w:szCs w:val="24"/>
        </w:rPr>
        <w:t xml:space="preserve"> </w:t>
      </w:r>
      <w:r w:rsidR="3FADC0B3" w:rsidRPr="10BC105A">
        <w:rPr>
          <w:rFonts w:ascii="Tahoma" w:eastAsia="Tahoma" w:hAnsi="Tahoma" w:cs="Tahoma"/>
          <w:sz w:val="24"/>
          <w:szCs w:val="24"/>
        </w:rPr>
        <w:t>para responder este interrogante debemos</w:t>
      </w:r>
      <w:r w:rsidR="1A2E27F7" w:rsidRPr="10BC105A">
        <w:rPr>
          <w:rFonts w:ascii="Tahoma" w:eastAsia="Tahoma" w:hAnsi="Tahoma" w:cs="Tahoma"/>
          <w:sz w:val="24"/>
          <w:szCs w:val="24"/>
        </w:rPr>
        <w:t xml:space="preserve"> remitirnos a la normativa vi</w:t>
      </w:r>
      <w:r w:rsidR="4CA64DC9" w:rsidRPr="10BC105A">
        <w:rPr>
          <w:rFonts w:ascii="Tahoma" w:eastAsia="Tahoma" w:hAnsi="Tahoma" w:cs="Tahoma"/>
          <w:sz w:val="24"/>
          <w:szCs w:val="24"/>
        </w:rPr>
        <w:t>gente en es</w:t>
      </w:r>
      <w:r w:rsidR="5BC33735" w:rsidRPr="10BC105A">
        <w:rPr>
          <w:rFonts w:ascii="Tahoma" w:eastAsia="Tahoma" w:hAnsi="Tahoma" w:cs="Tahoma"/>
          <w:sz w:val="24"/>
          <w:szCs w:val="24"/>
        </w:rPr>
        <w:t xml:space="preserve">te </w:t>
      </w:r>
      <w:r w:rsidR="716E0D83" w:rsidRPr="10BC105A">
        <w:rPr>
          <w:rFonts w:ascii="Tahoma" w:eastAsia="Tahoma" w:hAnsi="Tahoma" w:cs="Tahoma"/>
          <w:sz w:val="24"/>
          <w:szCs w:val="24"/>
        </w:rPr>
        <w:t xml:space="preserve">sentido, </w:t>
      </w:r>
      <w:r w:rsidR="31B0EF2A" w:rsidRPr="10BC105A">
        <w:rPr>
          <w:rFonts w:ascii="Tahoma" w:eastAsia="Tahoma" w:hAnsi="Tahoma" w:cs="Tahoma"/>
          <w:sz w:val="24"/>
          <w:szCs w:val="24"/>
        </w:rPr>
        <w:t>para este caso la</w:t>
      </w:r>
      <w:r w:rsidR="4CA64DC9" w:rsidRPr="10BC105A">
        <w:rPr>
          <w:rFonts w:ascii="Tahoma" w:eastAsia="Tahoma" w:hAnsi="Tahoma" w:cs="Tahoma"/>
          <w:sz w:val="24"/>
          <w:szCs w:val="24"/>
        </w:rPr>
        <w:t xml:space="preserve"> </w:t>
      </w:r>
      <w:r w:rsidR="4CA64DC9" w:rsidRPr="10BC105A">
        <w:rPr>
          <w:rFonts w:ascii="Tahoma" w:eastAsia="Tahoma" w:hAnsi="Tahoma" w:cs="Tahoma"/>
          <w:b/>
          <w:bCs/>
          <w:sz w:val="24"/>
          <w:szCs w:val="24"/>
        </w:rPr>
        <w:t>Resolución</w:t>
      </w:r>
      <w:r w:rsidR="563DD9A8" w:rsidRPr="10BC105A">
        <w:rPr>
          <w:rFonts w:ascii="Tahoma" w:eastAsia="Tahoma" w:hAnsi="Tahoma" w:cs="Tahoma"/>
          <w:b/>
          <w:bCs/>
          <w:sz w:val="24"/>
          <w:szCs w:val="24"/>
        </w:rPr>
        <w:t xml:space="preserve"> 20203040011245 de 2020</w:t>
      </w:r>
      <w:r w:rsidR="563DD9A8" w:rsidRPr="10BC105A">
        <w:rPr>
          <w:rFonts w:ascii="Tahoma" w:eastAsia="Tahoma" w:hAnsi="Tahoma" w:cs="Tahoma"/>
          <w:sz w:val="24"/>
          <w:szCs w:val="24"/>
        </w:rPr>
        <w:t xml:space="preserve">, </w:t>
      </w:r>
      <w:r w:rsidR="563DD9A8" w:rsidRPr="10BC105A">
        <w:rPr>
          <w:rFonts w:ascii="Tahoma" w:eastAsia="Tahoma" w:hAnsi="Tahoma" w:cs="Tahoma"/>
          <w:i/>
          <w:iCs/>
          <w:sz w:val="24"/>
          <w:szCs w:val="24"/>
        </w:rPr>
        <w:t>“Por el cual se establecen los criterios técnicos de seguridad vial para la instalación y operación de los sistemas automáticos, semiautomáticos y otros medios tecnológicos para la detección de presuntas infracciones al tránsito y se dictan otras disposiciones</w:t>
      </w:r>
      <w:r w:rsidR="563DD9A8" w:rsidRPr="10BC105A">
        <w:rPr>
          <w:rFonts w:ascii="Tahoma" w:eastAsia="Tahoma" w:hAnsi="Tahoma" w:cs="Tahoma"/>
          <w:sz w:val="24"/>
          <w:szCs w:val="24"/>
        </w:rPr>
        <w:t xml:space="preserve">”, </w:t>
      </w:r>
      <w:r w:rsidR="714AC356" w:rsidRPr="10BC105A">
        <w:rPr>
          <w:rFonts w:ascii="Tahoma" w:eastAsia="Tahoma" w:hAnsi="Tahoma" w:cs="Tahoma"/>
          <w:sz w:val="24"/>
          <w:szCs w:val="24"/>
        </w:rPr>
        <w:t xml:space="preserve">la cual en su </w:t>
      </w:r>
      <w:r w:rsidR="4777319B" w:rsidRPr="10BC105A">
        <w:rPr>
          <w:rFonts w:ascii="Tahoma" w:eastAsia="Tahoma" w:hAnsi="Tahoma" w:cs="Tahoma"/>
          <w:b/>
          <w:bCs/>
          <w:sz w:val="24"/>
          <w:szCs w:val="24"/>
        </w:rPr>
        <w:t>Artículo 6.</w:t>
      </w:r>
      <w:r w:rsidR="714AC356" w:rsidRPr="10BC105A">
        <w:rPr>
          <w:rFonts w:ascii="Tahoma" w:eastAsia="Tahoma" w:hAnsi="Tahoma" w:cs="Tahoma"/>
          <w:b/>
          <w:bCs/>
          <w:sz w:val="24"/>
          <w:szCs w:val="24"/>
        </w:rPr>
        <w:t xml:space="preserve"> </w:t>
      </w:r>
      <w:r w:rsidR="24918E88" w:rsidRPr="10BC105A">
        <w:rPr>
          <w:rFonts w:ascii="Tahoma" w:eastAsia="Tahoma" w:hAnsi="Tahoma" w:cs="Tahoma"/>
          <w:b/>
          <w:bCs/>
          <w:sz w:val="24"/>
          <w:szCs w:val="24"/>
        </w:rPr>
        <w:t>Ubicación de los dispositivos</w:t>
      </w:r>
      <w:r w:rsidR="1EC043DD" w:rsidRPr="10BC105A">
        <w:rPr>
          <w:rFonts w:ascii="Tahoma" w:eastAsia="Tahoma" w:hAnsi="Tahoma" w:cs="Tahoma"/>
          <w:b/>
          <w:bCs/>
          <w:sz w:val="24"/>
          <w:szCs w:val="24"/>
        </w:rPr>
        <w:t xml:space="preserve">, </w:t>
      </w:r>
      <w:r w:rsidR="1EC043DD" w:rsidRPr="10BC105A">
        <w:rPr>
          <w:rFonts w:ascii="Tahoma" w:eastAsia="Tahoma" w:hAnsi="Tahoma" w:cs="Tahoma"/>
          <w:sz w:val="24"/>
          <w:szCs w:val="24"/>
        </w:rPr>
        <w:t xml:space="preserve">nos detalla la ubicación de los </w:t>
      </w:r>
      <w:r w:rsidR="16D655E2" w:rsidRPr="10BC105A">
        <w:rPr>
          <w:rFonts w:ascii="Tahoma" w:eastAsia="Tahoma" w:hAnsi="Tahoma" w:cs="Tahoma"/>
          <w:sz w:val="24"/>
          <w:szCs w:val="24"/>
        </w:rPr>
        <w:t>sistemas automáticos, semiautomáticos y otros medios tecnológicos para la detección de presuntas infracciones al tránsito - SAST, veamos:</w:t>
      </w:r>
    </w:p>
    <w:p w14:paraId="5C5B3620" w14:textId="61604101" w:rsidR="2E168095" w:rsidRDefault="16D655E2" w:rsidP="10BC105A">
      <w:pPr>
        <w:tabs>
          <w:tab w:val="left" w:pos="719"/>
          <w:tab w:val="left" w:pos="721"/>
        </w:tabs>
        <w:ind w:left="708"/>
        <w:rPr>
          <w:rFonts w:ascii="Tahoma" w:eastAsia="Tahoma" w:hAnsi="Tahoma" w:cs="Tahoma"/>
          <w:i/>
          <w:iCs/>
        </w:rPr>
      </w:pPr>
      <w:r w:rsidRPr="10BC105A">
        <w:rPr>
          <w:rFonts w:ascii="Tahoma" w:eastAsia="Tahoma" w:hAnsi="Tahoma" w:cs="Tahoma"/>
          <w:i/>
          <w:iCs/>
        </w:rPr>
        <w:lastRenderedPageBreak/>
        <w:t>“</w:t>
      </w:r>
      <w:r w:rsidRPr="10BC105A">
        <w:rPr>
          <w:rFonts w:ascii="Tahoma" w:eastAsia="Tahoma" w:hAnsi="Tahoma" w:cs="Tahoma"/>
          <w:b/>
          <w:bCs/>
          <w:i/>
          <w:iCs/>
        </w:rPr>
        <w:t>Artículo 6. Ubicación de los dispositivo</w:t>
      </w:r>
      <w:r w:rsidRPr="10BC105A">
        <w:rPr>
          <w:rFonts w:ascii="Tahoma" w:eastAsia="Tahoma" w:hAnsi="Tahoma" w:cs="Tahoma"/>
          <w:i/>
          <w:iCs/>
        </w:rPr>
        <w:t xml:space="preserve">s. Los SAST solo podrán ubicarse en sitios que hagan parte de la infraestructura vial, de modo que no procederá su instalación en colinas, viviendas u otros equipamientos aledaños, ni podrán operarse en vehículos en movimiento durante la detección de la presunta infracción, con excepción de la detección aérea.” </w:t>
      </w:r>
    </w:p>
    <w:p w14:paraId="309C2E6D" w14:textId="221C8F02" w:rsidR="63807ED4" w:rsidRDefault="7205408D" w:rsidP="10BC105A">
      <w:pPr>
        <w:tabs>
          <w:tab w:val="left" w:pos="719"/>
          <w:tab w:val="left" w:pos="721"/>
        </w:tabs>
        <w:rPr>
          <w:rFonts w:ascii="Tahoma" w:eastAsia="Tahoma" w:hAnsi="Tahoma" w:cs="Tahoma"/>
          <w:sz w:val="24"/>
          <w:szCs w:val="24"/>
        </w:rPr>
      </w:pPr>
      <w:r w:rsidRPr="10BC105A">
        <w:rPr>
          <w:rFonts w:ascii="Tahoma" w:eastAsia="Tahoma" w:hAnsi="Tahoma" w:cs="Tahoma"/>
          <w:sz w:val="24"/>
          <w:szCs w:val="24"/>
        </w:rPr>
        <w:t xml:space="preserve">Ahora bien, dada esta claridad en cuanto a los sitios de ubicación de los dispositivos SAST, nos permitimos indicarle, que la ubicación </w:t>
      </w:r>
      <w:r w:rsidR="6174ADE9" w:rsidRPr="10BC105A">
        <w:rPr>
          <w:rFonts w:ascii="Tahoma" w:eastAsia="Tahoma" w:hAnsi="Tahoma" w:cs="Tahoma"/>
          <w:sz w:val="24"/>
          <w:szCs w:val="24"/>
        </w:rPr>
        <w:t>geográfica</w:t>
      </w:r>
      <w:r w:rsidRPr="10BC105A">
        <w:rPr>
          <w:rFonts w:ascii="Tahoma" w:eastAsia="Tahoma" w:hAnsi="Tahoma" w:cs="Tahoma"/>
          <w:sz w:val="24"/>
          <w:szCs w:val="24"/>
        </w:rPr>
        <w:t xml:space="preserve"> de este tipo de </w:t>
      </w:r>
      <w:r w:rsidR="0EC837BC" w:rsidRPr="10BC105A">
        <w:rPr>
          <w:rFonts w:ascii="Tahoma" w:eastAsia="Tahoma" w:hAnsi="Tahoma" w:cs="Tahoma"/>
          <w:sz w:val="24"/>
          <w:szCs w:val="24"/>
        </w:rPr>
        <w:t>dispositivos</w:t>
      </w:r>
      <w:r w:rsidR="78E55E56" w:rsidRPr="10BC105A">
        <w:rPr>
          <w:rFonts w:ascii="Tahoma" w:eastAsia="Tahoma" w:hAnsi="Tahoma" w:cs="Tahoma"/>
          <w:sz w:val="24"/>
          <w:szCs w:val="24"/>
        </w:rPr>
        <w:t>, de conformidad con la normativa previamente citada,</w:t>
      </w:r>
      <w:r w:rsidRPr="10BC105A">
        <w:rPr>
          <w:rFonts w:ascii="Tahoma" w:eastAsia="Tahoma" w:hAnsi="Tahoma" w:cs="Tahoma"/>
          <w:sz w:val="24"/>
          <w:szCs w:val="24"/>
        </w:rPr>
        <w:t xml:space="preserve"> es priorizada </w:t>
      </w:r>
      <w:r w:rsidR="55C47429" w:rsidRPr="10BC105A">
        <w:rPr>
          <w:rFonts w:ascii="Tahoma" w:eastAsia="Tahoma" w:hAnsi="Tahoma" w:cs="Tahoma"/>
          <w:sz w:val="24"/>
          <w:szCs w:val="24"/>
        </w:rPr>
        <w:t xml:space="preserve">y determinada </w:t>
      </w:r>
      <w:r w:rsidRPr="10BC105A">
        <w:rPr>
          <w:rFonts w:ascii="Tahoma" w:eastAsia="Tahoma" w:hAnsi="Tahoma" w:cs="Tahoma"/>
          <w:sz w:val="24"/>
          <w:szCs w:val="24"/>
        </w:rPr>
        <w:t>por la Autoridad de Tr</w:t>
      </w:r>
      <w:r w:rsidR="03CA9410" w:rsidRPr="10BC105A">
        <w:rPr>
          <w:rFonts w:ascii="Tahoma" w:eastAsia="Tahoma" w:hAnsi="Tahoma" w:cs="Tahoma"/>
          <w:sz w:val="24"/>
          <w:szCs w:val="24"/>
        </w:rPr>
        <w:t>ánsito</w:t>
      </w:r>
      <w:r w:rsidR="2F18497C" w:rsidRPr="10BC105A">
        <w:rPr>
          <w:rFonts w:ascii="Tahoma" w:eastAsia="Tahoma" w:hAnsi="Tahoma" w:cs="Tahoma"/>
          <w:sz w:val="24"/>
          <w:szCs w:val="24"/>
        </w:rPr>
        <w:t xml:space="preserve"> </w:t>
      </w:r>
      <w:r w:rsidR="298260E7" w:rsidRPr="10BC105A">
        <w:rPr>
          <w:rFonts w:ascii="Tahoma" w:eastAsia="Tahoma" w:hAnsi="Tahoma" w:cs="Tahoma"/>
          <w:sz w:val="24"/>
          <w:szCs w:val="24"/>
        </w:rPr>
        <w:t>(</w:t>
      </w:r>
      <w:r w:rsidR="2F18497C" w:rsidRPr="10BC105A">
        <w:rPr>
          <w:rFonts w:ascii="Tahoma" w:eastAsia="Tahoma" w:hAnsi="Tahoma" w:cs="Tahoma"/>
          <w:sz w:val="24"/>
          <w:szCs w:val="24"/>
        </w:rPr>
        <w:t>quien es la que presenta la solicitud</w:t>
      </w:r>
      <w:r w:rsidR="3DFF3961" w:rsidRPr="10BC105A">
        <w:rPr>
          <w:rFonts w:ascii="Tahoma" w:eastAsia="Tahoma" w:hAnsi="Tahoma" w:cs="Tahoma"/>
          <w:sz w:val="24"/>
          <w:szCs w:val="24"/>
        </w:rPr>
        <w:t xml:space="preserve"> de instalación de SAST)</w:t>
      </w:r>
      <w:r w:rsidR="03CA9410" w:rsidRPr="10BC105A">
        <w:rPr>
          <w:rFonts w:ascii="Tahoma" w:eastAsia="Tahoma" w:hAnsi="Tahoma" w:cs="Tahoma"/>
          <w:sz w:val="24"/>
          <w:szCs w:val="24"/>
        </w:rPr>
        <w:t xml:space="preserve"> </w:t>
      </w:r>
      <w:r w:rsidR="03F7B899" w:rsidRPr="10BC105A">
        <w:rPr>
          <w:rFonts w:ascii="Tahoma" w:eastAsia="Tahoma" w:hAnsi="Tahoma" w:cs="Tahoma"/>
          <w:sz w:val="24"/>
          <w:szCs w:val="24"/>
        </w:rPr>
        <w:t xml:space="preserve">en las </w:t>
      </w:r>
      <w:r w:rsidR="1F20622F" w:rsidRPr="10BC105A">
        <w:rPr>
          <w:rFonts w:ascii="Tahoma" w:eastAsia="Tahoma" w:hAnsi="Tahoma" w:cs="Tahoma"/>
          <w:sz w:val="24"/>
          <w:szCs w:val="24"/>
        </w:rPr>
        <w:t>vías</w:t>
      </w:r>
      <w:r w:rsidR="03F7B899" w:rsidRPr="10BC105A">
        <w:rPr>
          <w:rFonts w:ascii="Tahoma" w:eastAsia="Tahoma" w:hAnsi="Tahoma" w:cs="Tahoma"/>
          <w:sz w:val="24"/>
          <w:szCs w:val="24"/>
        </w:rPr>
        <w:t xml:space="preserve"> de su jurisdicción </w:t>
      </w:r>
      <w:r w:rsidR="09AC6130" w:rsidRPr="10BC105A">
        <w:rPr>
          <w:rFonts w:ascii="Tahoma" w:eastAsia="Tahoma" w:hAnsi="Tahoma" w:cs="Tahoma"/>
          <w:sz w:val="24"/>
          <w:szCs w:val="24"/>
        </w:rPr>
        <w:t xml:space="preserve">de conformidad con los riesgos, problemáticas y demás información que le permita sustentar dicha determinación; sin embargo, para este procesos dicha Autoridad de vera acreditar ante la </w:t>
      </w:r>
      <w:r w:rsidR="731DFD41" w:rsidRPr="10BC105A">
        <w:rPr>
          <w:rFonts w:ascii="Tahoma" w:eastAsia="Tahoma" w:hAnsi="Tahoma" w:cs="Tahoma"/>
          <w:sz w:val="24"/>
          <w:szCs w:val="24"/>
        </w:rPr>
        <w:t>ANSV el cumplimiento</w:t>
      </w:r>
      <w:r w:rsidR="2BA28809" w:rsidRPr="10BC105A">
        <w:rPr>
          <w:rFonts w:ascii="Tahoma" w:eastAsia="Tahoma" w:hAnsi="Tahoma" w:cs="Tahoma"/>
          <w:sz w:val="24"/>
          <w:szCs w:val="24"/>
        </w:rPr>
        <w:t xml:space="preserve">, </w:t>
      </w:r>
      <w:r w:rsidR="731DFD41" w:rsidRPr="10BC105A">
        <w:rPr>
          <w:rFonts w:ascii="Tahoma" w:eastAsia="Tahoma" w:hAnsi="Tahoma" w:cs="Tahoma"/>
          <w:sz w:val="24"/>
          <w:szCs w:val="24"/>
        </w:rPr>
        <w:t>en los tiempos establecidos</w:t>
      </w:r>
      <w:r w:rsidR="206CA2A7" w:rsidRPr="10BC105A">
        <w:rPr>
          <w:rFonts w:ascii="Tahoma" w:eastAsia="Tahoma" w:hAnsi="Tahoma" w:cs="Tahoma"/>
          <w:sz w:val="24"/>
          <w:szCs w:val="24"/>
        </w:rPr>
        <w:t>,</w:t>
      </w:r>
      <w:r w:rsidR="731DFD41" w:rsidRPr="10BC105A">
        <w:rPr>
          <w:rFonts w:ascii="Tahoma" w:eastAsia="Tahoma" w:hAnsi="Tahoma" w:cs="Tahoma"/>
          <w:sz w:val="24"/>
          <w:szCs w:val="24"/>
        </w:rPr>
        <w:t xml:space="preserve"> de uno de los tres (3) criterios</w:t>
      </w:r>
      <w:r w:rsidR="7F628A02" w:rsidRPr="10BC105A">
        <w:rPr>
          <w:rFonts w:ascii="Tahoma" w:eastAsia="Tahoma" w:hAnsi="Tahoma" w:cs="Tahoma"/>
          <w:sz w:val="24"/>
          <w:szCs w:val="24"/>
        </w:rPr>
        <w:t xml:space="preserve"> técnicos</w:t>
      </w:r>
      <w:r w:rsidR="731DFD41" w:rsidRPr="10BC105A">
        <w:rPr>
          <w:rFonts w:ascii="Tahoma" w:eastAsia="Tahoma" w:hAnsi="Tahoma" w:cs="Tahoma"/>
          <w:sz w:val="24"/>
          <w:szCs w:val="24"/>
        </w:rPr>
        <w:t xml:space="preserve"> definidos en el </w:t>
      </w:r>
      <w:r w:rsidR="6515E564" w:rsidRPr="10BC105A">
        <w:rPr>
          <w:rFonts w:ascii="Tahoma" w:eastAsia="Tahoma" w:hAnsi="Tahoma" w:cs="Tahoma"/>
          <w:b/>
          <w:bCs/>
          <w:sz w:val="24"/>
          <w:szCs w:val="24"/>
        </w:rPr>
        <w:t>Articulo 5</w:t>
      </w:r>
      <w:r w:rsidR="6515E564" w:rsidRPr="10BC105A">
        <w:rPr>
          <w:rFonts w:ascii="Tahoma" w:eastAsia="Tahoma" w:hAnsi="Tahoma" w:cs="Tahoma"/>
          <w:sz w:val="24"/>
          <w:szCs w:val="24"/>
        </w:rPr>
        <w:t xml:space="preserve"> de la Resolución 20203040011245 de 2020, </w:t>
      </w:r>
      <w:r w:rsidR="29B2D434" w:rsidRPr="10BC105A">
        <w:rPr>
          <w:rFonts w:ascii="Tahoma" w:eastAsia="Tahoma" w:hAnsi="Tahoma" w:cs="Tahoma"/>
          <w:sz w:val="24"/>
          <w:szCs w:val="24"/>
        </w:rPr>
        <w:t xml:space="preserve">como se evidencia a </w:t>
      </w:r>
      <w:r w:rsidR="440568F0" w:rsidRPr="10BC105A">
        <w:rPr>
          <w:rFonts w:ascii="Tahoma" w:eastAsia="Tahoma" w:hAnsi="Tahoma" w:cs="Tahoma"/>
          <w:sz w:val="24"/>
          <w:szCs w:val="24"/>
        </w:rPr>
        <w:t>continuación</w:t>
      </w:r>
      <w:r w:rsidR="29B2D434" w:rsidRPr="10BC105A">
        <w:rPr>
          <w:rFonts w:ascii="Tahoma" w:eastAsia="Tahoma" w:hAnsi="Tahoma" w:cs="Tahoma"/>
          <w:sz w:val="24"/>
          <w:szCs w:val="24"/>
        </w:rPr>
        <w:t>:</w:t>
      </w:r>
    </w:p>
    <w:p w14:paraId="39F4B320" w14:textId="6CE09125" w:rsidR="1FAD7B36" w:rsidRDefault="29B2D434" w:rsidP="2656D083">
      <w:pPr>
        <w:tabs>
          <w:tab w:val="left" w:pos="719"/>
          <w:tab w:val="left" w:pos="721"/>
        </w:tabs>
        <w:ind w:left="708"/>
        <w:rPr>
          <w:rFonts w:ascii="Tahoma" w:eastAsia="Tahoma" w:hAnsi="Tahoma" w:cs="Tahoma"/>
          <w:i/>
          <w:iCs/>
        </w:rPr>
      </w:pPr>
      <w:r w:rsidRPr="2656D083">
        <w:rPr>
          <w:rFonts w:ascii="Tahoma" w:eastAsia="Tahoma" w:hAnsi="Tahoma" w:cs="Tahoma"/>
          <w:i/>
          <w:iCs/>
        </w:rPr>
        <w:t>“</w:t>
      </w:r>
      <w:r w:rsidR="12B14B58" w:rsidRPr="2656D083">
        <w:rPr>
          <w:rFonts w:ascii="Tahoma" w:eastAsia="Tahoma" w:hAnsi="Tahoma" w:cs="Tahoma"/>
          <w:i/>
          <w:iCs/>
        </w:rPr>
        <w:t>Artículo 5. Criterios técnicos para la instalación de los SAST. Para solicitar la autorización de instalación de los SAST, la autoridad de tránsito competente del lugar donde se pretendan instalar deberá acreditar ante la Dirección de</w:t>
      </w:r>
      <w:r w:rsidR="011EF2ED" w:rsidRPr="2656D083">
        <w:rPr>
          <w:rFonts w:ascii="Tahoma" w:eastAsia="Tahoma" w:hAnsi="Tahoma" w:cs="Tahoma"/>
          <w:i/>
          <w:iCs/>
        </w:rPr>
        <w:t xml:space="preserve"> </w:t>
      </w:r>
      <w:r w:rsidR="12B14B58" w:rsidRPr="2656D083">
        <w:rPr>
          <w:rFonts w:ascii="Tahoma" w:eastAsia="Tahoma" w:hAnsi="Tahoma" w:cs="Tahoma"/>
          <w:i/>
          <w:iCs/>
        </w:rPr>
        <w:t xml:space="preserve">Infraestructura y Vehículos de la Agencia Nacional de Seguridad Vial, el cumplimiento de al menos uno de los siguientes criterios técnicos de seguridad vial:   </w:t>
      </w:r>
    </w:p>
    <w:p w14:paraId="3E7B3504" w14:textId="759E4BF7" w:rsidR="67FF98F1" w:rsidRDefault="12B14B58" w:rsidP="10BC105A">
      <w:pPr>
        <w:tabs>
          <w:tab w:val="left" w:pos="719"/>
          <w:tab w:val="left" w:pos="721"/>
        </w:tabs>
        <w:ind w:left="708"/>
        <w:rPr>
          <w:rFonts w:ascii="Tahoma" w:eastAsia="Tahoma" w:hAnsi="Tahoma" w:cs="Tahoma"/>
          <w:i/>
          <w:iCs/>
        </w:rPr>
      </w:pPr>
      <w:r w:rsidRPr="10BC105A">
        <w:rPr>
          <w:rFonts w:ascii="Tahoma" w:eastAsia="Tahoma" w:hAnsi="Tahoma" w:cs="Tahoma"/>
          <w:i/>
          <w:iCs/>
        </w:rPr>
        <w:t xml:space="preserve">a) Siniestralidad: Criterio relacionado con los sucesos que producen un daño material o humano, estando involucrado un vehículo en una vía pública y/o privada abiertas al público.    </w:t>
      </w:r>
    </w:p>
    <w:p w14:paraId="30F0221F" w14:textId="5F8159A0" w:rsidR="67FF98F1" w:rsidRDefault="12B14B58" w:rsidP="10BC105A">
      <w:pPr>
        <w:tabs>
          <w:tab w:val="left" w:pos="719"/>
          <w:tab w:val="left" w:pos="721"/>
        </w:tabs>
        <w:ind w:left="708"/>
        <w:rPr>
          <w:rFonts w:ascii="Tahoma" w:eastAsia="Tahoma" w:hAnsi="Tahoma" w:cs="Tahoma"/>
          <w:i/>
          <w:iCs/>
        </w:rPr>
      </w:pPr>
      <w:r w:rsidRPr="10BC105A">
        <w:rPr>
          <w:rFonts w:ascii="Tahoma" w:eastAsia="Tahoma" w:hAnsi="Tahoma" w:cs="Tahoma"/>
          <w:i/>
          <w:iCs/>
        </w:rPr>
        <w:t xml:space="preserve">b) Prevención: Criterio que evidencie los hallazgos y la evaluación del riesgo en la zona de influencia del SAST en materia de siniestralidad vial.    </w:t>
      </w:r>
    </w:p>
    <w:p w14:paraId="73E6A861" w14:textId="3EB0E938" w:rsidR="67FF98F1" w:rsidRDefault="12B14B58" w:rsidP="10BC105A">
      <w:pPr>
        <w:tabs>
          <w:tab w:val="left" w:pos="719"/>
          <w:tab w:val="left" w:pos="721"/>
        </w:tabs>
        <w:ind w:left="708"/>
        <w:rPr>
          <w:rFonts w:ascii="Tahoma" w:eastAsia="Tahoma" w:hAnsi="Tahoma" w:cs="Tahoma"/>
          <w:sz w:val="24"/>
          <w:szCs w:val="24"/>
        </w:rPr>
      </w:pPr>
      <w:r w:rsidRPr="10BC105A">
        <w:rPr>
          <w:rFonts w:ascii="Tahoma" w:eastAsia="Tahoma" w:hAnsi="Tahoma" w:cs="Tahoma"/>
          <w:i/>
          <w:iCs/>
        </w:rPr>
        <w:t>c) Infracciones: Estadísticas de infracciones detectadas por la Autoridad de Tránsito en la zona de influencia del SAST.”</w:t>
      </w:r>
      <w:r w:rsidRPr="10BC105A">
        <w:rPr>
          <w:rFonts w:ascii="Tahoma" w:eastAsia="Tahoma" w:hAnsi="Tahoma" w:cs="Tahoma"/>
          <w:sz w:val="24"/>
          <w:szCs w:val="24"/>
        </w:rPr>
        <w:t xml:space="preserve">  </w:t>
      </w:r>
    </w:p>
    <w:p w14:paraId="2D50DF77" w14:textId="1E97EC7D" w:rsidR="41B5961B" w:rsidRDefault="0B817E6A" w:rsidP="41B5961B">
      <w:pPr>
        <w:tabs>
          <w:tab w:val="left" w:pos="719"/>
          <w:tab w:val="left" w:pos="721"/>
        </w:tabs>
        <w:rPr>
          <w:sz w:val="24"/>
          <w:szCs w:val="24"/>
        </w:rPr>
      </w:pPr>
      <w:r w:rsidRPr="6536D979">
        <w:rPr>
          <w:rFonts w:ascii="Tahoma" w:eastAsia="Tahoma" w:hAnsi="Tahoma" w:cs="Tahoma"/>
          <w:sz w:val="24"/>
          <w:szCs w:val="24"/>
        </w:rPr>
        <w:t xml:space="preserve">Con base en lo ya detallado, se puede indicar que la ubicación de los puntos en donde se instalan los dispositivos SAST </w:t>
      </w:r>
      <w:r w:rsidR="65AF1DC5" w:rsidRPr="6536D979">
        <w:rPr>
          <w:rFonts w:ascii="Tahoma" w:eastAsia="Tahoma" w:hAnsi="Tahoma" w:cs="Tahoma"/>
          <w:sz w:val="24"/>
          <w:szCs w:val="24"/>
        </w:rPr>
        <w:t>están</w:t>
      </w:r>
      <w:r w:rsidRPr="6536D979">
        <w:rPr>
          <w:rFonts w:ascii="Tahoma" w:eastAsia="Tahoma" w:hAnsi="Tahoma" w:cs="Tahoma"/>
          <w:sz w:val="24"/>
          <w:szCs w:val="24"/>
        </w:rPr>
        <w:t xml:space="preserve"> determinados por las Autoridades de Tránsito en su jurisdicción</w:t>
      </w:r>
      <w:r w:rsidR="19684443" w:rsidRPr="6536D979">
        <w:rPr>
          <w:rFonts w:ascii="Tahoma" w:eastAsia="Tahoma" w:hAnsi="Tahoma" w:cs="Tahoma"/>
          <w:sz w:val="24"/>
          <w:szCs w:val="24"/>
        </w:rPr>
        <w:t xml:space="preserve">, </w:t>
      </w:r>
      <w:r w:rsidR="6F51688C" w:rsidRPr="6536D979">
        <w:rPr>
          <w:rFonts w:ascii="Tahoma" w:eastAsia="Tahoma" w:hAnsi="Tahoma" w:cs="Tahoma"/>
          <w:sz w:val="24"/>
          <w:szCs w:val="24"/>
        </w:rPr>
        <w:t xml:space="preserve">siempre y cuando, dichos puntos cuenten con el aval de la ANSV luego de la acreditación de </w:t>
      </w:r>
      <w:r w:rsidR="19684443" w:rsidRPr="6536D979">
        <w:rPr>
          <w:rFonts w:ascii="Tahoma" w:eastAsia="Tahoma" w:hAnsi="Tahoma" w:cs="Tahoma"/>
          <w:sz w:val="24"/>
          <w:szCs w:val="24"/>
        </w:rPr>
        <w:t xml:space="preserve">cumplimiento de unos criterios técnicos </w:t>
      </w:r>
      <w:r w:rsidR="0821BF4E" w:rsidRPr="6536D979">
        <w:rPr>
          <w:rFonts w:ascii="Tahoma" w:eastAsia="Tahoma" w:hAnsi="Tahoma" w:cs="Tahoma"/>
          <w:sz w:val="24"/>
          <w:szCs w:val="24"/>
        </w:rPr>
        <w:t xml:space="preserve">de Siniestralidad, Prevención o Infracciones, con lo que se valide que la zona de influencia de dicho punto presenta riesgos o </w:t>
      </w:r>
      <w:r w:rsidR="2F140C06" w:rsidRPr="6536D979">
        <w:rPr>
          <w:rFonts w:ascii="Tahoma" w:eastAsia="Tahoma" w:hAnsi="Tahoma" w:cs="Tahoma"/>
          <w:sz w:val="24"/>
          <w:szCs w:val="24"/>
        </w:rPr>
        <w:t>problemáticas</w:t>
      </w:r>
      <w:r w:rsidR="0821BF4E" w:rsidRPr="6536D979">
        <w:rPr>
          <w:rFonts w:ascii="Tahoma" w:eastAsia="Tahoma" w:hAnsi="Tahoma" w:cs="Tahoma"/>
          <w:sz w:val="24"/>
          <w:szCs w:val="24"/>
        </w:rPr>
        <w:t xml:space="preserve"> en seguridad vial que requieran el uso de este tipo de </w:t>
      </w:r>
      <w:r w:rsidR="1C61F6DF" w:rsidRPr="6536D979">
        <w:rPr>
          <w:rFonts w:ascii="Tahoma" w:eastAsia="Tahoma" w:hAnsi="Tahoma" w:cs="Tahoma"/>
          <w:sz w:val="24"/>
          <w:szCs w:val="24"/>
        </w:rPr>
        <w:t>tecnologías</w:t>
      </w:r>
      <w:r w:rsidR="0821BF4E" w:rsidRPr="6536D979">
        <w:rPr>
          <w:rFonts w:ascii="Tahoma" w:eastAsia="Tahoma" w:hAnsi="Tahoma" w:cs="Tahoma"/>
          <w:sz w:val="24"/>
          <w:szCs w:val="24"/>
        </w:rPr>
        <w:t xml:space="preserve"> para el control y </w:t>
      </w:r>
      <w:r w:rsidR="2533B4F4" w:rsidRPr="6536D979">
        <w:rPr>
          <w:rFonts w:ascii="Tahoma" w:eastAsia="Tahoma" w:hAnsi="Tahoma" w:cs="Tahoma"/>
          <w:sz w:val="24"/>
          <w:szCs w:val="24"/>
        </w:rPr>
        <w:t>prevención</w:t>
      </w:r>
      <w:r w:rsidR="0821BF4E" w:rsidRPr="6536D979">
        <w:rPr>
          <w:rFonts w:ascii="Tahoma" w:eastAsia="Tahoma" w:hAnsi="Tahoma" w:cs="Tahoma"/>
          <w:sz w:val="24"/>
          <w:szCs w:val="24"/>
        </w:rPr>
        <w:t xml:space="preserve"> de siniestros v</w:t>
      </w:r>
      <w:r w:rsidR="0E4B2DF6" w:rsidRPr="6536D979">
        <w:rPr>
          <w:rFonts w:ascii="Tahoma" w:eastAsia="Tahoma" w:hAnsi="Tahoma" w:cs="Tahoma"/>
          <w:sz w:val="24"/>
          <w:szCs w:val="24"/>
        </w:rPr>
        <w:t xml:space="preserve">iales y la </w:t>
      </w:r>
      <w:r w:rsidR="72BAE734" w:rsidRPr="6536D979">
        <w:rPr>
          <w:rFonts w:ascii="Tahoma" w:eastAsia="Tahoma" w:hAnsi="Tahoma" w:cs="Tahoma"/>
          <w:sz w:val="24"/>
          <w:szCs w:val="24"/>
        </w:rPr>
        <w:t>dis</w:t>
      </w:r>
      <w:r w:rsidR="7E6D4F17" w:rsidRPr="6536D979">
        <w:rPr>
          <w:rFonts w:ascii="Tahoma" w:eastAsia="Tahoma" w:hAnsi="Tahoma" w:cs="Tahoma"/>
          <w:sz w:val="24"/>
          <w:szCs w:val="24"/>
        </w:rPr>
        <w:t xml:space="preserve">minución </w:t>
      </w:r>
      <w:r w:rsidR="0E4B2DF6" w:rsidRPr="6536D979">
        <w:rPr>
          <w:rFonts w:ascii="Tahoma" w:eastAsia="Tahoma" w:hAnsi="Tahoma" w:cs="Tahoma"/>
          <w:sz w:val="24"/>
          <w:szCs w:val="24"/>
        </w:rPr>
        <w:t xml:space="preserve">de los riesgo presentes en </w:t>
      </w:r>
      <w:r w:rsidR="596C50E0" w:rsidRPr="6536D979">
        <w:rPr>
          <w:rFonts w:ascii="Tahoma" w:eastAsia="Tahoma" w:hAnsi="Tahoma" w:cs="Tahoma"/>
          <w:sz w:val="24"/>
          <w:szCs w:val="24"/>
        </w:rPr>
        <w:t>términos</w:t>
      </w:r>
      <w:r w:rsidR="0E4B2DF6" w:rsidRPr="6536D979">
        <w:rPr>
          <w:rFonts w:ascii="Tahoma" w:eastAsia="Tahoma" w:hAnsi="Tahoma" w:cs="Tahoma"/>
          <w:sz w:val="24"/>
          <w:szCs w:val="24"/>
        </w:rPr>
        <w:t xml:space="preserve"> de seguridad vial.</w:t>
      </w:r>
      <w:r w:rsidR="0E4B2DF6" w:rsidRPr="6536D979">
        <w:rPr>
          <w:rFonts w:eastAsiaTheme="minorEastAsia"/>
          <w:sz w:val="24"/>
          <w:szCs w:val="24"/>
        </w:rPr>
        <w:t xml:space="preserve"> </w:t>
      </w:r>
    </w:p>
    <w:p w14:paraId="4DACC4C8" w14:textId="296F0F54" w:rsidR="00A472D1" w:rsidRPr="00C9217E" w:rsidRDefault="74B4CBC6" w:rsidP="32F1A7B8">
      <w:pPr>
        <w:pStyle w:val="Prrafodelista"/>
        <w:numPr>
          <w:ilvl w:val="1"/>
          <w:numId w:val="13"/>
        </w:numPr>
        <w:tabs>
          <w:tab w:val="left" w:pos="719"/>
          <w:tab w:val="left" w:pos="721"/>
        </w:tabs>
        <w:spacing w:before="2" w:line="261" w:lineRule="auto"/>
        <w:ind w:right="145"/>
        <w:jc w:val="both"/>
        <w:rPr>
          <w:rFonts w:ascii="Verdana" w:eastAsia="Verdana" w:hAnsi="Verdana" w:cs="Verdana"/>
          <w:kern w:val="2"/>
          <w:lang w:val="es-CO"/>
          <w14:ligatures w14:val="standardContextual"/>
        </w:rPr>
      </w:pPr>
      <w:commentRangeStart w:id="93"/>
      <w:r w:rsidRPr="32F1A7B8">
        <w:rPr>
          <w:w w:val="85"/>
          <w:sz w:val="24"/>
          <w:szCs w:val="24"/>
        </w:rPr>
        <w:t xml:space="preserve">¿Qué mecanismos existen para evaluar si los sistemas de </w:t>
      </w:r>
      <w:r w:rsidRPr="32F1A7B8">
        <w:rPr>
          <w:sz w:val="24"/>
          <w:szCs w:val="24"/>
        </w:rPr>
        <w:t>fotodetección instalados efectivamente contribuyen</w:t>
      </w:r>
      <w:r w:rsidRPr="32F1A7B8">
        <w:rPr>
          <w:spacing w:val="-11"/>
          <w:w w:val="85"/>
          <w:sz w:val="24"/>
          <w:szCs w:val="24"/>
        </w:rPr>
        <w:t xml:space="preserve"> </w:t>
      </w:r>
      <w:r w:rsidRPr="32F1A7B8">
        <w:rPr>
          <w:w w:val="85"/>
          <w:sz w:val="24"/>
          <w:szCs w:val="24"/>
        </w:rPr>
        <w:t>a</w:t>
      </w:r>
      <w:r w:rsidRPr="32F1A7B8">
        <w:rPr>
          <w:spacing w:val="-9"/>
          <w:w w:val="85"/>
          <w:sz w:val="24"/>
          <w:szCs w:val="24"/>
        </w:rPr>
        <w:t xml:space="preserve"> </w:t>
      </w:r>
      <w:r w:rsidRPr="32F1A7B8">
        <w:rPr>
          <w:w w:val="85"/>
          <w:sz w:val="24"/>
          <w:szCs w:val="24"/>
        </w:rPr>
        <w:t>reducir</w:t>
      </w:r>
      <w:r w:rsidRPr="32F1A7B8">
        <w:rPr>
          <w:spacing w:val="-11"/>
          <w:w w:val="85"/>
          <w:sz w:val="24"/>
          <w:szCs w:val="24"/>
        </w:rPr>
        <w:t xml:space="preserve"> </w:t>
      </w:r>
      <w:r w:rsidRPr="32F1A7B8">
        <w:rPr>
          <w:w w:val="85"/>
          <w:sz w:val="24"/>
          <w:szCs w:val="24"/>
        </w:rPr>
        <w:t>la</w:t>
      </w:r>
      <w:r w:rsidRPr="32F1A7B8">
        <w:rPr>
          <w:spacing w:val="-8"/>
          <w:w w:val="85"/>
          <w:sz w:val="24"/>
          <w:szCs w:val="24"/>
        </w:rPr>
        <w:t xml:space="preserve"> </w:t>
      </w:r>
      <w:r w:rsidRPr="32F1A7B8">
        <w:rPr>
          <w:w w:val="85"/>
          <w:sz w:val="24"/>
          <w:szCs w:val="24"/>
        </w:rPr>
        <w:t>siniestralidad</w:t>
      </w:r>
      <w:r w:rsidRPr="32F1A7B8">
        <w:rPr>
          <w:spacing w:val="-11"/>
          <w:w w:val="85"/>
          <w:sz w:val="24"/>
          <w:szCs w:val="24"/>
        </w:rPr>
        <w:t xml:space="preserve"> </w:t>
      </w:r>
      <w:r w:rsidRPr="32F1A7B8">
        <w:rPr>
          <w:w w:val="85"/>
          <w:sz w:val="24"/>
          <w:szCs w:val="24"/>
        </w:rPr>
        <w:t>y</w:t>
      </w:r>
      <w:r w:rsidRPr="32F1A7B8">
        <w:rPr>
          <w:spacing w:val="-9"/>
          <w:w w:val="85"/>
          <w:sz w:val="24"/>
          <w:szCs w:val="24"/>
        </w:rPr>
        <w:t xml:space="preserve"> </w:t>
      </w:r>
      <w:r w:rsidRPr="32F1A7B8">
        <w:rPr>
          <w:w w:val="85"/>
          <w:sz w:val="24"/>
          <w:szCs w:val="24"/>
        </w:rPr>
        <w:t>salvar</w:t>
      </w:r>
      <w:r w:rsidRPr="32F1A7B8">
        <w:rPr>
          <w:spacing w:val="-9"/>
          <w:w w:val="85"/>
          <w:sz w:val="24"/>
          <w:szCs w:val="24"/>
        </w:rPr>
        <w:t xml:space="preserve"> </w:t>
      </w:r>
      <w:r w:rsidRPr="32F1A7B8">
        <w:rPr>
          <w:w w:val="85"/>
          <w:sz w:val="24"/>
          <w:szCs w:val="24"/>
        </w:rPr>
        <w:t>vidas,</w:t>
      </w:r>
      <w:r w:rsidRPr="32F1A7B8">
        <w:rPr>
          <w:spacing w:val="-9"/>
          <w:w w:val="85"/>
          <w:sz w:val="24"/>
          <w:szCs w:val="24"/>
        </w:rPr>
        <w:t xml:space="preserve"> </w:t>
      </w:r>
      <w:r w:rsidRPr="32F1A7B8">
        <w:rPr>
          <w:w w:val="85"/>
          <w:sz w:val="24"/>
          <w:szCs w:val="24"/>
        </w:rPr>
        <w:t>más</w:t>
      </w:r>
      <w:r w:rsidRPr="32F1A7B8">
        <w:rPr>
          <w:spacing w:val="-10"/>
          <w:w w:val="85"/>
          <w:sz w:val="24"/>
          <w:szCs w:val="24"/>
        </w:rPr>
        <w:t xml:space="preserve"> </w:t>
      </w:r>
      <w:r w:rsidRPr="32F1A7B8">
        <w:rPr>
          <w:w w:val="85"/>
          <w:sz w:val="24"/>
          <w:szCs w:val="24"/>
        </w:rPr>
        <w:t>allá</w:t>
      </w:r>
      <w:r w:rsidRPr="32F1A7B8">
        <w:rPr>
          <w:spacing w:val="-11"/>
          <w:w w:val="85"/>
          <w:sz w:val="24"/>
          <w:szCs w:val="24"/>
        </w:rPr>
        <w:t xml:space="preserve"> </w:t>
      </w:r>
      <w:r w:rsidRPr="32F1A7B8">
        <w:rPr>
          <w:w w:val="85"/>
          <w:sz w:val="24"/>
          <w:szCs w:val="24"/>
        </w:rPr>
        <w:t>de</w:t>
      </w:r>
      <w:r w:rsidRPr="32F1A7B8">
        <w:rPr>
          <w:spacing w:val="-8"/>
          <w:w w:val="85"/>
          <w:sz w:val="24"/>
          <w:szCs w:val="24"/>
        </w:rPr>
        <w:t xml:space="preserve"> </w:t>
      </w:r>
      <w:r w:rsidRPr="32F1A7B8">
        <w:rPr>
          <w:w w:val="85"/>
          <w:sz w:val="24"/>
          <w:szCs w:val="24"/>
        </w:rPr>
        <w:t>la</w:t>
      </w:r>
      <w:r w:rsidRPr="32F1A7B8">
        <w:rPr>
          <w:spacing w:val="-9"/>
          <w:w w:val="85"/>
          <w:sz w:val="24"/>
          <w:szCs w:val="24"/>
        </w:rPr>
        <w:t xml:space="preserve"> </w:t>
      </w:r>
      <w:r w:rsidRPr="00C9217E">
        <w:rPr>
          <w:rFonts w:ascii="Verdana" w:eastAsia="Verdana" w:hAnsi="Verdana" w:cs="Verdana"/>
          <w:kern w:val="2"/>
          <w:lang w:val="es-CO"/>
          <w14:ligatures w14:val="standardContextual"/>
        </w:rPr>
        <w:t>imposición de comparendos?</w:t>
      </w:r>
      <w:commentRangeEnd w:id="93"/>
      <w:r w:rsidR="00A472D1" w:rsidRPr="00C9217E">
        <w:rPr>
          <w:rStyle w:val="Refdecomentario"/>
          <w:rFonts w:ascii="Verdana" w:eastAsia="Verdana" w:hAnsi="Verdana" w:cs="Verdana"/>
          <w:kern w:val="2"/>
          <w:sz w:val="22"/>
          <w:szCs w:val="22"/>
          <w:lang w:val="es-CO"/>
          <w14:ligatures w14:val="standardContextual"/>
        </w:rPr>
        <w:commentReference w:id="93"/>
      </w:r>
      <w:r w:rsidRPr="00C9217E">
        <w:rPr>
          <w:rFonts w:ascii="Verdana" w:eastAsia="Verdana" w:hAnsi="Verdana" w:cs="Verdana"/>
          <w:kern w:val="2"/>
          <w:lang w:val="es-CO"/>
          <w14:ligatures w14:val="standardContextual"/>
        </w:rPr>
        <w:t xml:space="preserve"> </w:t>
      </w:r>
      <w:r w:rsidR="32C58A4D" w:rsidRPr="00C9217E">
        <w:rPr>
          <w:b/>
          <w:bCs/>
          <w:color w:val="FF0000"/>
          <w:w w:val="85"/>
          <w:sz w:val="24"/>
          <w:szCs w:val="24"/>
        </w:rPr>
        <w:t>ONSV</w:t>
      </w:r>
    </w:p>
    <w:p w14:paraId="6C2D4CAA" w14:textId="74B86B1E" w:rsidR="002C34D6" w:rsidRPr="00C9217E" w:rsidRDefault="00E329E6" w:rsidP="002C34D6">
      <w:pPr>
        <w:tabs>
          <w:tab w:val="left" w:pos="719"/>
          <w:tab w:val="left" w:pos="721"/>
        </w:tabs>
        <w:spacing w:before="2" w:line="261" w:lineRule="auto"/>
        <w:ind w:right="145"/>
        <w:jc w:val="both"/>
        <w:rPr>
          <w:rFonts w:ascii="Verdana" w:eastAsia="Verdana" w:hAnsi="Verdana" w:cs="Verdana"/>
        </w:rPr>
      </w:pPr>
      <w:r>
        <w:rPr>
          <w:rFonts w:ascii="Verdana" w:eastAsia="Verdana" w:hAnsi="Verdana" w:cs="Verdana"/>
          <w:b/>
          <w:bCs/>
        </w:rPr>
        <w:t xml:space="preserve">Respuesta: </w:t>
      </w:r>
      <w:r w:rsidR="0040514C" w:rsidRPr="00C9217E">
        <w:rPr>
          <w:rFonts w:ascii="Verdana" w:eastAsia="Verdana" w:hAnsi="Verdana" w:cs="Verdana"/>
        </w:rPr>
        <w:t xml:space="preserve">En el marco de las funciones del Observatorio Nacional de Seguridad Vial </w:t>
      </w:r>
      <w:r w:rsidR="0003290F" w:rsidRPr="00C9217E">
        <w:rPr>
          <w:rFonts w:ascii="Verdana" w:eastAsia="Verdana" w:hAnsi="Verdana" w:cs="Verdana"/>
        </w:rPr>
        <w:t xml:space="preserve">establecidos en la Ley 1702 de 2013 y el Decreto 787 de 2015, se establece el seguimiento y </w:t>
      </w:r>
      <w:r w:rsidR="00616ABF" w:rsidRPr="00C9217E">
        <w:rPr>
          <w:rFonts w:ascii="Verdana" w:eastAsia="Verdana" w:hAnsi="Verdana" w:cs="Verdana"/>
        </w:rPr>
        <w:t xml:space="preserve">evaluación de </w:t>
      </w:r>
      <w:r w:rsidR="00BA10F9" w:rsidRPr="00C9217E">
        <w:rPr>
          <w:rFonts w:ascii="Verdana" w:eastAsia="Verdana" w:hAnsi="Verdana" w:cs="Verdana"/>
        </w:rPr>
        <w:t xml:space="preserve">resultados de la implementación </w:t>
      </w:r>
      <w:r w:rsidR="00BA10F9" w:rsidRPr="00C9217E">
        <w:rPr>
          <w:rFonts w:ascii="Verdana" w:eastAsia="Verdana" w:hAnsi="Verdana" w:cs="Verdana"/>
        </w:rPr>
        <w:lastRenderedPageBreak/>
        <w:t xml:space="preserve">de políticas públicas, </w:t>
      </w:r>
      <w:r w:rsidR="00DD095A" w:rsidRPr="00C9217E">
        <w:rPr>
          <w:rFonts w:ascii="Verdana" w:eastAsia="Verdana" w:hAnsi="Verdana" w:cs="Verdana"/>
        </w:rPr>
        <w:t>programas, planeas y proyectos en materia de Seguridad Vial</w:t>
      </w:r>
      <w:r w:rsidR="00495A60" w:rsidRPr="00C9217E">
        <w:rPr>
          <w:rFonts w:ascii="Verdana" w:eastAsia="Verdana" w:hAnsi="Verdana" w:cs="Verdana"/>
        </w:rPr>
        <w:t xml:space="preserve">. A partir de ello, en el 2024 </w:t>
      </w:r>
      <w:r w:rsidR="00F23FF4" w:rsidRPr="00C9217E">
        <w:rPr>
          <w:rFonts w:ascii="Verdana" w:eastAsia="Verdana" w:hAnsi="Verdana" w:cs="Verdana"/>
        </w:rPr>
        <w:t>el Observatorio Nacional de Seguridad Vial realizó una</w:t>
      </w:r>
      <w:r w:rsidR="00357A0D" w:rsidRPr="00C9217E">
        <w:rPr>
          <w:rFonts w:ascii="Verdana" w:eastAsia="Verdana" w:hAnsi="Verdana" w:cs="Verdana"/>
        </w:rPr>
        <w:t xml:space="preserve"> evaluación de resultados que tenía </w:t>
      </w:r>
      <w:r w:rsidR="004572F1" w:rsidRPr="00C9217E">
        <w:rPr>
          <w:rFonts w:ascii="Verdana" w:eastAsia="Verdana" w:hAnsi="Verdana" w:cs="Verdana"/>
        </w:rPr>
        <w:t xml:space="preserve">como objetivo evaluar de la Velocidad Promedio en Tramos de Vía con Presencia de Dispositivos de Foto-Detección (SAST). </w:t>
      </w:r>
    </w:p>
    <w:p w14:paraId="422C3923" w14:textId="77777777" w:rsidR="008515C8" w:rsidRPr="00C9217E" w:rsidRDefault="008515C8" w:rsidP="008515C8">
      <w:pPr>
        <w:tabs>
          <w:tab w:val="left" w:pos="719"/>
          <w:tab w:val="left" w:pos="721"/>
        </w:tabs>
        <w:spacing w:before="2" w:line="261" w:lineRule="auto"/>
        <w:ind w:right="145"/>
        <w:jc w:val="both"/>
        <w:rPr>
          <w:rFonts w:ascii="Verdana" w:eastAsia="Verdana" w:hAnsi="Verdana" w:cs="Verdana"/>
        </w:rPr>
      </w:pPr>
      <w:r w:rsidRPr="00C9217E">
        <w:rPr>
          <w:rFonts w:ascii="Verdana" w:eastAsia="Verdana" w:hAnsi="Verdana" w:cs="Verdana"/>
        </w:rPr>
        <w:t>El documento evalúa la efectividad de los dispositivos de foto-detección (también denominados SAST — Sistemas Automáticos, Semiautomáticos y otros medios Tecnológicos para la detección de infracciones) en la reducción de la velocidad vehicular en sus zonas de influencia, reconociendo la velocidad como uno de los principales factores de riesgo asociados a la mortalidad vial en Colombia.</w:t>
      </w:r>
    </w:p>
    <w:p w14:paraId="4102FBB2" w14:textId="2AD0F225" w:rsidR="00083C1A" w:rsidRPr="00C9217E" w:rsidRDefault="008515C8" w:rsidP="00083C1A">
      <w:pPr>
        <w:tabs>
          <w:tab w:val="left" w:pos="719"/>
          <w:tab w:val="left" w:pos="721"/>
        </w:tabs>
        <w:spacing w:before="2" w:line="261" w:lineRule="auto"/>
        <w:ind w:right="145"/>
        <w:jc w:val="both"/>
        <w:rPr>
          <w:rFonts w:ascii="Verdana" w:eastAsia="Verdana" w:hAnsi="Verdana" w:cs="Verdana"/>
        </w:rPr>
      </w:pPr>
      <w:r w:rsidRPr="00C9217E">
        <w:rPr>
          <w:rFonts w:ascii="Verdana" w:eastAsia="Verdana" w:hAnsi="Verdana" w:cs="Verdana"/>
        </w:rPr>
        <w:t xml:space="preserve">El estudio busca responder cuatro preguntas concretas: (a) ¿cuál es el efecto de los SAST sobre la velocidad promedio en sus áreas de influencia?; (b) ¿existe una reducción al comparar tramos anteriores con los que están en zona de influencia?; (c) ¿existe reducción en tramos posteriores respecto a la zona de influencia?; y (d) ¿hay diferencias entre los tramos anteriores y posteriores? Los resultados mostraron que: </w:t>
      </w:r>
    </w:p>
    <w:p w14:paraId="3E3984E1" w14:textId="7C3E97EF" w:rsidR="002C34D6" w:rsidRPr="00C9217E" w:rsidRDefault="00083C1A" w:rsidP="00083C1A">
      <w:pPr>
        <w:pStyle w:val="Prrafodelista"/>
        <w:numPr>
          <w:ilvl w:val="0"/>
          <w:numId w:val="7"/>
        </w:numPr>
        <w:tabs>
          <w:tab w:val="left" w:pos="719"/>
          <w:tab w:val="left" w:pos="721"/>
        </w:tabs>
        <w:spacing w:before="2" w:line="261" w:lineRule="auto"/>
        <w:ind w:right="145"/>
        <w:jc w:val="both"/>
        <w:rPr>
          <w:rFonts w:ascii="Verdana" w:eastAsia="Verdana" w:hAnsi="Verdana" w:cs="Verdana"/>
          <w:kern w:val="2"/>
          <w:lang w:val="es-CO"/>
          <w14:ligatures w14:val="standardContextual"/>
        </w:rPr>
      </w:pPr>
      <w:r w:rsidRPr="00C9217E">
        <w:rPr>
          <w:rFonts w:ascii="Verdana" w:eastAsia="Verdana" w:hAnsi="Verdana" w:cs="Verdana"/>
          <w:kern w:val="2"/>
          <w:lang w:val="es-CO"/>
          <w14:ligatures w14:val="standardContextual"/>
        </w:rPr>
        <w:t>Efecto positivo (reducción dentro de la zona de influencia): Los indicadores 1, 2 e 3 muestran que en la mayoría de los casos analizados (entre el 46,5% y el 53,3% de las franjas horarias por segmento) sí se presentan reducciones significativas de velocidad al ingresar o estar dentro de la zona de influencia del SAST. Esto sugiere que la combinación de señalización previa y la presencia del dispositivo contribuye a moderar la velocidad de los conductores.</w:t>
      </w:r>
    </w:p>
    <w:p w14:paraId="12213B37" w14:textId="7C44F7AE" w:rsidR="00F20454" w:rsidRPr="00C9217E" w:rsidRDefault="00F20454" w:rsidP="00F20454">
      <w:pPr>
        <w:pStyle w:val="Prrafodelista"/>
        <w:tabs>
          <w:tab w:val="left" w:pos="719"/>
          <w:tab w:val="left" w:pos="721"/>
        </w:tabs>
        <w:spacing w:before="2" w:line="261" w:lineRule="auto"/>
        <w:ind w:left="720" w:right="145" w:firstLine="0"/>
        <w:jc w:val="both"/>
        <w:rPr>
          <w:rFonts w:ascii="Verdana" w:eastAsia="Verdana" w:hAnsi="Verdana" w:cs="Verdana"/>
          <w:kern w:val="2"/>
          <w:lang w:val="es-CO"/>
          <w14:ligatures w14:val="standardContextual"/>
        </w:rPr>
      </w:pPr>
    </w:p>
    <w:p w14:paraId="23110117" w14:textId="5F597136" w:rsidR="00083C1A" w:rsidRPr="00C9217E" w:rsidRDefault="00F20454" w:rsidP="00083C1A">
      <w:pPr>
        <w:pStyle w:val="Prrafodelista"/>
        <w:numPr>
          <w:ilvl w:val="0"/>
          <w:numId w:val="7"/>
        </w:numPr>
        <w:tabs>
          <w:tab w:val="left" w:pos="719"/>
          <w:tab w:val="left" w:pos="721"/>
        </w:tabs>
        <w:spacing w:before="2" w:line="261" w:lineRule="auto"/>
        <w:ind w:right="145"/>
        <w:jc w:val="both"/>
        <w:rPr>
          <w:rFonts w:ascii="Verdana" w:eastAsia="Verdana" w:hAnsi="Verdana" w:cs="Verdana"/>
          <w:kern w:val="2"/>
          <w:lang w:val="es-CO"/>
          <w14:ligatures w14:val="standardContextual"/>
        </w:rPr>
      </w:pPr>
      <w:r w:rsidRPr="00C9217E">
        <w:rPr>
          <w:rFonts w:ascii="Verdana" w:eastAsia="Verdana" w:hAnsi="Verdana" w:cs="Verdana"/>
          <w:kern w:val="2"/>
          <w:lang w:val="es-CO"/>
          <w14:ligatures w14:val="standardContextual"/>
        </w:rPr>
        <w:t>Efecto localizado (recuperación de velocidad al salir): Los indicadores 4, 5 y 9 revelan que en la mayoría de los casos (54,1% a 57,8%) la velocidad incrementa significativamente una vez los vehículos abandonan la zona de influencia. Esto indica que el efecto reductor de los SAST está circunscrito a su área de influencia inmediata y no genera un cambio sostenido en el comportamiento de los conductores.</w:t>
      </w:r>
    </w:p>
    <w:p w14:paraId="57D962C1" w14:textId="4BB6BD0D" w:rsidR="00E95734" w:rsidRPr="00C9217E" w:rsidRDefault="00E95734" w:rsidP="00E95734">
      <w:pPr>
        <w:pStyle w:val="Prrafodelista"/>
        <w:rPr>
          <w:rFonts w:ascii="Verdana" w:eastAsia="Verdana" w:hAnsi="Verdana" w:cs="Verdana"/>
          <w:kern w:val="2"/>
          <w:lang w:val="es-CO"/>
          <w14:ligatures w14:val="standardContextual"/>
        </w:rPr>
      </w:pPr>
    </w:p>
    <w:p w14:paraId="563C06B0" w14:textId="08DC5531" w:rsidR="00A965DC" w:rsidRDefault="00E95734" w:rsidP="00A965DC">
      <w:pPr>
        <w:pStyle w:val="Prrafodelista"/>
        <w:numPr>
          <w:ilvl w:val="0"/>
          <w:numId w:val="7"/>
        </w:numPr>
        <w:tabs>
          <w:tab w:val="left" w:pos="719"/>
          <w:tab w:val="left" w:pos="721"/>
        </w:tabs>
        <w:spacing w:before="2" w:line="261" w:lineRule="auto"/>
        <w:ind w:right="145"/>
        <w:jc w:val="both"/>
        <w:rPr>
          <w:rFonts w:ascii="Verdana" w:eastAsia="Verdana" w:hAnsi="Verdana" w:cs="Verdana"/>
          <w:kern w:val="2"/>
          <w:lang w:val="es-CO"/>
          <w14:ligatures w14:val="standardContextual"/>
        </w:rPr>
      </w:pPr>
      <w:r w:rsidRPr="00C9217E">
        <w:rPr>
          <w:rFonts w:ascii="Verdana" w:eastAsia="Verdana" w:hAnsi="Verdana" w:cs="Verdana"/>
          <w:kern w:val="2"/>
          <w:lang w:val="es-CO"/>
          <w14:ligatures w14:val="standardContextual"/>
        </w:rPr>
        <w:t xml:space="preserve">Los dispositivos de foto-detección generan una reducción significativa de la velocidad promedio en su zona de influencia en la mayoría de los casos observados, lo que respalda su contribución a la seguridad vial en ese tramo específico. Sin embargo, el efecto es predominantemente local y temporal, pues los vehículos tienden a recuperar, e incluso superar, su velocidad habitual una vez salen de dicha zona, lo que limita el impacto sobre la seguridad vial en términos más amplios. </w:t>
      </w:r>
    </w:p>
    <w:p w14:paraId="5AED9C86" w14:textId="4D8F23C7" w:rsidR="00F02FCD" w:rsidRPr="00F02FCD" w:rsidRDefault="00F02FCD" w:rsidP="00F02FCD">
      <w:pPr>
        <w:tabs>
          <w:tab w:val="left" w:pos="719"/>
          <w:tab w:val="left" w:pos="721"/>
        </w:tabs>
        <w:spacing w:before="2" w:line="261" w:lineRule="auto"/>
        <w:ind w:right="145"/>
        <w:jc w:val="both"/>
        <w:rPr>
          <w:rFonts w:ascii="Verdana" w:eastAsia="Verdana" w:hAnsi="Verdana" w:cs="Verdana"/>
        </w:rPr>
      </w:pPr>
    </w:p>
    <w:p w14:paraId="6D413210" w14:textId="0FF3E406" w:rsidR="00E95734" w:rsidRDefault="00A965DC" w:rsidP="00E95734">
      <w:pPr>
        <w:tabs>
          <w:tab w:val="left" w:pos="719"/>
          <w:tab w:val="left" w:pos="721"/>
        </w:tabs>
        <w:spacing w:before="2" w:line="261" w:lineRule="auto"/>
        <w:ind w:right="145"/>
        <w:jc w:val="both"/>
        <w:rPr>
          <w:rFonts w:ascii="Verdana" w:eastAsia="Verdana" w:hAnsi="Verdana" w:cs="Verdana"/>
        </w:rPr>
      </w:pPr>
      <w:r>
        <w:rPr>
          <w:rFonts w:ascii="Verdana" w:eastAsia="Verdana" w:hAnsi="Verdana" w:cs="Verdana"/>
        </w:rPr>
        <w:t xml:space="preserve">Es importante destacar que, la relación entre velocidad y gravedad de los siniestros viales ha sido ampliamente estudiada por la literatura </w:t>
      </w:r>
      <w:r w:rsidR="007A25FB">
        <w:rPr>
          <w:rFonts w:ascii="Verdana" w:eastAsia="Verdana" w:hAnsi="Verdana" w:cs="Verdana"/>
        </w:rPr>
        <w:t xml:space="preserve">nacional e internacional. Por ejemplo, </w:t>
      </w:r>
      <w:r w:rsidR="0051781C" w:rsidRPr="0051781C">
        <w:rPr>
          <w:rFonts w:ascii="Verdana" w:eastAsia="Verdana" w:hAnsi="Verdana" w:cs="Verdana"/>
        </w:rPr>
        <w:t xml:space="preserve">el riesgo de muerte </w:t>
      </w:r>
      <w:r w:rsidR="0051781C">
        <w:rPr>
          <w:rFonts w:ascii="Verdana" w:eastAsia="Verdana" w:hAnsi="Verdana" w:cs="Verdana"/>
        </w:rPr>
        <w:t xml:space="preserve">en peatones </w:t>
      </w:r>
      <w:r w:rsidR="0051781C" w:rsidRPr="0051781C">
        <w:rPr>
          <w:rFonts w:ascii="Verdana" w:eastAsia="Verdana" w:hAnsi="Verdana" w:cs="Verdana"/>
        </w:rPr>
        <w:t xml:space="preserve">aumenta marcadamente con la velocidad estimada de impacto: el metaanálisis de Hussain et al. estimó una mortalidad de alrededor del 5% a 30 km/h, 29% a 50 km/h y 75% a 69 km/h; por tanto, las probabilidades de supervivencia </w:t>
      </w:r>
      <w:r w:rsidR="0051781C" w:rsidRPr="0051781C">
        <w:rPr>
          <w:rFonts w:ascii="Verdana" w:eastAsia="Verdana" w:hAnsi="Verdana" w:cs="Verdana"/>
        </w:rPr>
        <w:lastRenderedPageBreak/>
        <w:t>aproximadas serían 95%, 71% y 25%, respectivamente</w:t>
      </w:r>
      <w:r w:rsidR="00F00E06">
        <w:rPr>
          <w:rFonts w:ascii="Verdana" w:eastAsia="Verdana" w:hAnsi="Verdana" w:cs="Verdana"/>
        </w:rPr>
        <w:t>.</w:t>
      </w:r>
      <w:r w:rsidR="00BD30D6">
        <w:rPr>
          <w:rFonts w:ascii="Verdana" w:eastAsia="Verdana" w:hAnsi="Verdana" w:cs="Verdana"/>
        </w:rPr>
        <w:t xml:space="preserve"> </w:t>
      </w:r>
      <w:r w:rsidR="00B87060">
        <w:rPr>
          <w:rFonts w:ascii="Verdana" w:eastAsia="Verdana" w:hAnsi="Verdana" w:cs="Verdana"/>
        </w:rPr>
        <w:t xml:space="preserve">En este sentido, y a partir de los resultados obtenidos en la evaluación, se puede inferir que </w:t>
      </w:r>
      <w:r w:rsidR="0059544E">
        <w:rPr>
          <w:rFonts w:ascii="Verdana" w:eastAsia="Verdana" w:hAnsi="Verdana" w:cs="Verdana"/>
        </w:rPr>
        <w:t>l</w:t>
      </w:r>
      <w:r w:rsidR="0059544E" w:rsidRPr="0059544E">
        <w:rPr>
          <w:rFonts w:ascii="Verdana" w:eastAsia="Verdana" w:hAnsi="Verdana" w:cs="Verdana"/>
        </w:rPr>
        <w:t>os dispositivos de foto-detección cumplen una función efectiva en la reducción de la velocidad en sus zonas de influencia y, con ello, en la reducción del riesgo de siniestros graves.</w:t>
      </w:r>
      <w:r w:rsidR="00496A84">
        <w:rPr>
          <w:rFonts w:ascii="Verdana" w:eastAsia="Verdana" w:hAnsi="Verdana" w:cs="Verdana"/>
        </w:rPr>
        <w:t xml:space="preserve"> Para más información se incluye el enlace del estudio</w:t>
      </w:r>
      <w:r w:rsidR="0042229D">
        <w:rPr>
          <w:rFonts w:ascii="Verdana" w:eastAsia="Verdana" w:hAnsi="Verdana" w:cs="Verdana"/>
        </w:rPr>
        <w:t xml:space="preserve">. </w:t>
      </w:r>
      <w:r w:rsidR="00496A84">
        <w:rPr>
          <w:rFonts w:ascii="Verdana" w:eastAsia="Verdana" w:hAnsi="Verdana" w:cs="Verdana"/>
        </w:rPr>
        <w:t xml:space="preserve"> </w:t>
      </w:r>
    </w:p>
    <w:p w14:paraId="615751D4" w14:textId="57618A5A" w:rsidR="00496A84" w:rsidRPr="00C10E8E" w:rsidRDefault="00496A84" w:rsidP="00E95734">
      <w:pPr>
        <w:tabs>
          <w:tab w:val="left" w:pos="719"/>
          <w:tab w:val="left" w:pos="721"/>
        </w:tabs>
        <w:spacing w:before="2" w:line="261" w:lineRule="auto"/>
        <w:ind w:right="145"/>
        <w:jc w:val="both"/>
        <w:rPr>
          <w:rFonts w:ascii="Verdana" w:eastAsia="Verdana" w:hAnsi="Verdana" w:cs="Verdana"/>
          <w:lang w:val="en-US"/>
        </w:rPr>
      </w:pPr>
      <w:r w:rsidRPr="00C10E8E">
        <w:rPr>
          <w:rFonts w:ascii="Verdana" w:eastAsia="Verdana" w:hAnsi="Verdana" w:cs="Verdana"/>
          <w:lang w:val="en-US"/>
        </w:rPr>
        <w:t xml:space="preserve">Enlace: </w:t>
      </w:r>
      <w:hyperlink r:id="rId47">
        <w:r w:rsidR="00FA505D" w:rsidRPr="00C10E8E">
          <w:rPr>
            <w:rFonts w:ascii="Verdana" w:eastAsia="Verdana" w:hAnsi="Verdana" w:cs="Verdana"/>
            <w:lang w:val="en-US"/>
          </w:rPr>
          <w:t>https://ansv.gov.co/es/node/12142</w:t>
        </w:r>
      </w:hyperlink>
      <w:r w:rsidR="00FA505D" w:rsidRPr="00C10E8E">
        <w:rPr>
          <w:rFonts w:ascii="Verdana" w:eastAsia="Verdana" w:hAnsi="Verdana" w:cs="Verdana"/>
          <w:lang w:val="en-US"/>
        </w:rPr>
        <w:t xml:space="preserve"> </w:t>
      </w:r>
      <w:r w:rsidR="00D029B6">
        <w:t xml:space="preserve"> </w:t>
      </w:r>
      <w:r w:rsidR="00FA505D" w:rsidRPr="68F9894E">
        <w:rPr>
          <w:rFonts w:ascii="Verdana" w:eastAsia="Verdana" w:hAnsi="Verdana" w:cs="Verdana"/>
        </w:rPr>
        <w:t xml:space="preserve"> </w:t>
      </w:r>
    </w:p>
    <w:p w14:paraId="2B9856FC" w14:textId="224407DD" w:rsidR="005647A2" w:rsidRDefault="005647A2" w:rsidP="00E95734">
      <w:pPr>
        <w:tabs>
          <w:tab w:val="left" w:pos="719"/>
          <w:tab w:val="left" w:pos="721"/>
        </w:tabs>
        <w:spacing w:before="2" w:line="261" w:lineRule="auto"/>
        <w:ind w:right="145"/>
        <w:jc w:val="both"/>
        <w:rPr>
          <w:rFonts w:ascii="Verdana" w:eastAsia="Verdana" w:hAnsi="Verdana" w:cs="Verdana"/>
        </w:rPr>
      </w:pPr>
      <w:r w:rsidRPr="00690B65">
        <w:rPr>
          <w:rFonts w:ascii="Verdana" w:eastAsia="Verdana" w:hAnsi="Verdana" w:cs="Verdana"/>
        </w:rPr>
        <w:t xml:space="preserve">Adicionalmente, </w:t>
      </w:r>
      <w:r w:rsidR="00690B65" w:rsidRPr="00690B65">
        <w:rPr>
          <w:rFonts w:ascii="Verdana" w:eastAsia="Verdana" w:hAnsi="Verdana" w:cs="Verdana"/>
        </w:rPr>
        <w:t>se incluye enlace</w:t>
      </w:r>
      <w:r w:rsidR="00196FE8">
        <w:rPr>
          <w:rFonts w:ascii="Verdana" w:eastAsia="Verdana" w:hAnsi="Verdana" w:cs="Verdana"/>
        </w:rPr>
        <w:t xml:space="preserve"> con el informe de </w:t>
      </w:r>
      <w:r w:rsidR="00196FE8" w:rsidRPr="00196FE8">
        <w:rPr>
          <w:rFonts w:ascii="Verdana" w:eastAsia="Verdana" w:hAnsi="Verdana" w:cs="Verdana"/>
        </w:rPr>
        <w:t xml:space="preserve">Indicadores anuales de seguridad vial en los puntos autorizados para la instalación de SAST </w:t>
      </w:r>
      <w:r w:rsidR="00196FE8">
        <w:rPr>
          <w:rFonts w:ascii="Verdana" w:eastAsia="Verdana" w:hAnsi="Verdana" w:cs="Verdana"/>
        </w:rPr>
        <w:t>–</w:t>
      </w:r>
      <w:r w:rsidR="00196FE8" w:rsidRPr="00196FE8">
        <w:rPr>
          <w:rFonts w:ascii="Verdana" w:eastAsia="Verdana" w:hAnsi="Verdana" w:cs="Verdana"/>
        </w:rPr>
        <w:t xml:space="preserve"> 2023</w:t>
      </w:r>
      <w:r w:rsidR="00196FE8">
        <w:rPr>
          <w:rFonts w:ascii="Verdana" w:eastAsia="Verdana" w:hAnsi="Verdana" w:cs="Verdana"/>
        </w:rPr>
        <w:t xml:space="preserve">: </w:t>
      </w:r>
      <w:hyperlink r:id="rId48" w:history="1">
        <w:r w:rsidR="00196FE8" w:rsidRPr="008F3740">
          <w:rPr>
            <w:rFonts w:ascii="Verdana" w:eastAsia="Verdana" w:hAnsi="Verdana" w:cs="Verdana"/>
          </w:rPr>
          <w:t>https://ansv.gov.co/sites/default/files/2025-08/Indicadores%20SAST%202023%20-%20Reporte%20OT%C2%B4S.pdf</w:t>
        </w:r>
      </w:hyperlink>
      <w:r w:rsidR="00196FE8">
        <w:rPr>
          <w:rFonts w:ascii="Verdana" w:eastAsia="Verdana" w:hAnsi="Verdana" w:cs="Verdana"/>
        </w:rPr>
        <w:t xml:space="preserve"> </w:t>
      </w:r>
    </w:p>
    <w:p w14:paraId="4D14649F" w14:textId="2BBA6E6D" w:rsidR="00496A84" w:rsidRPr="00690B65" w:rsidRDefault="00496A84" w:rsidP="00E95734">
      <w:pPr>
        <w:tabs>
          <w:tab w:val="left" w:pos="719"/>
          <w:tab w:val="left" w:pos="721"/>
        </w:tabs>
        <w:spacing w:before="2" w:line="261" w:lineRule="auto"/>
        <w:ind w:right="145"/>
        <w:jc w:val="both"/>
        <w:rPr>
          <w:rFonts w:ascii="Verdana" w:eastAsia="Verdana" w:hAnsi="Verdana" w:cs="Verdana"/>
        </w:rPr>
      </w:pPr>
    </w:p>
    <w:p w14:paraId="09B7B9B3" w14:textId="12B9CE59" w:rsidR="00A472D1" w:rsidRDefault="74B4CBC6" w:rsidP="4D2FCEEE">
      <w:pPr>
        <w:pStyle w:val="Prrafodelista"/>
        <w:numPr>
          <w:ilvl w:val="1"/>
          <w:numId w:val="13"/>
        </w:numPr>
        <w:tabs>
          <w:tab w:val="left" w:pos="719"/>
          <w:tab w:val="left" w:pos="721"/>
        </w:tabs>
        <w:spacing w:before="2" w:line="261" w:lineRule="auto"/>
        <w:ind w:right="145"/>
        <w:jc w:val="both"/>
        <w:rPr>
          <w:sz w:val="24"/>
          <w:szCs w:val="24"/>
        </w:rPr>
      </w:pPr>
      <w:commentRangeStart w:id="95"/>
      <w:r w:rsidRPr="4D2FCEEE">
        <w:rPr>
          <w:w w:val="85"/>
          <w:sz w:val="24"/>
          <w:szCs w:val="24"/>
        </w:rPr>
        <w:t xml:space="preserve">Remita una relación de los puntos con sistemas de </w:t>
      </w:r>
      <w:r w:rsidRPr="32F1A7B8">
        <w:rPr>
          <w:sz w:val="24"/>
          <w:szCs w:val="24"/>
        </w:rPr>
        <w:t>fotodetección existentes en el país,</w:t>
      </w:r>
      <w:commentRangeEnd w:id="95"/>
      <w:r w:rsidR="00A472D1" w:rsidRPr="4D2FCEEE">
        <w:rPr>
          <w:rStyle w:val="Refdecomentario"/>
          <w:sz w:val="24"/>
          <w:szCs w:val="24"/>
        </w:rPr>
        <w:commentReference w:id="95"/>
      </w:r>
      <w:r w:rsidRPr="4D2FCEEE">
        <w:rPr>
          <w:sz w:val="24"/>
          <w:szCs w:val="24"/>
        </w:rPr>
        <w:t xml:space="preserve"> </w:t>
      </w:r>
      <w:commentRangeStart w:id="97"/>
      <w:r w:rsidRPr="4D2FCEEE">
        <w:rPr>
          <w:sz w:val="24"/>
          <w:szCs w:val="24"/>
        </w:rPr>
        <w:t xml:space="preserve">indicando </w:t>
      </w:r>
      <w:r w:rsidRPr="4D2FCEEE">
        <w:rPr>
          <w:w w:val="80"/>
          <w:sz w:val="24"/>
          <w:szCs w:val="24"/>
        </w:rPr>
        <w:t>número de infracciones detectadas, recaudo y comportamiento de la siniestralidad antes y después de</w:t>
      </w:r>
      <w:r w:rsidRPr="4D2FCEEE">
        <w:rPr>
          <w:spacing w:val="40"/>
          <w:sz w:val="24"/>
          <w:szCs w:val="24"/>
        </w:rPr>
        <w:t xml:space="preserve"> </w:t>
      </w:r>
      <w:r w:rsidRPr="4D2FCEEE">
        <w:rPr>
          <w:w w:val="95"/>
          <w:sz w:val="24"/>
          <w:szCs w:val="24"/>
        </w:rPr>
        <w:t>su</w:t>
      </w:r>
      <w:r w:rsidRPr="4D2FCEEE">
        <w:rPr>
          <w:spacing w:val="-17"/>
          <w:w w:val="95"/>
          <w:sz w:val="24"/>
          <w:szCs w:val="24"/>
        </w:rPr>
        <w:t xml:space="preserve"> </w:t>
      </w:r>
      <w:r w:rsidRPr="4D2FCEEE">
        <w:rPr>
          <w:w w:val="95"/>
          <w:sz w:val="24"/>
          <w:szCs w:val="24"/>
        </w:rPr>
        <w:t>instalación.</w:t>
      </w:r>
      <w:commentRangeEnd w:id="97"/>
      <w:r w:rsidRPr="4D2FCEEE">
        <w:rPr>
          <w:rStyle w:val="Refdecomentario"/>
          <w:b/>
          <w:bCs/>
          <w:color w:val="FF0000"/>
          <w:w w:val="85"/>
          <w:sz w:val="24"/>
          <w:szCs w:val="24"/>
        </w:rPr>
        <w:commentReference w:id="97"/>
      </w:r>
      <w:r w:rsidRPr="4D2FCEEE">
        <w:rPr>
          <w:b/>
          <w:bCs/>
          <w:color w:val="FF0000"/>
          <w:w w:val="85"/>
          <w:sz w:val="24"/>
          <w:szCs w:val="24"/>
        </w:rPr>
        <w:t xml:space="preserve"> </w:t>
      </w:r>
      <w:r w:rsidR="6075ADA1" w:rsidRPr="32F1A7B8">
        <w:rPr>
          <w:b/>
          <w:bCs/>
          <w:color w:val="FF0000"/>
          <w:sz w:val="24"/>
          <w:szCs w:val="24"/>
        </w:rPr>
        <w:t>DIV</w:t>
      </w:r>
      <w:r w:rsidR="042FFDBB" w:rsidRPr="5524D363">
        <w:rPr>
          <w:b/>
          <w:bCs/>
          <w:color w:val="FF0000"/>
          <w:sz w:val="24"/>
          <w:szCs w:val="24"/>
        </w:rPr>
        <w:t xml:space="preserve"> – </w:t>
      </w:r>
      <w:r w:rsidRPr="5524D363">
        <w:rPr>
          <w:b/>
          <w:bCs/>
          <w:color w:val="FF0000"/>
          <w:sz w:val="24"/>
          <w:szCs w:val="24"/>
        </w:rPr>
        <w:t>ONSV</w:t>
      </w:r>
    </w:p>
    <w:p w14:paraId="0E718F70" w14:textId="42883C9E" w:rsidR="00A472D1" w:rsidRDefault="00A472D1" w:rsidP="3EBBCCF1">
      <w:pPr>
        <w:pStyle w:val="Prrafodelista"/>
        <w:tabs>
          <w:tab w:val="left" w:pos="719"/>
          <w:tab w:val="left" w:pos="721"/>
        </w:tabs>
        <w:spacing w:before="2" w:line="261" w:lineRule="auto"/>
        <w:ind w:right="145"/>
        <w:jc w:val="both"/>
        <w:rPr>
          <w:sz w:val="24"/>
          <w:szCs w:val="24"/>
        </w:rPr>
      </w:pPr>
    </w:p>
    <w:p w14:paraId="5887549B" w14:textId="2B6EF6BD" w:rsidR="00A472D1" w:rsidRDefault="37D7D621" w:rsidP="24501891">
      <w:pPr>
        <w:tabs>
          <w:tab w:val="left" w:pos="719"/>
          <w:tab w:val="left" w:pos="721"/>
        </w:tabs>
        <w:spacing w:before="2" w:line="261" w:lineRule="auto"/>
        <w:ind w:right="145"/>
        <w:jc w:val="both"/>
      </w:pPr>
      <w:r w:rsidRPr="47DC91F3">
        <w:rPr>
          <w:rFonts w:ascii="Verdana" w:eastAsia="Verdana" w:hAnsi="Verdana" w:cs="Verdana"/>
        </w:rPr>
        <w:t xml:space="preserve">Respuesta: </w:t>
      </w:r>
      <w:r w:rsidR="3C524074" w:rsidRPr="47DC91F3">
        <w:rPr>
          <w:rFonts w:ascii="Verdana" w:eastAsia="Verdana" w:hAnsi="Verdana" w:cs="Verdana"/>
        </w:rPr>
        <w:t xml:space="preserve">Respecto a los puntos con autorización para la operación de equipos SAST, a nivel nacional, </w:t>
      </w:r>
      <w:r w:rsidR="5A251733" w:rsidRPr="47DC91F3">
        <w:rPr>
          <w:rFonts w:ascii="Verdana" w:eastAsia="Verdana" w:hAnsi="Verdana" w:cs="Verdana"/>
        </w:rPr>
        <w:t xml:space="preserve">los cuales pueden ser consultados sen el enlace </w:t>
      </w:r>
      <w:hyperlink r:id="rId49">
        <w:r w:rsidR="5A251733" w:rsidRPr="47DC91F3">
          <w:rPr>
            <w:rFonts w:ascii="Verdana" w:eastAsia="Verdana" w:hAnsi="Verdana" w:cs="Verdana"/>
            <w:color w:val="0563C1"/>
          </w:rPr>
          <w:t>https://fotodeteccion.ansv.gov.co/ubicaciones-aprobadas.html</w:t>
        </w:r>
        <w:r w:rsidR="25E637ED" w:rsidRPr="181E7D46">
          <w:rPr>
            <w:rFonts w:ascii="Verdana" w:eastAsia="Verdana" w:hAnsi="Verdana" w:cs="Verdana"/>
            <w:color w:val="0563C1"/>
          </w:rPr>
          <w:t>,</w:t>
        </w:r>
      </w:hyperlink>
      <w:r w:rsidR="25E637ED" w:rsidRPr="181E7D46">
        <w:rPr>
          <w:rFonts w:ascii="Verdana" w:eastAsia="Verdana" w:hAnsi="Verdana" w:cs="Verdana"/>
        </w:rPr>
        <w:t xml:space="preserve"> se adjunta </w:t>
      </w:r>
      <w:r w:rsidR="25E637ED" w:rsidRPr="19BFCF04">
        <w:rPr>
          <w:rFonts w:ascii="Verdana" w:eastAsia="Verdana" w:hAnsi="Verdana" w:cs="Verdana"/>
        </w:rPr>
        <w:t xml:space="preserve">Base de Datos en formato Excel, denominada </w:t>
      </w:r>
      <w:r w:rsidR="25E637ED" w:rsidRPr="68F4EE72">
        <w:rPr>
          <w:rFonts w:ascii="Verdana" w:eastAsia="Verdana" w:hAnsi="Verdana" w:cs="Verdana"/>
        </w:rPr>
        <w:t>"</w:t>
      </w:r>
      <w:r w:rsidR="568A54B3" w:rsidRPr="68F4EE72">
        <w:rPr>
          <w:rFonts w:ascii="Verdana" w:eastAsia="Verdana" w:hAnsi="Verdana" w:cs="Verdana"/>
        </w:rPr>
        <w:t>Puntos SAST existentes - 202609161841-ansv-fotodeteccion</w:t>
      </w:r>
      <w:r w:rsidR="25E637ED" w:rsidRPr="75B119D1">
        <w:rPr>
          <w:rFonts w:ascii="Verdana" w:eastAsia="Verdana" w:hAnsi="Verdana" w:cs="Verdana"/>
        </w:rPr>
        <w:t>"</w:t>
      </w:r>
      <w:r w:rsidR="5DB361CF" w:rsidRPr="75B119D1">
        <w:rPr>
          <w:rFonts w:ascii="Verdana" w:eastAsia="Verdana" w:hAnsi="Verdana" w:cs="Verdana"/>
        </w:rPr>
        <w:t xml:space="preserve">, donde se </w:t>
      </w:r>
      <w:r w:rsidR="5DB361CF" w:rsidRPr="1F7D9CC3">
        <w:rPr>
          <w:rFonts w:ascii="Verdana" w:eastAsia="Verdana" w:hAnsi="Verdana" w:cs="Verdana"/>
        </w:rPr>
        <w:t xml:space="preserve">encuentra la relación del histórico de equipos SAST autorizados por parte del entonces competente Ministerio de Transporte, y la Agencia </w:t>
      </w:r>
      <w:r w:rsidR="5DB361CF" w:rsidRPr="65B36624">
        <w:rPr>
          <w:rFonts w:ascii="Verdana" w:eastAsia="Verdana" w:hAnsi="Verdana" w:cs="Verdana"/>
        </w:rPr>
        <w:t xml:space="preserve">Nacional de Seguridad </w:t>
      </w:r>
      <w:r w:rsidR="28BA4781" w:rsidRPr="65B36624">
        <w:rPr>
          <w:rFonts w:ascii="Verdana" w:eastAsia="Verdana" w:hAnsi="Verdana" w:cs="Verdana"/>
        </w:rPr>
        <w:t xml:space="preserve">Vial. </w:t>
      </w:r>
    </w:p>
    <w:p w14:paraId="078FF809" w14:textId="58B2201C" w:rsidR="00A472D1" w:rsidRDefault="28BA4781" w:rsidP="24501891">
      <w:pPr>
        <w:tabs>
          <w:tab w:val="left" w:pos="719"/>
          <w:tab w:val="left" w:pos="721"/>
        </w:tabs>
        <w:spacing w:before="2" w:line="261" w:lineRule="auto"/>
        <w:ind w:right="145"/>
        <w:jc w:val="both"/>
      </w:pPr>
      <w:r w:rsidRPr="65B36624">
        <w:rPr>
          <w:rFonts w:ascii="Verdana" w:eastAsia="Verdana" w:hAnsi="Verdana" w:cs="Verdana"/>
        </w:rPr>
        <w:t>Para una mejor consulta, en dicho archivo se podrá encontrar 2 hojas</w:t>
      </w:r>
      <w:r w:rsidR="7A63327D" w:rsidRPr="5909D12A">
        <w:rPr>
          <w:rFonts w:ascii="Verdana" w:eastAsia="Verdana" w:hAnsi="Verdana" w:cs="Verdana"/>
        </w:rPr>
        <w:t>. En la primera</w:t>
      </w:r>
      <w:r w:rsidR="7A63327D" w:rsidRPr="0B9A7FFD">
        <w:rPr>
          <w:rFonts w:ascii="Verdana" w:eastAsia="Verdana" w:hAnsi="Verdana" w:cs="Verdana"/>
        </w:rPr>
        <w:t xml:space="preserve"> </w:t>
      </w:r>
      <w:r w:rsidR="7A63327D" w:rsidRPr="5909D12A">
        <w:rPr>
          <w:rFonts w:ascii="Verdana" w:eastAsia="Verdana" w:hAnsi="Verdana" w:cs="Verdana"/>
        </w:rPr>
        <w:t xml:space="preserve">se </w:t>
      </w:r>
      <w:r w:rsidR="7A63327D" w:rsidRPr="0B9A7FFD">
        <w:rPr>
          <w:rFonts w:ascii="Verdana" w:eastAsia="Verdana" w:hAnsi="Verdana" w:cs="Verdana"/>
        </w:rPr>
        <w:t>encuentran 533 registros correspondientes a</w:t>
      </w:r>
      <w:r w:rsidRPr="0B9A7FFD">
        <w:rPr>
          <w:rFonts w:ascii="Verdana" w:eastAsia="Verdana" w:hAnsi="Verdana" w:cs="Verdana"/>
        </w:rPr>
        <w:t xml:space="preserve"> </w:t>
      </w:r>
      <w:r w:rsidRPr="2DB8A37E">
        <w:rPr>
          <w:rFonts w:ascii="Verdana" w:eastAsia="Verdana" w:hAnsi="Verdana" w:cs="Verdana"/>
        </w:rPr>
        <w:t>los equi</w:t>
      </w:r>
      <w:r w:rsidR="77022E3A" w:rsidRPr="2DB8A37E">
        <w:rPr>
          <w:rFonts w:ascii="Verdana" w:eastAsia="Verdana" w:hAnsi="Verdana" w:cs="Verdana"/>
        </w:rPr>
        <w:t xml:space="preserve">pos SAST autorizados por parte del </w:t>
      </w:r>
      <w:r w:rsidR="3F458342" w:rsidRPr="0B9A7FFD">
        <w:rPr>
          <w:rFonts w:ascii="Verdana" w:eastAsia="Verdana" w:hAnsi="Verdana" w:cs="Verdana"/>
        </w:rPr>
        <w:t>entonces competente</w:t>
      </w:r>
      <w:r w:rsidR="77022E3A" w:rsidRPr="0B9A7FFD">
        <w:rPr>
          <w:rFonts w:ascii="Verdana" w:eastAsia="Verdana" w:hAnsi="Verdana" w:cs="Verdana"/>
        </w:rPr>
        <w:t xml:space="preserve"> </w:t>
      </w:r>
      <w:r w:rsidR="77022E3A" w:rsidRPr="29EB3656">
        <w:rPr>
          <w:rFonts w:ascii="Verdana" w:eastAsia="Verdana" w:hAnsi="Verdana" w:cs="Verdana"/>
        </w:rPr>
        <w:t>Ministerio de Transporte</w:t>
      </w:r>
      <w:r w:rsidR="77022E3A" w:rsidRPr="42909146">
        <w:rPr>
          <w:rFonts w:ascii="Verdana" w:eastAsia="Verdana" w:hAnsi="Verdana" w:cs="Verdana"/>
        </w:rPr>
        <w:t xml:space="preserve">, bajo los requerimientos </w:t>
      </w:r>
      <w:r w:rsidR="19CD520F" w:rsidRPr="4999C548">
        <w:rPr>
          <w:rFonts w:ascii="Verdana" w:eastAsia="Verdana" w:hAnsi="Verdana" w:cs="Verdana"/>
        </w:rPr>
        <w:t>y criterios técnicos dispuestos en la Resolución No. 718 del 22 de marzo de 2018 “</w:t>
      </w:r>
      <w:r w:rsidR="19CD520F" w:rsidRPr="4999C548">
        <w:rPr>
          <w:rFonts w:ascii="Verdana" w:eastAsia="Verdana" w:hAnsi="Verdana" w:cs="Verdana"/>
          <w:i/>
          <w:iCs/>
        </w:rPr>
        <w:t xml:space="preserve">Por la cual se reglamentan los criterios técnicos para la instalación y operación de medios técnicos o tecnológicos para la detección de presuntas </w:t>
      </w:r>
      <w:r w:rsidR="19CD520F" w:rsidRPr="4999C548">
        <w:rPr>
          <w:rFonts w:ascii="Verdana" w:eastAsia="Verdana" w:hAnsi="Verdana" w:cs="Verdana"/>
          <w:i/>
          <w:iCs/>
          <w:sz w:val="21"/>
          <w:szCs w:val="21"/>
        </w:rPr>
        <w:t>infracciones al tránsito y se dictan otras disposiciones</w:t>
      </w:r>
      <w:r w:rsidR="19CD520F" w:rsidRPr="4999C548">
        <w:rPr>
          <w:rFonts w:ascii="Verdana" w:eastAsia="Verdana" w:hAnsi="Verdana" w:cs="Verdana"/>
          <w:sz w:val="21"/>
          <w:szCs w:val="21"/>
        </w:rPr>
        <w:t xml:space="preserve">” actualmente derogada, </w:t>
      </w:r>
      <w:r w:rsidR="11A52829" w:rsidRPr="3CDB8660">
        <w:rPr>
          <w:rFonts w:ascii="Verdana" w:eastAsia="Verdana" w:hAnsi="Verdana" w:cs="Verdana"/>
          <w:sz w:val="21"/>
          <w:szCs w:val="21"/>
        </w:rPr>
        <w:t xml:space="preserve">y para la que </w:t>
      </w:r>
      <w:r w:rsidR="19CD520F" w:rsidRPr="4999C548">
        <w:rPr>
          <w:rFonts w:ascii="Verdana" w:eastAsia="Verdana" w:hAnsi="Verdana" w:cs="Verdana"/>
          <w:sz w:val="21"/>
          <w:szCs w:val="21"/>
        </w:rPr>
        <w:t>no era exigible el reporte del cumplimiento de criterios e inicio de operación</w:t>
      </w:r>
      <w:r w:rsidR="19CD520F" w:rsidRPr="3CDB8660">
        <w:rPr>
          <w:rFonts w:ascii="Verdana" w:eastAsia="Verdana" w:hAnsi="Verdana" w:cs="Verdana"/>
          <w:sz w:val="21"/>
          <w:szCs w:val="21"/>
        </w:rPr>
        <w:t>.</w:t>
      </w:r>
      <w:r w:rsidR="77022E3A" w:rsidRPr="3CDB8660">
        <w:rPr>
          <w:rFonts w:ascii="Verdana" w:eastAsia="Verdana" w:hAnsi="Verdana" w:cs="Verdana"/>
        </w:rPr>
        <w:t xml:space="preserve"> </w:t>
      </w:r>
      <w:r w:rsidR="6D9C5213" w:rsidRPr="3CDB8660">
        <w:rPr>
          <w:rFonts w:ascii="Verdana" w:eastAsia="Verdana" w:hAnsi="Verdana" w:cs="Verdana"/>
          <w:sz w:val="21"/>
          <w:szCs w:val="21"/>
        </w:rPr>
        <w:t xml:space="preserve">Dichos equipos </w:t>
      </w:r>
      <w:r w:rsidR="77022E3A" w:rsidRPr="3CDB8660">
        <w:rPr>
          <w:rFonts w:ascii="Verdana" w:eastAsia="Verdana" w:hAnsi="Verdana" w:cs="Verdana"/>
          <w:sz w:val="21"/>
          <w:szCs w:val="21"/>
        </w:rPr>
        <w:t xml:space="preserve">ya perdieron </w:t>
      </w:r>
      <w:r w:rsidR="6D9C5213" w:rsidRPr="5909D12A">
        <w:rPr>
          <w:rFonts w:ascii="Verdana" w:eastAsia="Verdana" w:hAnsi="Verdana" w:cs="Verdana"/>
          <w:sz w:val="21"/>
          <w:szCs w:val="21"/>
        </w:rPr>
        <w:t>vigencia.</w:t>
      </w:r>
      <w:r w:rsidR="77022E3A" w:rsidRPr="5909D12A">
        <w:rPr>
          <w:rFonts w:ascii="Verdana" w:eastAsia="Verdana" w:hAnsi="Verdana" w:cs="Verdana"/>
        </w:rPr>
        <w:t xml:space="preserve"> </w:t>
      </w:r>
    </w:p>
    <w:p w14:paraId="79620A74" w14:textId="138D6FF4" w:rsidR="68E27733" w:rsidRDefault="5EC19D62" w:rsidP="4B16234C">
      <w:pPr>
        <w:tabs>
          <w:tab w:val="left" w:pos="719"/>
          <w:tab w:val="left" w:pos="721"/>
        </w:tabs>
        <w:spacing w:before="2" w:line="261" w:lineRule="auto"/>
        <w:ind w:right="145"/>
        <w:jc w:val="both"/>
      </w:pPr>
      <w:r w:rsidRPr="4B16234C">
        <w:rPr>
          <w:rFonts w:ascii="Verdana" w:eastAsia="Verdana" w:hAnsi="Verdana" w:cs="Verdana"/>
        </w:rPr>
        <w:t xml:space="preserve">En la segunda hoja, </w:t>
      </w:r>
      <w:r w:rsidR="51296C29" w:rsidRPr="4B16234C">
        <w:rPr>
          <w:rFonts w:ascii="Verdana" w:eastAsia="Verdana" w:hAnsi="Verdana" w:cs="Verdana"/>
        </w:rPr>
        <w:t xml:space="preserve">se encuentran </w:t>
      </w:r>
      <w:r w:rsidR="51296C29" w:rsidRPr="53A273D5">
        <w:rPr>
          <w:rFonts w:ascii="Verdana" w:eastAsia="Verdana" w:hAnsi="Verdana" w:cs="Verdana"/>
        </w:rPr>
        <w:t>809</w:t>
      </w:r>
      <w:r w:rsidR="51296C29" w:rsidRPr="4B16234C">
        <w:rPr>
          <w:rFonts w:ascii="Verdana" w:eastAsia="Verdana" w:hAnsi="Verdana" w:cs="Verdana"/>
        </w:rPr>
        <w:t xml:space="preserve"> registros correspondientes a los equipos SAST autorizados por parte </w:t>
      </w:r>
      <w:r w:rsidR="51296C29" w:rsidRPr="6F6C75EC">
        <w:rPr>
          <w:rFonts w:ascii="Verdana" w:eastAsia="Verdana" w:hAnsi="Verdana" w:cs="Verdana"/>
        </w:rPr>
        <w:t xml:space="preserve">de esta </w:t>
      </w:r>
      <w:r w:rsidR="51296C29" w:rsidRPr="13628FD5">
        <w:rPr>
          <w:rFonts w:ascii="Verdana" w:eastAsia="Verdana" w:hAnsi="Verdana" w:cs="Verdana"/>
        </w:rPr>
        <w:t>Agencia</w:t>
      </w:r>
      <w:r w:rsidR="51296C29" w:rsidRPr="4B16234C">
        <w:rPr>
          <w:rFonts w:ascii="Verdana" w:eastAsia="Verdana" w:hAnsi="Verdana" w:cs="Verdana"/>
        </w:rPr>
        <w:t xml:space="preserve">, bajo los requerimientos y criterios técnicos dispuestos en la Resolución </w:t>
      </w:r>
      <w:r w:rsidR="09E07146" w:rsidRPr="13628FD5">
        <w:rPr>
          <w:rFonts w:ascii="Verdana" w:eastAsia="Verdana" w:hAnsi="Verdana" w:cs="Verdana"/>
        </w:rPr>
        <w:t>20203040011245 de 2020,</w:t>
      </w:r>
      <w:r w:rsidR="51296C29" w:rsidRPr="4B16234C">
        <w:rPr>
          <w:rFonts w:ascii="Verdana" w:eastAsia="Verdana" w:hAnsi="Verdana" w:cs="Verdana"/>
        </w:rPr>
        <w:t xml:space="preserve"> “</w:t>
      </w:r>
      <w:r w:rsidR="51296C29" w:rsidRPr="4B16234C">
        <w:rPr>
          <w:rFonts w:ascii="Verdana" w:eastAsia="Verdana" w:hAnsi="Verdana" w:cs="Verdana"/>
          <w:i/>
          <w:iCs/>
        </w:rPr>
        <w:t xml:space="preserve">Por </w:t>
      </w:r>
      <w:r w:rsidR="09E07146" w:rsidRPr="13628FD5">
        <w:rPr>
          <w:rFonts w:ascii="Verdana" w:eastAsia="Verdana" w:hAnsi="Verdana" w:cs="Verdana"/>
          <w:i/>
          <w:iCs/>
        </w:rPr>
        <w:t>el</w:t>
      </w:r>
      <w:r w:rsidR="51296C29" w:rsidRPr="4B16234C">
        <w:rPr>
          <w:rFonts w:ascii="Verdana" w:eastAsia="Verdana" w:hAnsi="Verdana" w:cs="Verdana"/>
          <w:i/>
          <w:iCs/>
        </w:rPr>
        <w:t xml:space="preserve"> cual se </w:t>
      </w:r>
      <w:r w:rsidR="09E07146" w:rsidRPr="13628FD5">
        <w:rPr>
          <w:rFonts w:ascii="Verdana" w:eastAsia="Verdana" w:hAnsi="Verdana" w:cs="Verdana"/>
          <w:i/>
          <w:iCs/>
        </w:rPr>
        <w:t>establecen</w:t>
      </w:r>
      <w:r w:rsidR="51296C29" w:rsidRPr="4B16234C">
        <w:rPr>
          <w:rFonts w:ascii="Verdana" w:eastAsia="Verdana" w:hAnsi="Verdana" w:cs="Verdana"/>
          <w:i/>
          <w:iCs/>
        </w:rPr>
        <w:t xml:space="preserve"> los criterios técnicos </w:t>
      </w:r>
      <w:r w:rsidR="09E07146" w:rsidRPr="13628FD5">
        <w:rPr>
          <w:rFonts w:ascii="Verdana" w:eastAsia="Verdana" w:hAnsi="Verdana" w:cs="Verdana"/>
          <w:i/>
          <w:iCs/>
        </w:rPr>
        <w:t xml:space="preserve">de seguridad vial </w:t>
      </w:r>
      <w:r w:rsidR="51296C29" w:rsidRPr="4B16234C">
        <w:rPr>
          <w:rFonts w:ascii="Verdana" w:eastAsia="Verdana" w:hAnsi="Verdana" w:cs="Verdana"/>
          <w:i/>
          <w:iCs/>
        </w:rPr>
        <w:t xml:space="preserve">para la instalación y operación de </w:t>
      </w:r>
      <w:r w:rsidR="09E07146" w:rsidRPr="13628FD5">
        <w:rPr>
          <w:rFonts w:ascii="Verdana" w:eastAsia="Verdana" w:hAnsi="Verdana" w:cs="Verdana"/>
          <w:i/>
          <w:iCs/>
        </w:rPr>
        <w:t>los sistemas automáticos, semiautomáticos y otros medios</w:t>
      </w:r>
      <w:r w:rsidR="51296C29" w:rsidRPr="4B16234C">
        <w:rPr>
          <w:rFonts w:ascii="Verdana" w:eastAsia="Verdana" w:hAnsi="Verdana" w:cs="Verdana"/>
          <w:i/>
          <w:iCs/>
        </w:rPr>
        <w:t xml:space="preserve"> tecnológicos para la detección de presuntas </w:t>
      </w:r>
      <w:r w:rsidR="51296C29" w:rsidRPr="13628FD5">
        <w:rPr>
          <w:rFonts w:ascii="Verdana" w:eastAsia="Verdana" w:hAnsi="Verdana" w:cs="Verdana"/>
          <w:i/>
        </w:rPr>
        <w:t>infracciones al tránsito y se dictan otras disposiciones</w:t>
      </w:r>
      <w:r w:rsidR="09E07146" w:rsidRPr="0916AD55">
        <w:rPr>
          <w:rFonts w:ascii="Verdana" w:eastAsia="Verdana" w:hAnsi="Verdana" w:cs="Verdana"/>
        </w:rPr>
        <w:t xml:space="preserve">”. </w:t>
      </w:r>
    </w:p>
    <w:p w14:paraId="05D0B6FB" w14:textId="6080C4EE" w:rsidR="0916AD55" w:rsidRDefault="09E07146" w:rsidP="0916AD55">
      <w:pPr>
        <w:tabs>
          <w:tab w:val="left" w:pos="719"/>
          <w:tab w:val="left" w:pos="721"/>
        </w:tabs>
        <w:spacing w:before="2" w:line="261" w:lineRule="auto"/>
        <w:ind w:right="145"/>
        <w:jc w:val="both"/>
        <w:rPr>
          <w:rFonts w:ascii="Verdana" w:eastAsia="Verdana" w:hAnsi="Verdana" w:cs="Verdana"/>
          <w:color w:val="000000" w:themeColor="text1"/>
        </w:rPr>
      </w:pPr>
      <w:r w:rsidRPr="02C1E1AA">
        <w:rPr>
          <w:rFonts w:ascii="Verdana" w:eastAsia="Verdana" w:hAnsi="Verdana" w:cs="Verdana"/>
        </w:rPr>
        <w:t>Para estos últimos, es importante aclarar que la Autoridad de Tránsito a quién se emitieron las autori</w:t>
      </w:r>
      <w:r w:rsidR="6D8CD547" w:rsidRPr="02C1E1AA">
        <w:rPr>
          <w:rFonts w:ascii="Verdana" w:eastAsia="Verdana" w:hAnsi="Verdana" w:cs="Verdana"/>
        </w:rPr>
        <w:t>zaciones, de cumplimiento a lo establecido</w:t>
      </w:r>
      <w:r w:rsidR="6D8CD547" w:rsidRPr="02C1E1AA">
        <w:rPr>
          <w:rFonts w:ascii="Verdana" w:eastAsia="Verdana" w:hAnsi="Verdana" w:cs="Verdana"/>
          <w:color w:val="000000" w:themeColor="text1"/>
        </w:rPr>
        <w:t xml:space="preserve"> </w:t>
      </w:r>
      <w:r w:rsidR="6D8CD547" w:rsidRPr="02C1E1AA">
        <w:rPr>
          <w:rFonts w:ascii="Verdana" w:eastAsia="Verdana" w:hAnsi="Verdana" w:cs="Verdana"/>
        </w:rPr>
        <w:t>en el</w:t>
      </w:r>
      <w:r w:rsidR="6D8CD547" w:rsidRPr="02C1E1AA">
        <w:rPr>
          <w:rFonts w:ascii="Verdana" w:eastAsia="Verdana" w:hAnsi="Verdana" w:cs="Verdana"/>
          <w:color w:val="000000" w:themeColor="text1"/>
        </w:rPr>
        <w:t xml:space="preserve"> capítulo III “</w:t>
      </w:r>
      <w:r w:rsidR="6D8CD547" w:rsidRPr="02C1E1AA">
        <w:rPr>
          <w:rFonts w:ascii="Verdana" w:eastAsia="Verdana" w:hAnsi="Verdana" w:cs="Verdana"/>
          <w:i/>
          <w:iCs/>
          <w:color w:val="000000" w:themeColor="text1"/>
        </w:rPr>
        <w:t>Criterios para la operación</w:t>
      </w:r>
      <w:r w:rsidR="6D8CD547" w:rsidRPr="02C1E1AA">
        <w:rPr>
          <w:rFonts w:ascii="Verdana" w:eastAsia="Verdana" w:hAnsi="Verdana" w:cs="Verdana"/>
          <w:color w:val="000000" w:themeColor="text1"/>
        </w:rPr>
        <w:t>” de la Resolución 20203040011245 de 2020 emitida por el entonces competente Ministerio de Transporte. Por lo tanto, en la Base de datos referenciada, los equipos que se registra</w:t>
      </w:r>
      <w:r w:rsidR="2244B8DD" w:rsidRPr="02C1E1AA">
        <w:rPr>
          <w:rFonts w:ascii="Verdana" w:eastAsia="Verdana" w:hAnsi="Verdana" w:cs="Verdana"/>
          <w:color w:val="000000" w:themeColor="text1"/>
        </w:rPr>
        <w:t xml:space="preserve">n en estado "Operando" indican que la Autoridad de Tránsito ya cumplió con los criterios y reporte de inicio de operación, y </w:t>
      </w:r>
      <w:r w:rsidR="5404D27E" w:rsidRPr="442795C9">
        <w:rPr>
          <w:rFonts w:ascii="Verdana" w:eastAsia="Verdana" w:hAnsi="Verdana" w:cs="Verdana"/>
          <w:b/>
          <w:bCs/>
          <w:color w:val="000000" w:themeColor="text1"/>
        </w:rPr>
        <w:t>SÍ</w:t>
      </w:r>
      <w:r w:rsidR="2244B8DD" w:rsidRPr="02C1E1AA">
        <w:rPr>
          <w:rFonts w:ascii="Verdana" w:eastAsia="Verdana" w:hAnsi="Verdana" w:cs="Verdana"/>
          <w:color w:val="000000" w:themeColor="text1"/>
        </w:rPr>
        <w:t xml:space="preserve"> puede </w:t>
      </w:r>
      <w:r w:rsidR="2244B8DD" w:rsidRPr="442795C9">
        <w:rPr>
          <w:rFonts w:ascii="Verdana" w:eastAsia="Verdana" w:hAnsi="Verdana" w:cs="Verdana"/>
          <w:color w:val="000000" w:themeColor="text1"/>
        </w:rPr>
        <w:t xml:space="preserve">operar con fines sancionatorios. </w:t>
      </w:r>
      <w:r w:rsidR="33070692" w:rsidRPr="1A8B4FC2">
        <w:rPr>
          <w:rFonts w:ascii="Verdana" w:eastAsia="Verdana" w:hAnsi="Verdana" w:cs="Verdana"/>
          <w:color w:val="000000" w:themeColor="text1"/>
        </w:rPr>
        <w:t>Los</w:t>
      </w:r>
      <w:r w:rsidR="33070692" w:rsidRPr="3FA4CBE8">
        <w:rPr>
          <w:rFonts w:ascii="Verdana" w:eastAsia="Verdana" w:hAnsi="Verdana" w:cs="Verdana"/>
          <w:color w:val="000000" w:themeColor="text1"/>
        </w:rPr>
        <w:t xml:space="preserve"> </w:t>
      </w:r>
      <w:r w:rsidR="33070692" w:rsidRPr="3FA4CBE8">
        <w:rPr>
          <w:rFonts w:ascii="Verdana" w:eastAsia="Verdana" w:hAnsi="Verdana" w:cs="Verdana"/>
          <w:color w:val="000000" w:themeColor="text1"/>
        </w:rPr>
        <w:lastRenderedPageBreak/>
        <w:t xml:space="preserve">equipos que se registran en estado "Autorizada Instalar" indican que la Autoridad de Tránsito </w:t>
      </w:r>
      <w:r w:rsidR="33070692" w:rsidRPr="58136E7D">
        <w:rPr>
          <w:rFonts w:ascii="Verdana" w:eastAsia="Verdana" w:hAnsi="Verdana" w:cs="Verdana"/>
          <w:color w:val="000000" w:themeColor="text1"/>
        </w:rPr>
        <w:t>aún</w:t>
      </w:r>
      <w:r w:rsidR="33070692" w:rsidRPr="07996165">
        <w:rPr>
          <w:rFonts w:ascii="Verdana" w:eastAsia="Verdana" w:hAnsi="Verdana" w:cs="Verdana"/>
          <w:color w:val="000000" w:themeColor="text1"/>
        </w:rPr>
        <w:t xml:space="preserve"> no ha cumplido</w:t>
      </w:r>
      <w:r w:rsidR="33070692" w:rsidRPr="3FA4CBE8">
        <w:rPr>
          <w:rFonts w:ascii="Verdana" w:eastAsia="Verdana" w:hAnsi="Verdana" w:cs="Verdana"/>
          <w:color w:val="000000" w:themeColor="text1"/>
        </w:rPr>
        <w:t xml:space="preserve"> con los criterios y reporte de inicio de operación, y </w:t>
      </w:r>
      <w:r w:rsidR="120A2189" w:rsidRPr="4EDADF33">
        <w:rPr>
          <w:rFonts w:ascii="Verdana" w:eastAsia="Verdana" w:hAnsi="Verdana" w:cs="Verdana"/>
          <w:b/>
          <w:bCs/>
          <w:color w:val="000000" w:themeColor="text1"/>
        </w:rPr>
        <w:t>NO</w:t>
      </w:r>
      <w:r w:rsidR="33070692" w:rsidRPr="3FA4CBE8">
        <w:rPr>
          <w:rFonts w:ascii="Verdana" w:eastAsia="Verdana" w:hAnsi="Verdana" w:cs="Verdana"/>
          <w:color w:val="000000" w:themeColor="text1"/>
        </w:rPr>
        <w:t xml:space="preserve"> puede operar con fines sancionatorios.</w:t>
      </w:r>
    </w:p>
    <w:p w14:paraId="01E37C5D" w14:textId="3AA0DF28" w:rsidR="00960E5B" w:rsidRPr="00960E5B" w:rsidRDefault="00B415F1" w:rsidP="00960E5B">
      <w:pPr>
        <w:tabs>
          <w:tab w:val="left" w:pos="719"/>
          <w:tab w:val="left" w:pos="721"/>
        </w:tabs>
        <w:spacing w:before="2" w:line="261" w:lineRule="auto"/>
        <w:ind w:right="145"/>
        <w:jc w:val="both"/>
        <w:rPr>
          <w:rFonts w:ascii="Verdana" w:eastAsia="Verdana" w:hAnsi="Verdana" w:cs="Verdana"/>
        </w:rPr>
      </w:pPr>
      <w:r>
        <w:rPr>
          <w:rFonts w:ascii="Verdana" w:eastAsia="Verdana" w:hAnsi="Verdana" w:cs="Verdana"/>
          <w:color w:val="000000" w:themeColor="text1"/>
        </w:rPr>
        <w:t xml:space="preserve">Frente </w:t>
      </w:r>
      <w:r w:rsidR="00AD3D1D">
        <w:rPr>
          <w:rFonts w:ascii="Verdana" w:eastAsia="Verdana" w:hAnsi="Verdana" w:cs="Verdana"/>
          <w:color w:val="000000" w:themeColor="text1"/>
        </w:rPr>
        <w:t xml:space="preserve">al </w:t>
      </w:r>
      <w:r w:rsidR="00AD3D1D" w:rsidRPr="00AD3D1D">
        <w:rPr>
          <w:rFonts w:ascii="Verdana" w:eastAsia="Verdana" w:hAnsi="Verdana" w:cs="Verdana"/>
          <w:color w:val="000000" w:themeColor="text1"/>
        </w:rPr>
        <w:t>número de infracciones detectadas</w:t>
      </w:r>
      <w:r w:rsidR="00AD3D1D">
        <w:rPr>
          <w:rFonts w:ascii="Verdana" w:eastAsia="Verdana" w:hAnsi="Verdana" w:cs="Verdana"/>
          <w:color w:val="000000" w:themeColor="text1"/>
        </w:rPr>
        <w:t xml:space="preserve"> y </w:t>
      </w:r>
      <w:r w:rsidR="00AD3D1D" w:rsidRPr="00AD3D1D">
        <w:rPr>
          <w:rFonts w:ascii="Verdana" w:eastAsia="Verdana" w:hAnsi="Verdana" w:cs="Verdana"/>
          <w:color w:val="000000" w:themeColor="text1"/>
        </w:rPr>
        <w:t xml:space="preserve">recaudo </w:t>
      </w:r>
      <w:r w:rsidR="00AD3D1D">
        <w:rPr>
          <w:rFonts w:ascii="Verdana" w:eastAsia="Verdana" w:hAnsi="Verdana" w:cs="Verdana"/>
          <w:color w:val="000000" w:themeColor="text1"/>
        </w:rPr>
        <w:t xml:space="preserve">de las SAST existentes no se cuenta en el momento con información </w:t>
      </w:r>
      <w:r w:rsidR="000B05C4">
        <w:rPr>
          <w:rFonts w:ascii="Verdana" w:eastAsia="Verdana" w:hAnsi="Verdana" w:cs="Verdana"/>
          <w:color w:val="000000" w:themeColor="text1"/>
        </w:rPr>
        <w:t xml:space="preserve">que permita con precisión </w:t>
      </w:r>
      <w:r w:rsidR="00D335C4">
        <w:rPr>
          <w:rFonts w:ascii="Verdana" w:eastAsia="Verdana" w:hAnsi="Verdana" w:cs="Verdana"/>
          <w:color w:val="000000" w:themeColor="text1"/>
        </w:rPr>
        <w:t xml:space="preserve">definir para cada SAST en operación actualmente </w:t>
      </w:r>
      <w:r w:rsidR="006A682E">
        <w:rPr>
          <w:rFonts w:ascii="Verdana" w:eastAsia="Verdana" w:hAnsi="Verdana" w:cs="Verdana"/>
          <w:color w:val="000000" w:themeColor="text1"/>
        </w:rPr>
        <w:t>las infracciones y montos de recaudo. E</w:t>
      </w:r>
      <w:r w:rsidR="006E2E8B">
        <w:rPr>
          <w:rFonts w:ascii="Verdana" w:eastAsia="Verdana" w:hAnsi="Verdana" w:cs="Verdana"/>
          <w:color w:val="000000" w:themeColor="text1"/>
        </w:rPr>
        <w:t xml:space="preserve">n relación con </w:t>
      </w:r>
      <w:r w:rsidR="0054651E">
        <w:rPr>
          <w:rFonts w:ascii="Verdana" w:eastAsia="Verdana" w:hAnsi="Verdana" w:cs="Verdana"/>
          <w:color w:val="000000" w:themeColor="text1"/>
        </w:rPr>
        <w:t>estudios de las SAST se</w:t>
      </w:r>
      <w:r w:rsidR="00960E5B">
        <w:rPr>
          <w:rFonts w:ascii="Verdana" w:eastAsia="Verdana" w:hAnsi="Verdana" w:cs="Verdana"/>
          <w:color w:val="000000" w:themeColor="text1"/>
        </w:rPr>
        <w:t xml:space="preserve"> señala </w:t>
      </w:r>
      <w:r w:rsidR="003A71FD">
        <w:rPr>
          <w:rFonts w:ascii="Verdana" w:eastAsia="Verdana" w:hAnsi="Verdana" w:cs="Verdana"/>
          <w:color w:val="000000" w:themeColor="text1"/>
        </w:rPr>
        <w:t xml:space="preserve">la </w:t>
      </w:r>
      <w:r w:rsidR="003A71FD" w:rsidRPr="00C9217E">
        <w:rPr>
          <w:rFonts w:ascii="Verdana" w:eastAsia="Verdana" w:hAnsi="Verdana" w:cs="Verdana"/>
        </w:rPr>
        <w:t>evaluación de resultados que tenía como objetivo evaluar de la Velocidad Promedio en Tramos de Vía con Presencia de Dispositivos de Foto-Detección (SAST)</w:t>
      </w:r>
      <w:r w:rsidR="003A71FD">
        <w:rPr>
          <w:rFonts w:ascii="Verdana" w:eastAsia="Verdana" w:hAnsi="Verdana" w:cs="Verdana"/>
        </w:rPr>
        <w:t xml:space="preserve"> </w:t>
      </w:r>
      <w:r w:rsidR="00960E5B">
        <w:rPr>
          <w:rFonts w:ascii="Verdana" w:eastAsia="Verdana" w:hAnsi="Verdana" w:cs="Verdana"/>
          <w:color w:val="000000" w:themeColor="text1"/>
        </w:rPr>
        <w:t>ya mencionado en el numeral anterior</w:t>
      </w:r>
      <w:r w:rsidR="003A71FD">
        <w:rPr>
          <w:rFonts w:ascii="Verdana" w:eastAsia="Verdana" w:hAnsi="Verdana" w:cs="Verdana"/>
          <w:color w:val="000000" w:themeColor="text1"/>
        </w:rPr>
        <w:t xml:space="preserve">, que se puede consultar en; </w:t>
      </w:r>
      <w:hyperlink r:id="rId50">
        <w:r w:rsidR="00960E5B" w:rsidRPr="68F9894E">
          <w:rPr>
            <w:rFonts w:ascii="Verdana" w:eastAsia="Verdana" w:hAnsi="Verdana" w:cs="Verdana"/>
          </w:rPr>
          <w:t>https://ansv.gov.co/es/node/12142</w:t>
        </w:r>
      </w:hyperlink>
      <w:r w:rsidR="00960E5B">
        <w:t xml:space="preserve"> </w:t>
      </w:r>
      <w:r w:rsidR="003A71FD">
        <w:t>.</w:t>
      </w:r>
    </w:p>
    <w:p w14:paraId="1D1106D5" w14:textId="77777777" w:rsidR="00A472D1" w:rsidRDefault="00A472D1" w:rsidP="00A472D1">
      <w:pPr>
        <w:pStyle w:val="Prrafodelista"/>
        <w:numPr>
          <w:ilvl w:val="1"/>
          <w:numId w:val="13"/>
        </w:numPr>
        <w:tabs>
          <w:tab w:val="left" w:pos="719"/>
        </w:tabs>
        <w:spacing w:before="0" w:line="289" w:lineRule="exact"/>
        <w:ind w:left="719" w:hanging="358"/>
        <w:rPr>
          <w:sz w:val="24"/>
        </w:rPr>
      </w:pPr>
      <w:r>
        <w:rPr>
          <w:w w:val="80"/>
          <w:sz w:val="24"/>
        </w:rPr>
        <w:t>¿Qué mecanismos utiliza el Ministerio de Transporte para garantizar el</w:t>
      </w:r>
      <w:r>
        <w:rPr>
          <w:spacing w:val="-3"/>
          <w:sz w:val="24"/>
        </w:rPr>
        <w:t xml:space="preserve"> </w:t>
      </w:r>
      <w:r>
        <w:rPr>
          <w:w w:val="80"/>
          <w:sz w:val="24"/>
        </w:rPr>
        <w:t xml:space="preserve">debido proceso y el cumplimiento </w:t>
      </w:r>
      <w:r>
        <w:rPr>
          <w:w w:val="85"/>
          <w:sz w:val="24"/>
        </w:rPr>
        <w:t>de</w:t>
      </w:r>
      <w:r>
        <w:rPr>
          <w:spacing w:val="-3"/>
          <w:w w:val="85"/>
          <w:sz w:val="24"/>
        </w:rPr>
        <w:t xml:space="preserve"> </w:t>
      </w:r>
      <w:r>
        <w:rPr>
          <w:w w:val="85"/>
          <w:sz w:val="24"/>
        </w:rPr>
        <w:t>la</w:t>
      </w:r>
      <w:r>
        <w:rPr>
          <w:spacing w:val="-5"/>
          <w:w w:val="85"/>
          <w:sz w:val="24"/>
        </w:rPr>
        <w:t xml:space="preserve"> </w:t>
      </w:r>
      <w:r>
        <w:rPr>
          <w:w w:val="85"/>
          <w:sz w:val="24"/>
        </w:rPr>
        <w:t>normatividad</w:t>
      </w:r>
      <w:r>
        <w:rPr>
          <w:spacing w:val="-3"/>
          <w:w w:val="85"/>
          <w:sz w:val="24"/>
        </w:rPr>
        <w:t xml:space="preserve"> </w:t>
      </w:r>
      <w:r>
        <w:rPr>
          <w:w w:val="85"/>
          <w:sz w:val="24"/>
        </w:rPr>
        <w:t>vigente</w:t>
      </w:r>
      <w:r>
        <w:rPr>
          <w:spacing w:val="-5"/>
          <w:w w:val="85"/>
          <w:sz w:val="24"/>
        </w:rPr>
        <w:t xml:space="preserve"> </w:t>
      </w:r>
      <w:r>
        <w:rPr>
          <w:w w:val="85"/>
          <w:sz w:val="24"/>
        </w:rPr>
        <w:t>en</w:t>
      </w:r>
      <w:r>
        <w:rPr>
          <w:spacing w:val="-3"/>
          <w:w w:val="85"/>
          <w:sz w:val="24"/>
        </w:rPr>
        <w:t xml:space="preserve"> </w:t>
      </w:r>
      <w:r>
        <w:rPr>
          <w:w w:val="85"/>
          <w:sz w:val="24"/>
        </w:rPr>
        <w:t>la</w:t>
      </w:r>
      <w:r>
        <w:rPr>
          <w:spacing w:val="-5"/>
          <w:w w:val="85"/>
          <w:sz w:val="24"/>
        </w:rPr>
        <w:t xml:space="preserve"> </w:t>
      </w:r>
      <w:r>
        <w:rPr>
          <w:w w:val="85"/>
          <w:sz w:val="24"/>
        </w:rPr>
        <w:t>operación</w:t>
      </w:r>
      <w:r>
        <w:rPr>
          <w:spacing w:val="-5"/>
          <w:w w:val="85"/>
          <w:sz w:val="24"/>
        </w:rPr>
        <w:t xml:space="preserve"> </w:t>
      </w:r>
      <w:r>
        <w:rPr>
          <w:w w:val="85"/>
          <w:sz w:val="24"/>
        </w:rPr>
        <w:t>de</w:t>
      </w:r>
      <w:r>
        <w:rPr>
          <w:spacing w:val="-5"/>
          <w:w w:val="85"/>
          <w:sz w:val="24"/>
        </w:rPr>
        <w:t xml:space="preserve"> </w:t>
      </w:r>
      <w:r>
        <w:rPr>
          <w:w w:val="85"/>
          <w:sz w:val="24"/>
        </w:rPr>
        <w:t>estos</w:t>
      </w:r>
      <w:r>
        <w:rPr>
          <w:spacing w:val="-4"/>
          <w:w w:val="85"/>
          <w:sz w:val="24"/>
        </w:rPr>
        <w:t xml:space="preserve"> </w:t>
      </w:r>
      <w:r>
        <w:rPr>
          <w:w w:val="85"/>
          <w:sz w:val="24"/>
        </w:rPr>
        <w:t xml:space="preserve">sistemas? </w:t>
      </w:r>
      <w:r w:rsidRPr="00A02160">
        <w:rPr>
          <w:b/>
          <w:bCs/>
          <w:color w:val="FF0000"/>
          <w:spacing w:val="-2"/>
          <w:w w:val="90"/>
          <w:sz w:val="24"/>
          <w:highlight w:val="yellow"/>
        </w:rPr>
        <w:t>MT</w:t>
      </w:r>
    </w:p>
    <w:p w14:paraId="313FE3C9" w14:textId="77777777" w:rsidR="00A472D1" w:rsidRDefault="00A472D1" w:rsidP="00A472D1">
      <w:pPr>
        <w:pStyle w:val="Prrafodelista"/>
        <w:numPr>
          <w:ilvl w:val="1"/>
          <w:numId w:val="13"/>
        </w:numPr>
        <w:tabs>
          <w:tab w:val="left" w:pos="719"/>
          <w:tab w:val="left" w:pos="721"/>
        </w:tabs>
        <w:spacing w:before="3" w:line="261" w:lineRule="auto"/>
        <w:ind w:right="144"/>
        <w:jc w:val="both"/>
        <w:rPr>
          <w:sz w:val="24"/>
        </w:rPr>
      </w:pPr>
      <w:r>
        <w:rPr>
          <w:w w:val="80"/>
          <w:sz w:val="24"/>
        </w:rPr>
        <w:t xml:space="preserve">Informe qué acciones conjuntas adelantan la ANSV y la Dirección de Tránsito y Transporte de la Policía </w:t>
      </w:r>
      <w:r>
        <w:rPr>
          <w:w w:val="85"/>
          <w:sz w:val="24"/>
        </w:rPr>
        <w:t>Nacional</w:t>
      </w:r>
      <w:r>
        <w:rPr>
          <w:spacing w:val="-11"/>
          <w:w w:val="85"/>
          <w:sz w:val="24"/>
        </w:rPr>
        <w:t xml:space="preserve"> </w:t>
      </w:r>
      <w:r>
        <w:rPr>
          <w:w w:val="85"/>
          <w:sz w:val="24"/>
        </w:rPr>
        <w:t>para</w:t>
      </w:r>
      <w:r>
        <w:rPr>
          <w:spacing w:val="-8"/>
          <w:w w:val="85"/>
          <w:sz w:val="24"/>
        </w:rPr>
        <w:t xml:space="preserve"> </w:t>
      </w:r>
      <w:r>
        <w:rPr>
          <w:w w:val="85"/>
          <w:sz w:val="24"/>
        </w:rPr>
        <w:t>fortalecer</w:t>
      </w:r>
      <w:r>
        <w:rPr>
          <w:spacing w:val="-9"/>
          <w:w w:val="85"/>
          <w:sz w:val="24"/>
        </w:rPr>
        <w:t xml:space="preserve"> </w:t>
      </w:r>
      <w:r>
        <w:rPr>
          <w:w w:val="85"/>
          <w:sz w:val="24"/>
        </w:rPr>
        <w:t>los</w:t>
      </w:r>
      <w:r>
        <w:rPr>
          <w:spacing w:val="-10"/>
          <w:w w:val="85"/>
          <w:sz w:val="24"/>
        </w:rPr>
        <w:t xml:space="preserve"> </w:t>
      </w:r>
      <w:r>
        <w:rPr>
          <w:w w:val="85"/>
          <w:sz w:val="24"/>
        </w:rPr>
        <w:t>controles</w:t>
      </w:r>
      <w:r>
        <w:rPr>
          <w:spacing w:val="-10"/>
          <w:w w:val="85"/>
          <w:sz w:val="24"/>
        </w:rPr>
        <w:t xml:space="preserve"> </w:t>
      </w:r>
      <w:r>
        <w:rPr>
          <w:w w:val="85"/>
          <w:sz w:val="24"/>
        </w:rPr>
        <w:t>en</w:t>
      </w:r>
      <w:r>
        <w:rPr>
          <w:spacing w:val="-8"/>
          <w:w w:val="85"/>
          <w:sz w:val="24"/>
        </w:rPr>
        <w:t xml:space="preserve"> </w:t>
      </w:r>
      <w:r>
        <w:rPr>
          <w:w w:val="85"/>
          <w:sz w:val="24"/>
        </w:rPr>
        <w:t>los</w:t>
      </w:r>
      <w:r>
        <w:rPr>
          <w:spacing w:val="-9"/>
          <w:w w:val="85"/>
          <w:sz w:val="24"/>
        </w:rPr>
        <w:t xml:space="preserve"> </w:t>
      </w:r>
      <w:r>
        <w:rPr>
          <w:w w:val="85"/>
          <w:sz w:val="24"/>
        </w:rPr>
        <w:t>corredores</w:t>
      </w:r>
      <w:r>
        <w:rPr>
          <w:spacing w:val="-10"/>
          <w:w w:val="85"/>
          <w:sz w:val="24"/>
        </w:rPr>
        <w:t xml:space="preserve"> </w:t>
      </w:r>
      <w:r>
        <w:rPr>
          <w:w w:val="85"/>
          <w:sz w:val="24"/>
        </w:rPr>
        <w:t>con</w:t>
      </w:r>
      <w:r>
        <w:rPr>
          <w:spacing w:val="-8"/>
          <w:w w:val="85"/>
          <w:sz w:val="24"/>
        </w:rPr>
        <w:t xml:space="preserve"> </w:t>
      </w:r>
      <w:r>
        <w:rPr>
          <w:w w:val="85"/>
          <w:sz w:val="24"/>
        </w:rPr>
        <w:t>mayores</w:t>
      </w:r>
      <w:r>
        <w:rPr>
          <w:spacing w:val="-11"/>
          <w:w w:val="85"/>
          <w:sz w:val="24"/>
        </w:rPr>
        <w:t xml:space="preserve"> </w:t>
      </w:r>
      <w:r>
        <w:rPr>
          <w:w w:val="85"/>
          <w:sz w:val="24"/>
        </w:rPr>
        <w:t>niveles</w:t>
      </w:r>
      <w:r>
        <w:rPr>
          <w:spacing w:val="-11"/>
          <w:w w:val="85"/>
          <w:sz w:val="24"/>
        </w:rPr>
        <w:t xml:space="preserve"> </w:t>
      </w:r>
      <w:r>
        <w:rPr>
          <w:w w:val="85"/>
          <w:sz w:val="24"/>
        </w:rPr>
        <w:t>de</w:t>
      </w:r>
      <w:r>
        <w:rPr>
          <w:spacing w:val="-10"/>
          <w:w w:val="85"/>
          <w:sz w:val="24"/>
        </w:rPr>
        <w:t xml:space="preserve"> </w:t>
      </w:r>
      <w:r>
        <w:rPr>
          <w:w w:val="85"/>
          <w:sz w:val="24"/>
        </w:rPr>
        <w:t xml:space="preserve">siniestralidad. </w:t>
      </w:r>
      <w:r w:rsidRPr="00A02160">
        <w:rPr>
          <w:b/>
          <w:bCs/>
          <w:color w:val="FF0000"/>
          <w:w w:val="85"/>
          <w:sz w:val="24"/>
        </w:rPr>
        <w:t>D</w:t>
      </w:r>
      <w:r>
        <w:rPr>
          <w:b/>
          <w:bCs/>
          <w:color w:val="FF0000"/>
          <w:w w:val="85"/>
          <w:sz w:val="24"/>
        </w:rPr>
        <w:t>CI</w:t>
      </w:r>
    </w:p>
    <w:p w14:paraId="7B1257A7" w14:textId="77777777" w:rsidR="00A472D1" w:rsidRDefault="00A472D1" w:rsidP="00A472D1">
      <w:pPr>
        <w:pStyle w:val="Ttulo1"/>
        <w:numPr>
          <w:ilvl w:val="0"/>
          <w:numId w:val="13"/>
        </w:numPr>
        <w:tabs>
          <w:tab w:val="left" w:pos="296"/>
        </w:tabs>
        <w:ind w:left="296" w:hanging="295"/>
      </w:pPr>
      <w:r>
        <w:rPr>
          <w:w w:val="80"/>
        </w:rPr>
        <w:t>En</w:t>
      </w:r>
      <w:r>
        <w:rPr>
          <w:spacing w:val="-2"/>
        </w:rPr>
        <w:t xml:space="preserve"> </w:t>
      </w:r>
      <w:r>
        <w:rPr>
          <w:w w:val="80"/>
        </w:rPr>
        <w:t>relación</w:t>
      </w:r>
      <w:r>
        <w:rPr>
          <w:spacing w:val="-1"/>
        </w:rPr>
        <w:t xml:space="preserve"> </w:t>
      </w:r>
      <w:r>
        <w:rPr>
          <w:w w:val="80"/>
        </w:rPr>
        <w:t>con</w:t>
      </w:r>
      <w:r>
        <w:rPr>
          <w:spacing w:val="-5"/>
        </w:rPr>
        <w:t xml:space="preserve"> </w:t>
      </w:r>
      <w:r>
        <w:rPr>
          <w:w w:val="80"/>
        </w:rPr>
        <w:t>la</w:t>
      </w:r>
      <w:r>
        <w:rPr>
          <w:spacing w:val="-3"/>
        </w:rPr>
        <w:t xml:space="preserve"> </w:t>
      </w:r>
      <w:r>
        <w:rPr>
          <w:w w:val="80"/>
        </w:rPr>
        <w:t>educación</w:t>
      </w:r>
      <w:r>
        <w:rPr>
          <w:spacing w:val="-3"/>
        </w:rPr>
        <w:t xml:space="preserve"> </w:t>
      </w:r>
      <w:r>
        <w:rPr>
          <w:w w:val="80"/>
        </w:rPr>
        <w:t>y</w:t>
      </w:r>
      <w:r>
        <w:rPr>
          <w:spacing w:val="-2"/>
        </w:rPr>
        <w:t xml:space="preserve"> </w:t>
      </w:r>
      <w:r>
        <w:rPr>
          <w:w w:val="80"/>
        </w:rPr>
        <w:t>formación</w:t>
      </w:r>
      <w:r>
        <w:rPr>
          <w:spacing w:val="-1"/>
        </w:rPr>
        <w:t xml:space="preserve"> </w:t>
      </w:r>
      <w:r>
        <w:rPr>
          <w:w w:val="80"/>
        </w:rPr>
        <w:t>en</w:t>
      </w:r>
      <w:r>
        <w:rPr>
          <w:spacing w:val="-5"/>
        </w:rPr>
        <w:t xml:space="preserve"> </w:t>
      </w:r>
      <w:r>
        <w:rPr>
          <w:w w:val="80"/>
        </w:rPr>
        <w:t>seguridad</w:t>
      </w:r>
      <w:r>
        <w:rPr>
          <w:spacing w:val="-1"/>
        </w:rPr>
        <w:t xml:space="preserve"> </w:t>
      </w:r>
      <w:r>
        <w:rPr>
          <w:w w:val="80"/>
        </w:rPr>
        <w:t>vial</w:t>
      </w:r>
      <w:r>
        <w:rPr>
          <w:spacing w:val="-1"/>
        </w:rPr>
        <w:t xml:space="preserve"> </w:t>
      </w:r>
      <w:r>
        <w:rPr>
          <w:w w:val="80"/>
        </w:rPr>
        <w:t>en</w:t>
      </w:r>
      <w:r>
        <w:rPr>
          <w:spacing w:val="-5"/>
        </w:rPr>
        <w:t xml:space="preserve"> </w:t>
      </w:r>
      <w:r>
        <w:rPr>
          <w:w w:val="80"/>
        </w:rPr>
        <w:t>los</w:t>
      </w:r>
      <w:r>
        <w:rPr>
          <w:spacing w:val="-2"/>
        </w:rPr>
        <w:t xml:space="preserve"> </w:t>
      </w:r>
      <w:r>
        <w:rPr>
          <w:w w:val="80"/>
        </w:rPr>
        <w:t>establecimientos</w:t>
      </w:r>
      <w:r>
        <w:rPr>
          <w:spacing w:val="-1"/>
        </w:rPr>
        <w:t xml:space="preserve"> </w:t>
      </w:r>
      <w:r>
        <w:rPr>
          <w:spacing w:val="-2"/>
          <w:w w:val="80"/>
        </w:rPr>
        <w:t>educativos</w:t>
      </w:r>
    </w:p>
    <w:p w14:paraId="3ABCC67F" w14:textId="32A8F23F" w:rsidR="00A472D1" w:rsidRDefault="084B7D84" w:rsidP="593F852F">
      <w:pPr>
        <w:pStyle w:val="Prrafodelista"/>
        <w:numPr>
          <w:ilvl w:val="1"/>
          <w:numId w:val="13"/>
        </w:numPr>
        <w:tabs>
          <w:tab w:val="left" w:pos="719"/>
          <w:tab w:val="left" w:pos="721"/>
        </w:tabs>
        <w:spacing w:before="244" w:line="261" w:lineRule="auto"/>
        <w:ind w:right="142"/>
        <w:jc w:val="both"/>
        <w:rPr>
          <w:b/>
          <w:bCs/>
          <w:color w:val="FF0000"/>
          <w:sz w:val="24"/>
          <w:szCs w:val="24"/>
        </w:rPr>
      </w:pPr>
      <w:commentRangeStart w:id="99"/>
      <w:r w:rsidRPr="32F1A7B8">
        <w:rPr>
          <w:w w:val="85"/>
          <w:sz w:val="24"/>
          <w:szCs w:val="24"/>
        </w:rPr>
        <w:t>R</w:t>
      </w:r>
      <w:r w:rsidR="74B4CBC6" w:rsidRPr="07034E15">
        <w:rPr>
          <w:sz w:val="24"/>
          <w:szCs w:val="24"/>
        </w:rPr>
        <w:t>emita un informe sobre el estado de implementación de la educación vial en los establecimientos educativos oficiales y privados del país, discriminado por departamento, entidad territorial certificada en educación y nivel educativo.</w:t>
      </w:r>
      <w:r w:rsidR="74B4CBC6" w:rsidRPr="07034E15">
        <w:rPr>
          <w:b/>
          <w:bCs/>
          <w:color w:val="FF0000"/>
          <w:sz w:val="24"/>
          <w:szCs w:val="24"/>
        </w:rPr>
        <w:t xml:space="preserve"> DC</w:t>
      </w:r>
      <w:commentRangeEnd w:id="99"/>
      <w:r w:rsidR="74B4CBC6">
        <w:rPr>
          <w:rStyle w:val="Refdecomentario"/>
          <w:b/>
          <w:bCs/>
          <w:color w:val="FF0000"/>
          <w:sz w:val="24"/>
          <w:szCs w:val="24"/>
        </w:rPr>
        <w:commentReference w:id="99"/>
      </w:r>
    </w:p>
    <w:p w14:paraId="2E5B39DC" w14:textId="47939FA1" w:rsidR="00A472D1" w:rsidRDefault="00A472D1" w:rsidP="593F852F">
      <w:pPr>
        <w:pStyle w:val="Prrafodelista"/>
        <w:tabs>
          <w:tab w:val="left" w:pos="719"/>
          <w:tab w:val="left" w:pos="721"/>
        </w:tabs>
        <w:spacing w:before="244" w:line="261" w:lineRule="auto"/>
        <w:ind w:left="361" w:right="142" w:firstLine="0"/>
        <w:jc w:val="both"/>
        <w:rPr>
          <w:rFonts w:ascii="Calibri" w:eastAsia="Calibri" w:hAnsi="Calibri" w:cs="Calibri"/>
          <w:b/>
          <w:bCs/>
          <w:sz w:val="36"/>
          <w:szCs w:val="36"/>
          <w:lang w:val="es-CO"/>
        </w:rPr>
      </w:pPr>
    </w:p>
    <w:p w14:paraId="3E72AE12" w14:textId="72BD4B86" w:rsidR="00A472D1" w:rsidRDefault="0405D577" w:rsidP="593F852F">
      <w:pPr>
        <w:tabs>
          <w:tab w:val="left" w:pos="719"/>
          <w:tab w:val="left" w:pos="721"/>
        </w:tabs>
        <w:spacing w:before="244" w:line="261" w:lineRule="auto"/>
        <w:ind w:right="142"/>
        <w:jc w:val="both"/>
        <w:rPr>
          <w:sz w:val="28"/>
          <w:szCs w:val="28"/>
        </w:rPr>
      </w:pPr>
      <w:r w:rsidRPr="593F852F">
        <w:rPr>
          <w:rFonts w:ascii="Calibri" w:eastAsia="Calibri" w:hAnsi="Calibri" w:cs="Calibri"/>
          <w:b/>
          <w:bCs/>
          <w:sz w:val="28"/>
          <w:szCs w:val="28"/>
        </w:rPr>
        <w:t>Implementación de acciones de seguridad vial y fortalecimiento de los Planes de Movilidad Escolar en el territorio nacional</w:t>
      </w:r>
    </w:p>
    <w:p w14:paraId="51D6635A" w14:textId="14898EA8" w:rsidR="00A472D1" w:rsidRDefault="0405D577" w:rsidP="593F852F">
      <w:pPr>
        <w:spacing w:before="240" w:after="240" w:line="261" w:lineRule="auto"/>
        <w:jc w:val="both"/>
      </w:pPr>
      <w:r w:rsidRPr="593F852F">
        <w:rPr>
          <w:rFonts w:ascii="Calibri" w:eastAsia="Calibri" w:hAnsi="Calibri" w:cs="Calibri"/>
          <w:sz w:val="24"/>
          <w:szCs w:val="24"/>
        </w:rPr>
        <w:t>Desde el año 2023, la Agencia Nacional de Seguridad Vial (ANSV) ha desarrollado acciones de seguridad vial dirigidas a instituciones educativas de diferentes departamentos y municipios del país. Estas intervenciones tienen como propósito fortalecer la gestión de la seguridad vial en los entornos escolares, promover comportamientos seguros y contribuir a la implementación de los Planes de Movilidad Escolar (PME).</w:t>
      </w:r>
    </w:p>
    <w:p w14:paraId="77E552C2" w14:textId="5F4B6C7A" w:rsidR="00A472D1" w:rsidRDefault="0405D577" w:rsidP="593F852F">
      <w:pPr>
        <w:spacing w:before="240" w:after="240" w:line="261" w:lineRule="auto"/>
        <w:jc w:val="both"/>
      </w:pPr>
      <w:r w:rsidRPr="593F852F">
        <w:rPr>
          <w:rFonts w:ascii="Calibri" w:eastAsia="Calibri" w:hAnsi="Calibri" w:cs="Calibri"/>
          <w:sz w:val="24"/>
          <w:szCs w:val="24"/>
        </w:rPr>
        <w:t>En este marco, los PME se consolidan como una herramienta de planeación y gestión institucional que permite identificar las condiciones de movilidad de la comunidad educativa, reconocer los riesgos presentes en los desplazamientos escolares y establecer acciones orientadas a la prevención de siniestros viales. Su implementación se desarrolla mediante una metodología estructurada en siete pasos principales, que orientan a las instituciones educativas en el diagnóstico, la planificación, la ejecución y el seguimiento de las acciones de movilidad escolar.</w:t>
      </w:r>
    </w:p>
    <w:p w14:paraId="4C848C15" w14:textId="0CAAEFFA" w:rsidR="00A472D1" w:rsidRDefault="0405D577" w:rsidP="593F852F">
      <w:pPr>
        <w:spacing w:before="240" w:after="240" w:line="261" w:lineRule="auto"/>
        <w:jc w:val="both"/>
      </w:pPr>
      <w:r w:rsidRPr="593F852F">
        <w:rPr>
          <w:rFonts w:ascii="Calibri" w:eastAsia="Calibri" w:hAnsi="Calibri" w:cs="Calibri"/>
          <w:sz w:val="24"/>
          <w:szCs w:val="24"/>
        </w:rPr>
        <w:t>Con el propósito de presentar los resultados de las acciones adelantadas por la ANSV, a continuación, se expone la distribución de las intervenciones realizadas desde el año 2023 hasta la fecha de corte de la información. Los resultados se organizan por departamento y municipio, con el fin de facilitar la identificación de la cobertura territorial y el alcance de las acciones implementadas en las instituciones educativas del país.</w:t>
      </w:r>
    </w:p>
    <w:p w14:paraId="1734D2A0" w14:textId="75FEAD6B" w:rsidR="00A472D1" w:rsidRDefault="0405D577" w:rsidP="593F852F">
      <w:pPr>
        <w:spacing w:before="240" w:after="240" w:line="261" w:lineRule="auto"/>
        <w:jc w:val="both"/>
      </w:pPr>
      <w:r w:rsidRPr="593F852F">
        <w:rPr>
          <w:rFonts w:ascii="Calibri" w:eastAsia="Calibri" w:hAnsi="Calibri" w:cs="Calibri"/>
          <w:b/>
          <w:bCs/>
          <w:sz w:val="28"/>
          <w:szCs w:val="28"/>
        </w:rPr>
        <w:t>1. Cobertura nacional de las intervenciones</w:t>
      </w:r>
    </w:p>
    <w:p w14:paraId="31B11E21" w14:textId="4569BC2C" w:rsidR="00A472D1" w:rsidRDefault="0405D577" w:rsidP="593F852F">
      <w:pPr>
        <w:spacing w:before="240" w:after="240" w:line="261" w:lineRule="auto"/>
        <w:jc w:val="both"/>
      </w:pPr>
      <w:r w:rsidRPr="593F852F">
        <w:rPr>
          <w:rFonts w:ascii="Calibri" w:eastAsia="Calibri" w:hAnsi="Calibri" w:cs="Calibri"/>
          <w:sz w:val="24"/>
          <w:szCs w:val="24"/>
        </w:rPr>
        <w:lastRenderedPageBreak/>
        <w:t>De acuerdo con la información consolidada en la base de datos, entre el año 2023 y la fecha de corte del presente informe, la ANSV ha realizado un total de 14.585 intervenciones en instituciones educativas del territorio nacional. Estas acciones han estado orientadas al fortalecimiento de los Planes de Movilidad Escolar, mediante procesos de acompañamiento, orientación y desarrollo de actividades relacionadas con la seguridad vial y la movilidad segura en los entornos educativos.</w:t>
      </w:r>
    </w:p>
    <w:p w14:paraId="7C614E5A" w14:textId="679CA001" w:rsidR="00A472D1" w:rsidRDefault="0405D577" w:rsidP="593F852F">
      <w:pPr>
        <w:spacing w:before="240" w:after="240" w:line="261" w:lineRule="auto"/>
        <w:jc w:val="both"/>
      </w:pPr>
      <w:r w:rsidRPr="593F852F">
        <w:rPr>
          <w:rFonts w:ascii="Calibri" w:eastAsia="Calibri" w:hAnsi="Calibri" w:cs="Calibri"/>
          <w:sz w:val="24"/>
          <w:szCs w:val="24"/>
        </w:rPr>
        <w:t>Las intervenciones se han distribuido entre diferentes departamentos, lo que permite evidenciar un alcance territorial amplio. No obstante, la cantidad de acciones presenta variaciones entre los territorios, debido a factores como el número de instituciones atendidas, la programación de las actividades y las características de cada contexto territorial.</w:t>
      </w:r>
    </w:p>
    <w:p w14:paraId="0A826469" w14:textId="15AD4D31" w:rsidR="00A472D1" w:rsidRDefault="0405D577" w:rsidP="593F852F">
      <w:pPr>
        <w:spacing w:before="240" w:after="240" w:line="261" w:lineRule="auto"/>
        <w:jc w:val="both"/>
      </w:pPr>
      <w:r w:rsidRPr="593F852F">
        <w:rPr>
          <w:rFonts w:ascii="Calibri" w:eastAsia="Calibri" w:hAnsi="Calibri" w:cs="Calibri"/>
          <w:sz w:val="24"/>
          <w:szCs w:val="24"/>
        </w:rPr>
        <w:t>La siguiente tabla presenta la distribución de las intervenciones registradas por departamento:</w:t>
      </w:r>
    </w:p>
    <w:tbl>
      <w:tblPr>
        <w:tblW w:w="0" w:type="auto"/>
        <w:tblLook w:val="04A0" w:firstRow="1" w:lastRow="0" w:firstColumn="1" w:lastColumn="0" w:noHBand="0" w:noVBand="1"/>
      </w:tblPr>
      <w:tblGrid>
        <w:gridCol w:w="5743"/>
        <w:gridCol w:w="1731"/>
      </w:tblGrid>
      <w:tr w:rsidR="593F852F" w14:paraId="6BD799A8" w14:textId="77777777" w:rsidTr="593F852F">
        <w:trPr>
          <w:trHeight w:val="285"/>
        </w:trPr>
        <w:tc>
          <w:tcPr>
            <w:tcW w:w="5743" w:type="dxa"/>
            <w:tcBorders>
              <w:top w:val="single" w:sz="8" w:space="0" w:color="auto"/>
              <w:left w:val="single" w:sz="8" w:space="0" w:color="auto"/>
              <w:bottom w:val="single" w:sz="8" w:space="0" w:color="auto"/>
              <w:right w:val="single" w:sz="8" w:space="0" w:color="auto"/>
            </w:tcBorders>
            <w:shd w:val="clear" w:color="auto" w:fill="DAF2D0"/>
            <w:tcMar>
              <w:left w:w="70" w:type="dxa"/>
              <w:right w:w="70" w:type="dxa"/>
            </w:tcMar>
            <w:vAlign w:val="center"/>
          </w:tcPr>
          <w:p w14:paraId="3C2378C4" w14:textId="76B2F7E2" w:rsidR="593F852F" w:rsidRDefault="593F852F" w:rsidP="593F852F">
            <w:pPr>
              <w:spacing w:after="0"/>
              <w:jc w:val="center"/>
            </w:pPr>
            <w:r w:rsidRPr="593F852F">
              <w:rPr>
                <w:rFonts w:ascii="Aptos Narrow" w:eastAsia="Aptos Narrow" w:hAnsi="Aptos Narrow" w:cs="Aptos Narrow"/>
                <w:color w:val="000000" w:themeColor="text1"/>
              </w:rPr>
              <w:t xml:space="preserve">Departamento </w:t>
            </w:r>
          </w:p>
        </w:tc>
        <w:tc>
          <w:tcPr>
            <w:tcW w:w="1731" w:type="dxa"/>
            <w:tcBorders>
              <w:top w:val="single" w:sz="8" w:space="0" w:color="auto"/>
              <w:left w:val="single" w:sz="8" w:space="0" w:color="auto"/>
              <w:bottom w:val="single" w:sz="8" w:space="0" w:color="auto"/>
              <w:right w:val="single" w:sz="8" w:space="0" w:color="auto"/>
            </w:tcBorders>
            <w:shd w:val="clear" w:color="auto" w:fill="DAF2D0"/>
            <w:tcMar>
              <w:left w:w="70" w:type="dxa"/>
              <w:right w:w="70" w:type="dxa"/>
            </w:tcMar>
            <w:vAlign w:val="center"/>
          </w:tcPr>
          <w:p w14:paraId="56C3F95C" w14:textId="269F5D8B" w:rsidR="593F852F" w:rsidRDefault="593F852F" w:rsidP="593F852F">
            <w:pPr>
              <w:spacing w:after="0"/>
              <w:jc w:val="center"/>
            </w:pPr>
            <w:r w:rsidRPr="593F852F">
              <w:rPr>
                <w:rFonts w:ascii="Aptos Narrow" w:eastAsia="Aptos Narrow" w:hAnsi="Aptos Narrow" w:cs="Aptos Narrow"/>
                <w:color w:val="000000" w:themeColor="text1"/>
              </w:rPr>
              <w:t xml:space="preserve"># de Intervenciones </w:t>
            </w:r>
          </w:p>
        </w:tc>
      </w:tr>
      <w:tr w:rsidR="593F852F" w14:paraId="3FB8EFE3" w14:textId="77777777" w:rsidTr="593F852F">
        <w:trPr>
          <w:trHeight w:val="285"/>
        </w:trPr>
        <w:tc>
          <w:tcPr>
            <w:tcW w:w="5743"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05307506" w14:textId="34103B34" w:rsidR="593F852F" w:rsidRDefault="593F852F" w:rsidP="593F852F">
            <w:pPr>
              <w:spacing w:after="0"/>
              <w:jc w:val="center"/>
            </w:pPr>
            <w:r w:rsidRPr="593F852F">
              <w:rPr>
                <w:rFonts w:ascii="Aptos Narrow" w:eastAsia="Aptos Narrow" w:hAnsi="Aptos Narrow" w:cs="Aptos Narrow"/>
                <w:color w:val="000000" w:themeColor="text1"/>
              </w:rPr>
              <w:t>Amazonas</w:t>
            </w:r>
          </w:p>
        </w:tc>
        <w:tc>
          <w:tcPr>
            <w:tcW w:w="1731"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12FD31F0" w14:textId="151954B3" w:rsidR="593F852F" w:rsidRDefault="593F852F" w:rsidP="593F852F">
            <w:pPr>
              <w:spacing w:after="0"/>
              <w:jc w:val="center"/>
            </w:pPr>
            <w:r w:rsidRPr="593F852F">
              <w:rPr>
                <w:rFonts w:ascii="Aptos Narrow" w:eastAsia="Aptos Narrow" w:hAnsi="Aptos Narrow" w:cs="Aptos Narrow"/>
                <w:color w:val="000000" w:themeColor="text1"/>
              </w:rPr>
              <w:t>9</w:t>
            </w:r>
          </w:p>
        </w:tc>
      </w:tr>
      <w:tr w:rsidR="593F852F" w14:paraId="27CFE12D" w14:textId="77777777" w:rsidTr="593F852F">
        <w:trPr>
          <w:trHeight w:val="285"/>
        </w:trPr>
        <w:tc>
          <w:tcPr>
            <w:tcW w:w="5743"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301D7846" w14:textId="17EB512A" w:rsidR="593F852F" w:rsidRDefault="593F852F" w:rsidP="593F852F">
            <w:pPr>
              <w:spacing w:after="0"/>
              <w:jc w:val="center"/>
            </w:pPr>
            <w:r w:rsidRPr="593F852F">
              <w:rPr>
                <w:rFonts w:ascii="Aptos Narrow" w:eastAsia="Aptos Narrow" w:hAnsi="Aptos Narrow" w:cs="Aptos Narrow"/>
                <w:color w:val="000000" w:themeColor="text1"/>
              </w:rPr>
              <w:t>Antioquia</w:t>
            </w:r>
          </w:p>
        </w:tc>
        <w:tc>
          <w:tcPr>
            <w:tcW w:w="1731"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219403EF" w14:textId="540E1BDC" w:rsidR="593F852F" w:rsidRDefault="593F852F" w:rsidP="593F852F">
            <w:pPr>
              <w:spacing w:after="0"/>
              <w:jc w:val="center"/>
            </w:pPr>
            <w:r w:rsidRPr="593F852F">
              <w:rPr>
                <w:rFonts w:ascii="Aptos Narrow" w:eastAsia="Aptos Narrow" w:hAnsi="Aptos Narrow" w:cs="Aptos Narrow"/>
                <w:color w:val="000000" w:themeColor="text1"/>
              </w:rPr>
              <w:t>892</w:t>
            </w:r>
          </w:p>
        </w:tc>
      </w:tr>
      <w:tr w:rsidR="593F852F" w14:paraId="398446C6" w14:textId="77777777" w:rsidTr="593F852F">
        <w:trPr>
          <w:trHeight w:val="285"/>
        </w:trPr>
        <w:tc>
          <w:tcPr>
            <w:tcW w:w="5743"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1D6F871B" w14:textId="53D34DED" w:rsidR="593F852F" w:rsidRDefault="593F852F" w:rsidP="593F852F">
            <w:pPr>
              <w:spacing w:after="0"/>
              <w:jc w:val="center"/>
            </w:pPr>
            <w:r w:rsidRPr="593F852F">
              <w:rPr>
                <w:rFonts w:ascii="Aptos Narrow" w:eastAsia="Aptos Narrow" w:hAnsi="Aptos Narrow" w:cs="Aptos Narrow"/>
                <w:color w:val="000000" w:themeColor="text1"/>
              </w:rPr>
              <w:t>Arauca</w:t>
            </w:r>
          </w:p>
        </w:tc>
        <w:tc>
          <w:tcPr>
            <w:tcW w:w="1731"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4B780C02" w14:textId="3071949B" w:rsidR="593F852F" w:rsidRDefault="593F852F" w:rsidP="593F852F">
            <w:pPr>
              <w:spacing w:after="0"/>
              <w:jc w:val="center"/>
            </w:pPr>
            <w:r w:rsidRPr="593F852F">
              <w:rPr>
                <w:rFonts w:ascii="Aptos Narrow" w:eastAsia="Aptos Narrow" w:hAnsi="Aptos Narrow" w:cs="Aptos Narrow"/>
                <w:color w:val="000000" w:themeColor="text1"/>
              </w:rPr>
              <w:t>57</w:t>
            </w:r>
          </w:p>
        </w:tc>
      </w:tr>
      <w:tr w:rsidR="593F852F" w14:paraId="0C4ED4A0" w14:textId="77777777" w:rsidTr="593F852F">
        <w:trPr>
          <w:trHeight w:val="570"/>
        </w:trPr>
        <w:tc>
          <w:tcPr>
            <w:tcW w:w="5743"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49CAF8E8" w14:textId="3AF12E1B" w:rsidR="593F852F" w:rsidRDefault="593F852F" w:rsidP="593F852F">
            <w:pPr>
              <w:spacing w:after="0"/>
              <w:jc w:val="center"/>
            </w:pPr>
            <w:r w:rsidRPr="593F852F">
              <w:rPr>
                <w:rFonts w:ascii="Aptos Narrow" w:eastAsia="Aptos Narrow" w:hAnsi="Aptos Narrow" w:cs="Aptos Narrow"/>
                <w:color w:val="000000" w:themeColor="text1"/>
              </w:rPr>
              <w:t>Archipiélago_San_Andrés_Providencia_Santa_Catalina</w:t>
            </w:r>
          </w:p>
        </w:tc>
        <w:tc>
          <w:tcPr>
            <w:tcW w:w="1731"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0A3CF1CD" w14:textId="717B6672" w:rsidR="593F852F" w:rsidRDefault="593F852F" w:rsidP="593F852F">
            <w:pPr>
              <w:spacing w:after="0"/>
              <w:jc w:val="center"/>
            </w:pPr>
            <w:r w:rsidRPr="593F852F">
              <w:rPr>
                <w:rFonts w:ascii="Aptos Narrow" w:eastAsia="Aptos Narrow" w:hAnsi="Aptos Narrow" w:cs="Aptos Narrow"/>
                <w:color w:val="000000" w:themeColor="text1"/>
              </w:rPr>
              <w:t>7</w:t>
            </w:r>
          </w:p>
        </w:tc>
      </w:tr>
      <w:tr w:rsidR="593F852F" w14:paraId="37ADD23B" w14:textId="77777777" w:rsidTr="593F852F">
        <w:trPr>
          <w:trHeight w:val="285"/>
        </w:trPr>
        <w:tc>
          <w:tcPr>
            <w:tcW w:w="5743"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70FF10AF" w14:textId="430CD459" w:rsidR="593F852F" w:rsidRDefault="593F852F" w:rsidP="593F852F">
            <w:pPr>
              <w:spacing w:after="0"/>
              <w:jc w:val="center"/>
            </w:pPr>
            <w:r w:rsidRPr="593F852F">
              <w:rPr>
                <w:rFonts w:ascii="Aptos Narrow" w:eastAsia="Aptos Narrow" w:hAnsi="Aptos Narrow" w:cs="Aptos Narrow"/>
                <w:color w:val="000000" w:themeColor="text1"/>
              </w:rPr>
              <w:t>Atlántico</w:t>
            </w:r>
          </w:p>
        </w:tc>
        <w:tc>
          <w:tcPr>
            <w:tcW w:w="1731"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4E38F3D5" w14:textId="08D80AC1" w:rsidR="593F852F" w:rsidRDefault="593F852F" w:rsidP="593F852F">
            <w:pPr>
              <w:spacing w:after="0"/>
              <w:jc w:val="center"/>
            </w:pPr>
            <w:r w:rsidRPr="593F852F">
              <w:rPr>
                <w:rFonts w:ascii="Aptos Narrow" w:eastAsia="Aptos Narrow" w:hAnsi="Aptos Narrow" w:cs="Aptos Narrow"/>
                <w:color w:val="000000" w:themeColor="text1"/>
              </w:rPr>
              <w:t>159</w:t>
            </w:r>
          </w:p>
        </w:tc>
      </w:tr>
      <w:tr w:rsidR="593F852F" w14:paraId="3B173C88" w14:textId="77777777" w:rsidTr="593F852F">
        <w:trPr>
          <w:trHeight w:val="285"/>
        </w:trPr>
        <w:tc>
          <w:tcPr>
            <w:tcW w:w="5743"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74D14FC6" w14:textId="5FC04A1B" w:rsidR="593F852F" w:rsidRDefault="593F852F" w:rsidP="593F852F">
            <w:pPr>
              <w:spacing w:after="0"/>
              <w:jc w:val="center"/>
            </w:pPr>
            <w:r w:rsidRPr="593F852F">
              <w:rPr>
                <w:rFonts w:ascii="Aptos Narrow" w:eastAsia="Aptos Narrow" w:hAnsi="Aptos Narrow" w:cs="Aptos Narrow"/>
                <w:color w:val="000000" w:themeColor="text1"/>
              </w:rPr>
              <w:t>Bogotá</w:t>
            </w:r>
          </w:p>
        </w:tc>
        <w:tc>
          <w:tcPr>
            <w:tcW w:w="1731"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07E15D62" w14:textId="4476F489" w:rsidR="593F852F" w:rsidRDefault="593F852F" w:rsidP="593F852F">
            <w:pPr>
              <w:spacing w:after="0"/>
              <w:jc w:val="center"/>
            </w:pPr>
            <w:r w:rsidRPr="593F852F">
              <w:rPr>
                <w:rFonts w:ascii="Aptos Narrow" w:eastAsia="Aptos Narrow" w:hAnsi="Aptos Narrow" w:cs="Aptos Narrow"/>
                <w:color w:val="000000" w:themeColor="text1"/>
              </w:rPr>
              <w:t>3502</w:t>
            </w:r>
          </w:p>
        </w:tc>
      </w:tr>
      <w:tr w:rsidR="593F852F" w14:paraId="5EC7C497" w14:textId="77777777" w:rsidTr="593F852F">
        <w:trPr>
          <w:trHeight w:val="285"/>
        </w:trPr>
        <w:tc>
          <w:tcPr>
            <w:tcW w:w="5743"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2133DFB0" w14:textId="6A2BFBD5" w:rsidR="593F852F" w:rsidRDefault="593F852F" w:rsidP="593F852F">
            <w:pPr>
              <w:spacing w:after="0"/>
              <w:jc w:val="center"/>
            </w:pPr>
            <w:r w:rsidRPr="593F852F">
              <w:rPr>
                <w:rFonts w:ascii="Aptos Narrow" w:eastAsia="Aptos Narrow" w:hAnsi="Aptos Narrow" w:cs="Aptos Narrow"/>
                <w:color w:val="000000" w:themeColor="text1"/>
              </w:rPr>
              <w:t>Bolívar</w:t>
            </w:r>
          </w:p>
        </w:tc>
        <w:tc>
          <w:tcPr>
            <w:tcW w:w="1731"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15FCC4BD" w14:textId="1B0B1392" w:rsidR="593F852F" w:rsidRDefault="593F852F" w:rsidP="593F852F">
            <w:pPr>
              <w:spacing w:after="0"/>
              <w:jc w:val="center"/>
            </w:pPr>
            <w:r w:rsidRPr="593F852F">
              <w:rPr>
                <w:rFonts w:ascii="Aptos Narrow" w:eastAsia="Aptos Narrow" w:hAnsi="Aptos Narrow" w:cs="Aptos Narrow"/>
                <w:color w:val="000000" w:themeColor="text1"/>
              </w:rPr>
              <w:t>222</w:t>
            </w:r>
          </w:p>
        </w:tc>
      </w:tr>
      <w:tr w:rsidR="593F852F" w14:paraId="5FA567BE" w14:textId="77777777" w:rsidTr="593F852F">
        <w:trPr>
          <w:trHeight w:val="285"/>
        </w:trPr>
        <w:tc>
          <w:tcPr>
            <w:tcW w:w="5743"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30172B05" w14:textId="4A2EF294" w:rsidR="593F852F" w:rsidRDefault="593F852F" w:rsidP="593F852F">
            <w:pPr>
              <w:spacing w:after="0"/>
              <w:jc w:val="center"/>
            </w:pPr>
            <w:r w:rsidRPr="593F852F">
              <w:rPr>
                <w:rFonts w:ascii="Aptos Narrow" w:eastAsia="Aptos Narrow" w:hAnsi="Aptos Narrow" w:cs="Aptos Narrow"/>
                <w:color w:val="000000" w:themeColor="text1"/>
              </w:rPr>
              <w:t>Boyacá</w:t>
            </w:r>
          </w:p>
        </w:tc>
        <w:tc>
          <w:tcPr>
            <w:tcW w:w="1731"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013C13D3" w14:textId="1FC6C344" w:rsidR="593F852F" w:rsidRDefault="593F852F" w:rsidP="593F852F">
            <w:pPr>
              <w:spacing w:after="0"/>
              <w:jc w:val="center"/>
            </w:pPr>
            <w:r w:rsidRPr="593F852F">
              <w:rPr>
                <w:rFonts w:ascii="Aptos Narrow" w:eastAsia="Aptos Narrow" w:hAnsi="Aptos Narrow" w:cs="Aptos Narrow"/>
                <w:color w:val="000000" w:themeColor="text1"/>
              </w:rPr>
              <w:t>1316</w:t>
            </w:r>
          </w:p>
        </w:tc>
      </w:tr>
      <w:tr w:rsidR="593F852F" w14:paraId="3408D4CE" w14:textId="77777777" w:rsidTr="593F852F">
        <w:trPr>
          <w:trHeight w:val="285"/>
        </w:trPr>
        <w:tc>
          <w:tcPr>
            <w:tcW w:w="5743"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21A9CFD7" w14:textId="462544C9" w:rsidR="593F852F" w:rsidRDefault="593F852F" w:rsidP="593F852F">
            <w:pPr>
              <w:spacing w:after="0"/>
              <w:jc w:val="center"/>
            </w:pPr>
            <w:r w:rsidRPr="593F852F">
              <w:rPr>
                <w:rFonts w:ascii="Aptos Narrow" w:eastAsia="Aptos Narrow" w:hAnsi="Aptos Narrow" w:cs="Aptos Narrow"/>
                <w:color w:val="000000" w:themeColor="text1"/>
              </w:rPr>
              <w:t>Caldas</w:t>
            </w:r>
          </w:p>
        </w:tc>
        <w:tc>
          <w:tcPr>
            <w:tcW w:w="1731"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695617BF" w14:textId="5E3BF3CC" w:rsidR="593F852F" w:rsidRDefault="593F852F" w:rsidP="593F852F">
            <w:pPr>
              <w:spacing w:after="0"/>
              <w:jc w:val="center"/>
            </w:pPr>
            <w:r w:rsidRPr="593F852F">
              <w:rPr>
                <w:rFonts w:ascii="Aptos Narrow" w:eastAsia="Aptos Narrow" w:hAnsi="Aptos Narrow" w:cs="Aptos Narrow"/>
                <w:color w:val="000000" w:themeColor="text1"/>
              </w:rPr>
              <w:t>771</w:t>
            </w:r>
          </w:p>
        </w:tc>
      </w:tr>
      <w:tr w:rsidR="593F852F" w14:paraId="6D55AFB5" w14:textId="77777777" w:rsidTr="593F852F">
        <w:trPr>
          <w:trHeight w:val="285"/>
        </w:trPr>
        <w:tc>
          <w:tcPr>
            <w:tcW w:w="5743"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32EC6D2C" w14:textId="4F857284" w:rsidR="593F852F" w:rsidRDefault="593F852F" w:rsidP="593F852F">
            <w:pPr>
              <w:spacing w:after="0"/>
              <w:jc w:val="center"/>
            </w:pPr>
            <w:r w:rsidRPr="593F852F">
              <w:rPr>
                <w:rFonts w:ascii="Aptos Narrow" w:eastAsia="Aptos Narrow" w:hAnsi="Aptos Narrow" w:cs="Aptos Narrow"/>
                <w:color w:val="000000" w:themeColor="text1"/>
              </w:rPr>
              <w:t>Caquetá</w:t>
            </w:r>
          </w:p>
        </w:tc>
        <w:tc>
          <w:tcPr>
            <w:tcW w:w="1731"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71EF4E97" w14:textId="30519CDF" w:rsidR="593F852F" w:rsidRDefault="593F852F" w:rsidP="593F852F">
            <w:pPr>
              <w:spacing w:after="0"/>
              <w:jc w:val="center"/>
            </w:pPr>
            <w:r w:rsidRPr="593F852F">
              <w:rPr>
                <w:rFonts w:ascii="Aptos Narrow" w:eastAsia="Aptos Narrow" w:hAnsi="Aptos Narrow" w:cs="Aptos Narrow"/>
                <w:color w:val="000000" w:themeColor="text1"/>
              </w:rPr>
              <w:t>116</w:t>
            </w:r>
          </w:p>
        </w:tc>
      </w:tr>
      <w:tr w:rsidR="593F852F" w14:paraId="363F0CFD" w14:textId="77777777" w:rsidTr="593F852F">
        <w:trPr>
          <w:trHeight w:val="285"/>
        </w:trPr>
        <w:tc>
          <w:tcPr>
            <w:tcW w:w="5743"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26FB8379" w14:textId="677B98B5" w:rsidR="593F852F" w:rsidRDefault="593F852F" w:rsidP="593F852F">
            <w:pPr>
              <w:spacing w:after="0"/>
              <w:jc w:val="center"/>
            </w:pPr>
            <w:r w:rsidRPr="593F852F">
              <w:rPr>
                <w:rFonts w:ascii="Aptos Narrow" w:eastAsia="Aptos Narrow" w:hAnsi="Aptos Narrow" w:cs="Aptos Narrow"/>
                <w:color w:val="000000" w:themeColor="text1"/>
              </w:rPr>
              <w:t>Casanare</w:t>
            </w:r>
          </w:p>
        </w:tc>
        <w:tc>
          <w:tcPr>
            <w:tcW w:w="1731"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4AFDF5BC" w14:textId="70FCA6D2" w:rsidR="593F852F" w:rsidRDefault="593F852F" w:rsidP="593F852F">
            <w:pPr>
              <w:spacing w:after="0"/>
              <w:jc w:val="center"/>
            </w:pPr>
            <w:r w:rsidRPr="593F852F">
              <w:rPr>
                <w:rFonts w:ascii="Aptos Narrow" w:eastAsia="Aptos Narrow" w:hAnsi="Aptos Narrow" w:cs="Aptos Narrow"/>
                <w:color w:val="000000" w:themeColor="text1"/>
              </w:rPr>
              <w:t>116</w:t>
            </w:r>
          </w:p>
        </w:tc>
      </w:tr>
      <w:tr w:rsidR="593F852F" w14:paraId="5F9CE2D8" w14:textId="77777777" w:rsidTr="593F852F">
        <w:trPr>
          <w:trHeight w:val="285"/>
        </w:trPr>
        <w:tc>
          <w:tcPr>
            <w:tcW w:w="5743"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63279EBD" w14:textId="541C2B8E" w:rsidR="593F852F" w:rsidRDefault="593F852F" w:rsidP="593F852F">
            <w:pPr>
              <w:spacing w:after="0"/>
              <w:jc w:val="center"/>
            </w:pPr>
            <w:r w:rsidRPr="593F852F">
              <w:rPr>
                <w:rFonts w:ascii="Aptos Narrow" w:eastAsia="Aptos Narrow" w:hAnsi="Aptos Narrow" w:cs="Aptos Narrow"/>
                <w:color w:val="000000" w:themeColor="text1"/>
              </w:rPr>
              <w:t>Cauca</w:t>
            </w:r>
          </w:p>
        </w:tc>
        <w:tc>
          <w:tcPr>
            <w:tcW w:w="1731"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758BC50A" w14:textId="1A1F3DE6" w:rsidR="593F852F" w:rsidRDefault="593F852F" w:rsidP="593F852F">
            <w:pPr>
              <w:spacing w:after="0"/>
              <w:jc w:val="center"/>
            </w:pPr>
            <w:r w:rsidRPr="593F852F">
              <w:rPr>
                <w:rFonts w:ascii="Aptos Narrow" w:eastAsia="Aptos Narrow" w:hAnsi="Aptos Narrow" w:cs="Aptos Narrow"/>
                <w:color w:val="000000" w:themeColor="text1"/>
              </w:rPr>
              <w:t>132</w:t>
            </w:r>
          </w:p>
        </w:tc>
      </w:tr>
      <w:tr w:rsidR="593F852F" w14:paraId="2ADA41F6" w14:textId="77777777" w:rsidTr="593F852F">
        <w:trPr>
          <w:trHeight w:val="285"/>
        </w:trPr>
        <w:tc>
          <w:tcPr>
            <w:tcW w:w="5743"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4CA2F35B" w14:textId="52EBF01C" w:rsidR="593F852F" w:rsidRDefault="593F852F" w:rsidP="593F852F">
            <w:pPr>
              <w:spacing w:after="0"/>
              <w:jc w:val="center"/>
            </w:pPr>
            <w:r w:rsidRPr="593F852F">
              <w:rPr>
                <w:rFonts w:ascii="Aptos Narrow" w:eastAsia="Aptos Narrow" w:hAnsi="Aptos Narrow" w:cs="Aptos Narrow"/>
                <w:color w:val="000000" w:themeColor="text1"/>
              </w:rPr>
              <w:t>Cesar</w:t>
            </w:r>
          </w:p>
        </w:tc>
        <w:tc>
          <w:tcPr>
            <w:tcW w:w="1731"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2859E717" w14:textId="0ED8F0FA" w:rsidR="593F852F" w:rsidRDefault="593F852F" w:rsidP="593F852F">
            <w:pPr>
              <w:spacing w:after="0"/>
              <w:jc w:val="center"/>
            </w:pPr>
            <w:r w:rsidRPr="593F852F">
              <w:rPr>
                <w:rFonts w:ascii="Aptos Narrow" w:eastAsia="Aptos Narrow" w:hAnsi="Aptos Narrow" w:cs="Aptos Narrow"/>
                <w:color w:val="000000" w:themeColor="text1"/>
              </w:rPr>
              <w:t>241</w:t>
            </w:r>
          </w:p>
        </w:tc>
      </w:tr>
      <w:tr w:rsidR="593F852F" w14:paraId="472233C5" w14:textId="77777777" w:rsidTr="593F852F">
        <w:trPr>
          <w:trHeight w:val="285"/>
        </w:trPr>
        <w:tc>
          <w:tcPr>
            <w:tcW w:w="5743"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2FDC73CE" w14:textId="4FA22F5F" w:rsidR="593F852F" w:rsidRDefault="593F852F" w:rsidP="593F852F">
            <w:pPr>
              <w:spacing w:after="0"/>
              <w:jc w:val="center"/>
            </w:pPr>
            <w:r w:rsidRPr="593F852F">
              <w:rPr>
                <w:rFonts w:ascii="Aptos Narrow" w:eastAsia="Aptos Narrow" w:hAnsi="Aptos Narrow" w:cs="Aptos Narrow"/>
                <w:color w:val="000000" w:themeColor="text1"/>
              </w:rPr>
              <w:t>Chocó</w:t>
            </w:r>
          </w:p>
        </w:tc>
        <w:tc>
          <w:tcPr>
            <w:tcW w:w="1731"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2D49EC54" w14:textId="7D1237AF" w:rsidR="593F852F" w:rsidRDefault="593F852F" w:rsidP="593F852F">
            <w:pPr>
              <w:spacing w:after="0"/>
              <w:jc w:val="center"/>
            </w:pPr>
            <w:r w:rsidRPr="593F852F">
              <w:rPr>
                <w:rFonts w:ascii="Aptos Narrow" w:eastAsia="Aptos Narrow" w:hAnsi="Aptos Narrow" w:cs="Aptos Narrow"/>
                <w:color w:val="000000" w:themeColor="text1"/>
              </w:rPr>
              <w:t>22</w:t>
            </w:r>
          </w:p>
        </w:tc>
      </w:tr>
      <w:tr w:rsidR="593F852F" w14:paraId="0F3DD264" w14:textId="77777777" w:rsidTr="593F852F">
        <w:trPr>
          <w:trHeight w:val="285"/>
        </w:trPr>
        <w:tc>
          <w:tcPr>
            <w:tcW w:w="5743"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11262E11" w14:textId="61F1A61E" w:rsidR="593F852F" w:rsidRDefault="593F852F" w:rsidP="593F852F">
            <w:pPr>
              <w:spacing w:after="0"/>
              <w:jc w:val="center"/>
            </w:pPr>
            <w:r w:rsidRPr="593F852F">
              <w:rPr>
                <w:rFonts w:ascii="Aptos Narrow" w:eastAsia="Aptos Narrow" w:hAnsi="Aptos Narrow" w:cs="Aptos Narrow"/>
                <w:color w:val="000000" w:themeColor="text1"/>
              </w:rPr>
              <w:t>Córdoba</w:t>
            </w:r>
          </w:p>
        </w:tc>
        <w:tc>
          <w:tcPr>
            <w:tcW w:w="1731"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18A66D5A" w14:textId="6B79739B" w:rsidR="593F852F" w:rsidRDefault="593F852F" w:rsidP="593F852F">
            <w:pPr>
              <w:spacing w:after="0"/>
              <w:jc w:val="center"/>
            </w:pPr>
            <w:r w:rsidRPr="593F852F">
              <w:rPr>
                <w:rFonts w:ascii="Aptos Narrow" w:eastAsia="Aptos Narrow" w:hAnsi="Aptos Narrow" w:cs="Aptos Narrow"/>
                <w:color w:val="000000" w:themeColor="text1"/>
              </w:rPr>
              <w:t>468</w:t>
            </w:r>
          </w:p>
        </w:tc>
      </w:tr>
      <w:tr w:rsidR="593F852F" w14:paraId="22E26A5E" w14:textId="77777777" w:rsidTr="593F852F">
        <w:trPr>
          <w:trHeight w:val="285"/>
        </w:trPr>
        <w:tc>
          <w:tcPr>
            <w:tcW w:w="5743"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5AA38A63" w14:textId="5F046160" w:rsidR="593F852F" w:rsidRDefault="593F852F" w:rsidP="593F852F">
            <w:pPr>
              <w:spacing w:after="0"/>
              <w:jc w:val="center"/>
            </w:pPr>
            <w:r w:rsidRPr="593F852F">
              <w:rPr>
                <w:rFonts w:ascii="Aptos Narrow" w:eastAsia="Aptos Narrow" w:hAnsi="Aptos Narrow" w:cs="Aptos Narrow"/>
                <w:color w:val="000000" w:themeColor="text1"/>
              </w:rPr>
              <w:t>Cundinamarca</w:t>
            </w:r>
          </w:p>
        </w:tc>
        <w:tc>
          <w:tcPr>
            <w:tcW w:w="1731"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73E60564" w14:textId="46ECBB42" w:rsidR="593F852F" w:rsidRDefault="593F852F" w:rsidP="593F852F">
            <w:pPr>
              <w:spacing w:after="0"/>
              <w:jc w:val="center"/>
            </w:pPr>
            <w:r w:rsidRPr="593F852F">
              <w:rPr>
                <w:rFonts w:ascii="Aptos Narrow" w:eastAsia="Aptos Narrow" w:hAnsi="Aptos Narrow" w:cs="Aptos Narrow"/>
                <w:color w:val="000000" w:themeColor="text1"/>
              </w:rPr>
              <w:t>806</w:t>
            </w:r>
          </w:p>
        </w:tc>
      </w:tr>
      <w:tr w:rsidR="593F852F" w14:paraId="463D2F15" w14:textId="77777777" w:rsidTr="593F852F">
        <w:trPr>
          <w:trHeight w:val="285"/>
        </w:trPr>
        <w:tc>
          <w:tcPr>
            <w:tcW w:w="5743"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041DD3D8" w14:textId="2102BE25" w:rsidR="593F852F" w:rsidRDefault="593F852F" w:rsidP="593F852F">
            <w:pPr>
              <w:spacing w:after="0"/>
              <w:jc w:val="center"/>
            </w:pPr>
            <w:r w:rsidRPr="593F852F">
              <w:rPr>
                <w:rFonts w:ascii="Aptos Narrow" w:eastAsia="Aptos Narrow" w:hAnsi="Aptos Narrow" w:cs="Aptos Narrow"/>
                <w:color w:val="000000" w:themeColor="text1"/>
              </w:rPr>
              <w:t>Extranjero</w:t>
            </w:r>
          </w:p>
        </w:tc>
        <w:tc>
          <w:tcPr>
            <w:tcW w:w="1731"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55E0E3CD" w14:textId="4FB0AC29" w:rsidR="593F852F" w:rsidRDefault="593F852F" w:rsidP="593F852F">
            <w:pPr>
              <w:spacing w:after="0"/>
              <w:jc w:val="center"/>
            </w:pPr>
            <w:r w:rsidRPr="593F852F">
              <w:rPr>
                <w:rFonts w:ascii="Aptos Narrow" w:eastAsia="Aptos Narrow" w:hAnsi="Aptos Narrow" w:cs="Aptos Narrow"/>
                <w:color w:val="000000" w:themeColor="text1"/>
              </w:rPr>
              <w:t>1</w:t>
            </w:r>
          </w:p>
        </w:tc>
      </w:tr>
      <w:tr w:rsidR="593F852F" w14:paraId="54573B75" w14:textId="77777777" w:rsidTr="593F852F">
        <w:trPr>
          <w:trHeight w:val="285"/>
        </w:trPr>
        <w:tc>
          <w:tcPr>
            <w:tcW w:w="5743"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6D3F2E04" w14:textId="17C208BE" w:rsidR="593F852F" w:rsidRDefault="593F852F" w:rsidP="593F852F">
            <w:pPr>
              <w:spacing w:after="0"/>
              <w:jc w:val="center"/>
            </w:pPr>
            <w:r w:rsidRPr="593F852F">
              <w:rPr>
                <w:rFonts w:ascii="Aptos Narrow" w:eastAsia="Aptos Narrow" w:hAnsi="Aptos Narrow" w:cs="Aptos Narrow"/>
                <w:color w:val="000000" w:themeColor="text1"/>
              </w:rPr>
              <w:t>Guaviare</w:t>
            </w:r>
          </w:p>
        </w:tc>
        <w:tc>
          <w:tcPr>
            <w:tcW w:w="1731"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725784AC" w14:textId="089285C2" w:rsidR="593F852F" w:rsidRDefault="593F852F" w:rsidP="593F852F">
            <w:pPr>
              <w:spacing w:after="0"/>
              <w:jc w:val="center"/>
            </w:pPr>
            <w:r w:rsidRPr="593F852F">
              <w:rPr>
                <w:rFonts w:ascii="Aptos Narrow" w:eastAsia="Aptos Narrow" w:hAnsi="Aptos Narrow" w:cs="Aptos Narrow"/>
                <w:color w:val="000000" w:themeColor="text1"/>
              </w:rPr>
              <w:t>18</w:t>
            </w:r>
          </w:p>
        </w:tc>
      </w:tr>
      <w:tr w:rsidR="593F852F" w14:paraId="1AB37537" w14:textId="77777777" w:rsidTr="593F852F">
        <w:trPr>
          <w:trHeight w:val="285"/>
        </w:trPr>
        <w:tc>
          <w:tcPr>
            <w:tcW w:w="5743"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6521BF14" w14:textId="51F02AF5" w:rsidR="593F852F" w:rsidRDefault="593F852F" w:rsidP="593F852F">
            <w:pPr>
              <w:spacing w:after="0"/>
              <w:jc w:val="center"/>
            </w:pPr>
            <w:r w:rsidRPr="593F852F">
              <w:rPr>
                <w:rFonts w:ascii="Aptos Narrow" w:eastAsia="Aptos Narrow" w:hAnsi="Aptos Narrow" w:cs="Aptos Narrow"/>
                <w:color w:val="000000" w:themeColor="text1"/>
              </w:rPr>
              <w:t>Huila</w:t>
            </w:r>
          </w:p>
        </w:tc>
        <w:tc>
          <w:tcPr>
            <w:tcW w:w="1731"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1CE99827" w14:textId="6A9DA0E3" w:rsidR="593F852F" w:rsidRDefault="593F852F" w:rsidP="593F852F">
            <w:pPr>
              <w:spacing w:after="0"/>
              <w:jc w:val="center"/>
            </w:pPr>
            <w:r w:rsidRPr="593F852F">
              <w:rPr>
                <w:rFonts w:ascii="Aptos Narrow" w:eastAsia="Aptos Narrow" w:hAnsi="Aptos Narrow" w:cs="Aptos Narrow"/>
                <w:color w:val="000000" w:themeColor="text1"/>
              </w:rPr>
              <w:t>783</w:t>
            </w:r>
          </w:p>
        </w:tc>
      </w:tr>
      <w:tr w:rsidR="593F852F" w14:paraId="09ECEFFB" w14:textId="77777777" w:rsidTr="593F852F">
        <w:trPr>
          <w:trHeight w:val="285"/>
        </w:trPr>
        <w:tc>
          <w:tcPr>
            <w:tcW w:w="5743"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7D1D24D3" w14:textId="4E4843EB" w:rsidR="593F852F" w:rsidRDefault="593F852F" w:rsidP="593F852F">
            <w:pPr>
              <w:spacing w:after="0"/>
              <w:jc w:val="center"/>
            </w:pPr>
            <w:r w:rsidRPr="593F852F">
              <w:rPr>
                <w:rFonts w:ascii="Aptos Narrow" w:eastAsia="Aptos Narrow" w:hAnsi="Aptos Narrow" w:cs="Aptos Narrow"/>
                <w:color w:val="000000" w:themeColor="text1"/>
              </w:rPr>
              <w:t>La_Guajira</w:t>
            </w:r>
          </w:p>
        </w:tc>
        <w:tc>
          <w:tcPr>
            <w:tcW w:w="1731"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4DF7A230" w14:textId="422AF659" w:rsidR="593F852F" w:rsidRDefault="593F852F" w:rsidP="593F852F">
            <w:pPr>
              <w:spacing w:after="0"/>
              <w:jc w:val="center"/>
            </w:pPr>
            <w:r w:rsidRPr="593F852F">
              <w:rPr>
                <w:rFonts w:ascii="Aptos Narrow" w:eastAsia="Aptos Narrow" w:hAnsi="Aptos Narrow" w:cs="Aptos Narrow"/>
                <w:color w:val="000000" w:themeColor="text1"/>
              </w:rPr>
              <w:t>55</w:t>
            </w:r>
          </w:p>
        </w:tc>
      </w:tr>
      <w:tr w:rsidR="593F852F" w14:paraId="5404E20E" w14:textId="77777777" w:rsidTr="593F852F">
        <w:trPr>
          <w:trHeight w:val="285"/>
        </w:trPr>
        <w:tc>
          <w:tcPr>
            <w:tcW w:w="5743"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3A6CEE51" w14:textId="7B862853" w:rsidR="593F852F" w:rsidRDefault="593F852F" w:rsidP="593F852F">
            <w:pPr>
              <w:spacing w:after="0"/>
              <w:jc w:val="center"/>
            </w:pPr>
            <w:r w:rsidRPr="593F852F">
              <w:rPr>
                <w:rFonts w:ascii="Aptos Narrow" w:eastAsia="Aptos Narrow" w:hAnsi="Aptos Narrow" w:cs="Aptos Narrow"/>
                <w:color w:val="000000" w:themeColor="text1"/>
              </w:rPr>
              <w:t>Magdalena</w:t>
            </w:r>
          </w:p>
        </w:tc>
        <w:tc>
          <w:tcPr>
            <w:tcW w:w="1731"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194E5E46" w14:textId="49E43AA2" w:rsidR="593F852F" w:rsidRDefault="593F852F" w:rsidP="593F852F">
            <w:pPr>
              <w:spacing w:after="0"/>
              <w:jc w:val="center"/>
            </w:pPr>
            <w:r w:rsidRPr="593F852F">
              <w:rPr>
                <w:rFonts w:ascii="Aptos Narrow" w:eastAsia="Aptos Narrow" w:hAnsi="Aptos Narrow" w:cs="Aptos Narrow"/>
                <w:color w:val="000000" w:themeColor="text1"/>
              </w:rPr>
              <w:t>106</w:t>
            </w:r>
          </w:p>
        </w:tc>
      </w:tr>
      <w:tr w:rsidR="593F852F" w14:paraId="4C7D787B" w14:textId="77777777" w:rsidTr="593F852F">
        <w:trPr>
          <w:trHeight w:val="285"/>
        </w:trPr>
        <w:tc>
          <w:tcPr>
            <w:tcW w:w="5743"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4EB35508" w14:textId="000ADBFA" w:rsidR="593F852F" w:rsidRDefault="593F852F" w:rsidP="593F852F">
            <w:pPr>
              <w:spacing w:after="0"/>
              <w:jc w:val="center"/>
            </w:pPr>
            <w:r w:rsidRPr="593F852F">
              <w:rPr>
                <w:rFonts w:ascii="Aptos Narrow" w:eastAsia="Aptos Narrow" w:hAnsi="Aptos Narrow" w:cs="Aptos Narrow"/>
                <w:color w:val="000000" w:themeColor="text1"/>
              </w:rPr>
              <w:t>Meta</w:t>
            </w:r>
          </w:p>
        </w:tc>
        <w:tc>
          <w:tcPr>
            <w:tcW w:w="1731"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212FBF4E" w14:textId="60AA0C10" w:rsidR="593F852F" w:rsidRDefault="593F852F" w:rsidP="593F852F">
            <w:pPr>
              <w:spacing w:after="0"/>
              <w:jc w:val="center"/>
            </w:pPr>
            <w:r w:rsidRPr="593F852F">
              <w:rPr>
                <w:rFonts w:ascii="Aptos Narrow" w:eastAsia="Aptos Narrow" w:hAnsi="Aptos Narrow" w:cs="Aptos Narrow"/>
                <w:color w:val="000000" w:themeColor="text1"/>
              </w:rPr>
              <w:t>576</w:t>
            </w:r>
          </w:p>
        </w:tc>
      </w:tr>
      <w:tr w:rsidR="593F852F" w14:paraId="0038991F" w14:textId="77777777" w:rsidTr="593F852F">
        <w:trPr>
          <w:trHeight w:val="285"/>
        </w:trPr>
        <w:tc>
          <w:tcPr>
            <w:tcW w:w="5743"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0476A237" w14:textId="279A30FA" w:rsidR="593F852F" w:rsidRDefault="593F852F" w:rsidP="593F852F">
            <w:pPr>
              <w:spacing w:after="0"/>
              <w:jc w:val="center"/>
            </w:pPr>
            <w:r w:rsidRPr="593F852F">
              <w:rPr>
                <w:rFonts w:ascii="Aptos Narrow" w:eastAsia="Aptos Narrow" w:hAnsi="Aptos Narrow" w:cs="Aptos Narrow"/>
                <w:color w:val="000000" w:themeColor="text1"/>
              </w:rPr>
              <w:t>Nariño</w:t>
            </w:r>
          </w:p>
        </w:tc>
        <w:tc>
          <w:tcPr>
            <w:tcW w:w="1731"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6326AEBD" w14:textId="4DA6FCA5" w:rsidR="593F852F" w:rsidRDefault="593F852F" w:rsidP="593F852F">
            <w:pPr>
              <w:spacing w:after="0"/>
              <w:jc w:val="center"/>
            </w:pPr>
            <w:r w:rsidRPr="593F852F">
              <w:rPr>
                <w:rFonts w:ascii="Aptos Narrow" w:eastAsia="Aptos Narrow" w:hAnsi="Aptos Narrow" w:cs="Aptos Narrow"/>
                <w:color w:val="000000" w:themeColor="text1"/>
              </w:rPr>
              <w:t>263</w:t>
            </w:r>
          </w:p>
        </w:tc>
      </w:tr>
      <w:tr w:rsidR="593F852F" w14:paraId="758D1479" w14:textId="77777777" w:rsidTr="593F852F">
        <w:trPr>
          <w:trHeight w:val="285"/>
        </w:trPr>
        <w:tc>
          <w:tcPr>
            <w:tcW w:w="5743"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41C67411" w14:textId="0B927951" w:rsidR="593F852F" w:rsidRDefault="593F852F" w:rsidP="593F852F">
            <w:pPr>
              <w:spacing w:after="0"/>
              <w:jc w:val="center"/>
            </w:pPr>
            <w:r w:rsidRPr="593F852F">
              <w:rPr>
                <w:rFonts w:ascii="Aptos Narrow" w:eastAsia="Aptos Narrow" w:hAnsi="Aptos Narrow" w:cs="Aptos Narrow"/>
                <w:color w:val="000000" w:themeColor="text1"/>
              </w:rPr>
              <w:t>Norte_de_Santander</w:t>
            </w:r>
          </w:p>
        </w:tc>
        <w:tc>
          <w:tcPr>
            <w:tcW w:w="1731"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16135AAE" w14:textId="28F27806" w:rsidR="593F852F" w:rsidRDefault="593F852F" w:rsidP="593F852F">
            <w:pPr>
              <w:spacing w:after="0"/>
              <w:jc w:val="center"/>
            </w:pPr>
            <w:r w:rsidRPr="593F852F">
              <w:rPr>
                <w:rFonts w:ascii="Aptos Narrow" w:eastAsia="Aptos Narrow" w:hAnsi="Aptos Narrow" w:cs="Aptos Narrow"/>
                <w:color w:val="000000" w:themeColor="text1"/>
              </w:rPr>
              <w:t>868</w:t>
            </w:r>
          </w:p>
        </w:tc>
      </w:tr>
      <w:tr w:rsidR="593F852F" w14:paraId="0514FF0F" w14:textId="77777777" w:rsidTr="593F852F">
        <w:trPr>
          <w:trHeight w:val="285"/>
        </w:trPr>
        <w:tc>
          <w:tcPr>
            <w:tcW w:w="5743"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2CE4C150" w14:textId="1B42CCC8" w:rsidR="593F852F" w:rsidRDefault="593F852F" w:rsidP="593F852F">
            <w:pPr>
              <w:spacing w:after="0"/>
              <w:jc w:val="center"/>
            </w:pPr>
            <w:r w:rsidRPr="593F852F">
              <w:rPr>
                <w:rFonts w:ascii="Aptos Narrow" w:eastAsia="Aptos Narrow" w:hAnsi="Aptos Narrow" w:cs="Aptos Narrow"/>
                <w:color w:val="000000" w:themeColor="text1"/>
              </w:rPr>
              <w:t>Putumayo</w:t>
            </w:r>
          </w:p>
        </w:tc>
        <w:tc>
          <w:tcPr>
            <w:tcW w:w="1731"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4C54BB7C" w14:textId="01D879E2" w:rsidR="593F852F" w:rsidRDefault="593F852F" w:rsidP="593F852F">
            <w:pPr>
              <w:spacing w:after="0"/>
              <w:jc w:val="center"/>
            </w:pPr>
            <w:r w:rsidRPr="593F852F">
              <w:rPr>
                <w:rFonts w:ascii="Aptos Narrow" w:eastAsia="Aptos Narrow" w:hAnsi="Aptos Narrow" w:cs="Aptos Narrow"/>
                <w:color w:val="000000" w:themeColor="text1"/>
              </w:rPr>
              <w:t>105</w:t>
            </w:r>
          </w:p>
        </w:tc>
      </w:tr>
      <w:tr w:rsidR="593F852F" w14:paraId="4CD955FF" w14:textId="77777777" w:rsidTr="593F852F">
        <w:trPr>
          <w:trHeight w:val="285"/>
        </w:trPr>
        <w:tc>
          <w:tcPr>
            <w:tcW w:w="5743"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70630FB0" w14:textId="49762DE5" w:rsidR="593F852F" w:rsidRDefault="593F852F" w:rsidP="593F852F">
            <w:pPr>
              <w:spacing w:after="0"/>
              <w:jc w:val="center"/>
            </w:pPr>
            <w:r w:rsidRPr="593F852F">
              <w:rPr>
                <w:rFonts w:ascii="Aptos Narrow" w:eastAsia="Aptos Narrow" w:hAnsi="Aptos Narrow" w:cs="Aptos Narrow"/>
                <w:color w:val="000000" w:themeColor="text1"/>
              </w:rPr>
              <w:t>Quindío</w:t>
            </w:r>
          </w:p>
        </w:tc>
        <w:tc>
          <w:tcPr>
            <w:tcW w:w="1731"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7749F053" w14:textId="1CE6B3A5" w:rsidR="593F852F" w:rsidRDefault="593F852F" w:rsidP="593F852F">
            <w:pPr>
              <w:spacing w:after="0"/>
              <w:jc w:val="center"/>
            </w:pPr>
            <w:r w:rsidRPr="593F852F">
              <w:rPr>
                <w:rFonts w:ascii="Aptos Narrow" w:eastAsia="Aptos Narrow" w:hAnsi="Aptos Narrow" w:cs="Aptos Narrow"/>
                <w:color w:val="000000" w:themeColor="text1"/>
              </w:rPr>
              <w:t>324</w:t>
            </w:r>
          </w:p>
        </w:tc>
      </w:tr>
      <w:tr w:rsidR="593F852F" w14:paraId="1F110AFA" w14:textId="77777777" w:rsidTr="593F852F">
        <w:trPr>
          <w:trHeight w:val="285"/>
        </w:trPr>
        <w:tc>
          <w:tcPr>
            <w:tcW w:w="5743"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70576903" w14:textId="3B5667EA" w:rsidR="593F852F" w:rsidRDefault="593F852F" w:rsidP="593F852F">
            <w:pPr>
              <w:spacing w:after="0"/>
              <w:jc w:val="center"/>
            </w:pPr>
            <w:r w:rsidRPr="593F852F">
              <w:rPr>
                <w:rFonts w:ascii="Aptos Narrow" w:eastAsia="Aptos Narrow" w:hAnsi="Aptos Narrow" w:cs="Aptos Narrow"/>
                <w:color w:val="000000" w:themeColor="text1"/>
              </w:rPr>
              <w:t>Risaralda</w:t>
            </w:r>
          </w:p>
        </w:tc>
        <w:tc>
          <w:tcPr>
            <w:tcW w:w="1731"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02DA29EE" w14:textId="045AE73F" w:rsidR="593F852F" w:rsidRDefault="593F852F" w:rsidP="593F852F">
            <w:pPr>
              <w:spacing w:after="0"/>
              <w:jc w:val="center"/>
            </w:pPr>
            <w:r w:rsidRPr="593F852F">
              <w:rPr>
                <w:rFonts w:ascii="Aptos Narrow" w:eastAsia="Aptos Narrow" w:hAnsi="Aptos Narrow" w:cs="Aptos Narrow"/>
                <w:color w:val="000000" w:themeColor="text1"/>
              </w:rPr>
              <w:t>443</w:t>
            </w:r>
          </w:p>
        </w:tc>
      </w:tr>
      <w:tr w:rsidR="593F852F" w14:paraId="526A9F05" w14:textId="77777777" w:rsidTr="593F852F">
        <w:trPr>
          <w:trHeight w:val="285"/>
        </w:trPr>
        <w:tc>
          <w:tcPr>
            <w:tcW w:w="5743"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1F28E02A" w14:textId="0FB92A2B" w:rsidR="593F852F" w:rsidRDefault="593F852F" w:rsidP="593F852F">
            <w:pPr>
              <w:spacing w:after="0"/>
              <w:jc w:val="center"/>
            </w:pPr>
            <w:r w:rsidRPr="593F852F">
              <w:rPr>
                <w:rFonts w:ascii="Aptos Narrow" w:eastAsia="Aptos Narrow" w:hAnsi="Aptos Narrow" w:cs="Aptos Narrow"/>
                <w:color w:val="000000" w:themeColor="text1"/>
              </w:rPr>
              <w:lastRenderedPageBreak/>
              <w:t>Santander</w:t>
            </w:r>
          </w:p>
        </w:tc>
        <w:tc>
          <w:tcPr>
            <w:tcW w:w="1731"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1C219296" w14:textId="3F40C2A1" w:rsidR="593F852F" w:rsidRDefault="593F852F" w:rsidP="593F852F">
            <w:pPr>
              <w:spacing w:after="0"/>
              <w:jc w:val="center"/>
            </w:pPr>
            <w:r w:rsidRPr="593F852F">
              <w:rPr>
                <w:rFonts w:ascii="Aptos Narrow" w:eastAsia="Aptos Narrow" w:hAnsi="Aptos Narrow" w:cs="Aptos Narrow"/>
                <w:color w:val="000000" w:themeColor="text1"/>
              </w:rPr>
              <w:t>1381</w:t>
            </w:r>
          </w:p>
        </w:tc>
      </w:tr>
      <w:tr w:rsidR="593F852F" w14:paraId="36904F93" w14:textId="77777777" w:rsidTr="593F852F">
        <w:trPr>
          <w:trHeight w:val="285"/>
        </w:trPr>
        <w:tc>
          <w:tcPr>
            <w:tcW w:w="5743"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0D060B93" w14:textId="6CF4F2FC" w:rsidR="593F852F" w:rsidRDefault="593F852F" w:rsidP="593F852F">
            <w:pPr>
              <w:spacing w:after="0"/>
              <w:jc w:val="center"/>
            </w:pPr>
            <w:r w:rsidRPr="593F852F">
              <w:rPr>
                <w:rFonts w:ascii="Aptos Narrow" w:eastAsia="Aptos Narrow" w:hAnsi="Aptos Narrow" w:cs="Aptos Narrow"/>
                <w:color w:val="000000" w:themeColor="text1"/>
              </w:rPr>
              <w:t>Sucre</w:t>
            </w:r>
          </w:p>
        </w:tc>
        <w:tc>
          <w:tcPr>
            <w:tcW w:w="1731"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63AE0008" w14:textId="243CC45A" w:rsidR="593F852F" w:rsidRDefault="593F852F" w:rsidP="593F852F">
            <w:pPr>
              <w:spacing w:after="0"/>
              <w:jc w:val="center"/>
            </w:pPr>
            <w:r w:rsidRPr="593F852F">
              <w:rPr>
                <w:rFonts w:ascii="Aptos Narrow" w:eastAsia="Aptos Narrow" w:hAnsi="Aptos Narrow" w:cs="Aptos Narrow"/>
                <w:color w:val="000000" w:themeColor="text1"/>
              </w:rPr>
              <w:t>92</w:t>
            </w:r>
          </w:p>
        </w:tc>
      </w:tr>
      <w:tr w:rsidR="593F852F" w14:paraId="66BD67E4" w14:textId="77777777" w:rsidTr="593F852F">
        <w:trPr>
          <w:trHeight w:val="285"/>
        </w:trPr>
        <w:tc>
          <w:tcPr>
            <w:tcW w:w="5743"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1E5FAC06" w14:textId="73592121" w:rsidR="593F852F" w:rsidRDefault="593F852F" w:rsidP="593F852F">
            <w:pPr>
              <w:spacing w:after="0"/>
              <w:jc w:val="center"/>
            </w:pPr>
            <w:r w:rsidRPr="593F852F">
              <w:rPr>
                <w:rFonts w:ascii="Aptos Narrow" w:eastAsia="Aptos Narrow" w:hAnsi="Aptos Narrow" w:cs="Aptos Narrow"/>
                <w:color w:val="000000" w:themeColor="text1"/>
              </w:rPr>
              <w:t>Tolima</w:t>
            </w:r>
          </w:p>
        </w:tc>
        <w:tc>
          <w:tcPr>
            <w:tcW w:w="1731"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3F0F05C7" w14:textId="5D9AA39A" w:rsidR="593F852F" w:rsidRDefault="593F852F" w:rsidP="593F852F">
            <w:pPr>
              <w:spacing w:after="0"/>
              <w:jc w:val="center"/>
            </w:pPr>
            <w:r w:rsidRPr="593F852F">
              <w:rPr>
                <w:rFonts w:ascii="Aptos Narrow" w:eastAsia="Aptos Narrow" w:hAnsi="Aptos Narrow" w:cs="Aptos Narrow"/>
                <w:color w:val="000000" w:themeColor="text1"/>
              </w:rPr>
              <w:t>297</w:t>
            </w:r>
          </w:p>
        </w:tc>
      </w:tr>
      <w:tr w:rsidR="593F852F" w14:paraId="6B7F2BEC" w14:textId="77777777" w:rsidTr="593F852F">
        <w:trPr>
          <w:trHeight w:val="285"/>
        </w:trPr>
        <w:tc>
          <w:tcPr>
            <w:tcW w:w="5743"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0C5AB72D" w14:textId="689F0ABC" w:rsidR="593F852F" w:rsidRDefault="593F852F" w:rsidP="593F852F">
            <w:pPr>
              <w:spacing w:after="0"/>
              <w:jc w:val="center"/>
            </w:pPr>
            <w:r w:rsidRPr="593F852F">
              <w:rPr>
                <w:rFonts w:ascii="Aptos Narrow" w:eastAsia="Aptos Narrow" w:hAnsi="Aptos Narrow" w:cs="Aptos Narrow"/>
                <w:color w:val="000000" w:themeColor="text1"/>
              </w:rPr>
              <w:t>Valle_del_Cauca</w:t>
            </w:r>
          </w:p>
        </w:tc>
        <w:tc>
          <w:tcPr>
            <w:tcW w:w="1731"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4D6F0E85" w14:textId="1A08FB86" w:rsidR="593F852F" w:rsidRDefault="593F852F" w:rsidP="593F852F">
            <w:pPr>
              <w:spacing w:after="0"/>
              <w:jc w:val="center"/>
            </w:pPr>
            <w:r w:rsidRPr="593F852F">
              <w:rPr>
                <w:rFonts w:ascii="Aptos Narrow" w:eastAsia="Aptos Narrow" w:hAnsi="Aptos Narrow" w:cs="Aptos Narrow"/>
                <w:color w:val="000000" w:themeColor="text1"/>
              </w:rPr>
              <w:t>388</w:t>
            </w:r>
          </w:p>
        </w:tc>
      </w:tr>
      <w:tr w:rsidR="593F852F" w14:paraId="76A0B234" w14:textId="77777777" w:rsidTr="593F852F">
        <w:trPr>
          <w:trHeight w:val="285"/>
        </w:trPr>
        <w:tc>
          <w:tcPr>
            <w:tcW w:w="5743"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39D7A4DE" w14:textId="14A575C1" w:rsidR="593F852F" w:rsidRDefault="593F852F" w:rsidP="593F852F">
            <w:pPr>
              <w:spacing w:after="0"/>
              <w:jc w:val="center"/>
            </w:pPr>
            <w:r w:rsidRPr="593F852F">
              <w:rPr>
                <w:rFonts w:ascii="Aptos Narrow" w:eastAsia="Aptos Narrow" w:hAnsi="Aptos Narrow" w:cs="Aptos Narrow"/>
                <w:color w:val="000000" w:themeColor="text1"/>
              </w:rPr>
              <w:t>Vichada</w:t>
            </w:r>
          </w:p>
        </w:tc>
        <w:tc>
          <w:tcPr>
            <w:tcW w:w="1731"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04BBFBA9" w14:textId="35747DD5" w:rsidR="593F852F" w:rsidRDefault="593F852F" w:rsidP="593F852F">
            <w:pPr>
              <w:spacing w:after="0"/>
              <w:jc w:val="center"/>
            </w:pPr>
            <w:r w:rsidRPr="593F852F">
              <w:rPr>
                <w:rFonts w:ascii="Aptos Narrow" w:eastAsia="Aptos Narrow" w:hAnsi="Aptos Narrow" w:cs="Aptos Narrow"/>
                <w:color w:val="000000" w:themeColor="text1"/>
              </w:rPr>
              <w:t>49</w:t>
            </w:r>
          </w:p>
        </w:tc>
      </w:tr>
      <w:tr w:rsidR="593F852F" w14:paraId="211F49AD" w14:textId="77777777" w:rsidTr="593F852F">
        <w:trPr>
          <w:trHeight w:val="285"/>
        </w:trPr>
        <w:tc>
          <w:tcPr>
            <w:tcW w:w="5743" w:type="dxa"/>
            <w:tcBorders>
              <w:top w:val="single" w:sz="8" w:space="0" w:color="auto"/>
              <w:left w:val="single" w:sz="8" w:space="0" w:color="auto"/>
              <w:bottom w:val="single" w:sz="8" w:space="0" w:color="auto"/>
              <w:right w:val="single" w:sz="8" w:space="0" w:color="auto"/>
            </w:tcBorders>
            <w:shd w:val="clear" w:color="auto" w:fill="83CCEB"/>
            <w:tcMar>
              <w:left w:w="70" w:type="dxa"/>
              <w:right w:w="70" w:type="dxa"/>
            </w:tcMar>
            <w:vAlign w:val="center"/>
          </w:tcPr>
          <w:p w14:paraId="4308CC65" w14:textId="43DD4BAB" w:rsidR="593F852F" w:rsidRDefault="593F852F" w:rsidP="593F852F">
            <w:pPr>
              <w:spacing w:after="0"/>
              <w:jc w:val="center"/>
            </w:pPr>
            <w:r w:rsidRPr="593F852F">
              <w:rPr>
                <w:rFonts w:ascii="Aptos Narrow" w:eastAsia="Aptos Narrow" w:hAnsi="Aptos Narrow" w:cs="Aptos Narrow"/>
                <w:color w:val="000000" w:themeColor="text1"/>
              </w:rPr>
              <w:t>Total general</w:t>
            </w:r>
          </w:p>
        </w:tc>
        <w:tc>
          <w:tcPr>
            <w:tcW w:w="1731" w:type="dxa"/>
            <w:tcBorders>
              <w:top w:val="single" w:sz="8" w:space="0" w:color="auto"/>
              <w:left w:val="single" w:sz="8" w:space="0" w:color="auto"/>
              <w:bottom w:val="single" w:sz="8" w:space="0" w:color="auto"/>
              <w:right w:val="single" w:sz="8" w:space="0" w:color="auto"/>
            </w:tcBorders>
            <w:shd w:val="clear" w:color="auto" w:fill="83CCEB"/>
            <w:tcMar>
              <w:left w:w="70" w:type="dxa"/>
              <w:right w:w="70" w:type="dxa"/>
            </w:tcMar>
            <w:vAlign w:val="center"/>
          </w:tcPr>
          <w:p w14:paraId="453A1A95" w14:textId="7CA2772F" w:rsidR="593F852F" w:rsidRDefault="593F852F" w:rsidP="593F852F">
            <w:pPr>
              <w:spacing w:after="0"/>
              <w:jc w:val="center"/>
            </w:pPr>
            <w:r w:rsidRPr="593F852F">
              <w:rPr>
                <w:rFonts w:ascii="Aptos Narrow" w:eastAsia="Aptos Narrow" w:hAnsi="Aptos Narrow" w:cs="Aptos Narrow"/>
                <w:color w:val="000000" w:themeColor="text1"/>
              </w:rPr>
              <w:t>14585</w:t>
            </w:r>
          </w:p>
        </w:tc>
      </w:tr>
    </w:tbl>
    <w:p w14:paraId="5C6B6C33" w14:textId="189B0548" w:rsidR="00A472D1" w:rsidRDefault="00A472D1" w:rsidP="593F852F">
      <w:pPr>
        <w:tabs>
          <w:tab w:val="left" w:pos="719"/>
          <w:tab w:val="left" w:pos="721"/>
        </w:tabs>
        <w:spacing w:before="244" w:line="261" w:lineRule="auto"/>
        <w:ind w:right="142"/>
        <w:jc w:val="both"/>
        <w:rPr>
          <w:sz w:val="24"/>
          <w:szCs w:val="24"/>
        </w:rPr>
      </w:pPr>
    </w:p>
    <w:p w14:paraId="280FD4AD" w14:textId="4DC146D9" w:rsidR="00A472D1" w:rsidRDefault="2EEE73DC" w:rsidP="593F852F">
      <w:pPr>
        <w:spacing w:before="240" w:after="240" w:line="261" w:lineRule="auto"/>
        <w:jc w:val="both"/>
      </w:pPr>
      <w:r w:rsidRPr="593F852F">
        <w:rPr>
          <w:rFonts w:ascii="Calibri" w:eastAsia="Calibri" w:hAnsi="Calibri" w:cs="Calibri"/>
          <w:sz w:val="24"/>
          <w:szCs w:val="24"/>
        </w:rPr>
        <w:t>La distribución presentada permite reconocer diferencias en la intensidad de las intervenciones entre los territorios. Bogotá registra el mayor número de acciones, seguida de Santander, Boyacá, Antioquia y Norte de Santander. Estos resultados deben interpretarse considerando las características demográficas, institucionales y territoriales de cada departamento, así como la programación y el alcance de las intervenciones realizadas.</w:t>
      </w:r>
    </w:p>
    <w:p w14:paraId="6387BFAE" w14:textId="5B3FEC31" w:rsidR="00A472D1" w:rsidRDefault="2EEE73DC" w:rsidP="593F852F">
      <w:pPr>
        <w:spacing w:before="240" w:after="240" w:line="261" w:lineRule="auto"/>
        <w:jc w:val="both"/>
      </w:pPr>
      <w:r w:rsidRPr="593F852F">
        <w:rPr>
          <w:rFonts w:ascii="Calibri" w:eastAsia="Calibri" w:hAnsi="Calibri" w:cs="Calibri"/>
          <w:sz w:val="24"/>
          <w:szCs w:val="24"/>
        </w:rPr>
        <w:t>Es importante precisar que el número de intervenciones no equivale necesariamente al número de instituciones educativas únicas atendidas, debido a que una misma institución puede registrar varias acciones en diferentes momentos o actividades</w:t>
      </w:r>
    </w:p>
    <w:p w14:paraId="61BA4A8A" w14:textId="4A1E3207" w:rsidR="00A472D1" w:rsidRDefault="2EEE73DC" w:rsidP="593F852F">
      <w:pPr>
        <w:spacing w:before="240" w:after="240" w:line="261" w:lineRule="auto"/>
        <w:jc w:val="both"/>
      </w:pPr>
      <w:r w:rsidRPr="593F852F">
        <w:rPr>
          <w:rFonts w:ascii="Calibri" w:eastAsia="Calibri" w:hAnsi="Calibri" w:cs="Calibri"/>
          <w:b/>
          <w:bCs/>
          <w:sz w:val="28"/>
          <w:szCs w:val="28"/>
        </w:rPr>
        <w:t>3. Cobertura municipal</w:t>
      </w:r>
    </w:p>
    <w:p w14:paraId="738EFAFF" w14:textId="7DDAF014" w:rsidR="00A472D1" w:rsidRDefault="2EEE73DC" w:rsidP="593F852F">
      <w:pPr>
        <w:spacing w:before="240" w:after="240" w:line="261" w:lineRule="auto"/>
        <w:jc w:val="both"/>
      </w:pPr>
      <w:r w:rsidRPr="593F852F">
        <w:rPr>
          <w:rFonts w:ascii="Calibri" w:eastAsia="Calibri" w:hAnsi="Calibri" w:cs="Calibri"/>
          <w:sz w:val="24"/>
          <w:szCs w:val="24"/>
        </w:rPr>
        <w:t>Las 14.585 intervenciones registradas se han desarrollado en un total de 613 municipios, de acuerdo con la información consolidada en la base de datos.</w:t>
      </w:r>
    </w:p>
    <w:p w14:paraId="234D2BB8" w14:textId="604781FE" w:rsidR="00A472D1" w:rsidRDefault="2EEE73DC" w:rsidP="593F852F">
      <w:pPr>
        <w:spacing w:before="240" w:after="240" w:line="261" w:lineRule="auto"/>
        <w:jc w:val="both"/>
      </w:pPr>
      <w:r w:rsidRPr="593F852F">
        <w:rPr>
          <w:rFonts w:ascii="Calibri" w:eastAsia="Calibri" w:hAnsi="Calibri" w:cs="Calibri"/>
          <w:sz w:val="24"/>
          <w:szCs w:val="24"/>
        </w:rPr>
        <w:t>Este resultado permite evidenciar que las acciones de la ANSV no se han concentrado exclusivamente en las capitales departamentales, sino que también han alcanzado diferentes municipios del territorio nacional. La desagregación municipal constituye un insumo importante para analizar la cobertura territorial, identificar los lugares donde se han implementado acciones y reconocer posibles oportunidades de fortalecimiento de la presencia institucional.</w:t>
      </w:r>
    </w:p>
    <w:p w14:paraId="55554FB2" w14:textId="32E5C37A" w:rsidR="00A472D1" w:rsidRDefault="2EEE73DC" w:rsidP="593F852F">
      <w:pPr>
        <w:spacing w:before="240" w:after="240" w:line="261" w:lineRule="auto"/>
        <w:jc w:val="both"/>
      </w:pPr>
      <w:r w:rsidRPr="593F852F">
        <w:rPr>
          <w:rFonts w:ascii="Calibri" w:eastAsia="Calibri" w:hAnsi="Calibri" w:cs="Calibri"/>
          <w:sz w:val="24"/>
          <w:szCs w:val="24"/>
        </w:rPr>
        <w:t>Teniendo en cuenta la extensión y el volumen de información que contiene la base de datos, esta se adjunta al presente documento para su revisión. El archivo permitirá consultar con mayor detalle la distribución de las intervenciones por departamento y municipio, así como profundizar en las características de las instituciones educativas y las acciones registradas.</w:t>
      </w:r>
    </w:p>
    <w:p w14:paraId="1F9D72A5" w14:textId="39D76F06" w:rsidR="00A472D1" w:rsidRDefault="2EEE73DC" w:rsidP="593F852F">
      <w:pPr>
        <w:spacing w:before="240" w:after="240" w:line="261" w:lineRule="auto"/>
        <w:jc w:val="both"/>
      </w:pPr>
      <w:r w:rsidRPr="593F852F">
        <w:rPr>
          <w:rFonts w:ascii="Calibri" w:eastAsia="Calibri" w:hAnsi="Calibri" w:cs="Calibri"/>
          <w:b/>
          <w:bCs/>
          <w:sz w:val="28"/>
          <w:szCs w:val="28"/>
        </w:rPr>
        <w:t>4. Consideraciones para la interpretación de los resultados</w:t>
      </w:r>
    </w:p>
    <w:p w14:paraId="1AC9ECD6" w14:textId="04856E1A" w:rsidR="00A472D1" w:rsidRDefault="2EEE73DC" w:rsidP="593F852F">
      <w:pPr>
        <w:spacing w:before="240" w:after="240" w:line="261" w:lineRule="auto"/>
        <w:jc w:val="both"/>
      </w:pPr>
      <w:r w:rsidRPr="593F852F">
        <w:rPr>
          <w:rFonts w:ascii="Calibri" w:eastAsia="Calibri" w:hAnsi="Calibri" w:cs="Calibri"/>
          <w:sz w:val="24"/>
          <w:szCs w:val="24"/>
        </w:rPr>
        <w:t>Para el análisis de la cobertura de los Planes de Movilidad Escolar, se recomienda considerar los siguientes aspectos:</w:t>
      </w:r>
    </w:p>
    <w:p w14:paraId="782D2097" w14:textId="5E21C9B3" w:rsidR="00A472D1" w:rsidRDefault="2EEE73DC" w:rsidP="593F852F">
      <w:pPr>
        <w:pStyle w:val="Prrafodelista"/>
        <w:numPr>
          <w:ilvl w:val="0"/>
          <w:numId w:val="2"/>
        </w:numPr>
        <w:spacing w:before="240" w:after="240" w:line="261" w:lineRule="auto"/>
        <w:jc w:val="both"/>
        <w:rPr>
          <w:rFonts w:ascii="Calibri" w:eastAsia="Calibri" w:hAnsi="Calibri" w:cs="Calibri"/>
          <w:sz w:val="24"/>
          <w:szCs w:val="24"/>
          <w:lang w:val="es-CO"/>
        </w:rPr>
      </w:pPr>
      <w:r w:rsidRPr="593F852F">
        <w:rPr>
          <w:rFonts w:ascii="Calibri" w:eastAsia="Calibri" w:hAnsi="Calibri" w:cs="Calibri"/>
          <w:sz w:val="24"/>
          <w:szCs w:val="24"/>
          <w:lang w:val="es-CO"/>
        </w:rPr>
        <w:t>Cobertura territorial: número de departamentos y municipios en los que se han registrado intervenciones.</w:t>
      </w:r>
    </w:p>
    <w:p w14:paraId="33C422F3" w14:textId="6D3DFDF0" w:rsidR="00A472D1" w:rsidRDefault="2EEE73DC" w:rsidP="593F852F">
      <w:pPr>
        <w:pStyle w:val="Prrafodelista"/>
        <w:numPr>
          <w:ilvl w:val="0"/>
          <w:numId w:val="2"/>
        </w:numPr>
        <w:spacing w:before="240" w:after="240" w:line="261" w:lineRule="auto"/>
        <w:jc w:val="both"/>
        <w:rPr>
          <w:rFonts w:ascii="Calibri" w:eastAsia="Calibri" w:hAnsi="Calibri" w:cs="Calibri"/>
          <w:sz w:val="24"/>
          <w:szCs w:val="24"/>
          <w:lang w:val="es-CO"/>
        </w:rPr>
      </w:pPr>
      <w:r w:rsidRPr="593F852F">
        <w:rPr>
          <w:rFonts w:ascii="Calibri" w:eastAsia="Calibri" w:hAnsi="Calibri" w:cs="Calibri"/>
          <w:sz w:val="24"/>
          <w:szCs w:val="24"/>
          <w:lang w:val="es-CO"/>
        </w:rPr>
        <w:t>Cobertura institucional: cantidad de instituciones educativas atendidas, diferenciando entre instituciones únicas y registros de intervención.</w:t>
      </w:r>
    </w:p>
    <w:p w14:paraId="02E8EB68" w14:textId="68ACF8D9" w:rsidR="00A472D1" w:rsidRDefault="2EEE73DC" w:rsidP="593F852F">
      <w:pPr>
        <w:pStyle w:val="Prrafodelista"/>
        <w:numPr>
          <w:ilvl w:val="0"/>
          <w:numId w:val="2"/>
        </w:numPr>
        <w:spacing w:before="240" w:after="240" w:line="261" w:lineRule="auto"/>
        <w:jc w:val="both"/>
        <w:rPr>
          <w:rFonts w:ascii="Calibri" w:eastAsia="Calibri" w:hAnsi="Calibri" w:cs="Calibri"/>
          <w:sz w:val="24"/>
          <w:szCs w:val="24"/>
          <w:lang w:val="es-CO"/>
        </w:rPr>
      </w:pPr>
      <w:r w:rsidRPr="593F852F">
        <w:rPr>
          <w:rFonts w:ascii="Calibri" w:eastAsia="Calibri" w:hAnsi="Calibri" w:cs="Calibri"/>
          <w:sz w:val="24"/>
          <w:szCs w:val="24"/>
          <w:lang w:val="es-CO"/>
        </w:rPr>
        <w:lastRenderedPageBreak/>
        <w:t>Intensidad de la intervención: número de acciones realizadas en cada institución, municipio o departamento.</w:t>
      </w:r>
    </w:p>
    <w:p w14:paraId="0607DAC0" w14:textId="473E427D" w:rsidR="00A472D1" w:rsidRDefault="2EEE73DC" w:rsidP="593F852F">
      <w:pPr>
        <w:pStyle w:val="Prrafodelista"/>
        <w:numPr>
          <w:ilvl w:val="0"/>
          <w:numId w:val="2"/>
        </w:numPr>
        <w:spacing w:before="240" w:after="240" w:line="261" w:lineRule="auto"/>
        <w:jc w:val="both"/>
        <w:rPr>
          <w:rFonts w:ascii="Calibri" w:eastAsia="Calibri" w:hAnsi="Calibri" w:cs="Calibri"/>
          <w:sz w:val="24"/>
          <w:szCs w:val="24"/>
          <w:lang w:val="es-CO"/>
        </w:rPr>
      </w:pPr>
      <w:r w:rsidRPr="593F852F">
        <w:rPr>
          <w:rFonts w:ascii="Calibri" w:eastAsia="Calibri" w:hAnsi="Calibri" w:cs="Calibri"/>
          <w:sz w:val="24"/>
          <w:szCs w:val="24"/>
          <w:lang w:val="es-CO"/>
        </w:rPr>
        <w:t>Distribución territorial: identificación de diferencias entre zonas urbanas, rurales y territorios de difícil acceso.</w:t>
      </w:r>
    </w:p>
    <w:p w14:paraId="2983B52D" w14:textId="7D949BF3" w:rsidR="00A472D1" w:rsidRDefault="2EEE73DC" w:rsidP="593F852F">
      <w:pPr>
        <w:pStyle w:val="Prrafodelista"/>
        <w:numPr>
          <w:ilvl w:val="0"/>
          <w:numId w:val="2"/>
        </w:numPr>
        <w:spacing w:before="240" w:after="240" w:line="261" w:lineRule="auto"/>
        <w:jc w:val="both"/>
        <w:rPr>
          <w:rFonts w:ascii="Calibri" w:eastAsia="Calibri" w:hAnsi="Calibri" w:cs="Calibri"/>
          <w:sz w:val="24"/>
          <w:szCs w:val="24"/>
          <w:lang w:val="es-CO"/>
        </w:rPr>
      </w:pPr>
      <w:r w:rsidRPr="07034E15">
        <w:rPr>
          <w:rFonts w:ascii="Calibri" w:eastAsia="Calibri" w:hAnsi="Calibri" w:cs="Calibri"/>
          <w:sz w:val="24"/>
          <w:szCs w:val="24"/>
          <w:lang w:val="es-CO"/>
        </w:rPr>
        <w:t>Seguimiento: análisis de la continuidad de las acciones y del avance en la implementación de los Planes de Movilidad Escolar.</w:t>
      </w:r>
    </w:p>
    <w:p w14:paraId="32303200" w14:textId="77777777" w:rsidR="00A472D1" w:rsidRPr="00A02160" w:rsidRDefault="00A472D1" w:rsidP="00A472D1">
      <w:pPr>
        <w:pStyle w:val="Prrafodelista"/>
        <w:numPr>
          <w:ilvl w:val="1"/>
          <w:numId w:val="13"/>
        </w:numPr>
        <w:tabs>
          <w:tab w:val="left" w:pos="719"/>
          <w:tab w:val="left" w:pos="721"/>
        </w:tabs>
        <w:spacing w:before="2" w:line="261" w:lineRule="auto"/>
        <w:ind w:right="136"/>
        <w:jc w:val="both"/>
        <w:rPr>
          <w:sz w:val="24"/>
          <w:highlight w:val="yellow"/>
        </w:rPr>
      </w:pPr>
      <w:r>
        <w:rPr>
          <w:w w:val="80"/>
          <w:sz w:val="24"/>
        </w:rPr>
        <w:t xml:space="preserve">¿Qué acciones ha adelantado el Ministerio de Educación Nacional para garantizar que la educación vial sea incorporada de manera efectiva en los Proyectos Educativos Institucionales – PEI y en los proyectos </w:t>
      </w:r>
      <w:r>
        <w:rPr>
          <w:w w:val="85"/>
          <w:sz w:val="24"/>
        </w:rPr>
        <w:t xml:space="preserve">pedagógicos de los establecimientos educativos? </w:t>
      </w:r>
      <w:r w:rsidRPr="00A02160">
        <w:rPr>
          <w:b/>
          <w:bCs/>
          <w:color w:val="FF0000"/>
          <w:w w:val="85"/>
          <w:sz w:val="24"/>
          <w:highlight w:val="yellow"/>
        </w:rPr>
        <w:t>MIN. EDUCACIÓN</w:t>
      </w:r>
    </w:p>
    <w:p w14:paraId="7DFAF945" w14:textId="77777777" w:rsidR="00A472D1" w:rsidRDefault="00A472D1" w:rsidP="00A472D1">
      <w:pPr>
        <w:pStyle w:val="Prrafodelista"/>
        <w:numPr>
          <w:ilvl w:val="1"/>
          <w:numId w:val="13"/>
        </w:numPr>
        <w:tabs>
          <w:tab w:val="left" w:pos="719"/>
          <w:tab w:val="left" w:pos="721"/>
        </w:tabs>
        <w:spacing w:before="3" w:line="261" w:lineRule="auto"/>
        <w:ind w:right="140"/>
        <w:jc w:val="both"/>
        <w:rPr>
          <w:sz w:val="24"/>
        </w:rPr>
      </w:pPr>
      <w:r>
        <w:rPr>
          <w:w w:val="90"/>
          <w:sz w:val="24"/>
        </w:rPr>
        <w:t>¿Qué</w:t>
      </w:r>
      <w:r>
        <w:rPr>
          <w:spacing w:val="-12"/>
          <w:w w:val="90"/>
          <w:sz w:val="24"/>
        </w:rPr>
        <w:t xml:space="preserve"> </w:t>
      </w:r>
      <w:r>
        <w:rPr>
          <w:w w:val="90"/>
          <w:sz w:val="24"/>
        </w:rPr>
        <w:t>mecanismos</w:t>
      </w:r>
      <w:r>
        <w:rPr>
          <w:spacing w:val="-11"/>
          <w:w w:val="90"/>
          <w:sz w:val="24"/>
        </w:rPr>
        <w:t xml:space="preserve"> </w:t>
      </w:r>
      <w:r>
        <w:rPr>
          <w:w w:val="90"/>
          <w:sz w:val="24"/>
        </w:rPr>
        <w:t>de</w:t>
      </w:r>
      <w:r>
        <w:rPr>
          <w:spacing w:val="-11"/>
          <w:w w:val="90"/>
          <w:sz w:val="24"/>
        </w:rPr>
        <w:t xml:space="preserve"> </w:t>
      </w:r>
      <w:r>
        <w:rPr>
          <w:w w:val="90"/>
          <w:sz w:val="24"/>
        </w:rPr>
        <w:t>seguimiento</w:t>
      </w:r>
      <w:r>
        <w:rPr>
          <w:spacing w:val="-11"/>
          <w:w w:val="90"/>
          <w:sz w:val="24"/>
        </w:rPr>
        <w:t xml:space="preserve"> </w:t>
      </w:r>
      <w:r>
        <w:rPr>
          <w:w w:val="90"/>
          <w:sz w:val="24"/>
        </w:rPr>
        <w:t>y</w:t>
      </w:r>
      <w:r>
        <w:rPr>
          <w:spacing w:val="-12"/>
          <w:w w:val="90"/>
          <w:sz w:val="24"/>
        </w:rPr>
        <w:t xml:space="preserve"> </w:t>
      </w:r>
      <w:r>
        <w:rPr>
          <w:w w:val="90"/>
          <w:sz w:val="24"/>
        </w:rPr>
        <w:t>verificación</w:t>
      </w:r>
      <w:r>
        <w:rPr>
          <w:spacing w:val="-11"/>
          <w:w w:val="90"/>
          <w:sz w:val="24"/>
        </w:rPr>
        <w:t xml:space="preserve"> </w:t>
      </w:r>
      <w:r>
        <w:rPr>
          <w:w w:val="90"/>
          <w:sz w:val="24"/>
        </w:rPr>
        <w:t>utiliza</w:t>
      </w:r>
      <w:r>
        <w:rPr>
          <w:spacing w:val="-11"/>
          <w:w w:val="90"/>
          <w:sz w:val="24"/>
        </w:rPr>
        <w:t xml:space="preserve"> </w:t>
      </w:r>
      <w:r>
        <w:rPr>
          <w:w w:val="90"/>
          <w:sz w:val="24"/>
        </w:rPr>
        <w:t>el</w:t>
      </w:r>
      <w:r>
        <w:rPr>
          <w:spacing w:val="-11"/>
          <w:w w:val="90"/>
          <w:sz w:val="24"/>
        </w:rPr>
        <w:t xml:space="preserve"> </w:t>
      </w:r>
      <w:r>
        <w:rPr>
          <w:w w:val="90"/>
          <w:sz w:val="24"/>
        </w:rPr>
        <w:t>Ministerio</w:t>
      </w:r>
      <w:r>
        <w:rPr>
          <w:spacing w:val="-12"/>
          <w:w w:val="90"/>
          <w:sz w:val="24"/>
        </w:rPr>
        <w:t xml:space="preserve"> </w:t>
      </w:r>
      <w:r>
        <w:rPr>
          <w:w w:val="90"/>
          <w:sz w:val="24"/>
        </w:rPr>
        <w:t>de</w:t>
      </w:r>
      <w:r>
        <w:rPr>
          <w:spacing w:val="-11"/>
          <w:w w:val="90"/>
          <w:sz w:val="24"/>
        </w:rPr>
        <w:t xml:space="preserve"> </w:t>
      </w:r>
      <w:r>
        <w:rPr>
          <w:w w:val="90"/>
          <w:sz w:val="24"/>
        </w:rPr>
        <w:t>Educación</w:t>
      </w:r>
      <w:r>
        <w:rPr>
          <w:spacing w:val="-11"/>
          <w:w w:val="90"/>
          <w:sz w:val="24"/>
        </w:rPr>
        <w:t xml:space="preserve"> </w:t>
      </w:r>
      <w:r>
        <w:rPr>
          <w:w w:val="90"/>
          <w:sz w:val="24"/>
        </w:rPr>
        <w:t>Nacional</w:t>
      </w:r>
      <w:r>
        <w:rPr>
          <w:spacing w:val="-11"/>
          <w:w w:val="90"/>
          <w:sz w:val="24"/>
        </w:rPr>
        <w:t xml:space="preserve"> </w:t>
      </w:r>
      <w:r>
        <w:rPr>
          <w:w w:val="90"/>
          <w:sz w:val="24"/>
        </w:rPr>
        <w:t xml:space="preserve">para </w:t>
      </w:r>
      <w:r>
        <w:rPr>
          <w:w w:val="80"/>
          <w:sz w:val="24"/>
        </w:rPr>
        <w:t>determinar el cumplimiento de las obligaciones en</w:t>
      </w:r>
      <w:r>
        <w:rPr>
          <w:sz w:val="24"/>
        </w:rPr>
        <w:t xml:space="preserve"> </w:t>
      </w:r>
      <w:r>
        <w:rPr>
          <w:w w:val="80"/>
          <w:sz w:val="24"/>
        </w:rPr>
        <w:t>materia de formación en hábitos y comportamientos seguros en</w:t>
      </w:r>
      <w:r>
        <w:rPr>
          <w:sz w:val="24"/>
        </w:rPr>
        <w:t xml:space="preserve"> </w:t>
      </w:r>
      <w:r>
        <w:rPr>
          <w:w w:val="80"/>
          <w:sz w:val="24"/>
        </w:rPr>
        <w:t>la</w:t>
      </w:r>
      <w:r>
        <w:rPr>
          <w:sz w:val="24"/>
        </w:rPr>
        <w:t xml:space="preserve"> </w:t>
      </w:r>
      <w:r>
        <w:rPr>
          <w:w w:val="80"/>
          <w:sz w:val="24"/>
        </w:rPr>
        <w:t>vía</w:t>
      </w:r>
      <w:r>
        <w:rPr>
          <w:sz w:val="24"/>
        </w:rPr>
        <w:t xml:space="preserve"> </w:t>
      </w:r>
      <w:r>
        <w:rPr>
          <w:w w:val="80"/>
          <w:sz w:val="24"/>
        </w:rPr>
        <w:t>por parte</w:t>
      </w:r>
      <w:r>
        <w:rPr>
          <w:sz w:val="24"/>
        </w:rPr>
        <w:t xml:space="preserve"> </w:t>
      </w:r>
      <w:r>
        <w:rPr>
          <w:w w:val="80"/>
          <w:sz w:val="24"/>
        </w:rPr>
        <w:t>de</w:t>
      </w:r>
      <w:r>
        <w:rPr>
          <w:sz w:val="24"/>
        </w:rPr>
        <w:t xml:space="preserve"> </w:t>
      </w:r>
      <w:r>
        <w:rPr>
          <w:w w:val="80"/>
          <w:sz w:val="24"/>
        </w:rPr>
        <w:t>las entidades</w:t>
      </w:r>
      <w:r>
        <w:rPr>
          <w:sz w:val="24"/>
        </w:rPr>
        <w:t xml:space="preserve"> </w:t>
      </w:r>
      <w:r>
        <w:rPr>
          <w:w w:val="80"/>
          <w:sz w:val="24"/>
        </w:rPr>
        <w:t>territoriales</w:t>
      </w:r>
      <w:r>
        <w:rPr>
          <w:sz w:val="24"/>
        </w:rPr>
        <w:t xml:space="preserve"> </w:t>
      </w:r>
      <w:r>
        <w:rPr>
          <w:w w:val="80"/>
          <w:sz w:val="24"/>
        </w:rPr>
        <w:t>certificadas</w:t>
      </w:r>
      <w:r>
        <w:rPr>
          <w:sz w:val="24"/>
        </w:rPr>
        <w:t xml:space="preserve"> </w:t>
      </w:r>
      <w:r>
        <w:rPr>
          <w:w w:val="80"/>
          <w:sz w:val="24"/>
        </w:rPr>
        <w:t>y los establecimientos educativos?</w:t>
      </w:r>
      <w:r w:rsidRPr="00A02160">
        <w:rPr>
          <w:b/>
          <w:bCs/>
          <w:color w:val="FF0000"/>
          <w:w w:val="85"/>
          <w:sz w:val="24"/>
          <w:highlight w:val="yellow"/>
        </w:rPr>
        <w:t xml:space="preserve"> MIN. EDUCACIÓN</w:t>
      </w:r>
    </w:p>
    <w:p w14:paraId="2039D304" w14:textId="77777777" w:rsidR="00A472D1" w:rsidRDefault="00A472D1" w:rsidP="00A472D1">
      <w:pPr>
        <w:pStyle w:val="Prrafodelista"/>
        <w:numPr>
          <w:ilvl w:val="1"/>
          <w:numId w:val="13"/>
        </w:numPr>
        <w:tabs>
          <w:tab w:val="left" w:pos="719"/>
          <w:tab w:val="left" w:pos="721"/>
        </w:tabs>
        <w:spacing w:before="3" w:line="261" w:lineRule="auto"/>
        <w:ind w:right="145"/>
        <w:jc w:val="both"/>
        <w:rPr>
          <w:sz w:val="24"/>
        </w:rPr>
      </w:pPr>
      <w:r>
        <w:rPr>
          <w:w w:val="85"/>
          <w:sz w:val="24"/>
        </w:rPr>
        <w:t xml:space="preserve">Remita la relación de los programas, estrategias, materiales pedagógicos y acciones de formación </w:t>
      </w:r>
      <w:r>
        <w:rPr>
          <w:w w:val="80"/>
          <w:sz w:val="24"/>
        </w:rPr>
        <w:t>docente en seguridad vial implementados durante los últimos cinco años, indicando cobertura, número</w:t>
      </w:r>
      <w:r>
        <w:rPr>
          <w:spacing w:val="40"/>
          <w:sz w:val="24"/>
        </w:rPr>
        <w:t xml:space="preserve"> </w:t>
      </w:r>
      <w:r>
        <w:rPr>
          <w:w w:val="85"/>
          <w:sz w:val="24"/>
        </w:rPr>
        <w:t>de</w:t>
      </w:r>
      <w:r>
        <w:rPr>
          <w:spacing w:val="-9"/>
          <w:w w:val="85"/>
          <w:sz w:val="24"/>
        </w:rPr>
        <w:t xml:space="preserve"> </w:t>
      </w:r>
      <w:r>
        <w:rPr>
          <w:w w:val="85"/>
          <w:sz w:val="24"/>
        </w:rPr>
        <w:t>beneficiarios,</w:t>
      </w:r>
      <w:r>
        <w:rPr>
          <w:spacing w:val="-9"/>
          <w:w w:val="85"/>
          <w:sz w:val="24"/>
        </w:rPr>
        <w:t xml:space="preserve"> </w:t>
      </w:r>
      <w:r>
        <w:rPr>
          <w:w w:val="85"/>
          <w:sz w:val="24"/>
        </w:rPr>
        <w:t>entidades</w:t>
      </w:r>
      <w:r>
        <w:rPr>
          <w:spacing w:val="-12"/>
          <w:w w:val="85"/>
          <w:sz w:val="24"/>
        </w:rPr>
        <w:t xml:space="preserve"> </w:t>
      </w:r>
      <w:r>
        <w:rPr>
          <w:w w:val="85"/>
          <w:sz w:val="24"/>
        </w:rPr>
        <w:t>territoriales</w:t>
      </w:r>
      <w:r>
        <w:rPr>
          <w:spacing w:val="-8"/>
          <w:w w:val="85"/>
          <w:sz w:val="24"/>
        </w:rPr>
        <w:t xml:space="preserve"> </w:t>
      </w:r>
      <w:r>
        <w:rPr>
          <w:w w:val="85"/>
          <w:sz w:val="24"/>
        </w:rPr>
        <w:t>atendidas</w:t>
      </w:r>
      <w:r>
        <w:rPr>
          <w:spacing w:val="-10"/>
          <w:w w:val="85"/>
          <w:sz w:val="24"/>
        </w:rPr>
        <w:t xml:space="preserve"> </w:t>
      </w:r>
      <w:r>
        <w:rPr>
          <w:w w:val="85"/>
          <w:sz w:val="24"/>
        </w:rPr>
        <w:t>y</w:t>
      </w:r>
      <w:r>
        <w:rPr>
          <w:spacing w:val="-9"/>
          <w:w w:val="85"/>
          <w:sz w:val="24"/>
        </w:rPr>
        <w:t xml:space="preserve"> </w:t>
      </w:r>
      <w:r>
        <w:rPr>
          <w:w w:val="85"/>
          <w:sz w:val="24"/>
        </w:rPr>
        <w:t>recursos</w:t>
      </w:r>
      <w:r>
        <w:rPr>
          <w:spacing w:val="-9"/>
          <w:w w:val="85"/>
          <w:sz w:val="24"/>
        </w:rPr>
        <w:t xml:space="preserve"> </w:t>
      </w:r>
      <w:r>
        <w:rPr>
          <w:w w:val="85"/>
          <w:sz w:val="24"/>
        </w:rPr>
        <w:t>destinados.</w:t>
      </w:r>
      <w:r w:rsidRPr="00A02160">
        <w:rPr>
          <w:b/>
          <w:bCs/>
          <w:color w:val="FF0000"/>
          <w:w w:val="85"/>
          <w:sz w:val="24"/>
          <w:highlight w:val="yellow"/>
        </w:rPr>
        <w:t xml:space="preserve"> MIN. EDUCACIÓN</w:t>
      </w:r>
    </w:p>
    <w:p w14:paraId="35795CD8" w14:textId="77777777" w:rsidR="00A472D1" w:rsidRDefault="74B4CBC6" w:rsidP="32F1A7B8">
      <w:pPr>
        <w:pStyle w:val="Prrafodelista"/>
        <w:numPr>
          <w:ilvl w:val="1"/>
          <w:numId w:val="13"/>
        </w:numPr>
        <w:tabs>
          <w:tab w:val="left" w:pos="719"/>
          <w:tab w:val="left" w:pos="721"/>
        </w:tabs>
        <w:spacing w:before="3" w:line="261" w:lineRule="auto"/>
        <w:ind w:right="135"/>
        <w:jc w:val="both"/>
        <w:rPr>
          <w:sz w:val="24"/>
          <w:szCs w:val="24"/>
        </w:rPr>
      </w:pPr>
      <w:r w:rsidRPr="32F1A7B8">
        <w:rPr>
          <w:w w:val="90"/>
          <w:sz w:val="24"/>
          <w:szCs w:val="24"/>
        </w:rPr>
        <w:t>¿</w:t>
      </w:r>
      <w:commentRangeStart w:id="101"/>
      <w:r w:rsidRPr="32F1A7B8">
        <w:rPr>
          <w:sz w:val="24"/>
          <w:szCs w:val="24"/>
        </w:rPr>
        <w:t>Qué</w:t>
      </w:r>
      <w:r w:rsidRPr="32F1A7B8">
        <w:rPr>
          <w:spacing w:val="-7"/>
          <w:w w:val="90"/>
          <w:sz w:val="24"/>
          <w:szCs w:val="24"/>
        </w:rPr>
        <w:t xml:space="preserve"> </w:t>
      </w:r>
      <w:r w:rsidRPr="32F1A7B8">
        <w:rPr>
          <w:w w:val="90"/>
          <w:sz w:val="24"/>
          <w:szCs w:val="24"/>
        </w:rPr>
        <w:t>evaluación</w:t>
      </w:r>
      <w:r w:rsidRPr="32F1A7B8">
        <w:rPr>
          <w:spacing w:val="-7"/>
          <w:w w:val="90"/>
          <w:sz w:val="24"/>
          <w:szCs w:val="24"/>
        </w:rPr>
        <w:t xml:space="preserve"> </w:t>
      </w:r>
      <w:r w:rsidRPr="32F1A7B8">
        <w:rPr>
          <w:w w:val="90"/>
          <w:sz w:val="24"/>
          <w:szCs w:val="24"/>
        </w:rPr>
        <w:t>ha</w:t>
      </w:r>
      <w:r w:rsidRPr="32F1A7B8">
        <w:rPr>
          <w:spacing w:val="-5"/>
          <w:w w:val="90"/>
          <w:sz w:val="24"/>
          <w:szCs w:val="24"/>
        </w:rPr>
        <w:t xml:space="preserve"> </w:t>
      </w:r>
      <w:r w:rsidRPr="32F1A7B8">
        <w:rPr>
          <w:w w:val="90"/>
          <w:sz w:val="24"/>
          <w:szCs w:val="24"/>
        </w:rPr>
        <w:t>realizado</w:t>
      </w:r>
      <w:r w:rsidRPr="32F1A7B8">
        <w:rPr>
          <w:spacing w:val="-7"/>
          <w:w w:val="90"/>
          <w:sz w:val="24"/>
          <w:szCs w:val="24"/>
        </w:rPr>
        <w:t xml:space="preserve"> </w:t>
      </w:r>
      <w:r w:rsidRPr="32F1A7B8">
        <w:rPr>
          <w:w w:val="90"/>
          <w:sz w:val="24"/>
          <w:szCs w:val="24"/>
        </w:rPr>
        <w:t>el</w:t>
      </w:r>
      <w:r w:rsidRPr="32F1A7B8">
        <w:rPr>
          <w:spacing w:val="-6"/>
          <w:w w:val="90"/>
          <w:sz w:val="24"/>
          <w:szCs w:val="24"/>
        </w:rPr>
        <w:t xml:space="preserve"> </w:t>
      </w:r>
      <w:r w:rsidRPr="32F1A7B8">
        <w:rPr>
          <w:w w:val="90"/>
          <w:sz w:val="24"/>
          <w:szCs w:val="24"/>
        </w:rPr>
        <w:t>Gobierno</w:t>
      </w:r>
      <w:r w:rsidRPr="32F1A7B8">
        <w:rPr>
          <w:spacing w:val="-5"/>
          <w:w w:val="90"/>
          <w:sz w:val="24"/>
          <w:szCs w:val="24"/>
        </w:rPr>
        <w:t xml:space="preserve"> </w:t>
      </w:r>
      <w:r w:rsidRPr="32F1A7B8">
        <w:rPr>
          <w:w w:val="90"/>
          <w:sz w:val="24"/>
          <w:szCs w:val="24"/>
        </w:rPr>
        <w:t>Nacional</w:t>
      </w:r>
      <w:r w:rsidRPr="32F1A7B8">
        <w:rPr>
          <w:spacing w:val="-8"/>
          <w:w w:val="90"/>
          <w:sz w:val="24"/>
          <w:szCs w:val="24"/>
        </w:rPr>
        <w:t xml:space="preserve"> </w:t>
      </w:r>
      <w:r w:rsidRPr="32F1A7B8">
        <w:rPr>
          <w:w w:val="90"/>
          <w:sz w:val="24"/>
          <w:szCs w:val="24"/>
        </w:rPr>
        <w:t>sobre</w:t>
      </w:r>
      <w:r w:rsidRPr="32F1A7B8">
        <w:rPr>
          <w:spacing w:val="-7"/>
          <w:w w:val="90"/>
          <w:sz w:val="24"/>
          <w:szCs w:val="24"/>
        </w:rPr>
        <w:t xml:space="preserve"> </w:t>
      </w:r>
      <w:r w:rsidRPr="32F1A7B8">
        <w:rPr>
          <w:w w:val="90"/>
          <w:sz w:val="24"/>
          <w:szCs w:val="24"/>
        </w:rPr>
        <w:t>el</w:t>
      </w:r>
      <w:r w:rsidRPr="32F1A7B8">
        <w:rPr>
          <w:spacing w:val="-6"/>
          <w:w w:val="90"/>
          <w:sz w:val="24"/>
          <w:szCs w:val="24"/>
        </w:rPr>
        <w:t xml:space="preserve"> </w:t>
      </w:r>
      <w:r w:rsidRPr="32F1A7B8">
        <w:rPr>
          <w:w w:val="90"/>
          <w:sz w:val="24"/>
          <w:szCs w:val="24"/>
        </w:rPr>
        <w:t>impacto</w:t>
      </w:r>
      <w:r w:rsidRPr="32F1A7B8">
        <w:rPr>
          <w:spacing w:val="-7"/>
          <w:w w:val="90"/>
          <w:sz w:val="24"/>
          <w:szCs w:val="24"/>
        </w:rPr>
        <w:t xml:space="preserve"> </w:t>
      </w:r>
      <w:r w:rsidRPr="32F1A7B8">
        <w:rPr>
          <w:w w:val="90"/>
          <w:sz w:val="24"/>
          <w:szCs w:val="24"/>
        </w:rPr>
        <w:t>de</w:t>
      </w:r>
      <w:r w:rsidRPr="32F1A7B8">
        <w:rPr>
          <w:spacing w:val="-5"/>
          <w:w w:val="90"/>
          <w:sz w:val="24"/>
          <w:szCs w:val="24"/>
        </w:rPr>
        <w:t xml:space="preserve"> </w:t>
      </w:r>
      <w:r w:rsidRPr="32F1A7B8">
        <w:rPr>
          <w:w w:val="90"/>
          <w:sz w:val="24"/>
          <w:szCs w:val="24"/>
        </w:rPr>
        <w:t>la</w:t>
      </w:r>
      <w:r w:rsidRPr="32F1A7B8">
        <w:rPr>
          <w:spacing w:val="-7"/>
          <w:w w:val="90"/>
          <w:sz w:val="24"/>
          <w:szCs w:val="24"/>
        </w:rPr>
        <w:t xml:space="preserve"> </w:t>
      </w:r>
      <w:r w:rsidRPr="32F1A7B8">
        <w:rPr>
          <w:w w:val="90"/>
          <w:sz w:val="24"/>
          <w:szCs w:val="24"/>
        </w:rPr>
        <w:t>educación vial</w:t>
      </w:r>
      <w:r w:rsidRPr="32F1A7B8">
        <w:rPr>
          <w:spacing w:val="-6"/>
          <w:w w:val="90"/>
          <w:sz w:val="24"/>
          <w:szCs w:val="24"/>
        </w:rPr>
        <w:t xml:space="preserve"> </w:t>
      </w:r>
      <w:r w:rsidRPr="32F1A7B8">
        <w:rPr>
          <w:w w:val="90"/>
          <w:sz w:val="24"/>
          <w:szCs w:val="24"/>
        </w:rPr>
        <w:t>en</w:t>
      </w:r>
      <w:r w:rsidRPr="32F1A7B8">
        <w:rPr>
          <w:spacing w:val="-5"/>
          <w:w w:val="90"/>
          <w:sz w:val="24"/>
          <w:szCs w:val="24"/>
        </w:rPr>
        <w:t xml:space="preserve"> </w:t>
      </w:r>
      <w:r w:rsidRPr="32F1A7B8">
        <w:rPr>
          <w:w w:val="90"/>
          <w:sz w:val="24"/>
          <w:szCs w:val="24"/>
        </w:rPr>
        <w:t xml:space="preserve">los </w:t>
      </w:r>
      <w:r w:rsidRPr="32F1A7B8">
        <w:rPr>
          <w:w w:val="85"/>
          <w:sz w:val="24"/>
          <w:szCs w:val="24"/>
        </w:rPr>
        <w:t>conocimientos, comportamientos</w:t>
      </w:r>
      <w:r w:rsidRPr="32F1A7B8">
        <w:rPr>
          <w:spacing w:val="-1"/>
          <w:w w:val="85"/>
          <w:sz w:val="24"/>
          <w:szCs w:val="24"/>
        </w:rPr>
        <w:t xml:space="preserve"> </w:t>
      </w:r>
      <w:r w:rsidRPr="32F1A7B8">
        <w:rPr>
          <w:w w:val="85"/>
          <w:sz w:val="24"/>
          <w:szCs w:val="24"/>
        </w:rPr>
        <w:t>y</w:t>
      </w:r>
      <w:r w:rsidRPr="32F1A7B8">
        <w:rPr>
          <w:spacing w:val="-1"/>
          <w:w w:val="85"/>
          <w:sz w:val="24"/>
          <w:szCs w:val="24"/>
        </w:rPr>
        <w:t xml:space="preserve"> </w:t>
      </w:r>
      <w:r w:rsidRPr="32F1A7B8">
        <w:rPr>
          <w:w w:val="85"/>
          <w:sz w:val="24"/>
          <w:szCs w:val="24"/>
        </w:rPr>
        <w:t>hábitos</w:t>
      </w:r>
      <w:r w:rsidRPr="32F1A7B8">
        <w:rPr>
          <w:spacing w:val="-1"/>
          <w:w w:val="85"/>
          <w:sz w:val="24"/>
          <w:szCs w:val="24"/>
        </w:rPr>
        <w:t xml:space="preserve"> </w:t>
      </w:r>
      <w:r w:rsidRPr="32F1A7B8">
        <w:rPr>
          <w:w w:val="85"/>
          <w:sz w:val="24"/>
          <w:szCs w:val="24"/>
        </w:rPr>
        <w:t>de</w:t>
      </w:r>
      <w:r w:rsidRPr="32F1A7B8">
        <w:rPr>
          <w:spacing w:val="-1"/>
          <w:w w:val="85"/>
          <w:sz w:val="24"/>
          <w:szCs w:val="24"/>
        </w:rPr>
        <w:t xml:space="preserve"> </w:t>
      </w:r>
      <w:r w:rsidRPr="32F1A7B8">
        <w:rPr>
          <w:w w:val="85"/>
          <w:sz w:val="24"/>
          <w:szCs w:val="24"/>
        </w:rPr>
        <w:t>los</w:t>
      </w:r>
      <w:r w:rsidRPr="32F1A7B8">
        <w:rPr>
          <w:spacing w:val="-1"/>
          <w:w w:val="85"/>
          <w:sz w:val="24"/>
          <w:szCs w:val="24"/>
        </w:rPr>
        <w:t xml:space="preserve"> </w:t>
      </w:r>
      <w:r w:rsidRPr="32F1A7B8">
        <w:rPr>
          <w:w w:val="85"/>
          <w:sz w:val="24"/>
          <w:szCs w:val="24"/>
        </w:rPr>
        <w:t>niños, niñas y</w:t>
      </w:r>
      <w:r w:rsidRPr="32F1A7B8">
        <w:rPr>
          <w:spacing w:val="-1"/>
          <w:w w:val="85"/>
          <w:sz w:val="24"/>
          <w:szCs w:val="24"/>
        </w:rPr>
        <w:t xml:space="preserve"> </w:t>
      </w:r>
      <w:r w:rsidRPr="32F1A7B8">
        <w:rPr>
          <w:w w:val="85"/>
          <w:sz w:val="24"/>
          <w:szCs w:val="24"/>
        </w:rPr>
        <w:t>adolescentes, y</w:t>
      </w:r>
      <w:r w:rsidRPr="32F1A7B8">
        <w:rPr>
          <w:spacing w:val="-4"/>
          <w:w w:val="85"/>
          <w:sz w:val="24"/>
          <w:szCs w:val="24"/>
        </w:rPr>
        <w:t xml:space="preserve"> </w:t>
      </w:r>
      <w:r w:rsidRPr="32F1A7B8">
        <w:rPr>
          <w:w w:val="85"/>
          <w:sz w:val="24"/>
          <w:szCs w:val="24"/>
        </w:rPr>
        <w:t>qué</w:t>
      </w:r>
      <w:r w:rsidRPr="32F1A7B8">
        <w:rPr>
          <w:spacing w:val="-1"/>
          <w:w w:val="85"/>
          <w:sz w:val="24"/>
          <w:szCs w:val="24"/>
        </w:rPr>
        <w:t xml:space="preserve"> </w:t>
      </w:r>
      <w:r w:rsidRPr="32F1A7B8">
        <w:rPr>
          <w:w w:val="85"/>
          <w:sz w:val="24"/>
          <w:szCs w:val="24"/>
        </w:rPr>
        <w:t>ajustes se</w:t>
      </w:r>
      <w:r w:rsidRPr="32F1A7B8">
        <w:rPr>
          <w:spacing w:val="-1"/>
          <w:w w:val="85"/>
          <w:sz w:val="24"/>
          <w:szCs w:val="24"/>
        </w:rPr>
        <w:t xml:space="preserve"> </w:t>
      </w:r>
      <w:r w:rsidRPr="32F1A7B8">
        <w:rPr>
          <w:w w:val="85"/>
          <w:sz w:val="24"/>
          <w:szCs w:val="24"/>
        </w:rPr>
        <w:t>han definido</w:t>
      </w:r>
      <w:r w:rsidRPr="32F1A7B8">
        <w:rPr>
          <w:spacing w:val="-8"/>
          <w:w w:val="85"/>
          <w:sz w:val="24"/>
          <w:szCs w:val="24"/>
        </w:rPr>
        <w:t xml:space="preserve"> </w:t>
      </w:r>
      <w:r w:rsidRPr="32F1A7B8">
        <w:rPr>
          <w:w w:val="85"/>
          <w:sz w:val="24"/>
          <w:szCs w:val="24"/>
        </w:rPr>
        <w:t>para</w:t>
      </w:r>
      <w:r w:rsidRPr="32F1A7B8">
        <w:rPr>
          <w:spacing w:val="-8"/>
          <w:w w:val="85"/>
          <w:sz w:val="24"/>
          <w:szCs w:val="24"/>
        </w:rPr>
        <w:t xml:space="preserve"> </w:t>
      </w:r>
      <w:r w:rsidRPr="32F1A7B8">
        <w:rPr>
          <w:w w:val="85"/>
          <w:sz w:val="24"/>
          <w:szCs w:val="24"/>
        </w:rPr>
        <w:t>fortalecer</w:t>
      </w:r>
      <w:r w:rsidRPr="32F1A7B8">
        <w:rPr>
          <w:spacing w:val="-11"/>
          <w:w w:val="85"/>
          <w:sz w:val="24"/>
          <w:szCs w:val="24"/>
        </w:rPr>
        <w:t xml:space="preserve"> </w:t>
      </w:r>
      <w:r w:rsidRPr="32F1A7B8">
        <w:rPr>
          <w:w w:val="85"/>
          <w:sz w:val="24"/>
          <w:szCs w:val="24"/>
        </w:rPr>
        <w:t>esta</w:t>
      </w:r>
      <w:r w:rsidRPr="32F1A7B8">
        <w:rPr>
          <w:spacing w:val="-10"/>
          <w:w w:val="85"/>
          <w:sz w:val="24"/>
          <w:szCs w:val="24"/>
        </w:rPr>
        <w:t xml:space="preserve"> </w:t>
      </w:r>
      <w:r w:rsidRPr="32F1A7B8">
        <w:rPr>
          <w:w w:val="85"/>
          <w:sz w:val="24"/>
          <w:szCs w:val="24"/>
        </w:rPr>
        <w:t>formación</w:t>
      </w:r>
      <w:r w:rsidRPr="32F1A7B8">
        <w:rPr>
          <w:spacing w:val="-10"/>
          <w:w w:val="85"/>
          <w:sz w:val="24"/>
          <w:szCs w:val="24"/>
        </w:rPr>
        <w:t xml:space="preserve"> </w:t>
      </w:r>
      <w:r w:rsidRPr="32F1A7B8">
        <w:rPr>
          <w:w w:val="85"/>
          <w:sz w:val="24"/>
          <w:szCs w:val="24"/>
        </w:rPr>
        <w:t>en</w:t>
      </w:r>
      <w:r w:rsidRPr="32F1A7B8">
        <w:rPr>
          <w:spacing w:val="-10"/>
          <w:w w:val="85"/>
          <w:sz w:val="24"/>
          <w:szCs w:val="24"/>
        </w:rPr>
        <w:t xml:space="preserve"> </w:t>
      </w:r>
      <w:r w:rsidRPr="32F1A7B8">
        <w:rPr>
          <w:w w:val="85"/>
          <w:sz w:val="24"/>
          <w:szCs w:val="24"/>
        </w:rPr>
        <w:t>el</w:t>
      </w:r>
      <w:r w:rsidRPr="32F1A7B8">
        <w:rPr>
          <w:spacing w:val="-9"/>
          <w:w w:val="85"/>
          <w:sz w:val="24"/>
          <w:szCs w:val="24"/>
        </w:rPr>
        <w:t xml:space="preserve"> </w:t>
      </w:r>
      <w:r w:rsidRPr="32F1A7B8">
        <w:rPr>
          <w:w w:val="85"/>
          <w:sz w:val="24"/>
          <w:szCs w:val="24"/>
        </w:rPr>
        <w:t>marco</w:t>
      </w:r>
      <w:r w:rsidRPr="32F1A7B8">
        <w:rPr>
          <w:spacing w:val="-8"/>
          <w:w w:val="85"/>
          <w:sz w:val="24"/>
          <w:szCs w:val="24"/>
        </w:rPr>
        <w:t xml:space="preserve"> </w:t>
      </w:r>
      <w:r w:rsidRPr="32F1A7B8">
        <w:rPr>
          <w:w w:val="85"/>
          <w:sz w:val="24"/>
          <w:szCs w:val="24"/>
        </w:rPr>
        <w:t>del</w:t>
      </w:r>
      <w:r w:rsidRPr="32F1A7B8">
        <w:rPr>
          <w:spacing w:val="-11"/>
          <w:w w:val="85"/>
          <w:sz w:val="24"/>
          <w:szCs w:val="24"/>
        </w:rPr>
        <w:t xml:space="preserve"> </w:t>
      </w:r>
      <w:r w:rsidRPr="32F1A7B8">
        <w:rPr>
          <w:w w:val="85"/>
          <w:sz w:val="24"/>
          <w:szCs w:val="24"/>
        </w:rPr>
        <w:t>Plan</w:t>
      </w:r>
      <w:r w:rsidRPr="32F1A7B8">
        <w:rPr>
          <w:spacing w:val="-8"/>
          <w:w w:val="85"/>
          <w:sz w:val="24"/>
          <w:szCs w:val="24"/>
        </w:rPr>
        <w:t xml:space="preserve"> </w:t>
      </w:r>
      <w:r w:rsidRPr="32F1A7B8">
        <w:rPr>
          <w:w w:val="85"/>
          <w:sz w:val="24"/>
          <w:szCs w:val="24"/>
        </w:rPr>
        <w:t>Nacional</w:t>
      </w:r>
      <w:r w:rsidRPr="32F1A7B8">
        <w:rPr>
          <w:spacing w:val="-11"/>
          <w:w w:val="85"/>
          <w:sz w:val="24"/>
          <w:szCs w:val="24"/>
        </w:rPr>
        <w:t xml:space="preserve"> </w:t>
      </w:r>
      <w:r w:rsidRPr="32F1A7B8">
        <w:rPr>
          <w:w w:val="85"/>
          <w:sz w:val="24"/>
          <w:szCs w:val="24"/>
        </w:rPr>
        <w:t>de</w:t>
      </w:r>
      <w:r w:rsidRPr="32F1A7B8">
        <w:rPr>
          <w:spacing w:val="-8"/>
          <w:w w:val="85"/>
          <w:sz w:val="24"/>
          <w:szCs w:val="24"/>
        </w:rPr>
        <w:t xml:space="preserve"> </w:t>
      </w:r>
      <w:r w:rsidRPr="32F1A7B8">
        <w:rPr>
          <w:w w:val="85"/>
          <w:sz w:val="24"/>
          <w:szCs w:val="24"/>
        </w:rPr>
        <w:t>Seguridad</w:t>
      </w:r>
      <w:r w:rsidRPr="32F1A7B8">
        <w:rPr>
          <w:spacing w:val="-10"/>
          <w:w w:val="85"/>
          <w:sz w:val="24"/>
          <w:szCs w:val="24"/>
        </w:rPr>
        <w:t xml:space="preserve"> </w:t>
      </w:r>
      <w:r w:rsidRPr="32F1A7B8">
        <w:rPr>
          <w:w w:val="85"/>
          <w:sz w:val="24"/>
          <w:szCs w:val="24"/>
        </w:rPr>
        <w:t>Vial</w:t>
      </w:r>
      <w:r w:rsidRPr="32F1A7B8">
        <w:rPr>
          <w:spacing w:val="-9"/>
          <w:w w:val="85"/>
          <w:sz w:val="24"/>
          <w:szCs w:val="24"/>
        </w:rPr>
        <w:t xml:space="preserve"> </w:t>
      </w:r>
      <w:r w:rsidRPr="32F1A7B8">
        <w:rPr>
          <w:w w:val="85"/>
          <w:sz w:val="24"/>
          <w:szCs w:val="24"/>
        </w:rPr>
        <w:t>2022-2031?</w:t>
      </w:r>
      <w:r w:rsidRPr="32F1A7B8">
        <w:rPr>
          <w:b/>
          <w:bCs/>
          <w:color w:val="FF0000"/>
          <w:w w:val="85"/>
          <w:sz w:val="24"/>
          <w:szCs w:val="24"/>
        </w:rPr>
        <w:t xml:space="preserve"> DC</w:t>
      </w:r>
      <w:commentRangeEnd w:id="101"/>
      <w:r w:rsidR="00A472D1">
        <w:rPr>
          <w:rStyle w:val="Refdecomentario"/>
          <w:sz w:val="24"/>
          <w:szCs w:val="24"/>
        </w:rPr>
        <w:commentReference w:id="101"/>
      </w:r>
    </w:p>
    <w:p w14:paraId="5D5CABF2" w14:textId="5B24D8E2" w:rsidR="00A472D1" w:rsidRDefault="00A472D1" w:rsidP="2808B392">
      <w:pPr>
        <w:tabs>
          <w:tab w:val="left" w:pos="719"/>
          <w:tab w:val="left" w:pos="721"/>
        </w:tabs>
        <w:spacing w:before="3" w:line="261" w:lineRule="auto"/>
        <w:ind w:right="135"/>
        <w:jc w:val="both"/>
        <w:rPr>
          <w:sz w:val="24"/>
          <w:szCs w:val="24"/>
        </w:rPr>
      </w:pPr>
    </w:p>
    <w:p w14:paraId="3859A44B" w14:textId="796CE3A8" w:rsidR="00A472D1" w:rsidRDefault="00A472D1" w:rsidP="2808B392">
      <w:pPr>
        <w:tabs>
          <w:tab w:val="left" w:pos="719"/>
          <w:tab w:val="left" w:pos="721"/>
        </w:tabs>
        <w:spacing w:before="3" w:line="261" w:lineRule="auto"/>
        <w:ind w:right="135"/>
        <w:jc w:val="both"/>
        <w:rPr>
          <w:sz w:val="24"/>
          <w:szCs w:val="24"/>
        </w:rPr>
      </w:pPr>
    </w:p>
    <w:p w14:paraId="2A0E0CD3" w14:textId="1219CFAE" w:rsidR="00A472D1" w:rsidRDefault="4B5A1C59" w:rsidP="66F85B4B">
      <w:pPr>
        <w:spacing w:before="240" w:after="240" w:line="261" w:lineRule="auto"/>
        <w:jc w:val="both"/>
        <w:rPr>
          <w:rFonts w:ascii="Calibri" w:eastAsia="Calibri" w:hAnsi="Calibri" w:cs="Calibri"/>
          <w:sz w:val="24"/>
          <w:szCs w:val="24"/>
        </w:rPr>
      </w:pPr>
      <w:r w:rsidRPr="66F85B4B">
        <w:rPr>
          <w:rFonts w:ascii="Calibri" w:eastAsia="Calibri" w:hAnsi="Calibri" w:cs="Calibri"/>
          <w:sz w:val="24"/>
          <w:szCs w:val="24"/>
        </w:rPr>
        <w:t>En el marco del proceso de seguimiento y evaluación de las acciones implementadas por la Agencia Nacional de Seguridad Vial, se realizó la evaluación de la estrategia “Educación Vial para la Vida”, iniciativa orientada al fortalecimiento de conocimientos, capacidades y comportamientos seguros en los diferentes actores vinculados a la movilidad escolar.</w:t>
      </w:r>
    </w:p>
    <w:p w14:paraId="0D7CA301" w14:textId="5B0B14B2" w:rsidR="00A472D1" w:rsidRDefault="4B5A1C59" w:rsidP="66F85B4B">
      <w:pPr>
        <w:spacing w:before="240" w:after="240" w:line="261" w:lineRule="auto"/>
        <w:jc w:val="both"/>
        <w:rPr>
          <w:rFonts w:ascii="Calibri" w:eastAsia="Calibri" w:hAnsi="Calibri" w:cs="Calibri"/>
          <w:sz w:val="24"/>
          <w:szCs w:val="24"/>
        </w:rPr>
      </w:pPr>
      <w:r w:rsidRPr="66F85B4B">
        <w:rPr>
          <w:rFonts w:ascii="Calibri" w:eastAsia="Calibri" w:hAnsi="Calibri" w:cs="Calibri"/>
          <w:sz w:val="24"/>
          <w:szCs w:val="24"/>
        </w:rPr>
        <w:t>La estrategia se estructuró a partir de tres componentes principales: Caminos Seguros al Colegio, Herramientas Móviles y la implementación de los Planes de Movilidad Escolar (PME). Cada uno de estos componentes contempló acciones específicas y mecanismos de intervención orientados a contribuir a la generación de entornos escolares más seguros y a la promoción de una movilidad activa, sostenible y protectora de la vida.</w:t>
      </w:r>
    </w:p>
    <w:p w14:paraId="34B8C635" w14:textId="5E80578D" w:rsidR="00A472D1" w:rsidRDefault="4B5A1C59" w:rsidP="66F85B4B">
      <w:pPr>
        <w:spacing w:before="240" w:after="240" w:line="261" w:lineRule="auto"/>
        <w:jc w:val="both"/>
        <w:rPr>
          <w:rFonts w:ascii="Calibri" w:eastAsia="Calibri" w:hAnsi="Calibri" w:cs="Calibri"/>
          <w:sz w:val="24"/>
          <w:szCs w:val="24"/>
        </w:rPr>
      </w:pPr>
      <w:r w:rsidRPr="66F85B4B">
        <w:rPr>
          <w:rFonts w:ascii="Calibri" w:eastAsia="Calibri" w:hAnsi="Calibri" w:cs="Calibri"/>
          <w:sz w:val="24"/>
          <w:szCs w:val="24"/>
        </w:rPr>
        <w:t>Con el propósito de identificar los resultados alcanzados, los avances obtenidos y los principales aspectos derivados de la implementación de la estrategia, se desarrolló un proceso de evaluación diferenciado para cada uno de sus componentes. Este ejercicio permitió analizar las características de las acciones implementadas y recopilar elementos relevantes para valorar su desarrollo y establecer oportunidades de fortalecimiento.</w:t>
      </w:r>
    </w:p>
    <w:p w14:paraId="5288985A" w14:textId="0D736906" w:rsidR="00A472D1" w:rsidRDefault="4B5A1C59" w:rsidP="66F85B4B">
      <w:pPr>
        <w:spacing w:before="240" w:after="240" w:line="261" w:lineRule="auto"/>
        <w:jc w:val="both"/>
      </w:pPr>
      <w:r w:rsidRPr="66F85B4B">
        <w:rPr>
          <w:rFonts w:ascii="Calibri" w:eastAsia="Calibri" w:hAnsi="Calibri" w:cs="Calibri"/>
          <w:sz w:val="24"/>
          <w:szCs w:val="24"/>
        </w:rPr>
        <w:lastRenderedPageBreak/>
        <w:t>A continuación, se presenta una breve descripción de cada uno de los procesos de evaluación realizados, señalando el componente evaluado, el alcance del ejercicio y los principales elementos considerados en el análisis.</w:t>
      </w:r>
    </w:p>
    <w:p w14:paraId="3C1D11A9" w14:textId="0E05E802" w:rsidR="00A472D1" w:rsidRDefault="00A472D1" w:rsidP="66F85B4B">
      <w:pPr>
        <w:spacing w:before="240" w:after="240" w:line="261" w:lineRule="auto"/>
        <w:jc w:val="both"/>
        <w:rPr>
          <w:rFonts w:ascii="Calibri" w:eastAsia="Calibri" w:hAnsi="Calibri" w:cs="Calibri"/>
          <w:sz w:val="24"/>
          <w:szCs w:val="24"/>
        </w:rPr>
      </w:pPr>
    </w:p>
    <w:p w14:paraId="7C30CE97" w14:textId="4BC05F5D" w:rsidR="00A472D1" w:rsidRDefault="43B52C0F" w:rsidP="66F85B4B">
      <w:pPr>
        <w:spacing w:before="240" w:after="240" w:line="261" w:lineRule="auto"/>
        <w:jc w:val="both"/>
        <w:rPr>
          <w:rFonts w:ascii="Calibri" w:eastAsia="Calibri" w:hAnsi="Calibri" w:cs="Calibri"/>
          <w:b/>
          <w:bCs/>
          <w:sz w:val="24"/>
          <w:szCs w:val="24"/>
        </w:rPr>
      </w:pPr>
      <w:r w:rsidRPr="66F85B4B">
        <w:rPr>
          <w:rFonts w:ascii="Calibri" w:eastAsia="Calibri" w:hAnsi="Calibri" w:cs="Calibri"/>
          <w:b/>
          <w:bCs/>
          <w:sz w:val="24"/>
          <w:szCs w:val="24"/>
        </w:rPr>
        <w:t>Informe análisis de efectos y resultados asociados a la implementación del componente Caminos Seguros al Colegio</w:t>
      </w:r>
    </w:p>
    <w:p w14:paraId="79DBCE6F" w14:textId="3CDFBE2B" w:rsidR="00A472D1" w:rsidRDefault="49C0C0C5" w:rsidP="68F9894E">
      <w:pPr>
        <w:spacing w:before="240" w:after="240" w:line="261" w:lineRule="auto"/>
        <w:jc w:val="both"/>
        <w:rPr>
          <w:rFonts w:ascii="Calibri" w:eastAsia="Calibri" w:hAnsi="Calibri" w:cs="Calibri"/>
          <w:sz w:val="24"/>
          <w:szCs w:val="24"/>
        </w:rPr>
      </w:pPr>
      <w:r w:rsidRPr="68F9894E">
        <w:rPr>
          <w:rFonts w:ascii="Calibri" w:eastAsia="Calibri" w:hAnsi="Calibri" w:cs="Calibri"/>
          <w:sz w:val="24"/>
          <w:szCs w:val="24"/>
        </w:rPr>
        <w:t>E</w:t>
      </w:r>
      <w:r w:rsidR="4BE5EA9D" w:rsidRPr="68F9894E">
        <w:rPr>
          <w:rFonts w:ascii="Calibri" w:eastAsia="Calibri" w:hAnsi="Calibri" w:cs="Calibri"/>
          <w:sz w:val="24"/>
          <w:szCs w:val="24"/>
        </w:rPr>
        <w:t>ste</w:t>
      </w:r>
      <w:r w:rsidRPr="68F9894E">
        <w:rPr>
          <w:rFonts w:ascii="Calibri" w:eastAsia="Calibri" w:hAnsi="Calibri" w:cs="Calibri"/>
          <w:sz w:val="24"/>
          <w:szCs w:val="24"/>
        </w:rPr>
        <w:t xml:space="preserve"> componente se implementó en Pasto, Ibagué, Medellín y Cali, con participación de ocho instituciones educativas. Su enfoque se fundamenta en el Sistema Seguro, el enfoque de derechos de niñas, niños y adolescentes y la corresponsabilidad entre Estado, instituciones educativas, familias y comunidad. La metodología se estructuró en cuatro fases: planeación y diagnóstico participativo; articulación institucional y corresponsabilidad comunitaria; implementación pedagógica y territorial; y seguimiento, evaluación y sostenibilidad. </w:t>
      </w:r>
    </w:p>
    <w:p w14:paraId="0D233638" w14:textId="37501906" w:rsidR="00A472D1" w:rsidRDefault="49C0C0C5" w:rsidP="68F9894E">
      <w:pPr>
        <w:spacing w:before="240" w:after="240" w:line="261" w:lineRule="auto"/>
        <w:jc w:val="both"/>
        <w:rPr>
          <w:rFonts w:ascii="Calibri" w:eastAsia="Calibri" w:hAnsi="Calibri" w:cs="Calibri"/>
          <w:sz w:val="24"/>
          <w:szCs w:val="24"/>
        </w:rPr>
      </w:pPr>
      <w:r w:rsidRPr="68F9894E">
        <w:rPr>
          <w:rFonts w:ascii="Calibri" w:eastAsia="Calibri" w:hAnsi="Calibri" w:cs="Calibri"/>
          <w:sz w:val="24"/>
          <w:szCs w:val="24"/>
        </w:rPr>
        <w:t xml:space="preserve">Durante el periodo analizado se reportaron 582 beneficiarios directos, 13.614 viajes seguros acompañados, 162 salidas pedagógicas, 16 intervenciones de urbanismo táctico y 8 murales comunitarios, además de la participación de ocho instituciones educativas. Estas acciones buscaron trascender la formación exclusivamente conceptual y articular educación, experiencia, comunidad y transformación del espacio escolar. </w:t>
      </w:r>
    </w:p>
    <w:p w14:paraId="2F7C538C" w14:textId="40F49368" w:rsidR="00A472D1" w:rsidRDefault="49C0C0C5" w:rsidP="68F9894E">
      <w:pPr>
        <w:spacing w:before="240" w:after="240" w:line="261" w:lineRule="auto"/>
        <w:jc w:val="both"/>
        <w:rPr>
          <w:rFonts w:ascii="Calibri" w:eastAsia="Calibri" w:hAnsi="Calibri" w:cs="Calibri"/>
          <w:sz w:val="24"/>
          <w:szCs w:val="24"/>
        </w:rPr>
      </w:pPr>
      <w:r w:rsidRPr="68F9894E">
        <w:rPr>
          <w:rFonts w:ascii="Calibri" w:eastAsia="Calibri" w:hAnsi="Calibri" w:cs="Calibri"/>
          <w:sz w:val="24"/>
          <w:szCs w:val="24"/>
        </w:rPr>
        <w:t xml:space="preserve">El diagnóstico inicial evidenció brechas en conocimientos y comportamientos de seguridad vial. En el Pre Test, los niveles de respuesta correcta estuvieron aproximadamente entre el 60 % y el 80 %. Las principales oportunidades de mejora estuvieron relacionadas con el uso de sistemas de retención infantil (60 %), identificación de riesgos en las rutas escolares (62 %), reconocimiento de señales de tránsito (72 %) y comportamientos seguros en el transporte escolar (68 %). </w:t>
      </w:r>
    </w:p>
    <w:p w14:paraId="619C370C" w14:textId="0CA11C19" w:rsidR="00A472D1" w:rsidRDefault="49C0C0C5" w:rsidP="68F9894E">
      <w:pPr>
        <w:spacing w:before="240" w:after="240" w:line="261" w:lineRule="auto"/>
        <w:jc w:val="both"/>
        <w:rPr>
          <w:rFonts w:ascii="Calibri" w:eastAsia="Calibri" w:hAnsi="Calibri" w:cs="Calibri"/>
          <w:sz w:val="24"/>
          <w:szCs w:val="24"/>
        </w:rPr>
      </w:pPr>
      <w:r w:rsidRPr="68F9894E">
        <w:rPr>
          <w:rFonts w:ascii="Calibri" w:eastAsia="Calibri" w:hAnsi="Calibri" w:cs="Calibri"/>
          <w:sz w:val="24"/>
          <w:szCs w:val="24"/>
        </w:rPr>
        <w:t xml:space="preserve">Después de la intervención se aplicaron 238 Post Test, frente a 246 Pre Test. Los resultados muestran incrementos importantes: el reconocimiento del peatón como actor vial vulnerable pasó de 78 % a 96 %, el conocimiento sobre circulación por andenes de 75 % a 92 %, el cruce seguro de 80 % a 95 % y el reconocimiento de señales de 72 % a 90 %. En comportamientos seguros, el uso de sistemas de retención pasó de 60 % a 83 %, mientras que la identificación de comportamientos adecuados en el bus escolar pasó de 68 % a 88 %. </w:t>
      </w:r>
    </w:p>
    <w:p w14:paraId="4579C70A" w14:textId="37B592C2" w:rsidR="00A472D1" w:rsidRDefault="49C0C0C5" w:rsidP="68F9894E">
      <w:pPr>
        <w:spacing w:before="240" w:after="240" w:line="261" w:lineRule="auto"/>
        <w:jc w:val="both"/>
        <w:rPr>
          <w:rFonts w:ascii="Calibri" w:eastAsia="Calibri" w:hAnsi="Calibri" w:cs="Calibri"/>
          <w:sz w:val="24"/>
          <w:szCs w:val="24"/>
        </w:rPr>
      </w:pPr>
      <w:r w:rsidRPr="68F9894E">
        <w:rPr>
          <w:rFonts w:ascii="Calibri" w:eastAsia="Calibri" w:hAnsi="Calibri" w:cs="Calibri"/>
          <w:sz w:val="24"/>
          <w:szCs w:val="24"/>
        </w:rPr>
        <w:t xml:space="preserve">La evaluación final también reportó resultados favorables: 85 % de los estudiantes manifestó una mayor sensación de seguridad en sus recorridos escolares, 91 % evidenció conocimientos y actitudes positivas frente a la movilidad y las normas viales, y 94 % valoró positivamente el proceso educativo y los aprendizajes adquiridos. </w:t>
      </w:r>
    </w:p>
    <w:p w14:paraId="2F6C82F1" w14:textId="2E963455" w:rsidR="00A472D1" w:rsidRDefault="49C0C0C5" w:rsidP="68F9894E">
      <w:pPr>
        <w:spacing w:before="240" w:after="240" w:line="261" w:lineRule="auto"/>
        <w:jc w:val="both"/>
        <w:rPr>
          <w:rFonts w:ascii="Calibri" w:eastAsia="Calibri" w:hAnsi="Calibri" w:cs="Calibri"/>
          <w:sz w:val="24"/>
          <w:szCs w:val="24"/>
        </w:rPr>
      </w:pPr>
      <w:r w:rsidRPr="68F9894E">
        <w:rPr>
          <w:rFonts w:ascii="Calibri" w:eastAsia="Calibri" w:hAnsi="Calibri" w:cs="Calibri"/>
          <w:sz w:val="24"/>
          <w:szCs w:val="24"/>
        </w:rPr>
        <w:t xml:space="preserve">En cuanto al contexto de siniestralidad, el informe señala que los eventos de transporte continúan representando un problema relevante para los NNA en Colombia. En 2024 se registraron 441 muertes por eventos de transporte en menores de 18 años, equivalentes al 25,7 % de las muertes violentas de este grupo. Para enero–agosto de 2025 se registraron </w:t>
      </w:r>
      <w:r w:rsidRPr="68F9894E">
        <w:rPr>
          <w:rFonts w:ascii="Calibri" w:eastAsia="Calibri" w:hAnsi="Calibri" w:cs="Calibri"/>
          <w:sz w:val="24"/>
          <w:szCs w:val="24"/>
        </w:rPr>
        <w:lastRenderedPageBreak/>
        <w:t>preliminarmente 328 muertes por eventos de transporte, un aumento del 8 % frente al mismo periodo del año anterior. La mayor concentración se presenta en adolescentes de 12 a 17 años y existe una alta exposición asociada al uso de motocicletas.</w:t>
      </w:r>
    </w:p>
    <w:p w14:paraId="11FA56E2" w14:textId="55D31B48" w:rsidR="00A472D1" w:rsidRDefault="00A472D1" w:rsidP="079A1810">
      <w:pPr>
        <w:spacing w:before="240" w:after="240" w:line="261" w:lineRule="auto"/>
        <w:jc w:val="both"/>
        <w:rPr>
          <w:rFonts w:ascii="Calibri" w:eastAsia="Calibri" w:hAnsi="Calibri" w:cs="Calibri"/>
          <w:sz w:val="28"/>
          <w:szCs w:val="28"/>
        </w:rPr>
      </w:pPr>
    </w:p>
    <w:p w14:paraId="290E61DA" w14:textId="0311360D" w:rsidR="7E682DD1" w:rsidRDefault="7E682DD1" w:rsidP="079A1810">
      <w:pPr>
        <w:spacing w:before="240" w:after="240" w:line="261" w:lineRule="auto"/>
        <w:jc w:val="both"/>
      </w:pPr>
      <w:r w:rsidRPr="079A1810">
        <w:rPr>
          <w:rFonts w:ascii="Calibri" w:eastAsia="Calibri" w:hAnsi="Calibri" w:cs="Calibri"/>
          <w:b/>
          <w:bCs/>
          <w:sz w:val="28"/>
          <w:szCs w:val="28"/>
        </w:rPr>
        <w:t>Informe Análisis Herramientas móviles</w:t>
      </w:r>
    </w:p>
    <w:p w14:paraId="6EF3A220" w14:textId="6A8AAB8B" w:rsidR="3DDA15A5" w:rsidRDefault="3DDA15A5" w:rsidP="079A1810">
      <w:pPr>
        <w:spacing w:before="240" w:after="240" w:line="261" w:lineRule="auto"/>
        <w:jc w:val="both"/>
        <w:rPr>
          <w:rFonts w:ascii="Calibri" w:eastAsia="Calibri" w:hAnsi="Calibri" w:cs="Calibri"/>
          <w:b/>
          <w:bCs/>
          <w:sz w:val="24"/>
          <w:szCs w:val="24"/>
        </w:rPr>
      </w:pPr>
      <w:r w:rsidRPr="079A1810">
        <w:rPr>
          <w:rFonts w:ascii="Calibri" w:eastAsia="Calibri" w:hAnsi="Calibri" w:cs="Calibri"/>
          <w:b/>
          <w:bCs/>
          <w:sz w:val="24"/>
          <w:szCs w:val="24"/>
        </w:rPr>
        <w:t>¿Qué son las Herramientas Móviles de Educación Vial?</w:t>
      </w:r>
    </w:p>
    <w:p w14:paraId="6EE37F02" w14:textId="211158BC" w:rsidR="3DDA15A5" w:rsidRDefault="3DDA15A5" w:rsidP="079A1810">
      <w:pPr>
        <w:spacing w:before="240" w:after="240"/>
        <w:jc w:val="both"/>
        <w:rPr>
          <w:rFonts w:ascii="Calibri" w:eastAsia="Calibri" w:hAnsi="Calibri" w:cs="Calibri"/>
          <w:sz w:val="24"/>
          <w:szCs w:val="24"/>
        </w:rPr>
      </w:pPr>
      <w:r w:rsidRPr="079A1810">
        <w:rPr>
          <w:rFonts w:ascii="Calibri" w:eastAsia="Calibri" w:hAnsi="Calibri" w:cs="Calibri"/>
          <w:sz w:val="24"/>
          <w:szCs w:val="24"/>
        </w:rPr>
        <w:t>Las HMEV constituyen una metodología lúdica, experiencial e itinerante que utiliza:</w:t>
      </w:r>
    </w:p>
    <w:p w14:paraId="066A2A50" w14:textId="0104F8AB" w:rsidR="3DDA15A5" w:rsidRDefault="3DDA15A5" w:rsidP="079A1810">
      <w:pPr>
        <w:pStyle w:val="Prrafodelista"/>
        <w:numPr>
          <w:ilvl w:val="0"/>
          <w:numId w:val="6"/>
        </w:numPr>
        <w:spacing w:before="0"/>
        <w:jc w:val="both"/>
        <w:rPr>
          <w:rFonts w:ascii="Calibri" w:eastAsia="Calibri" w:hAnsi="Calibri" w:cs="Calibri"/>
          <w:sz w:val="24"/>
          <w:szCs w:val="24"/>
          <w:lang w:val="es-CO"/>
        </w:rPr>
      </w:pPr>
      <w:r w:rsidRPr="079A1810">
        <w:rPr>
          <w:rFonts w:ascii="Calibri" w:eastAsia="Calibri" w:hAnsi="Calibri" w:cs="Calibri"/>
          <w:sz w:val="24"/>
          <w:szCs w:val="24"/>
          <w:lang w:val="es-CO"/>
        </w:rPr>
        <w:t xml:space="preserve">Juegos de gran formato. </w:t>
      </w:r>
    </w:p>
    <w:p w14:paraId="09A5030D" w14:textId="2A6B7093" w:rsidR="3DDA15A5" w:rsidRDefault="3DDA15A5" w:rsidP="079A1810">
      <w:pPr>
        <w:pStyle w:val="Prrafodelista"/>
        <w:numPr>
          <w:ilvl w:val="0"/>
          <w:numId w:val="6"/>
        </w:numPr>
        <w:spacing w:before="0"/>
        <w:jc w:val="both"/>
        <w:rPr>
          <w:rFonts w:ascii="Calibri" w:eastAsia="Calibri" w:hAnsi="Calibri" w:cs="Calibri"/>
          <w:sz w:val="24"/>
          <w:szCs w:val="24"/>
          <w:lang w:val="es-CO"/>
        </w:rPr>
      </w:pPr>
      <w:r w:rsidRPr="079A1810">
        <w:rPr>
          <w:rFonts w:ascii="Calibri" w:eastAsia="Calibri" w:hAnsi="Calibri" w:cs="Calibri"/>
          <w:sz w:val="24"/>
          <w:szCs w:val="24"/>
          <w:lang w:val="es-CO"/>
        </w:rPr>
        <w:t xml:space="preserve">Títeres. </w:t>
      </w:r>
    </w:p>
    <w:p w14:paraId="77C78FD2" w14:textId="7FB33A18" w:rsidR="3DDA15A5" w:rsidRDefault="3DDA15A5" w:rsidP="079A1810">
      <w:pPr>
        <w:pStyle w:val="Prrafodelista"/>
        <w:numPr>
          <w:ilvl w:val="0"/>
          <w:numId w:val="6"/>
        </w:numPr>
        <w:spacing w:before="0"/>
        <w:jc w:val="both"/>
        <w:rPr>
          <w:rFonts w:ascii="Calibri" w:eastAsia="Calibri" w:hAnsi="Calibri" w:cs="Calibri"/>
          <w:sz w:val="24"/>
          <w:szCs w:val="24"/>
          <w:lang w:val="es-CO"/>
        </w:rPr>
      </w:pPr>
      <w:r w:rsidRPr="079A1810">
        <w:rPr>
          <w:rFonts w:ascii="Calibri" w:eastAsia="Calibri" w:hAnsi="Calibri" w:cs="Calibri"/>
          <w:sz w:val="24"/>
          <w:szCs w:val="24"/>
          <w:lang w:val="es-CO"/>
        </w:rPr>
        <w:t xml:space="preserve">Escenarios interactivos. </w:t>
      </w:r>
    </w:p>
    <w:p w14:paraId="744E23B6" w14:textId="570C54A6" w:rsidR="3DDA15A5" w:rsidRDefault="3DDA15A5" w:rsidP="079A1810">
      <w:pPr>
        <w:pStyle w:val="Prrafodelista"/>
        <w:numPr>
          <w:ilvl w:val="0"/>
          <w:numId w:val="6"/>
        </w:numPr>
        <w:spacing w:before="0"/>
        <w:jc w:val="both"/>
        <w:rPr>
          <w:rFonts w:ascii="Calibri" w:eastAsia="Calibri" w:hAnsi="Calibri" w:cs="Calibri"/>
          <w:sz w:val="24"/>
          <w:szCs w:val="24"/>
          <w:lang w:val="es-CO"/>
        </w:rPr>
      </w:pPr>
      <w:r w:rsidRPr="079A1810">
        <w:rPr>
          <w:rFonts w:ascii="Calibri" w:eastAsia="Calibri" w:hAnsi="Calibri" w:cs="Calibri"/>
          <w:sz w:val="24"/>
          <w:szCs w:val="24"/>
          <w:lang w:val="es-CO"/>
        </w:rPr>
        <w:t xml:space="preserve">Actividades participativas. </w:t>
      </w:r>
    </w:p>
    <w:p w14:paraId="3D77A6A8" w14:textId="0B2A427F" w:rsidR="3DDA15A5" w:rsidRDefault="3DDA15A5" w:rsidP="079A1810">
      <w:pPr>
        <w:pStyle w:val="Prrafodelista"/>
        <w:numPr>
          <w:ilvl w:val="0"/>
          <w:numId w:val="6"/>
        </w:numPr>
        <w:spacing w:before="0"/>
        <w:jc w:val="both"/>
        <w:rPr>
          <w:rFonts w:ascii="Calibri" w:eastAsia="Calibri" w:hAnsi="Calibri" w:cs="Calibri"/>
          <w:sz w:val="24"/>
          <w:szCs w:val="24"/>
          <w:lang w:val="es-CO"/>
        </w:rPr>
      </w:pPr>
      <w:r w:rsidRPr="079A1810">
        <w:rPr>
          <w:rFonts w:ascii="Calibri" w:eastAsia="Calibri" w:hAnsi="Calibri" w:cs="Calibri"/>
          <w:sz w:val="24"/>
          <w:szCs w:val="24"/>
          <w:lang w:val="es-CO"/>
        </w:rPr>
        <w:t xml:space="preserve">Narrativas y dramatizaciones. </w:t>
      </w:r>
    </w:p>
    <w:p w14:paraId="67403D8C" w14:textId="74D03349" w:rsidR="3DDA15A5" w:rsidRDefault="3DDA15A5" w:rsidP="079A1810">
      <w:pPr>
        <w:pStyle w:val="Prrafodelista"/>
        <w:numPr>
          <w:ilvl w:val="0"/>
          <w:numId w:val="6"/>
        </w:numPr>
        <w:spacing w:before="0"/>
        <w:jc w:val="both"/>
        <w:rPr>
          <w:rFonts w:ascii="Calibri" w:eastAsia="Calibri" w:hAnsi="Calibri" w:cs="Calibri"/>
          <w:sz w:val="24"/>
          <w:szCs w:val="24"/>
          <w:lang w:val="es-CO"/>
        </w:rPr>
      </w:pPr>
      <w:r w:rsidRPr="079A1810">
        <w:rPr>
          <w:rFonts w:ascii="Calibri" w:eastAsia="Calibri" w:hAnsi="Calibri" w:cs="Calibri"/>
          <w:sz w:val="24"/>
          <w:szCs w:val="24"/>
          <w:lang w:val="es-CO"/>
        </w:rPr>
        <w:t xml:space="preserve">Ejercicios de reflexión colectiva. </w:t>
      </w:r>
    </w:p>
    <w:p w14:paraId="6F21908E" w14:textId="5835E7BE" w:rsidR="3DDA15A5" w:rsidRDefault="3DDA15A5" w:rsidP="079A1810">
      <w:pPr>
        <w:spacing w:before="240" w:after="240"/>
        <w:jc w:val="both"/>
      </w:pPr>
      <w:r w:rsidRPr="079A1810">
        <w:rPr>
          <w:rFonts w:ascii="Calibri" w:eastAsia="Calibri" w:hAnsi="Calibri" w:cs="Calibri"/>
          <w:sz w:val="24"/>
          <w:szCs w:val="24"/>
        </w:rPr>
        <w:t>El propósito no es únicamente transmitir normas de tránsito, sino generar experiencias que permitan a los estudiantes reconocer riesgos, tomar decisiones, desarrollar comportamientos seguros y fortalecer la corresponsabilidad.</w:t>
      </w:r>
    </w:p>
    <w:p w14:paraId="108A891A" w14:textId="6D24512C" w:rsidR="3DDA15A5" w:rsidRDefault="3DDA15A5" w:rsidP="079A1810">
      <w:pPr>
        <w:spacing w:before="240" w:after="240"/>
        <w:jc w:val="both"/>
      </w:pPr>
      <w:r w:rsidRPr="079A1810">
        <w:rPr>
          <w:rFonts w:ascii="Calibri" w:eastAsia="Calibri" w:hAnsi="Calibri" w:cs="Calibri"/>
          <w:b/>
          <w:bCs/>
          <w:sz w:val="28"/>
          <w:szCs w:val="28"/>
        </w:rPr>
        <w:t>Cobertura</w:t>
      </w:r>
    </w:p>
    <w:p w14:paraId="7C5290E4" w14:textId="34C1C6DF" w:rsidR="3DDA15A5" w:rsidRDefault="3DDA15A5" w:rsidP="079A1810">
      <w:pPr>
        <w:spacing w:before="240" w:after="240"/>
        <w:jc w:val="both"/>
        <w:rPr>
          <w:rFonts w:ascii="Calibri" w:eastAsia="Calibri" w:hAnsi="Calibri" w:cs="Calibri"/>
          <w:sz w:val="24"/>
          <w:szCs w:val="24"/>
        </w:rPr>
      </w:pPr>
      <w:r w:rsidRPr="079A1810">
        <w:rPr>
          <w:rFonts w:ascii="Calibri" w:eastAsia="Calibri" w:hAnsi="Calibri" w:cs="Calibri"/>
          <w:sz w:val="24"/>
          <w:szCs w:val="24"/>
        </w:rPr>
        <w:t>El informe señala que el componente llegó a 229 instituciones educativas, ubicadas en 23 departamentos y 52 municipios priorizados. El 100 % de las instituciones eran oficiales; 44 % estaban ubicadas en zonas urbanas y 56 % en zonas rurales.</w:t>
      </w:r>
    </w:p>
    <w:p w14:paraId="1EBC7924" w14:textId="7007B178" w:rsidR="3DDA15A5" w:rsidRDefault="3DDA15A5" w:rsidP="079A1810">
      <w:pPr>
        <w:spacing w:before="240" w:after="240"/>
        <w:jc w:val="both"/>
        <w:rPr>
          <w:rFonts w:ascii="Calibri" w:eastAsia="Calibri" w:hAnsi="Calibri" w:cs="Calibri"/>
          <w:sz w:val="24"/>
          <w:szCs w:val="24"/>
        </w:rPr>
      </w:pPr>
      <w:r w:rsidRPr="079A1810">
        <w:rPr>
          <w:rFonts w:ascii="Calibri" w:eastAsia="Calibri" w:hAnsi="Calibri" w:cs="Calibri"/>
          <w:sz w:val="24"/>
          <w:szCs w:val="24"/>
        </w:rPr>
        <w:t xml:space="preserve">Según los registros de implementación citados por el documento, se alcanzaron 97.345 beneficiarios directos, entre estudiantes, docentes y padres de familia. </w:t>
      </w:r>
    </w:p>
    <w:p w14:paraId="6990A907" w14:textId="41F2A3F7" w:rsidR="3DDA15A5" w:rsidRDefault="3DDA15A5" w:rsidP="079A1810">
      <w:pPr>
        <w:spacing w:before="240" w:after="240"/>
        <w:jc w:val="both"/>
      </w:pPr>
      <w:r w:rsidRPr="079A1810">
        <w:rPr>
          <w:rFonts w:ascii="Calibri" w:eastAsia="Calibri" w:hAnsi="Calibri" w:cs="Calibri"/>
          <w:sz w:val="24"/>
          <w:szCs w:val="24"/>
        </w:rPr>
        <w:t>Para evaluar el componente se recopilaron 217 formularios válidos, correspondientes al 94,7 % de las instituciones priorizadas, principalmente dirigidos a docentes, directivos y orientadores.</w:t>
      </w:r>
    </w:p>
    <w:p w14:paraId="778ED7A4" w14:textId="4456233D" w:rsidR="3DDA15A5" w:rsidRDefault="3DDA15A5" w:rsidP="079A1810">
      <w:pPr>
        <w:spacing w:before="240" w:after="240"/>
        <w:jc w:val="both"/>
      </w:pPr>
      <w:r w:rsidRPr="079A1810">
        <w:rPr>
          <w:rFonts w:ascii="Calibri" w:eastAsia="Calibri" w:hAnsi="Calibri" w:cs="Calibri"/>
          <w:b/>
          <w:bCs/>
          <w:sz w:val="28"/>
          <w:szCs w:val="28"/>
        </w:rPr>
        <w:t>Principales resultados pedagógicos</w:t>
      </w:r>
    </w:p>
    <w:p w14:paraId="37D51D0B" w14:textId="7FF65C2F" w:rsidR="3DDA15A5" w:rsidRDefault="3DDA15A5" w:rsidP="079A1810">
      <w:pPr>
        <w:spacing w:before="240" w:after="240"/>
        <w:jc w:val="both"/>
      </w:pPr>
      <w:r w:rsidRPr="079A1810">
        <w:rPr>
          <w:rFonts w:ascii="Calibri" w:eastAsia="Calibri" w:hAnsi="Calibri" w:cs="Calibri"/>
          <w:sz w:val="24"/>
          <w:szCs w:val="24"/>
        </w:rPr>
        <w:t>Los resultados de la evaluación son ampliamente positivos desde la percepción de los participantes:</w:t>
      </w:r>
    </w:p>
    <w:p w14:paraId="597388FD" w14:textId="076CFF48" w:rsidR="3DDA15A5" w:rsidRDefault="3DDA15A5" w:rsidP="079A1810">
      <w:pPr>
        <w:pStyle w:val="Prrafodelista"/>
        <w:numPr>
          <w:ilvl w:val="0"/>
          <w:numId w:val="5"/>
        </w:numPr>
        <w:spacing w:before="0"/>
        <w:jc w:val="both"/>
        <w:rPr>
          <w:rFonts w:ascii="Calibri" w:eastAsia="Calibri" w:hAnsi="Calibri" w:cs="Calibri"/>
          <w:sz w:val="24"/>
          <w:szCs w:val="24"/>
          <w:lang w:val="es-CO"/>
        </w:rPr>
      </w:pPr>
      <w:r w:rsidRPr="079A1810">
        <w:rPr>
          <w:rFonts w:ascii="Calibri" w:eastAsia="Calibri" w:hAnsi="Calibri" w:cs="Calibri"/>
          <w:sz w:val="24"/>
          <w:szCs w:val="24"/>
          <w:lang w:val="es-CO"/>
        </w:rPr>
        <w:t xml:space="preserve">98 % de los docentes consideró acertada y útil la estrategia. </w:t>
      </w:r>
    </w:p>
    <w:p w14:paraId="16ADBB84" w14:textId="0C786FDD" w:rsidR="3DDA15A5" w:rsidRDefault="3DDA15A5" w:rsidP="079A1810">
      <w:pPr>
        <w:pStyle w:val="Prrafodelista"/>
        <w:numPr>
          <w:ilvl w:val="0"/>
          <w:numId w:val="5"/>
        </w:numPr>
        <w:spacing w:before="0"/>
        <w:jc w:val="both"/>
        <w:rPr>
          <w:rFonts w:ascii="Calibri" w:eastAsia="Calibri" w:hAnsi="Calibri" w:cs="Calibri"/>
          <w:sz w:val="24"/>
          <w:szCs w:val="24"/>
          <w:lang w:val="es-CO"/>
        </w:rPr>
      </w:pPr>
      <w:r w:rsidRPr="079A1810">
        <w:rPr>
          <w:rFonts w:ascii="Calibri" w:eastAsia="Calibri" w:hAnsi="Calibri" w:cs="Calibri"/>
          <w:sz w:val="24"/>
          <w:szCs w:val="24"/>
          <w:lang w:val="es-CO"/>
        </w:rPr>
        <w:t xml:space="preserve">92 % señaló que las herramientas y materiales facilitaron la comprensión de los contenidos y aumentaron el interés de los estudiantes. </w:t>
      </w:r>
    </w:p>
    <w:p w14:paraId="7BA87D69" w14:textId="51E19EE3" w:rsidR="3DDA15A5" w:rsidRDefault="3DDA15A5" w:rsidP="079A1810">
      <w:pPr>
        <w:pStyle w:val="Prrafodelista"/>
        <w:numPr>
          <w:ilvl w:val="0"/>
          <w:numId w:val="5"/>
        </w:numPr>
        <w:spacing w:before="0"/>
        <w:jc w:val="both"/>
        <w:rPr>
          <w:rFonts w:ascii="Calibri" w:eastAsia="Calibri" w:hAnsi="Calibri" w:cs="Calibri"/>
          <w:sz w:val="24"/>
          <w:szCs w:val="24"/>
          <w:lang w:val="es-CO"/>
        </w:rPr>
      </w:pPr>
      <w:r w:rsidRPr="079A1810">
        <w:rPr>
          <w:rFonts w:ascii="Calibri" w:eastAsia="Calibri" w:hAnsi="Calibri" w:cs="Calibri"/>
          <w:sz w:val="24"/>
          <w:szCs w:val="24"/>
          <w:lang w:val="es-CO"/>
        </w:rPr>
        <w:t xml:space="preserve">La dimensión de conocimiento obtuvo un promedio de 4,74/5. </w:t>
      </w:r>
    </w:p>
    <w:p w14:paraId="5DE393AE" w14:textId="4FBFAF99" w:rsidR="3DDA15A5" w:rsidRDefault="3DDA15A5" w:rsidP="079A1810">
      <w:pPr>
        <w:pStyle w:val="Prrafodelista"/>
        <w:numPr>
          <w:ilvl w:val="0"/>
          <w:numId w:val="5"/>
        </w:numPr>
        <w:spacing w:before="0"/>
        <w:jc w:val="both"/>
        <w:rPr>
          <w:rFonts w:ascii="Calibri" w:eastAsia="Calibri" w:hAnsi="Calibri" w:cs="Calibri"/>
          <w:sz w:val="24"/>
          <w:szCs w:val="24"/>
          <w:lang w:val="es-CO"/>
        </w:rPr>
      </w:pPr>
      <w:r w:rsidRPr="079A1810">
        <w:rPr>
          <w:rFonts w:ascii="Calibri" w:eastAsia="Calibri" w:hAnsi="Calibri" w:cs="Calibri"/>
          <w:sz w:val="24"/>
          <w:szCs w:val="24"/>
          <w:lang w:val="es-CO"/>
        </w:rPr>
        <w:t xml:space="preserve">Actitudes: 4,68/5. </w:t>
      </w:r>
    </w:p>
    <w:p w14:paraId="0AFF4079" w14:textId="444E9B8E" w:rsidR="3DDA15A5" w:rsidRDefault="3DDA15A5" w:rsidP="079A1810">
      <w:pPr>
        <w:pStyle w:val="Prrafodelista"/>
        <w:numPr>
          <w:ilvl w:val="0"/>
          <w:numId w:val="5"/>
        </w:numPr>
        <w:spacing w:before="0"/>
        <w:jc w:val="both"/>
        <w:rPr>
          <w:rFonts w:ascii="Calibri" w:eastAsia="Calibri" w:hAnsi="Calibri" w:cs="Calibri"/>
          <w:sz w:val="24"/>
          <w:szCs w:val="24"/>
          <w:lang w:val="es-CO"/>
        </w:rPr>
      </w:pPr>
      <w:r w:rsidRPr="079A1810">
        <w:rPr>
          <w:rFonts w:ascii="Calibri" w:eastAsia="Calibri" w:hAnsi="Calibri" w:cs="Calibri"/>
          <w:sz w:val="24"/>
          <w:szCs w:val="24"/>
          <w:lang w:val="es-CO"/>
        </w:rPr>
        <w:t xml:space="preserve">Comportamientos: 4,62/5. </w:t>
      </w:r>
    </w:p>
    <w:p w14:paraId="2DD58293" w14:textId="0C6B1288" w:rsidR="3DDA15A5" w:rsidRDefault="3DDA15A5" w:rsidP="079A1810">
      <w:pPr>
        <w:spacing w:before="240" w:after="240"/>
        <w:jc w:val="both"/>
      </w:pPr>
      <w:r w:rsidRPr="079A1810">
        <w:rPr>
          <w:rFonts w:ascii="Calibri" w:eastAsia="Calibri" w:hAnsi="Calibri" w:cs="Calibri"/>
          <w:sz w:val="24"/>
          <w:szCs w:val="24"/>
        </w:rPr>
        <w:lastRenderedPageBreak/>
        <w:t>Esto muestra que el componente fue valorado no solo por su capacidad para transmitir conocimientos, sino también por su contribución percibida al desarrollo de actitudes y comportamientos relacionados con la movilidad segura.</w:t>
      </w:r>
    </w:p>
    <w:p w14:paraId="4517A699" w14:textId="54A3A942" w:rsidR="3DDA15A5" w:rsidRDefault="3DDA15A5" w:rsidP="079A1810">
      <w:pPr>
        <w:spacing w:before="240" w:after="240"/>
        <w:jc w:val="both"/>
      </w:pPr>
      <w:r w:rsidRPr="079A1810">
        <w:rPr>
          <w:rFonts w:ascii="Calibri" w:eastAsia="Calibri" w:hAnsi="Calibri" w:cs="Calibri"/>
          <w:b/>
          <w:bCs/>
          <w:sz w:val="28"/>
          <w:szCs w:val="28"/>
        </w:rPr>
        <w:t>Hallazgos cualitativos</w:t>
      </w:r>
    </w:p>
    <w:p w14:paraId="0B3F0115" w14:textId="75C31B66" w:rsidR="3DDA15A5" w:rsidRDefault="3DDA15A5" w:rsidP="079A1810">
      <w:pPr>
        <w:spacing w:before="240" w:after="240"/>
        <w:jc w:val="both"/>
        <w:rPr>
          <w:rFonts w:ascii="Calibri" w:eastAsia="Calibri" w:hAnsi="Calibri" w:cs="Calibri"/>
          <w:sz w:val="24"/>
          <w:szCs w:val="24"/>
        </w:rPr>
      </w:pPr>
      <w:r w:rsidRPr="079A1810">
        <w:rPr>
          <w:rFonts w:ascii="Calibri" w:eastAsia="Calibri" w:hAnsi="Calibri" w:cs="Calibri"/>
          <w:sz w:val="24"/>
          <w:szCs w:val="24"/>
        </w:rPr>
        <w:t>El análisis de las respuestas abiertas identifica tres grandes resultados:</w:t>
      </w:r>
    </w:p>
    <w:p w14:paraId="11EFAE1B" w14:textId="40724638" w:rsidR="3DDA15A5" w:rsidRDefault="3DDA15A5" w:rsidP="079A1810">
      <w:pPr>
        <w:spacing w:before="240" w:after="240"/>
        <w:jc w:val="both"/>
        <w:rPr>
          <w:rFonts w:ascii="Calibri" w:eastAsia="Calibri" w:hAnsi="Calibri" w:cs="Calibri"/>
          <w:sz w:val="24"/>
          <w:szCs w:val="24"/>
        </w:rPr>
      </w:pPr>
      <w:r w:rsidRPr="079A1810">
        <w:rPr>
          <w:rFonts w:ascii="Calibri" w:eastAsia="Calibri" w:hAnsi="Calibri" w:cs="Calibri"/>
          <w:sz w:val="24"/>
          <w:szCs w:val="24"/>
        </w:rPr>
        <w:t>Pertinencia y aceptación:</w:t>
      </w:r>
      <w:r>
        <w:br/>
      </w:r>
      <w:r w:rsidRPr="079A1810">
        <w:rPr>
          <w:rFonts w:ascii="Calibri" w:eastAsia="Calibri" w:hAnsi="Calibri" w:cs="Calibri"/>
          <w:sz w:val="24"/>
          <w:szCs w:val="24"/>
        </w:rPr>
        <w:t xml:space="preserve"> Los docentes valoraron que el juego, la experiencia y la interacción rompieran con las metodologías tradicionales y permitieran conectar la seguridad vial con situaciones cotidianas. </w:t>
      </w:r>
    </w:p>
    <w:p w14:paraId="1E7E7CFD" w14:textId="0A79EE3D" w:rsidR="3DDA15A5" w:rsidRDefault="3DDA15A5" w:rsidP="079A1810">
      <w:pPr>
        <w:spacing w:before="240" w:after="240"/>
        <w:jc w:val="both"/>
        <w:rPr>
          <w:rFonts w:ascii="Calibri" w:eastAsia="Calibri" w:hAnsi="Calibri" w:cs="Calibri"/>
          <w:sz w:val="24"/>
          <w:szCs w:val="24"/>
        </w:rPr>
      </w:pPr>
      <w:r w:rsidRPr="079A1810">
        <w:rPr>
          <w:rFonts w:ascii="Calibri" w:eastAsia="Calibri" w:hAnsi="Calibri" w:cs="Calibri"/>
          <w:sz w:val="24"/>
          <w:szCs w:val="24"/>
        </w:rPr>
        <w:t>Transformaciones observadas:</w:t>
      </w:r>
      <w:r>
        <w:br/>
      </w:r>
      <w:r w:rsidRPr="079A1810">
        <w:rPr>
          <w:rFonts w:ascii="Calibri" w:eastAsia="Calibri" w:hAnsi="Calibri" w:cs="Calibri"/>
          <w:sz w:val="24"/>
          <w:szCs w:val="24"/>
        </w:rPr>
        <w:t xml:space="preserve"> Los docentes reportaron cambios en prácticas como cruzar las vías de manera segura, utilizar casco y cinturón y reconocer comportamientos de riesgo. También se señala un fortalecimiento de valores como empatía, respeto y corresponsabilidad.</w:t>
      </w:r>
    </w:p>
    <w:p w14:paraId="09BCE163" w14:textId="746F6B93" w:rsidR="3DDA15A5" w:rsidRDefault="3DDA15A5" w:rsidP="079A1810">
      <w:pPr>
        <w:spacing w:before="240" w:after="240"/>
        <w:jc w:val="both"/>
        <w:rPr>
          <w:rFonts w:ascii="Calibri" w:eastAsia="Calibri" w:hAnsi="Calibri" w:cs="Calibri"/>
          <w:sz w:val="24"/>
          <w:szCs w:val="24"/>
        </w:rPr>
      </w:pPr>
      <w:r w:rsidRPr="079A1810">
        <w:rPr>
          <w:rFonts w:ascii="Calibri" w:eastAsia="Calibri" w:hAnsi="Calibri" w:cs="Calibri"/>
          <w:sz w:val="24"/>
          <w:szCs w:val="24"/>
        </w:rPr>
        <w:t xml:space="preserve">Un aspecto particularmente relevante es que los estudiantes fueron identificados como multiplicadores de los mensajes de seguridad vial dentro de sus familias y comunidades. </w:t>
      </w:r>
    </w:p>
    <w:p w14:paraId="2030581A" w14:textId="578E1E6B" w:rsidR="3DDA15A5" w:rsidRDefault="3DDA15A5" w:rsidP="079A1810">
      <w:pPr>
        <w:spacing w:before="240" w:after="240"/>
        <w:jc w:val="both"/>
      </w:pPr>
      <w:r w:rsidRPr="079A1810">
        <w:rPr>
          <w:rFonts w:ascii="Calibri" w:eastAsia="Calibri" w:hAnsi="Calibri" w:cs="Calibri"/>
          <w:sz w:val="24"/>
          <w:szCs w:val="24"/>
        </w:rPr>
        <w:t>Sostenibilidad:</w:t>
      </w:r>
      <w:r>
        <w:br/>
      </w:r>
      <w:r w:rsidRPr="079A1810">
        <w:rPr>
          <w:rFonts w:ascii="Calibri" w:eastAsia="Calibri" w:hAnsi="Calibri" w:cs="Calibri"/>
          <w:sz w:val="24"/>
          <w:szCs w:val="24"/>
        </w:rPr>
        <w:t xml:space="preserve"> Los participantes plantearon que una intervención puntual no es suficiente. Solicitaron mayor continuidad, actualización de materiales, ampliación de cobertura y articulación con los PME y las autoridades territoriales.</w:t>
      </w:r>
    </w:p>
    <w:p w14:paraId="4A78F20F" w14:textId="14442468" w:rsidR="3DDA15A5" w:rsidRDefault="3DDA15A5" w:rsidP="079A1810">
      <w:pPr>
        <w:spacing w:before="240" w:after="240"/>
        <w:jc w:val="both"/>
      </w:pPr>
      <w:r w:rsidRPr="079A1810">
        <w:rPr>
          <w:rFonts w:ascii="Calibri" w:eastAsia="Calibri" w:hAnsi="Calibri" w:cs="Calibri"/>
          <w:b/>
          <w:bCs/>
          <w:sz w:val="28"/>
          <w:szCs w:val="28"/>
        </w:rPr>
        <w:t>Factores asociados a los resultados</w:t>
      </w:r>
    </w:p>
    <w:p w14:paraId="41C11CEE" w14:textId="52B5699D" w:rsidR="3DDA15A5" w:rsidRDefault="3DDA15A5" w:rsidP="079A1810">
      <w:pPr>
        <w:spacing w:before="240" w:after="240"/>
        <w:jc w:val="both"/>
        <w:rPr>
          <w:rFonts w:ascii="Calibri" w:eastAsia="Calibri" w:hAnsi="Calibri" w:cs="Calibri"/>
          <w:sz w:val="24"/>
          <w:szCs w:val="24"/>
        </w:rPr>
      </w:pPr>
      <w:r w:rsidRPr="079A1810">
        <w:rPr>
          <w:rFonts w:ascii="Calibri" w:eastAsia="Calibri" w:hAnsi="Calibri" w:cs="Calibri"/>
          <w:sz w:val="24"/>
          <w:szCs w:val="24"/>
        </w:rPr>
        <w:t>El informe identifica tres factores principales:</w:t>
      </w:r>
    </w:p>
    <w:p w14:paraId="1E16837B" w14:textId="36820D33" w:rsidR="3DDA15A5" w:rsidRDefault="3DDA15A5" w:rsidP="079A1810">
      <w:pPr>
        <w:pStyle w:val="Prrafodelista"/>
        <w:numPr>
          <w:ilvl w:val="0"/>
          <w:numId w:val="4"/>
        </w:numPr>
        <w:spacing w:before="0"/>
        <w:jc w:val="both"/>
        <w:rPr>
          <w:rFonts w:ascii="Calibri" w:eastAsia="Calibri" w:hAnsi="Calibri" w:cs="Calibri"/>
          <w:sz w:val="24"/>
          <w:szCs w:val="24"/>
          <w:lang w:val="es-CO"/>
        </w:rPr>
      </w:pPr>
      <w:r w:rsidRPr="079A1810">
        <w:rPr>
          <w:rFonts w:ascii="Calibri" w:eastAsia="Calibri" w:hAnsi="Calibri" w:cs="Calibri"/>
          <w:sz w:val="24"/>
          <w:szCs w:val="24"/>
          <w:lang w:val="es-CO"/>
        </w:rPr>
        <w:t xml:space="preserve">Mayor conciencia ciudadana, asociada con autocuidado y respeto de las normas. </w:t>
      </w:r>
    </w:p>
    <w:p w14:paraId="3DE284AE" w14:textId="23EB60AB" w:rsidR="3DDA15A5" w:rsidRDefault="3DDA15A5" w:rsidP="079A1810">
      <w:pPr>
        <w:pStyle w:val="Prrafodelista"/>
        <w:numPr>
          <w:ilvl w:val="0"/>
          <w:numId w:val="4"/>
        </w:numPr>
        <w:spacing w:before="0"/>
        <w:jc w:val="both"/>
        <w:rPr>
          <w:rFonts w:ascii="Calibri" w:eastAsia="Calibri" w:hAnsi="Calibri" w:cs="Calibri"/>
          <w:sz w:val="24"/>
          <w:szCs w:val="24"/>
          <w:lang w:val="es-CO"/>
        </w:rPr>
      </w:pPr>
      <w:r w:rsidRPr="079A1810">
        <w:rPr>
          <w:rFonts w:ascii="Calibri" w:eastAsia="Calibri" w:hAnsi="Calibri" w:cs="Calibri"/>
          <w:sz w:val="24"/>
          <w:szCs w:val="24"/>
          <w:lang w:val="es-CO"/>
        </w:rPr>
        <w:t xml:space="preserve">Articulación institucional territorial, especialmente entre educación, tránsito, movilidad y autoridades municipales. </w:t>
      </w:r>
    </w:p>
    <w:p w14:paraId="750E421E" w14:textId="714F7F42" w:rsidR="3DDA15A5" w:rsidRDefault="3DDA15A5" w:rsidP="079A1810">
      <w:pPr>
        <w:pStyle w:val="Prrafodelista"/>
        <w:numPr>
          <w:ilvl w:val="0"/>
          <w:numId w:val="4"/>
        </w:numPr>
        <w:spacing w:before="0"/>
        <w:jc w:val="both"/>
        <w:rPr>
          <w:rFonts w:ascii="Calibri" w:eastAsia="Calibri" w:hAnsi="Calibri" w:cs="Calibri"/>
          <w:sz w:val="24"/>
          <w:szCs w:val="24"/>
          <w:lang w:val="es-CO"/>
        </w:rPr>
      </w:pPr>
      <w:r w:rsidRPr="079A1810">
        <w:rPr>
          <w:rFonts w:ascii="Calibri" w:eastAsia="Calibri" w:hAnsi="Calibri" w:cs="Calibri"/>
          <w:sz w:val="24"/>
          <w:szCs w:val="24"/>
          <w:lang w:val="es-CO"/>
        </w:rPr>
        <w:t>Uso de metodologías participativas y herramientas pedagógicas, que favorecen el aprendizaje activo y la replicabilidad de los mensajes en las familias.</w:t>
      </w:r>
    </w:p>
    <w:p w14:paraId="1D2500FD" w14:textId="50E99CEB" w:rsidR="079A1810" w:rsidRDefault="079A1810" w:rsidP="726A3959">
      <w:pPr>
        <w:spacing w:after="240"/>
        <w:jc w:val="both"/>
        <w:rPr>
          <w:rFonts w:ascii="Calibri" w:eastAsia="Calibri" w:hAnsi="Calibri" w:cs="Calibri"/>
          <w:sz w:val="24"/>
          <w:szCs w:val="24"/>
        </w:rPr>
      </w:pPr>
    </w:p>
    <w:p w14:paraId="6E2C74A5" w14:textId="65F80E50" w:rsidR="079A1810" w:rsidRDefault="079A1810" w:rsidP="726A3959">
      <w:pPr>
        <w:spacing w:after="240"/>
        <w:jc w:val="both"/>
        <w:rPr>
          <w:rFonts w:ascii="Calibri" w:eastAsia="Calibri" w:hAnsi="Calibri" w:cs="Calibri"/>
          <w:sz w:val="24"/>
          <w:szCs w:val="24"/>
        </w:rPr>
      </w:pPr>
    </w:p>
    <w:p w14:paraId="5A55EEC8" w14:textId="4EA0C352" w:rsidR="079A1810" w:rsidRDefault="78F95354" w:rsidP="079A1810">
      <w:pPr>
        <w:spacing w:before="240" w:after="240"/>
        <w:jc w:val="both"/>
        <w:rPr>
          <w:rFonts w:ascii="Calibri" w:eastAsia="Calibri" w:hAnsi="Calibri" w:cs="Calibri"/>
          <w:b/>
          <w:bCs/>
          <w:sz w:val="28"/>
          <w:szCs w:val="28"/>
        </w:rPr>
      </w:pPr>
      <w:r w:rsidRPr="726A3959">
        <w:rPr>
          <w:rFonts w:ascii="Calibri" w:eastAsia="Calibri" w:hAnsi="Calibri" w:cs="Calibri"/>
          <w:b/>
          <w:bCs/>
          <w:sz w:val="28"/>
          <w:szCs w:val="28"/>
        </w:rPr>
        <w:t>Informe de Análisis de los Planes de Movilidad Escolar (PME)</w:t>
      </w:r>
    </w:p>
    <w:p w14:paraId="297599E7" w14:textId="0D733D24" w:rsidR="079A1810" w:rsidRDefault="78F95354" w:rsidP="726A3959">
      <w:pPr>
        <w:spacing w:before="240" w:after="240" w:line="261" w:lineRule="auto"/>
        <w:jc w:val="both"/>
      </w:pPr>
      <w:r w:rsidRPr="726A3959">
        <w:rPr>
          <w:rFonts w:ascii="Calibri" w:eastAsia="Calibri" w:hAnsi="Calibri" w:cs="Calibri"/>
          <w:sz w:val="24"/>
          <w:szCs w:val="24"/>
        </w:rPr>
        <w:t>El documento analiza los avances y efectos asociados a la implementación de los Planes de Movilidad Escolar (PME), orientados a fortalecer la seguridad vial de niñas, niños y adolescentes mediante la educación, la prevención de riesgos, la participación comunitaria y la gestión institucional.</w:t>
      </w:r>
    </w:p>
    <w:p w14:paraId="6BBF72AB" w14:textId="69759CA1" w:rsidR="079A1810" w:rsidRDefault="78F95354" w:rsidP="726A3959">
      <w:pPr>
        <w:spacing w:before="240" w:after="240" w:line="261" w:lineRule="auto"/>
        <w:jc w:val="both"/>
      </w:pPr>
      <w:r w:rsidRPr="726A3959">
        <w:rPr>
          <w:rFonts w:ascii="Calibri" w:eastAsia="Calibri" w:hAnsi="Calibri" w:cs="Calibri"/>
          <w:sz w:val="24"/>
          <w:szCs w:val="24"/>
        </w:rPr>
        <w:t>El análisis busca relacionar los resultados de las encuestas aplicadas en las instituciones educativas con las cifras de siniestralidad vial entre 2022 y 2025.</w:t>
      </w:r>
    </w:p>
    <w:p w14:paraId="0AFE8E1D" w14:textId="2C9295CE" w:rsidR="079A1810" w:rsidRDefault="78F95354" w:rsidP="726A3959">
      <w:pPr>
        <w:spacing w:before="240" w:after="240" w:line="261" w:lineRule="auto"/>
        <w:jc w:val="both"/>
      </w:pPr>
      <w:r w:rsidRPr="726A3959">
        <w:rPr>
          <w:rFonts w:ascii="Calibri" w:eastAsia="Calibri" w:hAnsi="Calibri" w:cs="Calibri"/>
          <w:sz w:val="24"/>
          <w:szCs w:val="24"/>
        </w:rPr>
        <w:lastRenderedPageBreak/>
        <w:t>El estudio se desarrolló con información de:</w:t>
      </w:r>
    </w:p>
    <w:p w14:paraId="14B0B381" w14:textId="3E20B4D5" w:rsidR="079A1810" w:rsidRDefault="78F95354" w:rsidP="726A3959">
      <w:pPr>
        <w:pStyle w:val="Prrafodelista"/>
        <w:numPr>
          <w:ilvl w:val="0"/>
          <w:numId w:val="39"/>
        </w:numPr>
        <w:rPr>
          <w:rFonts w:ascii="Calibri" w:eastAsia="Calibri" w:hAnsi="Calibri" w:cs="Calibri"/>
          <w:sz w:val="24"/>
          <w:szCs w:val="24"/>
          <w:lang w:val="es-CO"/>
        </w:rPr>
      </w:pPr>
      <w:r w:rsidRPr="726A3959">
        <w:rPr>
          <w:rFonts w:asciiTheme="minorHAnsi" w:eastAsiaTheme="minorEastAsia" w:hAnsiTheme="minorHAnsi" w:cstheme="minorBidi"/>
          <w:sz w:val="24"/>
          <w:szCs w:val="24"/>
          <w:lang w:val="es-CO"/>
        </w:rPr>
        <w:t>229 instituciones educativas priorizadas.</w:t>
      </w:r>
    </w:p>
    <w:p w14:paraId="003F16E0" w14:textId="5850538C" w:rsidR="079A1810" w:rsidRDefault="78F95354" w:rsidP="726A3959">
      <w:pPr>
        <w:pStyle w:val="Prrafodelista"/>
        <w:numPr>
          <w:ilvl w:val="0"/>
          <w:numId w:val="39"/>
        </w:numPr>
        <w:rPr>
          <w:rFonts w:ascii="Calibri" w:eastAsia="Calibri" w:hAnsi="Calibri" w:cs="Calibri"/>
          <w:sz w:val="24"/>
          <w:szCs w:val="24"/>
          <w:lang w:val="es-CO"/>
        </w:rPr>
      </w:pPr>
      <w:r w:rsidRPr="726A3959">
        <w:rPr>
          <w:rFonts w:asciiTheme="minorHAnsi" w:eastAsiaTheme="minorEastAsia" w:hAnsiTheme="minorHAnsi" w:cstheme="minorBidi"/>
          <w:sz w:val="24"/>
          <w:szCs w:val="24"/>
          <w:lang w:val="es-CO"/>
        </w:rPr>
        <w:t>221 instituciones que respondieron el instrumento, equivalente a una cobertura del 96,5 %.</w:t>
      </w:r>
    </w:p>
    <w:p w14:paraId="66B71422" w14:textId="69CBBCE9" w:rsidR="079A1810" w:rsidRDefault="78F95354" w:rsidP="726A3959">
      <w:pPr>
        <w:pStyle w:val="Prrafodelista"/>
        <w:numPr>
          <w:ilvl w:val="0"/>
          <w:numId w:val="39"/>
        </w:numPr>
        <w:rPr>
          <w:rFonts w:ascii="Calibri" w:eastAsia="Calibri" w:hAnsi="Calibri" w:cs="Calibri"/>
          <w:sz w:val="24"/>
          <w:szCs w:val="24"/>
          <w:lang w:val="es-CO"/>
        </w:rPr>
      </w:pPr>
      <w:r w:rsidRPr="726A3959">
        <w:rPr>
          <w:rFonts w:asciiTheme="minorHAnsi" w:eastAsiaTheme="minorEastAsia" w:hAnsiTheme="minorHAnsi" w:cstheme="minorBidi"/>
          <w:sz w:val="24"/>
          <w:szCs w:val="24"/>
          <w:lang w:val="es-CO"/>
        </w:rPr>
        <w:t>Instituciones ubicadas en 23 departamentos, tanto en zonas urbanas como rurales.</w:t>
      </w:r>
    </w:p>
    <w:p w14:paraId="4EAE646A" w14:textId="30425BA8" w:rsidR="079A1810" w:rsidRDefault="78F95354" w:rsidP="726A3959">
      <w:pPr>
        <w:pStyle w:val="Prrafodelista"/>
        <w:numPr>
          <w:ilvl w:val="0"/>
          <w:numId w:val="39"/>
        </w:numPr>
        <w:rPr>
          <w:rFonts w:ascii="Calibri" w:eastAsia="Calibri" w:hAnsi="Calibri" w:cs="Calibri"/>
          <w:sz w:val="24"/>
          <w:szCs w:val="24"/>
          <w:lang w:val="es-CO"/>
        </w:rPr>
      </w:pPr>
      <w:r w:rsidRPr="726A3959">
        <w:rPr>
          <w:rFonts w:asciiTheme="minorHAnsi" w:eastAsiaTheme="minorEastAsia" w:hAnsiTheme="minorHAnsi" w:cstheme="minorBidi"/>
          <w:sz w:val="24"/>
          <w:szCs w:val="24"/>
          <w:lang w:val="es-CO"/>
        </w:rPr>
        <w:t>Datos de fallecidos y lesionados por siniestros viales durante el periodo 2022–2025.</w:t>
      </w:r>
    </w:p>
    <w:p w14:paraId="6FBE8038" w14:textId="243ABA44" w:rsidR="079A1810" w:rsidRDefault="78F95354" w:rsidP="726A3959">
      <w:pPr>
        <w:pStyle w:val="Prrafodelista"/>
        <w:numPr>
          <w:ilvl w:val="0"/>
          <w:numId w:val="39"/>
        </w:numPr>
        <w:rPr>
          <w:rFonts w:asciiTheme="minorHAnsi" w:eastAsiaTheme="minorEastAsia" w:hAnsiTheme="minorHAnsi" w:cstheme="minorBidi"/>
          <w:sz w:val="24"/>
          <w:szCs w:val="24"/>
          <w:lang w:val="es-CO"/>
        </w:rPr>
      </w:pPr>
      <w:r w:rsidRPr="726A3959">
        <w:rPr>
          <w:rFonts w:asciiTheme="minorHAnsi" w:eastAsiaTheme="minorEastAsia" w:hAnsiTheme="minorHAnsi" w:cstheme="minorBidi"/>
          <w:sz w:val="24"/>
          <w:szCs w:val="24"/>
          <w:lang w:val="es-CO"/>
        </w:rPr>
        <w:t>Guía metodológica y operativa de los Planes de Movilidad Escolar.</w:t>
      </w:r>
    </w:p>
    <w:p w14:paraId="126933ED" w14:textId="3923A539" w:rsidR="079A1810" w:rsidRDefault="079A1810" w:rsidP="726A3959">
      <w:pPr>
        <w:rPr>
          <w:rFonts w:ascii="Calibri" w:eastAsia="Calibri" w:hAnsi="Calibri" w:cs="Calibri"/>
          <w:b/>
          <w:bCs/>
          <w:sz w:val="36"/>
          <w:szCs w:val="36"/>
        </w:rPr>
      </w:pPr>
    </w:p>
    <w:p w14:paraId="22759E97" w14:textId="7E7F8D4C" w:rsidR="079A1810" w:rsidRDefault="5BFB9B2A" w:rsidP="726A3959">
      <w:pPr>
        <w:rPr>
          <w:sz w:val="28"/>
          <w:szCs w:val="28"/>
        </w:rPr>
      </w:pPr>
      <w:r w:rsidRPr="726A3959">
        <w:rPr>
          <w:rFonts w:ascii="Calibri" w:eastAsia="Calibri" w:hAnsi="Calibri" w:cs="Calibri"/>
          <w:b/>
          <w:bCs/>
          <w:sz w:val="28"/>
          <w:szCs w:val="28"/>
        </w:rPr>
        <w:t>Principales resultados</w:t>
      </w:r>
    </w:p>
    <w:p w14:paraId="58B3BB36" w14:textId="3656D136" w:rsidR="079A1810" w:rsidRDefault="5BFB9B2A" w:rsidP="726A3959">
      <w:pPr>
        <w:spacing w:before="240" w:after="240" w:line="261" w:lineRule="auto"/>
      </w:pPr>
      <w:r w:rsidRPr="726A3959">
        <w:rPr>
          <w:rFonts w:ascii="Calibri" w:eastAsia="Calibri" w:hAnsi="Calibri" w:cs="Calibri"/>
          <w:sz w:val="24"/>
          <w:szCs w:val="24"/>
        </w:rPr>
        <w:t>El informe organiza los resultados en cuatro ejes de análisis:</w:t>
      </w:r>
    </w:p>
    <w:p w14:paraId="4C5AD0E5" w14:textId="641645F2" w:rsidR="079A1810" w:rsidRDefault="5BFB9B2A" w:rsidP="726A3959">
      <w:pPr>
        <w:spacing w:before="240" w:after="240" w:line="261" w:lineRule="auto"/>
      </w:pPr>
      <w:r w:rsidRPr="726A3959">
        <w:rPr>
          <w:rFonts w:ascii="Calibri" w:eastAsia="Calibri" w:hAnsi="Calibri" w:cs="Calibri"/>
          <w:sz w:val="24"/>
          <w:szCs w:val="24"/>
        </w:rPr>
        <w:t xml:space="preserve">Gestión institucional: </w:t>
      </w:r>
    </w:p>
    <w:p w14:paraId="2E1FB491" w14:textId="5742E16E" w:rsidR="079A1810" w:rsidRDefault="5BFB9B2A" w:rsidP="726A3959">
      <w:pPr>
        <w:spacing w:before="240" w:after="240" w:line="261" w:lineRule="auto"/>
      </w:pPr>
      <w:r w:rsidRPr="726A3959">
        <w:rPr>
          <w:rFonts w:ascii="Calibri" w:eastAsia="Calibri" w:hAnsi="Calibri" w:cs="Calibri"/>
          <w:sz w:val="24"/>
          <w:szCs w:val="24"/>
        </w:rPr>
        <w:t xml:space="preserve">Se identificó una alta apropiación del PME, con integración en los procesos de planeación escolar. Más del 80 % de las instituciones reportó contar con un diagnóstico de movilidad escolar. Persisten dificultades de recursos y acompañamiento en algunas instituciones rurales. </w:t>
      </w:r>
    </w:p>
    <w:p w14:paraId="4F8961AB" w14:textId="1E7816C7" w:rsidR="079A1810" w:rsidRDefault="079A1810" w:rsidP="726A3959">
      <w:pPr>
        <w:spacing w:after="0" w:line="261" w:lineRule="auto"/>
        <w:rPr>
          <w:rFonts w:ascii="Calibri" w:eastAsia="Calibri" w:hAnsi="Calibri" w:cs="Calibri"/>
          <w:sz w:val="24"/>
          <w:szCs w:val="24"/>
        </w:rPr>
      </w:pPr>
    </w:p>
    <w:p w14:paraId="419BFAA2" w14:textId="7D39C16B" w:rsidR="079A1810" w:rsidRDefault="5BFB9B2A" w:rsidP="726A3959">
      <w:pPr>
        <w:spacing w:before="240" w:after="240" w:line="261" w:lineRule="auto"/>
        <w:rPr>
          <w:rFonts w:ascii="Calibri" w:eastAsia="Calibri" w:hAnsi="Calibri" w:cs="Calibri"/>
          <w:sz w:val="24"/>
          <w:szCs w:val="24"/>
        </w:rPr>
      </w:pPr>
      <w:r w:rsidRPr="726A3959">
        <w:rPr>
          <w:rFonts w:ascii="Calibri" w:eastAsia="Calibri" w:hAnsi="Calibri" w:cs="Calibri"/>
          <w:sz w:val="24"/>
          <w:szCs w:val="24"/>
        </w:rPr>
        <w:t>Entorno seguro</w:t>
      </w:r>
    </w:p>
    <w:p w14:paraId="04029482" w14:textId="21196453" w:rsidR="079A1810" w:rsidRDefault="5BFB9B2A" w:rsidP="726A3959">
      <w:pPr>
        <w:spacing w:before="240" w:after="240" w:line="261" w:lineRule="auto"/>
      </w:pPr>
      <w:r w:rsidRPr="726A3959">
        <w:rPr>
          <w:rFonts w:ascii="Calibri" w:eastAsia="Calibri" w:hAnsi="Calibri" w:cs="Calibri"/>
          <w:sz w:val="24"/>
          <w:szCs w:val="24"/>
        </w:rPr>
        <w:t xml:space="preserve">Se avanzó en la identificación de zonas críticas, la señalización y la gestión de riesgos en los entornos escolares. Cerca del 72 % de las instituciones reconoció una reducción de incidentes o siniestros menores. </w:t>
      </w:r>
    </w:p>
    <w:p w14:paraId="27D90CC2" w14:textId="22D75F32" w:rsidR="079A1810" w:rsidRDefault="079A1810" w:rsidP="726A3959">
      <w:pPr>
        <w:spacing w:before="240" w:after="240" w:line="261" w:lineRule="auto"/>
        <w:rPr>
          <w:rFonts w:ascii="Calibri" w:eastAsia="Calibri" w:hAnsi="Calibri" w:cs="Calibri"/>
          <w:sz w:val="24"/>
          <w:szCs w:val="24"/>
        </w:rPr>
      </w:pPr>
    </w:p>
    <w:p w14:paraId="46371AC7" w14:textId="248E5415" w:rsidR="079A1810" w:rsidRDefault="5BFB9B2A" w:rsidP="726A3959">
      <w:pPr>
        <w:spacing w:before="240" w:after="240" w:line="261" w:lineRule="auto"/>
      </w:pPr>
      <w:r w:rsidRPr="726A3959">
        <w:rPr>
          <w:rFonts w:ascii="Calibri" w:eastAsia="Calibri" w:hAnsi="Calibri" w:cs="Calibri"/>
          <w:sz w:val="24"/>
          <w:szCs w:val="24"/>
        </w:rPr>
        <w:t>Participación y corresponsabilidad</w:t>
      </w:r>
    </w:p>
    <w:p w14:paraId="5D9A8BFC" w14:textId="375D38B7" w:rsidR="079A1810" w:rsidRDefault="5BFB9B2A" w:rsidP="726A3959">
      <w:pPr>
        <w:spacing w:before="240" w:after="240" w:line="261" w:lineRule="auto"/>
      </w:pPr>
      <w:r w:rsidRPr="726A3959">
        <w:rPr>
          <w:rFonts w:ascii="Calibri" w:eastAsia="Calibri" w:hAnsi="Calibri" w:cs="Calibri"/>
          <w:sz w:val="24"/>
          <w:szCs w:val="24"/>
        </w:rPr>
        <w:t xml:space="preserve">Se fortaleció la colaboración entre instituciones educativas, familias, autoridades locales y entidades de tránsito. Más del 70 % de las instituciones reportó acompañamiento de entidades territoriales, y el 92 % manifestó haber recibido asistencia técnica o pedagógica de los Gestores de Movilidad Escolar de la ANSV. </w:t>
      </w:r>
    </w:p>
    <w:p w14:paraId="7804A592" w14:textId="1A4C6C10" w:rsidR="079A1810" w:rsidRDefault="079A1810" w:rsidP="726A3959">
      <w:pPr>
        <w:spacing w:before="240" w:after="240" w:line="261" w:lineRule="auto"/>
        <w:rPr>
          <w:rFonts w:ascii="Calibri" w:eastAsia="Calibri" w:hAnsi="Calibri" w:cs="Calibri"/>
          <w:sz w:val="24"/>
          <w:szCs w:val="24"/>
        </w:rPr>
      </w:pPr>
    </w:p>
    <w:p w14:paraId="60CB9D9C" w14:textId="24033BAD" w:rsidR="079A1810" w:rsidRDefault="5BFB9B2A" w:rsidP="726A3959">
      <w:pPr>
        <w:spacing w:before="240" w:after="240" w:line="261" w:lineRule="auto"/>
      </w:pPr>
      <w:r w:rsidRPr="726A3959">
        <w:rPr>
          <w:rFonts w:ascii="Calibri" w:eastAsia="Calibri" w:hAnsi="Calibri" w:cs="Calibri"/>
          <w:sz w:val="24"/>
          <w:szCs w:val="24"/>
        </w:rPr>
        <w:t>Formación y sensibilización</w:t>
      </w:r>
    </w:p>
    <w:p w14:paraId="31B9BF07" w14:textId="6CE1B3DA" w:rsidR="079A1810" w:rsidRDefault="5BFB9B2A" w:rsidP="726A3959">
      <w:pPr>
        <w:spacing w:before="240" w:after="240" w:line="261" w:lineRule="auto"/>
      </w:pPr>
      <w:r w:rsidRPr="726A3959">
        <w:rPr>
          <w:rFonts w:ascii="Calibri" w:eastAsia="Calibri" w:hAnsi="Calibri" w:cs="Calibri"/>
          <w:sz w:val="24"/>
          <w:szCs w:val="24"/>
        </w:rPr>
        <w:t>Fue el eje con mayor avance promedio reportado. Se desarrollaron actividades pedagógicas, campañas, juegos, simulaciones y talleres para promover el autocuidado, el respeto por las normas y la convivencia vial. El 85 % de las instituciones reconoció un impacto social positivo del PME.</w:t>
      </w:r>
    </w:p>
    <w:p w14:paraId="5C525FE9" w14:textId="5EFB60F3" w:rsidR="079A1810" w:rsidRDefault="4FC28846" w:rsidP="726A3959">
      <w:pPr>
        <w:spacing w:before="240" w:after="240" w:line="261" w:lineRule="auto"/>
        <w:rPr>
          <w:rFonts w:ascii="Calibri" w:eastAsia="Calibri" w:hAnsi="Calibri" w:cs="Calibri"/>
          <w:b/>
          <w:bCs/>
          <w:sz w:val="28"/>
          <w:szCs w:val="28"/>
        </w:rPr>
      </w:pPr>
      <w:r w:rsidRPr="726A3959">
        <w:rPr>
          <w:rFonts w:ascii="Calibri" w:eastAsia="Calibri" w:hAnsi="Calibri" w:cs="Calibri"/>
          <w:b/>
          <w:bCs/>
          <w:sz w:val="28"/>
          <w:szCs w:val="28"/>
        </w:rPr>
        <w:lastRenderedPageBreak/>
        <w:t>Siniestralidad vial y efectos asociados</w:t>
      </w:r>
    </w:p>
    <w:p w14:paraId="0AB66BED" w14:textId="1F8C74B8" w:rsidR="079A1810" w:rsidRDefault="4FC28846" w:rsidP="726A3959">
      <w:pPr>
        <w:spacing w:before="240" w:after="240" w:line="261" w:lineRule="auto"/>
        <w:jc w:val="both"/>
      </w:pPr>
      <w:r w:rsidRPr="726A3959">
        <w:rPr>
          <w:rFonts w:ascii="Calibri" w:eastAsia="Calibri" w:hAnsi="Calibri" w:cs="Calibri"/>
          <w:sz w:val="24"/>
          <w:szCs w:val="24"/>
        </w:rPr>
        <w:t xml:space="preserve">El informe identifica una tendencia de reducción en los fallecidos y lesionados de menores de edad en los municipios priorizados durante el periodo 2022–2025. También señala que la implementación de los PME, junto con el acompañamiento técnico y las acciones educativas, podría contribuir a mejorar las condiciones de seguridad vial. Sin embargo, el documento reconoce que la reducción de la siniestralidad no puede atribuirse exclusivamente al PME, debido a la influencia de otros factores. </w:t>
      </w:r>
    </w:p>
    <w:p w14:paraId="6AA6350B" w14:textId="1FD369AE" w:rsidR="079A1810" w:rsidRDefault="4FC28846" w:rsidP="726A3959">
      <w:pPr>
        <w:spacing w:after="0" w:line="261" w:lineRule="auto"/>
        <w:jc w:val="both"/>
      </w:pPr>
      <w:r w:rsidRPr="726A3959">
        <w:rPr>
          <w:rFonts w:ascii="Calibri" w:eastAsia="Calibri" w:hAnsi="Calibri" w:cs="Calibri"/>
          <w:sz w:val="24"/>
          <w:szCs w:val="24"/>
        </w:rPr>
        <w:t>Informe Análisis Planes de Movilidad Escolar.docx</w:t>
      </w:r>
    </w:p>
    <w:p w14:paraId="1E7FA2B6" w14:textId="2684DA0F" w:rsidR="079A1810" w:rsidRDefault="4FC28846" w:rsidP="726A3959">
      <w:pPr>
        <w:spacing w:before="240" w:after="240" w:line="261" w:lineRule="auto"/>
        <w:jc w:val="both"/>
      </w:pPr>
      <w:r w:rsidRPr="726A3959">
        <w:rPr>
          <w:rFonts w:ascii="Calibri" w:eastAsia="Calibri" w:hAnsi="Calibri" w:cs="Calibri"/>
          <w:sz w:val="24"/>
          <w:szCs w:val="24"/>
        </w:rPr>
        <w:t>Entre los efectos asociados se destacan:</w:t>
      </w:r>
    </w:p>
    <w:p w14:paraId="1131AF1C" w14:textId="73FF85EE" w:rsidR="079A1810" w:rsidRDefault="4FC28846" w:rsidP="726A3959">
      <w:pPr>
        <w:pStyle w:val="Prrafodelista"/>
        <w:numPr>
          <w:ilvl w:val="0"/>
          <w:numId w:val="38"/>
        </w:numPr>
        <w:spacing w:before="240" w:after="240" w:line="261" w:lineRule="auto"/>
        <w:jc w:val="both"/>
        <w:rPr>
          <w:rFonts w:ascii="Calibri" w:eastAsia="Calibri" w:hAnsi="Calibri" w:cs="Calibri"/>
          <w:sz w:val="24"/>
          <w:szCs w:val="24"/>
          <w:lang w:val="es-CO"/>
        </w:rPr>
      </w:pPr>
      <w:r w:rsidRPr="726A3959">
        <w:rPr>
          <w:rFonts w:ascii="Calibri" w:eastAsia="Calibri" w:hAnsi="Calibri" w:cs="Calibri"/>
          <w:sz w:val="24"/>
          <w:szCs w:val="24"/>
          <w:lang w:val="es-CO"/>
        </w:rPr>
        <w:t>Fortalecimiento de las capacidades institucionales para gestionar la movilidad escolar.</w:t>
      </w:r>
    </w:p>
    <w:p w14:paraId="0A906B3E" w14:textId="26B06BBA" w:rsidR="079A1810" w:rsidRDefault="4FC28846" w:rsidP="726A3959">
      <w:pPr>
        <w:pStyle w:val="Prrafodelista"/>
        <w:numPr>
          <w:ilvl w:val="0"/>
          <w:numId w:val="38"/>
        </w:numPr>
        <w:spacing w:before="240" w:after="240" w:line="261" w:lineRule="auto"/>
        <w:jc w:val="both"/>
        <w:rPr>
          <w:rFonts w:ascii="Calibri" w:eastAsia="Calibri" w:hAnsi="Calibri" w:cs="Calibri"/>
          <w:sz w:val="24"/>
          <w:szCs w:val="24"/>
          <w:lang w:val="es-CO"/>
        </w:rPr>
      </w:pPr>
      <w:r w:rsidRPr="726A3959">
        <w:rPr>
          <w:rFonts w:ascii="Calibri" w:eastAsia="Calibri" w:hAnsi="Calibri" w:cs="Calibri"/>
          <w:sz w:val="24"/>
          <w:szCs w:val="24"/>
          <w:lang w:val="es-CO"/>
        </w:rPr>
        <w:t>Mayor identificación de riesgos y promoción de rutas seguras.</w:t>
      </w:r>
    </w:p>
    <w:p w14:paraId="575A12C4" w14:textId="190A560E" w:rsidR="079A1810" w:rsidRDefault="4FC28846" w:rsidP="726A3959">
      <w:pPr>
        <w:pStyle w:val="Prrafodelista"/>
        <w:numPr>
          <w:ilvl w:val="0"/>
          <w:numId w:val="38"/>
        </w:numPr>
        <w:spacing w:before="240" w:after="240" w:line="261" w:lineRule="auto"/>
        <w:jc w:val="both"/>
        <w:rPr>
          <w:rFonts w:ascii="Calibri" w:eastAsia="Calibri" w:hAnsi="Calibri" w:cs="Calibri"/>
          <w:sz w:val="24"/>
          <w:szCs w:val="24"/>
          <w:lang w:val="es-CO"/>
        </w:rPr>
      </w:pPr>
      <w:r w:rsidRPr="726A3959">
        <w:rPr>
          <w:rFonts w:ascii="Calibri" w:eastAsia="Calibri" w:hAnsi="Calibri" w:cs="Calibri"/>
          <w:sz w:val="24"/>
          <w:szCs w:val="24"/>
          <w:lang w:val="es-CO"/>
        </w:rPr>
        <w:t>Participación activa de la comunidad educativa.</w:t>
      </w:r>
    </w:p>
    <w:p w14:paraId="0562060D" w14:textId="5A7E21E1" w:rsidR="079A1810" w:rsidRDefault="4FC28846" w:rsidP="726A3959">
      <w:pPr>
        <w:pStyle w:val="Prrafodelista"/>
        <w:numPr>
          <w:ilvl w:val="0"/>
          <w:numId w:val="38"/>
        </w:numPr>
        <w:spacing w:before="240" w:after="240" w:line="261" w:lineRule="auto"/>
        <w:jc w:val="both"/>
        <w:rPr>
          <w:rFonts w:ascii="Calibri" w:eastAsia="Calibri" w:hAnsi="Calibri" w:cs="Calibri"/>
          <w:sz w:val="24"/>
          <w:szCs w:val="24"/>
          <w:lang w:val="es-CO"/>
        </w:rPr>
      </w:pPr>
      <w:r w:rsidRPr="726A3959">
        <w:rPr>
          <w:rFonts w:ascii="Calibri" w:eastAsia="Calibri" w:hAnsi="Calibri" w:cs="Calibri"/>
          <w:sz w:val="24"/>
          <w:szCs w:val="24"/>
          <w:lang w:val="es-CO"/>
        </w:rPr>
        <w:t>Desarrollo de comportamientos y actitudes orientados a la seguridad vial.</w:t>
      </w:r>
    </w:p>
    <w:p w14:paraId="1F25BD75" w14:textId="493EC4D4" w:rsidR="00A472D1" w:rsidRDefault="00A472D1" w:rsidP="00C80B85">
      <w:pPr>
        <w:pStyle w:val="Prrafodelista"/>
        <w:spacing w:before="240" w:after="240" w:line="261" w:lineRule="auto"/>
        <w:ind w:left="720" w:firstLine="0"/>
        <w:jc w:val="both"/>
        <w:rPr>
          <w:rFonts w:ascii="Calibri" w:eastAsia="Calibri" w:hAnsi="Calibri" w:cs="Calibri"/>
          <w:sz w:val="24"/>
          <w:szCs w:val="24"/>
          <w:lang w:val="es-CO"/>
        </w:rPr>
      </w:pPr>
    </w:p>
    <w:p w14:paraId="5443FA14" w14:textId="77777777" w:rsidR="00A472D1" w:rsidRDefault="00A472D1" w:rsidP="00A472D1">
      <w:pPr>
        <w:pStyle w:val="Ttulo1"/>
        <w:numPr>
          <w:ilvl w:val="0"/>
          <w:numId w:val="13"/>
        </w:numPr>
        <w:tabs>
          <w:tab w:val="left" w:pos="351"/>
        </w:tabs>
        <w:spacing w:before="261"/>
        <w:ind w:left="351" w:hanging="350"/>
      </w:pPr>
      <w:r>
        <w:rPr>
          <w:w w:val="80"/>
        </w:rPr>
        <w:t>En</w:t>
      </w:r>
      <w:r>
        <w:rPr>
          <w:spacing w:val="-8"/>
        </w:rPr>
        <w:t xml:space="preserve"> </w:t>
      </w:r>
      <w:r>
        <w:rPr>
          <w:w w:val="80"/>
        </w:rPr>
        <w:t>relación</w:t>
      </w:r>
      <w:r>
        <w:rPr>
          <w:spacing w:val="-6"/>
        </w:rPr>
        <w:t xml:space="preserve"> </w:t>
      </w:r>
      <w:r>
        <w:rPr>
          <w:w w:val="80"/>
        </w:rPr>
        <w:t>con</w:t>
      </w:r>
      <w:r>
        <w:rPr>
          <w:spacing w:val="-4"/>
        </w:rPr>
        <w:t xml:space="preserve"> </w:t>
      </w:r>
      <w:r>
        <w:rPr>
          <w:w w:val="80"/>
        </w:rPr>
        <w:t>la</w:t>
      </w:r>
      <w:r>
        <w:rPr>
          <w:spacing w:val="-5"/>
        </w:rPr>
        <w:t xml:space="preserve"> </w:t>
      </w:r>
      <w:r>
        <w:rPr>
          <w:w w:val="80"/>
        </w:rPr>
        <w:t>atención</w:t>
      </w:r>
      <w:r>
        <w:rPr>
          <w:spacing w:val="-3"/>
        </w:rPr>
        <w:t xml:space="preserve"> </w:t>
      </w:r>
      <w:r>
        <w:rPr>
          <w:w w:val="80"/>
        </w:rPr>
        <w:t>a</w:t>
      </w:r>
      <w:r>
        <w:rPr>
          <w:spacing w:val="-3"/>
        </w:rPr>
        <w:t xml:space="preserve"> </w:t>
      </w:r>
      <w:r>
        <w:rPr>
          <w:w w:val="80"/>
        </w:rPr>
        <w:t>víctimas</w:t>
      </w:r>
      <w:r>
        <w:rPr>
          <w:spacing w:val="-4"/>
        </w:rPr>
        <w:t xml:space="preserve"> </w:t>
      </w:r>
      <w:r>
        <w:rPr>
          <w:w w:val="80"/>
        </w:rPr>
        <w:t>de</w:t>
      </w:r>
      <w:r>
        <w:t xml:space="preserve"> </w:t>
      </w:r>
      <w:r>
        <w:rPr>
          <w:w w:val="80"/>
        </w:rPr>
        <w:t>siniestros</w:t>
      </w:r>
      <w:r>
        <w:rPr>
          <w:spacing w:val="-4"/>
        </w:rPr>
        <w:t xml:space="preserve"> </w:t>
      </w:r>
      <w:r>
        <w:rPr>
          <w:spacing w:val="-2"/>
          <w:w w:val="80"/>
        </w:rPr>
        <w:t>viales</w:t>
      </w:r>
    </w:p>
    <w:p w14:paraId="7271B236" w14:textId="77777777" w:rsidR="0048089C" w:rsidRDefault="00A472D1" w:rsidP="00954AD1">
      <w:pPr>
        <w:pStyle w:val="Prrafodelista"/>
        <w:numPr>
          <w:ilvl w:val="1"/>
          <w:numId w:val="13"/>
        </w:numPr>
        <w:tabs>
          <w:tab w:val="left" w:pos="719"/>
          <w:tab w:val="left" w:pos="721"/>
        </w:tabs>
        <w:spacing w:before="244" w:line="261" w:lineRule="auto"/>
        <w:ind w:right="146"/>
        <w:jc w:val="both"/>
        <w:rPr>
          <w:sz w:val="24"/>
          <w:szCs w:val="24"/>
        </w:rPr>
      </w:pPr>
      <w:r w:rsidRPr="6E19DC86">
        <w:rPr>
          <w:sz w:val="24"/>
          <w:szCs w:val="24"/>
        </w:rPr>
        <w:t>¿Existe actualmente una ruta nacional integral para la atención de víctimas y familiares de víctimas de siniestros viales? Remita el documento correspondiente.</w:t>
      </w:r>
      <w:r w:rsidRPr="00954AD1">
        <w:rPr>
          <w:sz w:val="24"/>
          <w:szCs w:val="24"/>
        </w:rPr>
        <w:t xml:space="preserve"> </w:t>
      </w:r>
      <w:r w:rsidR="6AC87930" w:rsidRPr="5B61F961">
        <w:rPr>
          <w:color w:val="FF0000"/>
          <w:sz w:val="24"/>
          <w:szCs w:val="24"/>
        </w:rPr>
        <w:t>Respuesta</w:t>
      </w:r>
      <w:r w:rsidR="6AC87930" w:rsidRPr="00954AD1">
        <w:rPr>
          <w:sz w:val="24"/>
          <w:szCs w:val="24"/>
        </w:rPr>
        <w:t xml:space="preserve">: </w:t>
      </w:r>
    </w:p>
    <w:p w14:paraId="3D11DC0E" w14:textId="18D74A8C" w:rsidR="005B71B2" w:rsidRDefault="4A79C71E" w:rsidP="005B71B2">
      <w:pPr>
        <w:pStyle w:val="Prrafodelista"/>
        <w:tabs>
          <w:tab w:val="left" w:pos="719"/>
          <w:tab w:val="left" w:pos="721"/>
        </w:tabs>
        <w:spacing w:before="244" w:line="261" w:lineRule="auto"/>
        <w:ind w:right="146" w:firstLine="0"/>
        <w:jc w:val="both"/>
        <w:rPr>
          <w:sz w:val="24"/>
          <w:szCs w:val="24"/>
        </w:rPr>
      </w:pPr>
      <w:r w:rsidRPr="00954AD1">
        <w:rPr>
          <w:sz w:val="24"/>
          <w:szCs w:val="24"/>
        </w:rPr>
        <w:t xml:space="preserve">El </w:t>
      </w:r>
      <w:r w:rsidR="00CE715B" w:rsidRPr="00954AD1">
        <w:rPr>
          <w:sz w:val="24"/>
          <w:szCs w:val="24"/>
        </w:rPr>
        <w:t>Decreto 1430 de</w:t>
      </w:r>
      <w:r w:rsidR="006E18D7" w:rsidRPr="00954AD1">
        <w:rPr>
          <w:sz w:val="24"/>
          <w:szCs w:val="24"/>
        </w:rPr>
        <w:t xml:space="preserve">l 2022 </w:t>
      </w:r>
      <w:r w:rsidR="00CE715B" w:rsidRPr="00954AD1">
        <w:rPr>
          <w:sz w:val="24"/>
          <w:szCs w:val="24"/>
        </w:rPr>
        <w:t>P</w:t>
      </w:r>
      <w:r w:rsidRPr="00954AD1">
        <w:rPr>
          <w:sz w:val="24"/>
          <w:szCs w:val="24"/>
        </w:rPr>
        <w:t xml:space="preserve">lan </w:t>
      </w:r>
      <w:r w:rsidR="006E18D7" w:rsidRPr="00954AD1">
        <w:rPr>
          <w:sz w:val="24"/>
          <w:szCs w:val="24"/>
        </w:rPr>
        <w:t>N</w:t>
      </w:r>
      <w:r w:rsidRPr="00954AD1">
        <w:rPr>
          <w:sz w:val="24"/>
          <w:szCs w:val="24"/>
        </w:rPr>
        <w:t xml:space="preserve">acional de </w:t>
      </w:r>
      <w:r w:rsidR="00CE715B" w:rsidRPr="00954AD1">
        <w:rPr>
          <w:sz w:val="24"/>
          <w:szCs w:val="24"/>
        </w:rPr>
        <w:t>S</w:t>
      </w:r>
      <w:r w:rsidRPr="00954AD1">
        <w:rPr>
          <w:sz w:val="24"/>
          <w:szCs w:val="24"/>
        </w:rPr>
        <w:t xml:space="preserve">eguridad </w:t>
      </w:r>
      <w:r w:rsidR="00CE715B" w:rsidRPr="00954AD1">
        <w:rPr>
          <w:sz w:val="24"/>
          <w:szCs w:val="24"/>
        </w:rPr>
        <w:t>V</w:t>
      </w:r>
      <w:r w:rsidRPr="00954AD1">
        <w:rPr>
          <w:sz w:val="24"/>
          <w:szCs w:val="24"/>
        </w:rPr>
        <w:t>ial indica que la</w:t>
      </w:r>
      <w:r w:rsidR="633CEB2B" w:rsidRPr="00954AD1">
        <w:rPr>
          <w:sz w:val="24"/>
          <w:szCs w:val="24"/>
        </w:rPr>
        <w:t xml:space="preserve"> </w:t>
      </w:r>
      <w:r w:rsidR="633CEB2B" w:rsidRPr="00954AD1">
        <w:rPr>
          <w:sz w:val="24"/>
          <w:szCs w:val="24"/>
        </w:rPr>
        <w:t>ANSV a través de</w:t>
      </w:r>
      <w:r w:rsidR="006E18D7" w:rsidRPr="00954AD1">
        <w:rPr>
          <w:sz w:val="24"/>
          <w:szCs w:val="24"/>
        </w:rPr>
        <w:t xml:space="preserve"> su sexto componente de</w:t>
      </w:r>
      <w:r w:rsidR="633CEB2B" w:rsidRPr="00954AD1">
        <w:rPr>
          <w:sz w:val="24"/>
          <w:szCs w:val="24"/>
        </w:rPr>
        <w:t>l grupo de atención integral a víctimas</w:t>
      </w:r>
      <w:r w:rsidR="00954AD1" w:rsidRPr="00954AD1">
        <w:rPr>
          <w:sz w:val="24"/>
          <w:szCs w:val="24"/>
        </w:rPr>
        <w:t xml:space="preserve"> en la acción </w:t>
      </w:r>
      <w:r w:rsidR="00242EDD">
        <w:rPr>
          <w:sz w:val="24"/>
          <w:szCs w:val="24"/>
        </w:rPr>
        <w:t>“</w:t>
      </w:r>
      <w:r w:rsidR="00954AD1" w:rsidRPr="00954AD1">
        <w:rPr>
          <w:sz w:val="24"/>
          <w:szCs w:val="24"/>
        </w:rPr>
        <w:t xml:space="preserve">1.1.1 Desarrollar lineamientos y estrategias para la adopción de rutas de atención integral a víctimas de siniestros viales </w:t>
      </w:r>
      <w:r w:rsidR="00954AD1" w:rsidRPr="00242EDD">
        <w:rPr>
          <w:sz w:val="24"/>
          <w:szCs w:val="24"/>
        </w:rPr>
        <w:t>a</w:t>
      </w:r>
      <w:r w:rsidR="00954AD1" w:rsidRPr="00242EDD">
        <w:rPr>
          <w:b/>
          <w:bCs/>
          <w:sz w:val="24"/>
          <w:szCs w:val="24"/>
        </w:rPr>
        <w:t xml:space="preserve"> </w:t>
      </w:r>
      <w:r w:rsidR="00954AD1" w:rsidRPr="00242EDD">
        <w:rPr>
          <w:sz w:val="24"/>
          <w:szCs w:val="24"/>
          <w:u w:val="single"/>
        </w:rPr>
        <w:t>nivel territorial.</w:t>
      </w:r>
      <w:r w:rsidR="00242EDD" w:rsidRPr="00242EDD">
        <w:rPr>
          <w:sz w:val="24"/>
          <w:szCs w:val="24"/>
          <w:u w:val="single"/>
        </w:rPr>
        <w:t>”</w:t>
      </w:r>
      <w:r w:rsidR="0042686D">
        <w:rPr>
          <w:sz w:val="24"/>
          <w:szCs w:val="24"/>
        </w:rPr>
        <w:t xml:space="preserve"> En </w:t>
      </w:r>
      <w:r w:rsidR="00B7364F">
        <w:rPr>
          <w:sz w:val="24"/>
          <w:szCs w:val="24"/>
        </w:rPr>
        <w:t xml:space="preserve">el desarrollo de está acción </w:t>
      </w:r>
      <w:r w:rsidR="00C43240">
        <w:rPr>
          <w:sz w:val="24"/>
          <w:szCs w:val="24"/>
        </w:rPr>
        <w:t>la Agencia Nacional de Seguridad Vial en el 2022 creo el documento denominado lineamientos técnico p</w:t>
      </w:r>
      <w:r w:rsidR="005B71B2">
        <w:rPr>
          <w:sz w:val="24"/>
          <w:szCs w:val="24"/>
        </w:rPr>
        <w:t>ara la adopción de la ruta integral a víctimas de siniestros viales.</w:t>
      </w:r>
    </w:p>
    <w:p w14:paraId="4EDDBD16" w14:textId="265C1F83" w:rsidR="00A472D1" w:rsidRPr="00D07442" w:rsidRDefault="005B71B2" w:rsidP="00D07442">
      <w:pPr>
        <w:pStyle w:val="Prrafodelista"/>
        <w:tabs>
          <w:tab w:val="left" w:pos="719"/>
          <w:tab w:val="left" w:pos="721"/>
        </w:tabs>
        <w:spacing w:before="244" w:line="261" w:lineRule="auto"/>
        <w:ind w:right="146" w:firstLine="0"/>
        <w:jc w:val="both"/>
        <w:rPr>
          <w:sz w:val="24"/>
          <w:szCs w:val="24"/>
        </w:rPr>
      </w:pPr>
      <w:r>
        <w:rPr>
          <w:sz w:val="24"/>
          <w:szCs w:val="24"/>
        </w:rPr>
        <w:t xml:space="preserve">Según el plan </w:t>
      </w:r>
      <w:r w:rsidR="008F3190">
        <w:rPr>
          <w:sz w:val="24"/>
          <w:szCs w:val="24"/>
        </w:rPr>
        <w:t>la responsabilidad de la Agencia es brindar la socialización a los territorios para que desde allí sea implementado, en este sentido</w:t>
      </w:r>
      <w:r w:rsidR="00D07442">
        <w:rPr>
          <w:sz w:val="24"/>
          <w:szCs w:val="24"/>
        </w:rPr>
        <w:t xml:space="preserve">, el grupo atención a víctimas ha realizado la asistencia técnica </w:t>
      </w:r>
      <w:r w:rsidR="633CEB2B" w:rsidRPr="00D07442">
        <w:rPr>
          <w:sz w:val="24"/>
          <w:szCs w:val="24"/>
        </w:rPr>
        <w:t>en los 32 departamentos de Colombia</w:t>
      </w:r>
      <w:r w:rsidR="166BE1E6" w:rsidRPr="00D07442">
        <w:rPr>
          <w:sz w:val="24"/>
          <w:szCs w:val="24"/>
        </w:rPr>
        <w:t>,</w:t>
      </w:r>
      <w:r w:rsidR="00D07442">
        <w:rPr>
          <w:sz w:val="24"/>
          <w:szCs w:val="24"/>
        </w:rPr>
        <w:t xml:space="preserve"> con el objetivo que de acuerdo con las capacidades del territorio se articulen los </w:t>
      </w:r>
      <w:r w:rsidR="00293BB4">
        <w:rPr>
          <w:sz w:val="24"/>
          <w:szCs w:val="24"/>
        </w:rPr>
        <w:t xml:space="preserve">organismo competentes de </w:t>
      </w:r>
      <w:r w:rsidR="00027559">
        <w:rPr>
          <w:sz w:val="24"/>
          <w:szCs w:val="24"/>
        </w:rPr>
        <w:t>gobernaciones, alcaldías, secretarías de salud, planeación</w:t>
      </w:r>
      <w:r w:rsidR="003810B1">
        <w:rPr>
          <w:sz w:val="24"/>
          <w:szCs w:val="24"/>
        </w:rPr>
        <w:t xml:space="preserve">, organismo de tránsito, de atención a </w:t>
      </w:r>
      <w:r w:rsidR="005F67A3">
        <w:rPr>
          <w:sz w:val="24"/>
          <w:szCs w:val="24"/>
        </w:rPr>
        <w:t xml:space="preserve">emergencias, de acuerdo a las condiciones de cada uno para </w:t>
      </w:r>
      <w:r w:rsidR="00830F4D">
        <w:rPr>
          <w:sz w:val="24"/>
          <w:szCs w:val="24"/>
        </w:rPr>
        <w:t xml:space="preserve">llegar a </w:t>
      </w:r>
      <w:r w:rsidR="00792C04">
        <w:rPr>
          <w:sz w:val="24"/>
          <w:szCs w:val="24"/>
        </w:rPr>
        <w:t>implementar</w:t>
      </w:r>
      <w:r w:rsidR="166BE1E6" w:rsidRPr="00D07442">
        <w:rPr>
          <w:sz w:val="24"/>
          <w:szCs w:val="24"/>
        </w:rPr>
        <w:t xml:space="preserve"> los lineamientos para la adopci</w:t>
      </w:r>
      <w:r w:rsidR="00792C04">
        <w:rPr>
          <w:sz w:val="24"/>
          <w:szCs w:val="24"/>
        </w:rPr>
        <w:t>ó</w:t>
      </w:r>
      <w:r w:rsidR="166BE1E6" w:rsidRPr="00D07442">
        <w:rPr>
          <w:sz w:val="24"/>
          <w:szCs w:val="24"/>
        </w:rPr>
        <w:t>n y apropiaci</w:t>
      </w:r>
      <w:r w:rsidR="00792C04">
        <w:rPr>
          <w:sz w:val="24"/>
          <w:szCs w:val="24"/>
        </w:rPr>
        <w:t>ó</w:t>
      </w:r>
      <w:r w:rsidR="166BE1E6" w:rsidRPr="00D07442">
        <w:rPr>
          <w:sz w:val="24"/>
          <w:szCs w:val="24"/>
        </w:rPr>
        <w:t>n de la ruta</w:t>
      </w:r>
      <w:r w:rsidR="00792C04">
        <w:rPr>
          <w:sz w:val="24"/>
          <w:szCs w:val="24"/>
        </w:rPr>
        <w:t xml:space="preserve"> de atención integral a victimas de siniestros viales.</w:t>
      </w:r>
    </w:p>
    <w:p w14:paraId="28941891" w14:textId="790EAB8E" w:rsidR="00EE038C" w:rsidRPr="00A6689C" w:rsidRDefault="00EE038C" w:rsidP="00EE038C">
      <w:pPr>
        <w:pStyle w:val="Prrafodelista"/>
        <w:tabs>
          <w:tab w:val="left" w:pos="719"/>
          <w:tab w:val="left" w:pos="721"/>
        </w:tabs>
        <w:spacing w:before="244" w:line="261" w:lineRule="auto"/>
        <w:ind w:right="146" w:firstLine="0"/>
        <w:rPr>
          <w:b/>
          <w:bCs/>
          <w:sz w:val="24"/>
          <w:szCs w:val="24"/>
        </w:rPr>
      </w:pPr>
    </w:p>
    <w:p w14:paraId="3E6B432D" w14:textId="46A7B8B7" w:rsidR="00C27A8B" w:rsidRPr="00792C04" w:rsidRDefault="00792C04" w:rsidP="00792C04">
      <w:pPr>
        <w:tabs>
          <w:tab w:val="left" w:pos="719"/>
        </w:tabs>
        <w:spacing w:before="2"/>
        <w:ind w:left="361"/>
        <w:jc w:val="both"/>
        <w:rPr>
          <w:sz w:val="24"/>
          <w:szCs w:val="24"/>
        </w:rPr>
      </w:pPr>
      <w:r>
        <w:rPr>
          <w:w w:val="80"/>
          <w:sz w:val="24"/>
          <w:szCs w:val="24"/>
        </w:rPr>
        <w:t xml:space="preserve"> </w:t>
      </w:r>
      <w:r w:rsidR="00A472D1" w:rsidRPr="00792C04">
        <w:rPr>
          <w:w w:val="80"/>
          <w:sz w:val="24"/>
          <w:szCs w:val="24"/>
        </w:rPr>
        <w:t>¿Qué</w:t>
      </w:r>
      <w:r w:rsidR="00A472D1" w:rsidRPr="00792C04">
        <w:rPr>
          <w:spacing w:val="3"/>
          <w:sz w:val="24"/>
          <w:szCs w:val="24"/>
        </w:rPr>
        <w:t xml:space="preserve"> </w:t>
      </w:r>
      <w:r w:rsidR="00A472D1" w:rsidRPr="00792C04">
        <w:rPr>
          <w:w w:val="80"/>
          <w:sz w:val="24"/>
          <w:szCs w:val="24"/>
        </w:rPr>
        <w:t>acciones</w:t>
      </w:r>
      <w:r w:rsidR="00A472D1" w:rsidRPr="00792C04">
        <w:rPr>
          <w:spacing w:val="-1"/>
          <w:sz w:val="24"/>
          <w:szCs w:val="24"/>
        </w:rPr>
        <w:t xml:space="preserve"> </w:t>
      </w:r>
      <w:r w:rsidR="00A472D1" w:rsidRPr="00792C04">
        <w:rPr>
          <w:w w:val="80"/>
          <w:sz w:val="24"/>
          <w:szCs w:val="24"/>
        </w:rPr>
        <w:t>adelanta</w:t>
      </w:r>
      <w:r w:rsidR="00A472D1" w:rsidRPr="00792C04">
        <w:rPr>
          <w:spacing w:val="3"/>
          <w:sz w:val="24"/>
          <w:szCs w:val="24"/>
        </w:rPr>
        <w:t xml:space="preserve"> </w:t>
      </w:r>
      <w:r w:rsidR="00A472D1" w:rsidRPr="00792C04">
        <w:rPr>
          <w:w w:val="80"/>
          <w:sz w:val="24"/>
          <w:szCs w:val="24"/>
        </w:rPr>
        <w:t>la</w:t>
      </w:r>
      <w:r w:rsidR="00A472D1" w:rsidRPr="00792C04">
        <w:rPr>
          <w:sz w:val="24"/>
          <w:szCs w:val="24"/>
        </w:rPr>
        <w:t xml:space="preserve"> </w:t>
      </w:r>
      <w:r w:rsidR="00A472D1" w:rsidRPr="00792C04">
        <w:rPr>
          <w:w w:val="80"/>
          <w:sz w:val="24"/>
          <w:szCs w:val="24"/>
        </w:rPr>
        <w:t>ANSV</w:t>
      </w:r>
      <w:r w:rsidR="00A472D1" w:rsidRPr="00792C04">
        <w:rPr>
          <w:spacing w:val="3"/>
          <w:sz w:val="24"/>
          <w:szCs w:val="24"/>
        </w:rPr>
        <w:t xml:space="preserve"> </w:t>
      </w:r>
      <w:r w:rsidR="00A472D1" w:rsidRPr="00792C04">
        <w:rPr>
          <w:w w:val="80"/>
          <w:sz w:val="24"/>
          <w:szCs w:val="24"/>
        </w:rPr>
        <w:t>para</w:t>
      </w:r>
      <w:r w:rsidR="00A472D1" w:rsidRPr="00792C04">
        <w:rPr>
          <w:spacing w:val="3"/>
          <w:sz w:val="24"/>
          <w:szCs w:val="24"/>
        </w:rPr>
        <w:t xml:space="preserve"> </w:t>
      </w:r>
      <w:r w:rsidR="00A472D1" w:rsidRPr="00792C04">
        <w:rPr>
          <w:w w:val="80"/>
          <w:sz w:val="24"/>
          <w:szCs w:val="24"/>
        </w:rPr>
        <w:t>garantizar</w:t>
      </w:r>
      <w:r w:rsidR="00A472D1" w:rsidRPr="00792C04">
        <w:rPr>
          <w:spacing w:val="2"/>
          <w:sz w:val="24"/>
          <w:szCs w:val="24"/>
        </w:rPr>
        <w:t xml:space="preserve"> </w:t>
      </w:r>
      <w:r w:rsidR="00A472D1" w:rsidRPr="00792C04">
        <w:rPr>
          <w:w w:val="80"/>
          <w:sz w:val="24"/>
          <w:szCs w:val="24"/>
        </w:rPr>
        <w:t>atención</w:t>
      </w:r>
      <w:r w:rsidR="00A472D1" w:rsidRPr="00792C04">
        <w:rPr>
          <w:spacing w:val="3"/>
          <w:sz w:val="24"/>
          <w:szCs w:val="24"/>
        </w:rPr>
        <w:t xml:space="preserve"> </w:t>
      </w:r>
      <w:r w:rsidR="00A472D1" w:rsidRPr="00792C04">
        <w:rPr>
          <w:w w:val="80"/>
          <w:sz w:val="24"/>
          <w:szCs w:val="24"/>
        </w:rPr>
        <w:t>y</w:t>
      </w:r>
      <w:r w:rsidR="00A472D1" w:rsidRPr="00792C04">
        <w:rPr>
          <w:spacing w:val="3"/>
          <w:sz w:val="24"/>
          <w:szCs w:val="24"/>
        </w:rPr>
        <w:t xml:space="preserve"> </w:t>
      </w:r>
      <w:r w:rsidR="00A472D1" w:rsidRPr="00792C04">
        <w:rPr>
          <w:w w:val="80"/>
          <w:sz w:val="24"/>
          <w:szCs w:val="24"/>
        </w:rPr>
        <w:t>orientación</w:t>
      </w:r>
      <w:r w:rsidR="00A472D1" w:rsidRPr="00792C04">
        <w:rPr>
          <w:spacing w:val="3"/>
          <w:sz w:val="24"/>
          <w:szCs w:val="24"/>
        </w:rPr>
        <w:t xml:space="preserve"> </w:t>
      </w:r>
      <w:r w:rsidR="00A472D1" w:rsidRPr="00792C04">
        <w:rPr>
          <w:w w:val="80"/>
          <w:sz w:val="24"/>
          <w:szCs w:val="24"/>
        </w:rPr>
        <w:t>a</w:t>
      </w:r>
      <w:r w:rsidR="00A472D1" w:rsidRPr="00792C04">
        <w:rPr>
          <w:spacing w:val="1"/>
          <w:sz w:val="24"/>
          <w:szCs w:val="24"/>
        </w:rPr>
        <w:t xml:space="preserve"> </w:t>
      </w:r>
      <w:r w:rsidR="00A472D1" w:rsidRPr="00792C04">
        <w:rPr>
          <w:w w:val="80"/>
          <w:sz w:val="24"/>
          <w:szCs w:val="24"/>
        </w:rPr>
        <w:t>las</w:t>
      </w:r>
      <w:r w:rsidR="00A472D1" w:rsidRPr="00792C04">
        <w:rPr>
          <w:spacing w:val="1"/>
          <w:sz w:val="24"/>
          <w:szCs w:val="24"/>
        </w:rPr>
        <w:t xml:space="preserve"> </w:t>
      </w:r>
      <w:r w:rsidR="00A472D1" w:rsidRPr="00792C04">
        <w:rPr>
          <w:w w:val="80"/>
          <w:sz w:val="24"/>
          <w:szCs w:val="24"/>
        </w:rPr>
        <w:t>víctimas</w:t>
      </w:r>
      <w:r w:rsidR="00A472D1" w:rsidRPr="00792C04">
        <w:rPr>
          <w:spacing w:val="2"/>
          <w:sz w:val="24"/>
          <w:szCs w:val="24"/>
        </w:rPr>
        <w:t xml:space="preserve"> </w:t>
      </w:r>
      <w:r w:rsidR="00A472D1" w:rsidRPr="00792C04">
        <w:rPr>
          <w:w w:val="80"/>
          <w:sz w:val="24"/>
          <w:szCs w:val="24"/>
        </w:rPr>
        <w:t>y</w:t>
      </w:r>
      <w:r w:rsidR="00A472D1" w:rsidRPr="00792C04">
        <w:rPr>
          <w:spacing w:val="3"/>
          <w:sz w:val="24"/>
          <w:szCs w:val="24"/>
        </w:rPr>
        <w:t xml:space="preserve"> </w:t>
      </w:r>
      <w:r w:rsidR="00A472D1" w:rsidRPr="00792C04">
        <w:rPr>
          <w:w w:val="80"/>
          <w:sz w:val="24"/>
          <w:szCs w:val="24"/>
        </w:rPr>
        <w:t>sus</w:t>
      </w:r>
      <w:r w:rsidR="00A472D1" w:rsidRPr="00792C04">
        <w:rPr>
          <w:spacing w:val="2"/>
          <w:sz w:val="24"/>
          <w:szCs w:val="24"/>
        </w:rPr>
        <w:t xml:space="preserve"> </w:t>
      </w:r>
      <w:r w:rsidR="00A472D1" w:rsidRPr="00792C04">
        <w:rPr>
          <w:spacing w:val="-2"/>
          <w:w w:val="80"/>
          <w:sz w:val="24"/>
          <w:szCs w:val="24"/>
        </w:rPr>
        <w:t>familias?</w:t>
      </w:r>
      <w:r w:rsidR="00A472D1" w:rsidRPr="00792C04">
        <w:rPr>
          <w:b/>
          <w:bCs/>
          <w:color w:val="FF0000"/>
          <w:w w:val="85"/>
          <w:sz w:val="24"/>
          <w:szCs w:val="24"/>
        </w:rPr>
        <w:t xml:space="preserve"> </w:t>
      </w:r>
      <w:r w:rsidR="772CEFE2" w:rsidRPr="00792C04">
        <w:rPr>
          <w:b/>
          <w:bCs/>
          <w:color w:val="FF0000"/>
          <w:sz w:val="24"/>
          <w:szCs w:val="24"/>
        </w:rPr>
        <w:t xml:space="preserve"> </w:t>
      </w:r>
    </w:p>
    <w:p w14:paraId="6DF49EA9" w14:textId="6DAC2EF8" w:rsidR="00ED1F26" w:rsidRDefault="00ED1F26" w:rsidP="00C27A8B">
      <w:pPr>
        <w:pStyle w:val="Prrafodelista"/>
        <w:tabs>
          <w:tab w:val="left" w:pos="719"/>
        </w:tabs>
        <w:spacing w:before="2"/>
        <w:ind w:left="719" w:firstLine="0"/>
        <w:jc w:val="both"/>
        <w:rPr>
          <w:b/>
          <w:bCs/>
          <w:color w:val="FF0000"/>
          <w:sz w:val="24"/>
          <w:szCs w:val="24"/>
        </w:rPr>
      </w:pPr>
    </w:p>
    <w:p w14:paraId="2BABDD72" w14:textId="793FAF67" w:rsidR="00A472D1" w:rsidRPr="00792C04" w:rsidRDefault="49177593" w:rsidP="00792C04">
      <w:pPr>
        <w:tabs>
          <w:tab w:val="left" w:pos="719"/>
        </w:tabs>
        <w:spacing w:before="2"/>
        <w:jc w:val="both"/>
        <w:rPr>
          <w:sz w:val="24"/>
          <w:szCs w:val="24"/>
        </w:rPr>
      </w:pPr>
      <w:r w:rsidRPr="00792C04">
        <w:rPr>
          <w:b/>
          <w:bCs/>
          <w:color w:val="FF0000"/>
          <w:sz w:val="24"/>
          <w:szCs w:val="24"/>
        </w:rPr>
        <w:t>Respuesta:</w:t>
      </w:r>
      <w:r w:rsidR="3E646C99" w:rsidRPr="00792C04">
        <w:rPr>
          <w:b/>
          <w:bCs/>
          <w:color w:val="FF0000"/>
          <w:sz w:val="24"/>
          <w:szCs w:val="24"/>
        </w:rPr>
        <w:t xml:space="preserve"> </w:t>
      </w:r>
      <w:r w:rsidR="3E646C99" w:rsidRPr="00792C04">
        <w:rPr>
          <w:sz w:val="24"/>
          <w:szCs w:val="24"/>
        </w:rPr>
        <w:t xml:space="preserve">La ANSV a través del grupo de </w:t>
      </w:r>
      <w:r w:rsidR="51F0E9E2" w:rsidRPr="00792C04">
        <w:rPr>
          <w:sz w:val="24"/>
          <w:szCs w:val="24"/>
        </w:rPr>
        <w:t>víctimas</w:t>
      </w:r>
      <w:r w:rsidR="3E646C99" w:rsidRPr="00792C04">
        <w:rPr>
          <w:sz w:val="24"/>
          <w:szCs w:val="24"/>
        </w:rPr>
        <w:t xml:space="preserve"> realizó y realiza labor</w:t>
      </w:r>
      <w:r w:rsidR="644BBB6B" w:rsidRPr="00792C04">
        <w:rPr>
          <w:sz w:val="24"/>
          <w:szCs w:val="24"/>
        </w:rPr>
        <w:t>e</w:t>
      </w:r>
      <w:r w:rsidR="3E646C99" w:rsidRPr="00792C04">
        <w:rPr>
          <w:sz w:val="24"/>
          <w:szCs w:val="24"/>
        </w:rPr>
        <w:t xml:space="preserve">s de asistencia </w:t>
      </w:r>
      <w:r w:rsidR="45625E87" w:rsidRPr="00792C04">
        <w:rPr>
          <w:sz w:val="24"/>
          <w:szCs w:val="24"/>
        </w:rPr>
        <w:t xml:space="preserve">técnica en los 32 departamentos del </w:t>
      </w:r>
      <w:r w:rsidR="06FE485F" w:rsidRPr="00792C04">
        <w:rPr>
          <w:sz w:val="24"/>
          <w:szCs w:val="24"/>
        </w:rPr>
        <w:t>país</w:t>
      </w:r>
      <w:r w:rsidR="45625E87" w:rsidRPr="00792C04">
        <w:rPr>
          <w:sz w:val="24"/>
          <w:szCs w:val="24"/>
        </w:rPr>
        <w:t xml:space="preserve"> para la estructuración de la ruta de atención integral a </w:t>
      </w:r>
      <w:r w:rsidR="57F45880" w:rsidRPr="00792C04">
        <w:rPr>
          <w:sz w:val="24"/>
          <w:szCs w:val="24"/>
        </w:rPr>
        <w:t>víctimas</w:t>
      </w:r>
      <w:r w:rsidR="45625E87" w:rsidRPr="00792C04">
        <w:rPr>
          <w:sz w:val="24"/>
          <w:szCs w:val="24"/>
        </w:rPr>
        <w:t xml:space="preserve">, centros de orientación y red de </w:t>
      </w:r>
      <w:r w:rsidR="6FEBDBD2" w:rsidRPr="00792C04">
        <w:rPr>
          <w:sz w:val="24"/>
          <w:szCs w:val="24"/>
        </w:rPr>
        <w:t>víctimas</w:t>
      </w:r>
      <w:r w:rsidR="45625E87" w:rsidRPr="00792C04">
        <w:rPr>
          <w:sz w:val="24"/>
          <w:szCs w:val="24"/>
        </w:rPr>
        <w:t>, lo anterior para potenciar y trabajar por la adherencia de los li</w:t>
      </w:r>
      <w:r w:rsidR="68C4A264" w:rsidRPr="00792C04">
        <w:rPr>
          <w:sz w:val="24"/>
          <w:szCs w:val="24"/>
        </w:rPr>
        <w:t xml:space="preserve">neamientos </w:t>
      </w:r>
      <w:r w:rsidR="0816CB1C" w:rsidRPr="00792C04">
        <w:rPr>
          <w:sz w:val="24"/>
          <w:szCs w:val="24"/>
        </w:rPr>
        <w:t>tecnicos de la ruta</w:t>
      </w:r>
      <w:r w:rsidR="68C4A264" w:rsidRPr="00792C04">
        <w:rPr>
          <w:sz w:val="24"/>
          <w:szCs w:val="24"/>
        </w:rPr>
        <w:t xml:space="preserve"> en los territorios; igualmente </w:t>
      </w:r>
      <w:r w:rsidR="385D5322" w:rsidRPr="00792C04">
        <w:rPr>
          <w:sz w:val="24"/>
          <w:szCs w:val="24"/>
        </w:rPr>
        <w:t>la ANSV estructuró un protocolo de atención inmediata a casos de gran magnitud para la orientación y acompañamiento en tiempo real a los territorios</w:t>
      </w:r>
      <w:r w:rsidR="7335D39A" w:rsidRPr="00792C04">
        <w:rPr>
          <w:sz w:val="24"/>
          <w:szCs w:val="24"/>
        </w:rPr>
        <w:t xml:space="preserve"> para la atención a las </w:t>
      </w:r>
      <w:r w:rsidR="230CEACF" w:rsidRPr="00792C04">
        <w:rPr>
          <w:sz w:val="24"/>
          <w:szCs w:val="24"/>
        </w:rPr>
        <w:t xml:space="preserve">víctimas directas o indirectas. </w:t>
      </w:r>
    </w:p>
    <w:p w14:paraId="08338628" w14:textId="2D427FE2" w:rsidR="00C27A8B" w:rsidRPr="00792C04" w:rsidRDefault="00C27A8B" w:rsidP="00C27A8B">
      <w:pPr>
        <w:pStyle w:val="Prrafodelista"/>
        <w:tabs>
          <w:tab w:val="left" w:pos="719"/>
        </w:tabs>
        <w:spacing w:before="2"/>
        <w:ind w:left="719" w:firstLine="0"/>
        <w:jc w:val="both"/>
        <w:rPr>
          <w:sz w:val="24"/>
          <w:szCs w:val="24"/>
          <w:lang w:val="es-CO"/>
        </w:rPr>
      </w:pPr>
    </w:p>
    <w:p w14:paraId="03881E9B" w14:textId="77777777" w:rsidR="00EE038C" w:rsidRDefault="00EE038C" w:rsidP="00C27A8B">
      <w:pPr>
        <w:pStyle w:val="Prrafodelista"/>
        <w:tabs>
          <w:tab w:val="left" w:pos="719"/>
        </w:tabs>
        <w:spacing w:before="2"/>
        <w:ind w:left="719" w:firstLine="0"/>
        <w:jc w:val="both"/>
        <w:rPr>
          <w:sz w:val="24"/>
          <w:szCs w:val="24"/>
        </w:rPr>
      </w:pPr>
    </w:p>
    <w:p w14:paraId="1D5E6093" w14:textId="44863110" w:rsidR="00EE038C" w:rsidRDefault="00EE038C" w:rsidP="65816E46">
      <w:pPr>
        <w:tabs>
          <w:tab w:val="left" w:pos="719"/>
        </w:tabs>
        <w:spacing w:before="2"/>
        <w:ind w:left="708"/>
        <w:jc w:val="both"/>
        <w:rPr>
          <w:sz w:val="24"/>
          <w:szCs w:val="24"/>
        </w:rPr>
      </w:pPr>
    </w:p>
    <w:p w14:paraId="7B5B19D4" w14:textId="77777777" w:rsidR="00A472D1" w:rsidRPr="0034554C" w:rsidRDefault="00A472D1" w:rsidP="69870A6F">
      <w:pPr>
        <w:pStyle w:val="Prrafodelista"/>
        <w:numPr>
          <w:ilvl w:val="1"/>
          <w:numId w:val="13"/>
        </w:numPr>
        <w:tabs>
          <w:tab w:val="left" w:pos="719"/>
          <w:tab w:val="left" w:pos="721"/>
        </w:tabs>
        <w:spacing w:line="261" w:lineRule="auto"/>
        <w:ind w:right="147"/>
        <w:rPr>
          <w:sz w:val="24"/>
          <w:szCs w:val="24"/>
        </w:rPr>
      </w:pPr>
      <w:r w:rsidRPr="69870A6F">
        <w:rPr>
          <w:w w:val="85"/>
          <w:sz w:val="24"/>
          <w:szCs w:val="24"/>
        </w:rPr>
        <w:t>¿Cuántas</w:t>
      </w:r>
      <w:r w:rsidRPr="69870A6F">
        <w:rPr>
          <w:spacing w:val="-4"/>
          <w:w w:val="85"/>
          <w:sz w:val="24"/>
          <w:szCs w:val="24"/>
        </w:rPr>
        <w:t xml:space="preserve"> </w:t>
      </w:r>
      <w:r w:rsidRPr="69870A6F">
        <w:rPr>
          <w:w w:val="85"/>
          <w:sz w:val="24"/>
          <w:szCs w:val="24"/>
        </w:rPr>
        <w:t>personas</w:t>
      </w:r>
      <w:r w:rsidRPr="69870A6F">
        <w:rPr>
          <w:spacing w:val="-2"/>
          <w:w w:val="85"/>
          <w:sz w:val="24"/>
          <w:szCs w:val="24"/>
        </w:rPr>
        <w:t xml:space="preserve"> </w:t>
      </w:r>
      <w:r w:rsidRPr="69870A6F">
        <w:rPr>
          <w:w w:val="85"/>
          <w:sz w:val="24"/>
          <w:szCs w:val="24"/>
        </w:rPr>
        <w:t>han</w:t>
      </w:r>
      <w:r w:rsidRPr="69870A6F">
        <w:rPr>
          <w:spacing w:val="-1"/>
          <w:w w:val="85"/>
          <w:sz w:val="24"/>
          <w:szCs w:val="24"/>
        </w:rPr>
        <w:t xml:space="preserve"> </w:t>
      </w:r>
      <w:r w:rsidRPr="69870A6F">
        <w:rPr>
          <w:w w:val="85"/>
          <w:sz w:val="24"/>
          <w:szCs w:val="24"/>
        </w:rPr>
        <w:t>sido</w:t>
      </w:r>
      <w:r w:rsidRPr="69870A6F">
        <w:rPr>
          <w:spacing w:val="-1"/>
          <w:w w:val="85"/>
          <w:sz w:val="24"/>
          <w:szCs w:val="24"/>
        </w:rPr>
        <w:t xml:space="preserve"> </w:t>
      </w:r>
      <w:r w:rsidRPr="69870A6F">
        <w:rPr>
          <w:w w:val="85"/>
          <w:sz w:val="24"/>
          <w:szCs w:val="24"/>
        </w:rPr>
        <w:t>beneficiadas</w:t>
      </w:r>
      <w:r w:rsidRPr="69870A6F">
        <w:rPr>
          <w:spacing w:val="-4"/>
          <w:w w:val="85"/>
          <w:sz w:val="24"/>
          <w:szCs w:val="24"/>
        </w:rPr>
        <w:t xml:space="preserve"> </w:t>
      </w:r>
      <w:r w:rsidRPr="69870A6F">
        <w:rPr>
          <w:w w:val="85"/>
          <w:sz w:val="24"/>
          <w:szCs w:val="24"/>
        </w:rPr>
        <w:t>por</w:t>
      </w:r>
      <w:r w:rsidRPr="69870A6F">
        <w:rPr>
          <w:spacing w:val="-2"/>
          <w:w w:val="85"/>
          <w:sz w:val="24"/>
          <w:szCs w:val="24"/>
        </w:rPr>
        <w:t xml:space="preserve"> </w:t>
      </w:r>
      <w:r w:rsidRPr="69870A6F">
        <w:rPr>
          <w:w w:val="85"/>
          <w:sz w:val="24"/>
          <w:szCs w:val="24"/>
        </w:rPr>
        <w:t>programas</w:t>
      </w:r>
      <w:r w:rsidRPr="69870A6F">
        <w:rPr>
          <w:spacing w:val="-2"/>
          <w:w w:val="85"/>
          <w:sz w:val="24"/>
          <w:szCs w:val="24"/>
        </w:rPr>
        <w:t xml:space="preserve"> </w:t>
      </w:r>
      <w:r w:rsidRPr="69870A6F">
        <w:rPr>
          <w:w w:val="85"/>
          <w:sz w:val="24"/>
          <w:szCs w:val="24"/>
        </w:rPr>
        <w:t>de</w:t>
      </w:r>
      <w:r w:rsidRPr="69870A6F">
        <w:rPr>
          <w:spacing w:val="-1"/>
          <w:w w:val="85"/>
          <w:sz w:val="24"/>
          <w:szCs w:val="24"/>
        </w:rPr>
        <w:t xml:space="preserve"> </w:t>
      </w:r>
      <w:r w:rsidRPr="69870A6F">
        <w:rPr>
          <w:w w:val="85"/>
          <w:sz w:val="24"/>
          <w:szCs w:val="24"/>
        </w:rPr>
        <w:t>atención</w:t>
      </w:r>
      <w:r w:rsidRPr="69870A6F">
        <w:rPr>
          <w:spacing w:val="-1"/>
          <w:w w:val="85"/>
          <w:sz w:val="24"/>
          <w:szCs w:val="24"/>
        </w:rPr>
        <w:t xml:space="preserve"> </w:t>
      </w:r>
      <w:r w:rsidRPr="69870A6F">
        <w:rPr>
          <w:w w:val="85"/>
          <w:sz w:val="24"/>
          <w:szCs w:val="24"/>
        </w:rPr>
        <w:t>integral</w:t>
      </w:r>
      <w:r w:rsidRPr="69870A6F">
        <w:rPr>
          <w:spacing w:val="-2"/>
          <w:w w:val="85"/>
          <w:sz w:val="24"/>
          <w:szCs w:val="24"/>
        </w:rPr>
        <w:t xml:space="preserve"> </w:t>
      </w:r>
      <w:r w:rsidRPr="69870A6F">
        <w:rPr>
          <w:w w:val="85"/>
          <w:sz w:val="24"/>
          <w:szCs w:val="24"/>
        </w:rPr>
        <w:t>a</w:t>
      </w:r>
      <w:r w:rsidRPr="69870A6F">
        <w:rPr>
          <w:spacing w:val="-3"/>
          <w:w w:val="85"/>
          <w:sz w:val="24"/>
          <w:szCs w:val="24"/>
        </w:rPr>
        <w:t xml:space="preserve"> </w:t>
      </w:r>
      <w:r w:rsidRPr="69870A6F">
        <w:rPr>
          <w:w w:val="85"/>
          <w:sz w:val="24"/>
          <w:szCs w:val="24"/>
        </w:rPr>
        <w:t>víctimas</w:t>
      </w:r>
      <w:r w:rsidRPr="69870A6F">
        <w:rPr>
          <w:spacing w:val="-2"/>
          <w:w w:val="85"/>
          <w:sz w:val="24"/>
          <w:szCs w:val="24"/>
        </w:rPr>
        <w:t xml:space="preserve"> </w:t>
      </w:r>
      <w:r w:rsidRPr="69870A6F">
        <w:rPr>
          <w:w w:val="85"/>
          <w:sz w:val="24"/>
          <w:szCs w:val="24"/>
        </w:rPr>
        <w:t>durante</w:t>
      </w:r>
      <w:r w:rsidRPr="69870A6F">
        <w:rPr>
          <w:spacing w:val="-1"/>
          <w:w w:val="85"/>
          <w:sz w:val="24"/>
          <w:szCs w:val="24"/>
        </w:rPr>
        <w:t xml:space="preserve"> </w:t>
      </w:r>
      <w:r w:rsidRPr="69870A6F">
        <w:rPr>
          <w:w w:val="85"/>
          <w:sz w:val="24"/>
          <w:szCs w:val="24"/>
        </w:rPr>
        <w:t xml:space="preserve">los </w:t>
      </w:r>
      <w:r w:rsidRPr="69870A6F">
        <w:rPr>
          <w:spacing w:val="-2"/>
          <w:w w:val="95"/>
          <w:sz w:val="24"/>
          <w:szCs w:val="24"/>
        </w:rPr>
        <w:t>últimos</w:t>
      </w:r>
      <w:r w:rsidRPr="69870A6F">
        <w:rPr>
          <w:spacing w:val="-18"/>
          <w:w w:val="95"/>
          <w:sz w:val="24"/>
          <w:szCs w:val="24"/>
        </w:rPr>
        <w:t xml:space="preserve"> </w:t>
      </w:r>
      <w:r w:rsidRPr="69870A6F">
        <w:rPr>
          <w:spacing w:val="-2"/>
          <w:w w:val="95"/>
          <w:sz w:val="24"/>
          <w:szCs w:val="24"/>
        </w:rPr>
        <w:t>cinco</w:t>
      </w:r>
      <w:r w:rsidRPr="69870A6F">
        <w:rPr>
          <w:spacing w:val="-18"/>
          <w:w w:val="95"/>
          <w:sz w:val="24"/>
          <w:szCs w:val="24"/>
        </w:rPr>
        <w:t xml:space="preserve"> </w:t>
      </w:r>
      <w:r w:rsidRPr="69870A6F">
        <w:rPr>
          <w:spacing w:val="-2"/>
          <w:w w:val="95"/>
          <w:sz w:val="24"/>
          <w:szCs w:val="24"/>
        </w:rPr>
        <w:t>años?</w:t>
      </w:r>
      <w:r w:rsidRPr="69870A6F">
        <w:rPr>
          <w:b/>
          <w:bCs/>
          <w:color w:val="FF0000"/>
          <w:w w:val="85"/>
          <w:sz w:val="24"/>
          <w:szCs w:val="24"/>
        </w:rPr>
        <w:t xml:space="preserve"> VÍCTIMAS</w:t>
      </w:r>
    </w:p>
    <w:p w14:paraId="48D82463" w14:textId="77777777" w:rsidR="0034554C" w:rsidRDefault="0034554C" w:rsidP="0034554C">
      <w:pPr>
        <w:pStyle w:val="Prrafodelista"/>
        <w:tabs>
          <w:tab w:val="left" w:pos="719"/>
          <w:tab w:val="left" w:pos="721"/>
        </w:tabs>
        <w:spacing w:line="261" w:lineRule="auto"/>
        <w:ind w:left="166" w:right="147" w:firstLine="0"/>
        <w:rPr>
          <w:b/>
          <w:bCs/>
          <w:color w:val="FF0000"/>
          <w:w w:val="85"/>
          <w:sz w:val="24"/>
          <w:szCs w:val="24"/>
        </w:rPr>
      </w:pPr>
    </w:p>
    <w:p w14:paraId="65BB37AB" w14:textId="0B5381F3" w:rsidR="551515AA" w:rsidRPr="009E0A80" w:rsidRDefault="48F8F629" w:rsidP="009E0A80">
      <w:pPr>
        <w:pStyle w:val="Prrafodelista"/>
        <w:tabs>
          <w:tab w:val="left" w:pos="719"/>
          <w:tab w:val="left" w:pos="721"/>
        </w:tabs>
        <w:spacing w:line="261" w:lineRule="auto"/>
        <w:ind w:left="166" w:right="147" w:firstLine="0"/>
        <w:jc w:val="both"/>
      </w:pPr>
      <w:r w:rsidRPr="3E7EE743">
        <w:rPr>
          <w:sz w:val="24"/>
          <w:szCs w:val="24"/>
        </w:rPr>
        <w:t xml:space="preserve">Desde la misionalidad de la ANSV las acciones se enfocan en la asistencia </w:t>
      </w:r>
      <w:r w:rsidR="3470EAF0" w:rsidRPr="66753EDC">
        <w:rPr>
          <w:sz w:val="24"/>
          <w:szCs w:val="24"/>
        </w:rPr>
        <w:t>técnica</w:t>
      </w:r>
      <w:r w:rsidRPr="3E7EE743">
        <w:rPr>
          <w:sz w:val="24"/>
          <w:szCs w:val="24"/>
        </w:rPr>
        <w:t xml:space="preserve"> a los territorios para facilitar la</w:t>
      </w:r>
      <w:r w:rsidR="4C2C2D35" w:rsidRPr="3E7EE743">
        <w:rPr>
          <w:sz w:val="24"/>
          <w:szCs w:val="24"/>
        </w:rPr>
        <w:t xml:space="preserve">s acciones de </w:t>
      </w:r>
      <w:r w:rsidR="05EEF2BF" w:rsidRPr="66753EDC">
        <w:rPr>
          <w:sz w:val="24"/>
          <w:szCs w:val="24"/>
        </w:rPr>
        <w:t>implementación</w:t>
      </w:r>
      <w:r w:rsidR="4C2C2D35" w:rsidRPr="3E7EE743">
        <w:rPr>
          <w:sz w:val="24"/>
          <w:szCs w:val="24"/>
        </w:rPr>
        <w:t xml:space="preserve"> de los lineamientos </w:t>
      </w:r>
      <w:r w:rsidR="6CD24D05" w:rsidRPr="66753EDC">
        <w:rPr>
          <w:sz w:val="24"/>
          <w:szCs w:val="24"/>
        </w:rPr>
        <w:t>técnicos</w:t>
      </w:r>
      <w:r w:rsidR="4C2C2D35" w:rsidRPr="3E7EE743">
        <w:rPr>
          <w:sz w:val="24"/>
          <w:szCs w:val="24"/>
        </w:rPr>
        <w:t xml:space="preserve"> para la </w:t>
      </w:r>
      <w:r w:rsidR="41442FB1" w:rsidRPr="66753EDC">
        <w:rPr>
          <w:sz w:val="24"/>
          <w:szCs w:val="24"/>
        </w:rPr>
        <w:t>apropiación</w:t>
      </w:r>
      <w:r w:rsidR="4C2C2D35" w:rsidRPr="3E7EE743">
        <w:rPr>
          <w:sz w:val="24"/>
          <w:szCs w:val="24"/>
        </w:rPr>
        <w:t xml:space="preserve"> de la ruta de atención integral a </w:t>
      </w:r>
      <w:r w:rsidR="46795608" w:rsidRPr="4D912DA5">
        <w:rPr>
          <w:sz w:val="24"/>
          <w:szCs w:val="24"/>
        </w:rPr>
        <w:t>víctimas</w:t>
      </w:r>
      <w:r w:rsidR="4C2C2D35" w:rsidRPr="3E7EE743">
        <w:rPr>
          <w:sz w:val="24"/>
          <w:szCs w:val="24"/>
        </w:rPr>
        <w:t xml:space="preserve">, conllevando a </w:t>
      </w:r>
      <w:r w:rsidR="4C2C2D35" w:rsidRPr="42805C1D">
        <w:rPr>
          <w:sz w:val="24"/>
          <w:szCs w:val="24"/>
        </w:rPr>
        <w:t xml:space="preserve">propiciar en los territorios </w:t>
      </w:r>
      <w:r w:rsidR="5CB427BC" w:rsidRPr="42805C1D">
        <w:rPr>
          <w:sz w:val="24"/>
          <w:szCs w:val="24"/>
        </w:rPr>
        <w:t xml:space="preserve">la </w:t>
      </w:r>
      <w:r w:rsidR="3C575FD5" w:rsidRPr="66753EDC">
        <w:rPr>
          <w:sz w:val="24"/>
          <w:szCs w:val="24"/>
        </w:rPr>
        <w:t>estructuración</w:t>
      </w:r>
      <w:r w:rsidR="5CB427BC" w:rsidRPr="2DB8C2E7">
        <w:rPr>
          <w:sz w:val="24"/>
          <w:szCs w:val="24"/>
        </w:rPr>
        <w:t xml:space="preserve"> de sus procesos de </w:t>
      </w:r>
      <w:r w:rsidR="3D560F95" w:rsidRPr="66753EDC">
        <w:rPr>
          <w:sz w:val="24"/>
          <w:szCs w:val="24"/>
        </w:rPr>
        <w:t>atención</w:t>
      </w:r>
      <w:r w:rsidR="5CB427BC" w:rsidRPr="2DB8C2E7">
        <w:rPr>
          <w:sz w:val="24"/>
          <w:szCs w:val="24"/>
        </w:rPr>
        <w:t xml:space="preserve"> directa a </w:t>
      </w:r>
      <w:r w:rsidR="7B4EE867" w:rsidRPr="66753EDC">
        <w:rPr>
          <w:sz w:val="24"/>
          <w:szCs w:val="24"/>
        </w:rPr>
        <w:t>víctimas</w:t>
      </w:r>
      <w:r w:rsidR="5CB427BC" w:rsidRPr="2DB8C2E7">
        <w:rPr>
          <w:sz w:val="24"/>
          <w:szCs w:val="24"/>
        </w:rPr>
        <w:t xml:space="preserve">. </w:t>
      </w:r>
    </w:p>
    <w:p w14:paraId="6D23B61B" w14:textId="4A9929C1" w:rsidR="4D912DA5" w:rsidRDefault="4D912DA5" w:rsidP="009E0A80">
      <w:pPr>
        <w:pStyle w:val="Prrafodelista"/>
        <w:tabs>
          <w:tab w:val="left" w:pos="719"/>
          <w:tab w:val="left" w:pos="721"/>
        </w:tabs>
        <w:spacing w:line="261" w:lineRule="auto"/>
        <w:ind w:left="166" w:right="147" w:firstLine="0"/>
        <w:jc w:val="both"/>
        <w:rPr>
          <w:sz w:val="24"/>
          <w:szCs w:val="24"/>
        </w:rPr>
      </w:pPr>
    </w:p>
    <w:p w14:paraId="67E4DA8E" w14:textId="622287AF" w:rsidR="11AB0C97" w:rsidRDefault="76E15B69" w:rsidP="009E0A80">
      <w:pPr>
        <w:pStyle w:val="Prrafodelista"/>
        <w:tabs>
          <w:tab w:val="left" w:pos="719"/>
          <w:tab w:val="left" w:pos="721"/>
        </w:tabs>
        <w:spacing w:line="261" w:lineRule="auto"/>
        <w:ind w:left="166" w:right="147" w:firstLine="0"/>
        <w:jc w:val="both"/>
      </w:pPr>
      <w:r w:rsidRPr="6BA89464">
        <w:rPr>
          <w:sz w:val="24"/>
          <w:szCs w:val="24"/>
        </w:rPr>
        <w:t xml:space="preserve">A lo anterior es importante señalar que las acciones de asistencia </w:t>
      </w:r>
      <w:r w:rsidR="314A8290" w:rsidRPr="54B589F9">
        <w:rPr>
          <w:sz w:val="24"/>
          <w:szCs w:val="24"/>
        </w:rPr>
        <w:t>técnica</w:t>
      </w:r>
      <w:r w:rsidRPr="71E5989E">
        <w:rPr>
          <w:sz w:val="24"/>
          <w:szCs w:val="24"/>
        </w:rPr>
        <w:t xml:space="preserve"> </w:t>
      </w:r>
      <w:r w:rsidRPr="46442002">
        <w:rPr>
          <w:sz w:val="24"/>
          <w:szCs w:val="24"/>
        </w:rPr>
        <w:t>propenden</w:t>
      </w:r>
      <w:r w:rsidRPr="71E5989E">
        <w:rPr>
          <w:sz w:val="24"/>
          <w:szCs w:val="24"/>
        </w:rPr>
        <w:t xml:space="preserve"> </w:t>
      </w:r>
      <w:r w:rsidRPr="71E5989E">
        <w:rPr>
          <w:sz w:val="24"/>
          <w:szCs w:val="24"/>
        </w:rPr>
        <w:t xml:space="preserve">por generar una capacidad </w:t>
      </w:r>
      <w:r w:rsidRPr="7186D89A">
        <w:rPr>
          <w:sz w:val="24"/>
          <w:szCs w:val="24"/>
        </w:rPr>
        <w:t>instalada en los territorios</w:t>
      </w:r>
      <w:r w:rsidRPr="46442002">
        <w:rPr>
          <w:sz w:val="24"/>
          <w:szCs w:val="24"/>
        </w:rPr>
        <w:t xml:space="preserve"> a </w:t>
      </w:r>
      <w:r w:rsidRPr="52B6BAB2">
        <w:rPr>
          <w:sz w:val="24"/>
          <w:szCs w:val="24"/>
        </w:rPr>
        <w:t xml:space="preserve">través de acciones de </w:t>
      </w:r>
      <w:r w:rsidR="34ECF0BA" w:rsidRPr="0B8C4048">
        <w:rPr>
          <w:sz w:val="24"/>
          <w:szCs w:val="24"/>
        </w:rPr>
        <w:t>formación</w:t>
      </w:r>
      <w:r w:rsidRPr="52B6BAB2">
        <w:rPr>
          <w:sz w:val="24"/>
          <w:szCs w:val="24"/>
        </w:rPr>
        <w:t xml:space="preserve"> y </w:t>
      </w:r>
      <w:r w:rsidR="4A754ACE" w:rsidRPr="0B8C4048">
        <w:rPr>
          <w:sz w:val="24"/>
          <w:szCs w:val="24"/>
        </w:rPr>
        <w:t>capacitación</w:t>
      </w:r>
      <w:r w:rsidRPr="6C63FEB3">
        <w:rPr>
          <w:sz w:val="24"/>
          <w:szCs w:val="24"/>
        </w:rPr>
        <w:t xml:space="preserve"> en t</w:t>
      </w:r>
      <w:r w:rsidR="31982F74" w:rsidRPr="6C63FEB3">
        <w:rPr>
          <w:sz w:val="24"/>
          <w:szCs w:val="24"/>
        </w:rPr>
        <w:t xml:space="preserve">emáticas que fortalecen los </w:t>
      </w:r>
      <w:r w:rsidR="55E11224" w:rsidRPr="5E87CC9F">
        <w:rPr>
          <w:sz w:val="24"/>
          <w:szCs w:val="24"/>
        </w:rPr>
        <w:t>procesos</w:t>
      </w:r>
      <w:r w:rsidR="31982F74" w:rsidRPr="6C63FEB3">
        <w:rPr>
          <w:sz w:val="24"/>
          <w:szCs w:val="24"/>
        </w:rPr>
        <w:t xml:space="preserve"> de </w:t>
      </w:r>
      <w:r w:rsidR="57FF848F" w:rsidRPr="5E87CC9F">
        <w:rPr>
          <w:sz w:val="24"/>
          <w:szCs w:val="24"/>
        </w:rPr>
        <w:t>atención</w:t>
      </w:r>
      <w:r w:rsidR="31982F74" w:rsidRPr="3B640C1F">
        <w:rPr>
          <w:sz w:val="24"/>
          <w:szCs w:val="24"/>
        </w:rPr>
        <w:t xml:space="preserve"> prehospitalaria, </w:t>
      </w:r>
      <w:r w:rsidR="31982F74" w:rsidRPr="134A6B4E">
        <w:rPr>
          <w:sz w:val="24"/>
          <w:szCs w:val="24"/>
        </w:rPr>
        <w:t>hospitalaria y pos siniestro</w:t>
      </w:r>
      <w:r w:rsidR="1581AFAB" w:rsidRPr="0B02AD6F">
        <w:rPr>
          <w:sz w:val="24"/>
          <w:szCs w:val="24"/>
        </w:rPr>
        <w:t xml:space="preserve"> en las áreas </w:t>
      </w:r>
      <w:r w:rsidR="244003D8" w:rsidRPr="637AD8B1">
        <w:rPr>
          <w:sz w:val="24"/>
          <w:szCs w:val="24"/>
        </w:rPr>
        <w:t>jurídica</w:t>
      </w:r>
      <w:r w:rsidR="1581AFAB" w:rsidRPr="7D5408E5">
        <w:rPr>
          <w:sz w:val="24"/>
          <w:szCs w:val="24"/>
        </w:rPr>
        <w:t xml:space="preserve">, </w:t>
      </w:r>
      <w:r w:rsidR="6344A417" w:rsidRPr="3ACC9451">
        <w:rPr>
          <w:sz w:val="24"/>
          <w:szCs w:val="24"/>
        </w:rPr>
        <w:t>psicológica</w:t>
      </w:r>
      <w:r w:rsidR="1581AFAB" w:rsidRPr="7D5408E5">
        <w:rPr>
          <w:sz w:val="24"/>
          <w:szCs w:val="24"/>
        </w:rPr>
        <w:t xml:space="preserve"> y social.</w:t>
      </w:r>
      <w:r w:rsidR="42C81EB3" w:rsidRPr="5E87CC9F">
        <w:rPr>
          <w:sz w:val="24"/>
          <w:szCs w:val="24"/>
        </w:rPr>
        <w:t xml:space="preserve"> </w:t>
      </w:r>
    </w:p>
    <w:p w14:paraId="209E6830" w14:textId="58A3207C" w:rsidR="4EDAFDF2" w:rsidRDefault="4EDAFDF2" w:rsidP="009E0A80">
      <w:pPr>
        <w:pStyle w:val="Prrafodelista"/>
        <w:tabs>
          <w:tab w:val="left" w:pos="719"/>
          <w:tab w:val="left" w:pos="721"/>
        </w:tabs>
        <w:spacing w:line="261" w:lineRule="auto"/>
        <w:ind w:left="166" w:right="147" w:firstLine="0"/>
        <w:jc w:val="both"/>
        <w:rPr>
          <w:sz w:val="24"/>
          <w:szCs w:val="24"/>
        </w:rPr>
      </w:pPr>
    </w:p>
    <w:p w14:paraId="4AD410BE" w14:textId="38DA7425" w:rsidR="00004D16" w:rsidRDefault="2B955C68" w:rsidP="00004D16">
      <w:pPr>
        <w:pStyle w:val="Prrafodelista"/>
        <w:tabs>
          <w:tab w:val="left" w:pos="719"/>
          <w:tab w:val="left" w:pos="721"/>
        </w:tabs>
        <w:spacing w:line="261" w:lineRule="auto"/>
        <w:ind w:left="166" w:right="147" w:firstLine="0"/>
        <w:jc w:val="both"/>
        <w:rPr>
          <w:sz w:val="24"/>
          <w:szCs w:val="24"/>
        </w:rPr>
      </w:pPr>
      <w:r w:rsidRPr="4EDAFDF2">
        <w:rPr>
          <w:sz w:val="24"/>
          <w:szCs w:val="24"/>
        </w:rPr>
        <w:t xml:space="preserve">Desde el año 2023 se han impactado los territorios en las siguientes </w:t>
      </w:r>
      <w:r w:rsidR="1F4BF557" w:rsidRPr="4EDAFDF2">
        <w:rPr>
          <w:sz w:val="24"/>
          <w:szCs w:val="24"/>
        </w:rPr>
        <w:t>temáticas</w:t>
      </w:r>
      <w:r w:rsidRPr="4EDAFDF2">
        <w:rPr>
          <w:sz w:val="24"/>
          <w:szCs w:val="24"/>
        </w:rPr>
        <w:t xml:space="preserve">, </w:t>
      </w:r>
      <w:r w:rsidR="20AB61B1" w:rsidRPr="4EDAFDF2">
        <w:rPr>
          <w:sz w:val="24"/>
          <w:szCs w:val="24"/>
        </w:rPr>
        <w:t>aclarando que el año 2022 cont</w:t>
      </w:r>
      <w:r w:rsidR="66876AA7" w:rsidRPr="4EDAFDF2">
        <w:rPr>
          <w:sz w:val="24"/>
          <w:szCs w:val="24"/>
        </w:rPr>
        <w:t xml:space="preserve">ó con la </w:t>
      </w:r>
      <w:r w:rsidR="6F812DEE" w:rsidRPr="4EDAFDF2">
        <w:rPr>
          <w:sz w:val="24"/>
          <w:szCs w:val="24"/>
        </w:rPr>
        <w:t xml:space="preserve">elaboración de los lineamientos que </w:t>
      </w:r>
      <w:r w:rsidR="182F20DC" w:rsidRPr="70263120">
        <w:rPr>
          <w:sz w:val="24"/>
          <w:szCs w:val="24"/>
        </w:rPr>
        <w:t>regirían las acciones posteriores de asistencia técnica.</w:t>
      </w:r>
    </w:p>
    <w:p w14:paraId="78C432EB" w14:textId="1280D5E3" w:rsidR="00004D16" w:rsidRDefault="00004D16" w:rsidP="00004D16">
      <w:pPr>
        <w:pStyle w:val="Prrafodelista"/>
        <w:tabs>
          <w:tab w:val="left" w:pos="719"/>
          <w:tab w:val="left" w:pos="721"/>
        </w:tabs>
        <w:spacing w:line="261" w:lineRule="auto"/>
        <w:ind w:left="166" w:right="147" w:firstLine="0"/>
        <w:jc w:val="both"/>
        <w:rPr>
          <w:sz w:val="24"/>
          <w:szCs w:val="24"/>
        </w:rPr>
      </w:pPr>
    </w:p>
    <w:p w14:paraId="19847BA8" w14:textId="5FAFC910" w:rsidR="0022692A" w:rsidRPr="00004D16" w:rsidRDefault="004D1C3E" w:rsidP="00004D16">
      <w:pPr>
        <w:pStyle w:val="Prrafodelista"/>
        <w:tabs>
          <w:tab w:val="left" w:pos="719"/>
          <w:tab w:val="left" w:pos="721"/>
        </w:tabs>
        <w:spacing w:line="261" w:lineRule="auto"/>
        <w:ind w:left="166" w:right="147" w:firstLine="0"/>
        <w:jc w:val="both"/>
        <w:rPr>
          <w:sz w:val="24"/>
          <w:szCs w:val="24"/>
        </w:rPr>
      </w:pPr>
      <w:r w:rsidRPr="00004D16">
        <w:rPr>
          <w:sz w:val="24"/>
          <w:szCs w:val="24"/>
        </w:rPr>
        <w:t>En el marco del Plan Nacional de Seguridad Vial 2022-2031, la Agencia Nacional de Seguridad Vial fortaleció la estrategia de Primer Respondiente como una de las principales acciones para mejorar la respuesta inicial ante los siniestros viales</w:t>
      </w:r>
      <w:r w:rsidR="00444D6D" w:rsidRPr="00004D16">
        <w:rPr>
          <w:sz w:val="24"/>
          <w:szCs w:val="24"/>
        </w:rPr>
        <w:t xml:space="preserve">, el cual </w:t>
      </w:r>
      <w:r w:rsidR="009E0A80" w:rsidRPr="00004D16">
        <w:rPr>
          <w:sz w:val="24"/>
          <w:szCs w:val="24"/>
        </w:rPr>
        <w:t xml:space="preserve">se encuentra especificado en la acción </w:t>
      </w:r>
      <w:r w:rsidR="009E0A80" w:rsidRPr="00004D16">
        <w:rPr>
          <w:i/>
          <w:iCs/>
          <w:sz w:val="24"/>
          <w:szCs w:val="24"/>
        </w:rPr>
        <w:t>“</w:t>
      </w:r>
      <w:r w:rsidR="009E0A80" w:rsidRPr="00004D16">
        <w:rPr>
          <w:i/>
          <w:iCs/>
          <w:sz w:val="24"/>
          <w:szCs w:val="24"/>
        </w:rPr>
        <w:t>2.1.1 Implementar capacitaciones para fortalecer competencias de la ciudadanía como primeros respondientes ante siniestros viales.</w:t>
      </w:r>
      <w:r w:rsidR="009E0A80" w:rsidRPr="00004D16">
        <w:rPr>
          <w:i/>
          <w:iCs/>
          <w:sz w:val="24"/>
          <w:szCs w:val="24"/>
        </w:rPr>
        <w:t>”</w:t>
      </w:r>
      <w:r w:rsidR="009E0A80" w:rsidRPr="00004D16">
        <w:rPr>
          <w:sz w:val="24"/>
          <w:szCs w:val="24"/>
        </w:rPr>
        <w:t xml:space="preserve"> ,</w:t>
      </w:r>
      <w:r w:rsidR="00C323C7" w:rsidRPr="00004D16">
        <w:rPr>
          <w:sz w:val="24"/>
          <w:szCs w:val="24"/>
        </w:rPr>
        <w:t xml:space="preserve"> </w:t>
      </w:r>
      <w:r w:rsidR="00D743D4" w:rsidRPr="00004D16">
        <w:rPr>
          <w:sz w:val="24"/>
          <w:szCs w:val="24"/>
        </w:rPr>
        <w:t xml:space="preserve">los cuales se brinda </w:t>
      </w:r>
      <w:r w:rsidR="00D93545" w:rsidRPr="00004D16">
        <w:rPr>
          <w:sz w:val="24"/>
          <w:szCs w:val="24"/>
        </w:rPr>
        <w:t xml:space="preserve">a </w:t>
      </w:r>
      <w:r w:rsidR="00D93545" w:rsidRPr="00004D16">
        <w:rPr>
          <w:sz w:val="24"/>
          <w:szCs w:val="24"/>
        </w:rPr>
        <w:t>Entidades territoriales</w:t>
      </w:r>
      <w:r w:rsidR="00D93545" w:rsidRPr="00004D16">
        <w:rPr>
          <w:sz w:val="24"/>
          <w:szCs w:val="24"/>
        </w:rPr>
        <w:t xml:space="preserve">, </w:t>
      </w:r>
      <w:r w:rsidR="00D93545" w:rsidRPr="00004D16">
        <w:rPr>
          <w:sz w:val="24"/>
          <w:szCs w:val="24"/>
        </w:rPr>
        <w:t>Gremios, empresas y asociaciones</w:t>
      </w:r>
      <w:r w:rsidR="00D93545" w:rsidRPr="00004D16">
        <w:rPr>
          <w:sz w:val="24"/>
          <w:szCs w:val="24"/>
        </w:rPr>
        <w:t xml:space="preserve">, </w:t>
      </w:r>
      <w:r w:rsidR="00D93545" w:rsidRPr="00004D16">
        <w:rPr>
          <w:sz w:val="24"/>
          <w:szCs w:val="24"/>
        </w:rPr>
        <w:t>Bomberos</w:t>
      </w:r>
      <w:r w:rsidR="00D93545" w:rsidRPr="00004D16">
        <w:rPr>
          <w:sz w:val="24"/>
          <w:szCs w:val="24"/>
        </w:rPr>
        <w:t xml:space="preserve">, </w:t>
      </w:r>
      <w:r w:rsidR="00D93545" w:rsidRPr="00004D16">
        <w:rPr>
          <w:sz w:val="24"/>
          <w:szCs w:val="24"/>
        </w:rPr>
        <w:t>Defensa Civil</w:t>
      </w:r>
      <w:r w:rsidR="00D93545" w:rsidRPr="00004D16">
        <w:rPr>
          <w:sz w:val="24"/>
          <w:szCs w:val="24"/>
        </w:rPr>
        <w:t xml:space="preserve">, </w:t>
      </w:r>
      <w:r w:rsidR="00D93545" w:rsidRPr="00004D16">
        <w:rPr>
          <w:sz w:val="24"/>
          <w:szCs w:val="24"/>
        </w:rPr>
        <w:t>Cruz Roja</w:t>
      </w:r>
      <w:r w:rsidR="00D93545" w:rsidRPr="00004D16">
        <w:rPr>
          <w:sz w:val="24"/>
          <w:szCs w:val="24"/>
        </w:rPr>
        <w:t xml:space="preserve">, </w:t>
      </w:r>
      <w:r w:rsidR="00D93545" w:rsidRPr="00004D16">
        <w:rPr>
          <w:sz w:val="24"/>
          <w:szCs w:val="24"/>
        </w:rPr>
        <w:t>Policía Nacional</w:t>
      </w:r>
      <w:r w:rsidR="00D93545" w:rsidRPr="00004D16">
        <w:rPr>
          <w:sz w:val="24"/>
          <w:szCs w:val="24"/>
        </w:rPr>
        <w:t xml:space="preserve">, </w:t>
      </w:r>
      <w:r w:rsidR="00D93545" w:rsidRPr="00004D16">
        <w:rPr>
          <w:sz w:val="24"/>
          <w:szCs w:val="24"/>
        </w:rPr>
        <w:t>Fuerzas Militares</w:t>
      </w:r>
      <w:r w:rsidR="00D93545" w:rsidRPr="00004D16">
        <w:rPr>
          <w:sz w:val="24"/>
          <w:szCs w:val="24"/>
        </w:rPr>
        <w:t xml:space="preserve"> y </w:t>
      </w:r>
      <w:r w:rsidR="00D93545" w:rsidRPr="00004D16">
        <w:rPr>
          <w:sz w:val="24"/>
          <w:szCs w:val="24"/>
        </w:rPr>
        <w:t>Ciudadanía</w:t>
      </w:r>
      <w:r w:rsidR="001855A5" w:rsidRPr="00004D16">
        <w:rPr>
          <w:sz w:val="24"/>
          <w:szCs w:val="24"/>
        </w:rPr>
        <w:t xml:space="preserve"> en general</w:t>
      </w:r>
      <w:r w:rsidR="00CC0BDB" w:rsidRPr="00004D16">
        <w:rPr>
          <w:sz w:val="24"/>
          <w:szCs w:val="24"/>
        </w:rPr>
        <w:t xml:space="preserve">, </w:t>
      </w:r>
      <w:r w:rsidR="001855A5" w:rsidRPr="00004D16">
        <w:rPr>
          <w:sz w:val="24"/>
          <w:szCs w:val="24"/>
        </w:rPr>
        <w:t xml:space="preserve"> </w:t>
      </w:r>
      <w:r w:rsidR="00CC0BDB" w:rsidRPr="00004D16">
        <w:rPr>
          <w:sz w:val="24"/>
          <w:szCs w:val="24"/>
        </w:rPr>
        <w:t>t</w:t>
      </w:r>
      <w:r w:rsidR="001855A5" w:rsidRPr="00004D16">
        <w:rPr>
          <w:sz w:val="24"/>
          <w:szCs w:val="24"/>
        </w:rPr>
        <w:t xml:space="preserve">oda vez que cualquier ciudadano puede activar </w:t>
      </w:r>
      <w:r w:rsidR="00E76392" w:rsidRPr="00004D16">
        <w:rPr>
          <w:sz w:val="24"/>
          <w:szCs w:val="24"/>
        </w:rPr>
        <w:t>el protocolo de emergencia para socorrer o salvar una vida.</w:t>
      </w:r>
      <w:r w:rsidR="00CC0BDB" w:rsidRPr="00004D16">
        <w:rPr>
          <w:sz w:val="24"/>
          <w:szCs w:val="24"/>
        </w:rPr>
        <w:t xml:space="preserve"> </w:t>
      </w:r>
      <w:r w:rsidR="003D7153" w:rsidRPr="00004D16">
        <w:rPr>
          <w:sz w:val="24"/>
          <w:szCs w:val="24"/>
        </w:rPr>
        <w:t xml:space="preserve">Hasta agosto de 2026 la cantidad de beneficiados con este programa desde el 2022 al 2026 han sido </w:t>
      </w:r>
      <w:r w:rsidR="00004D16" w:rsidRPr="00004D16">
        <w:rPr>
          <w:sz w:val="24"/>
          <w:szCs w:val="24"/>
        </w:rPr>
        <w:t>96.905 ciudadanos.</w:t>
      </w:r>
      <w:r w:rsidR="00E76392" w:rsidRPr="00004D16">
        <w:rPr>
          <w:sz w:val="24"/>
          <w:szCs w:val="24"/>
        </w:rPr>
        <w:t xml:space="preserve"> </w:t>
      </w:r>
      <w:r w:rsidR="0042093B" w:rsidRPr="00004D16">
        <w:rPr>
          <w:sz w:val="24"/>
          <w:szCs w:val="24"/>
        </w:rPr>
        <w:t xml:space="preserve"> </w:t>
      </w:r>
      <w:r w:rsidR="009E0A80" w:rsidRPr="00004D16">
        <w:rPr>
          <w:sz w:val="24"/>
          <w:szCs w:val="24"/>
        </w:rPr>
        <w:t xml:space="preserve"> </w:t>
      </w:r>
    </w:p>
    <w:p w14:paraId="1DCCB7EB" w14:textId="77777777" w:rsidR="00104A2D" w:rsidRDefault="00104A2D" w:rsidP="00104A2D">
      <w:pPr>
        <w:pStyle w:val="Prrafodelista"/>
        <w:tabs>
          <w:tab w:val="left" w:pos="719"/>
          <w:tab w:val="left" w:pos="721"/>
        </w:tabs>
        <w:spacing w:line="261" w:lineRule="auto"/>
        <w:ind w:left="166" w:right="147" w:firstLine="0"/>
        <w:rPr>
          <w:sz w:val="24"/>
          <w:szCs w:val="24"/>
        </w:rPr>
      </w:pPr>
    </w:p>
    <w:p w14:paraId="2C0DD1A6" w14:textId="77777777" w:rsidR="00104A2D" w:rsidRPr="00104A2D" w:rsidRDefault="00104A2D" w:rsidP="00104A2D">
      <w:pPr>
        <w:pStyle w:val="Prrafodelista"/>
        <w:tabs>
          <w:tab w:val="left" w:pos="719"/>
          <w:tab w:val="left" w:pos="721"/>
        </w:tabs>
        <w:spacing w:line="261" w:lineRule="auto"/>
        <w:ind w:left="166" w:right="147" w:firstLine="0"/>
        <w:rPr>
          <w:sz w:val="24"/>
          <w:szCs w:val="24"/>
        </w:rPr>
      </w:pPr>
    </w:p>
    <w:tbl>
      <w:tblPr>
        <w:tblW w:w="8660" w:type="dxa"/>
        <w:jc w:val="center"/>
        <w:tblCellMar>
          <w:left w:w="70" w:type="dxa"/>
          <w:right w:w="70" w:type="dxa"/>
        </w:tblCellMar>
        <w:tblLook w:val="04A0" w:firstRow="1" w:lastRow="0" w:firstColumn="1" w:lastColumn="0" w:noHBand="0" w:noVBand="1"/>
      </w:tblPr>
      <w:tblGrid>
        <w:gridCol w:w="1242"/>
        <w:gridCol w:w="1193"/>
        <w:gridCol w:w="1193"/>
        <w:gridCol w:w="1193"/>
        <w:gridCol w:w="1193"/>
        <w:gridCol w:w="1448"/>
        <w:gridCol w:w="1198"/>
      </w:tblGrid>
      <w:tr w:rsidR="0049056A" w:rsidRPr="0049056A" w14:paraId="72E5E4E9" w14:textId="77777777" w:rsidTr="00004D16">
        <w:trPr>
          <w:trHeight w:val="495"/>
          <w:jc w:val="center"/>
        </w:trPr>
        <w:tc>
          <w:tcPr>
            <w:tcW w:w="1200" w:type="dxa"/>
            <w:tcBorders>
              <w:top w:val="single" w:sz="8" w:space="0" w:color="C4C7C5"/>
              <w:left w:val="single" w:sz="8" w:space="0" w:color="C4C7C5"/>
              <w:bottom w:val="single" w:sz="8" w:space="0" w:color="C4C7C5"/>
              <w:right w:val="single" w:sz="8" w:space="0" w:color="C4C7C5"/>
            </w:tcBorders>
            <w:shd w:val="clear" w:color="000000" w:fill="FCE4D6"/>
            <w:vAlign w:val="center"/>
            <w:hideMark/>
          </w:tcPr>
          <w:p w14:paraId="570428B5" w14:textId="77777777" w:rsidR="0049056A" w:rsidRPr="0049056A" w:rsidRDefault="0049056A" w:rsidP="0049056A">
            <w:pPr>
              <w:spacing w:after="0" w:line="240" w:lineRule="auto"/>
              <w:jc w:val="center"/>
              <w:rPr>
                <w:rFonts w:ascii="Arial" w:eastAsia="Times New Roman" w:hAnsi="Arial" w:cs="Arial"/>
                <w:b/>
                <w:bCs/>
                <w:color w:val="000000"/>
                <w:kern w:val="0"/>
                <w:sz w:val="18"/>
                <w:szCs w:val="18"/>
                <w:lang w:eastAsia="es-CO"/>
                <w14:ligatures w14:val="none"/>
              </w:rPr>
            </w:pPr>
            <w:r w:rsidRPr="0049056A">
              <w:rPr>
                <w:rFonts w:ascii="Arial" w:eastAsia="Times New Roman" w:hAnsi="Arial" w:cs="Arial"/>
                <w:b/>
                <w:bCs/>
                <w:color w:val="000000"/>
                <w:kern w:val="0"/>
                <w:sz w:val="18"/>
                <w:szCs w:val="18"/>
                <w:lang w:eastAsia="es-CO"/>
                <w14:ligatures w14:val="none"/>
              </w:rPr>
              <w:t>Modalidad</w:t>
            </w:r>
          </w:p>
        </w:tc>
        <w:tc>
          <w:tcPr>
            <w:tcW w:w="1200" w:type="dxa"/>
            <w:tcBorders>
              <w:top w:val="single" w:sz="8" w:space="0" w:color="C4C7C5"/>
              <w:left w:val="nil"/>
              <w:bottom w:val="single" w:sz="8" w:space="0" w:color="C4C7C5"/>
              <w:right w:val="single" w:sz="8" w:space="0" w:color="C4C7C5"/>
            </w:tcBorders>
            <w:shd w:val="clear" w:color="000000" w:fill="FCE4D6"/>
            <w:vAlign w:val="center"/>
            <w:hideMark/>
          </w:tcPr>
          <w:p w14:paraId="559A9B38" w14:textId="77777777" w:rsidR="0049056A" w:rsidRPr="0049056A" w:rsidRDefault="0049056A" w:rsidP="0049056A">
            <w:pPr>
              <w:spacing w:after="0" w:line="240" w:lineRule="auto"/>
              <w:jc w:val="center"/>
              <w:rPr>
                <w:rFonts w:ascii="Arial" w:eastAsia="Times New Roman" w:hAnsi="Arial" w:cs="Arial"/>
                <w:b/>
                <w:bCs/>
                <w:color w:val="000000"/>
                <w:kern w:val="0"/>
                <w:sz w:val="18"/>
                <w:szCs w:val="18"/>
                <w:lang w:eastAsia="es-CO"/>
                <w14:ligatures w14:val="none"/>
              </w:rPr>
            </w:pPr>
            <w:r w:rsidRPr="0049056A">
              <w:rPr>
                <w:rFonts w:ascii="Arial" w:eastAsia="Times New Roman" w:hAnsi="Arial" w:cs="Arial"/>
                <w:b/>
                <w:bCs/>
                <w:color w:val="000000"/>
                <w:kern w:val="0"/>
                <w:sz w:val="18"/>
                <w:szCs w:val="18"/>
                <w:lang w:eastAsia="es-CO"/>
                <w14:ligatures w14:val="none"/>
              </w:rPr>
              <w:t>Vigencia 2022</w:t>
            </w:r>
          </w:p>
        </w:tc>
        <w:tc>
          <w:tcPr>
            <w:tcW w:w="1200" w:type="dxa"/>
            <w:tcBorders>
              <w:top w:val="single" w:sz="8" w:space="0" w:color="C4C7C5"/>
              <w:left w:val="nil"/>
              <w:bottom w:val="single" w:sz="8" w:space="0" w:color="C4C7C5"/>
              <w:right w:val="single" w:sz="8" w:space="0" w:color="C4C7C5"/>
            </w:tcBorders>
            <w:shd w:val="clear" w:color="000000" w:fill="FCE4D6"/>
            <w:vAlign w:val="center"/>
            <w:hideMark/>
          </w:tcPr>
          <w:p w14:paraId="274189AA" w14:textId="77777777" w:rsidR="0049056A" w:rsidRPr="0049056A" w:rsidRDefault="0049056A" w:rsidP="0049056A">
            <w:pPr>
              <w:spacing w:after="0" w:line="240" w:lineRule="auto"/>
              <w:jc w:val="center"/>
              <w:rPr>
                <w:rFonts w:ascii="Arial" w:eastAsia="Times New Roman" w:hAnsi="Arial" w:cs="Arial"/>
                <w:b/>
                <w:bCs/>
                <w:color w:val="000000"/>
                <w:kern w:val="0"/>
                <w:sz w:val="18"/>
                <w:szCs w:val="18"/>
                <w:lang w:eastAsia="es-CO"/>
                <w14:ligatures w14:val="none"/>
              </w:rPr>
            </w:pPr>
            <w:r w:rsidRPr="0049056A">
              <w:rPr>
                <w:rFonts w:ascii="Arial" w:eastAsia="Times New Roman" w:hAnsi="Arial" w:cs="Arial"/>
                <w:b/>
                <w:bCs/>
                <w:color w:val="000000"/>
                <w:kern w:val="0"/>
                <w:sz w:val="18"/>
                <w:szCs w:val="18"/>
                <w:lang w:eastAsia="es-CO"/>
                <w14:ligatures w14:val="none"/>
              </w:rPr>
              <w:t>Vigencia 2023</w:t>
            </w:r>
          </w:p>
        </w:tc>
        <w:tc>
          <w:tcPr>
            <w:tcW w:w="1200" w:type="dxa"/>
            <w:tcBorders>
              <w:top w:val="single" w:sz="8" w:space="0" w:color="C4C7C5"/>
              <w:left w:val="nil"/>
              <w:bottom w:val="single" w:sz="8" w:space="0" w:color="C4C7C5"/>
              <w:right w:val="single" w:sz="8" w:space="0" w:color="C4C7C5"/>
            </w:tcBorders>
            <w:shd w:val="clear" w:color="000000" w:fill="FCE4D6"/>
            <w:vAlign w:val="center"/>
            <w:hideMark/>
          </w:tcPr>
          <w:p w14:paraId="184AFBD4" w14:textId="77777777" w:rsidR="0049056A" w:rsidRPr="0049056A" w:rsidRDefault="0049056A" w:rsidP="0049056A">
            <w:pPr>
              <w:spacing w:after="0" w:line="240" w:lineRule="auto"/>
              <w:jc w:val="center"/>
              <w:rPr>
                <w:rFonts w:ascii="Arial" w:eastAsia="Times New Roman" w:hAnsi="Arial" w:cs="Arial"/>
                <w:b/>
                <w:bCs/>
                <w:color w:val="000000"/>
                <w:kern w:val="0"/>
                <w:sz w:val="18"/>
                <w:szCs w:val="18"/>
                <w:lang w:eastAsia="es-CO"/>
                <w14:ligatures w14:val="none"/>
              </w:rPr>
            </w:pPr>
            <w:r w:rsidRPr="0049056A">
              <w:rPr>
                <w:rFonts w:ascii="Arial" w:eastAsia="Times New Roman" w:hAnsi="Arial" w:cs="Arial"/>
                <w:b/>
                <w:bCs/>
                <w:color w:val="000000"/>
                <w:kern w:val="0"/>
                <w:sz w:val="18"/>
                <w:szCs w:val="18"/>
                <w:lang w:eastAsia="es-CO"/>
                <w14:ligatures w14:val="none"/>
              </w:rPr>
              <w:t>Vigencia 2024</w:t>
            </w:r>
          </w:p>
        </w:tc>
        <w:tc>
          <w:tcPr>
            <w:tcW w:w="1200" w:type="dxa"/>
            <w:tcBorders>
              <w:top w:val="single" w:sz="8" w:space="0" w:color="C4C7C5"/>
              <w:left w:val="nil"/>
              <w:bottom w:val="single" w:sz="8" w:space="0" w:color="C4C7C5"/>
              <w:right w:val="single" w:sz="8" w:space="0" w:color="C4C7C5"/>
            </w:tcBorders>
            <w:shd w:val="clear" w:color="000000" w:fill="FCE4D6"/>
            <w:vAlign w:val="center"/>
            <w:hideMark/>
          </w:tcPr>
          <w:p w14:paraId="0FABA8EB" w14:textId="77777777" w:rsidR="0049056A" w:rsidRPr="0049056A" w:rsidRDefault="0049056A" w:rsidP="0049056A">
            <w:pPr>
              <w:spacing w:after="0" w:line="240" w:lineRule="auto"/>
              <w:jc w:val="center"/>
              <w:rPr>
                <w:rFonts w:ascii="Arial" w:eastAsia="Times New Roman" w:hAnsi="Arial" w:cs="Arial"/>
                <w:b/>
                <w:bCs/>
                <w:color w:val="000000"/>
                <w:kern w:val="0"/>
                <w:sz w:val="18"/>
                <w:szCs w:val="18"/>
                <w:lang w:eastAsia="es-CO"/>
                <w14:ligatures w14:val="none"/>
              </w:rPr>
            </w:pPr>
            <w:r w:rsidRPr="0049056A">
              <w:rPr>
                <w:rFonts w:ascii="Arial" w:eastAsia="Times New Roman" w:hAnsi="Arial" w:cs="Arial"/>
                <w:b/>
                <w:bCs/>
                <w:color w:val="000000"/>
                <w:kern w:val="0"/>
                <w:sz w:val="18"/>
                <w:szCs w:val="18"/>
                <w:lang w:eastAsia="es-CO"/>
                <w14:ligatures w14:val="none"/>
              </w:rPr>
              <w:t>Vigencia 2025</w:t>
            </w:r>
          </w:p>
        </w:tc>
        <w:tc>
          <w:tcPr>
            <w:tcW w:w="1460" w:type="dxa"/>
            <w:tcBorders>
              <w:top w:val="single" w:sz="8" w:space="0" w:color="C4C7C5"/>
              <w:left w:val="nil"/>
              <w:bottom w:val="single" w:sz="8" w:space="0" w:color="C4C7C5"/>
              <w:right w:val="single" w:sz="8" w:space="0" w:color="C4C7C5"/>
            </w:tcBorders>
            <w:shd w:val="clear" w:color="000000" w:fill="FCE4D6"/>
            <w:vAlign w:val="center"/>
            <w:hideMark/>
          </w:tcPr>
          <w:p w14:paraId="477BFBFD" w14:textId="77777777" w:rsidR="0049056A" w:rsidRPr="0049056A" w:rsidRDefault="0049056A" w:rsidP="0049056A">
            <w:pPr>
              <w:spacing w:after="0" w:line="240" w:lineRule="auto"/>
              <w:jc w:val="center"/>
              <w:rPr>
                <w:rFonts w:ascii="Arial" w:eastAsia="Times New Roman" w:hAnsi="Arial" w:cs="Arial"/>
                <w:b/>
                <w:bCs/>
                <w:color w:val="000000"/>
                <w:kern w:val="0"/>
                <w:sz w:val="18"/>
                <w:szCs w:val="18"/>
                <w:lang w:eastAsia="es-CO"/>
                <w14:ligatures w14:val="none"/>
              </w:rPr>
            </w:pPr>
            <w:r w:rsidRPr="0049056A">
              <w:rPr>
                <w:rFonts w:ascii="Arial" w:eastAsia="Times New Roman" w:hAnsi="Arial" w:cs="Arial"/>
                <w:b/>
                <w:bCs/>
                <w:color w:val="000000"/>
                <w:kern w:val="0"/>
                <w:sz w:val="18"/>
                <w:szCs w:val="18"/>
                <w:lang w:eastAsia="es-CO"/>
                <w14:ligatures w14:val="none"/>
              </w:rPr>
              <w:t>Vigencia 2026 (Corte Agosto)</w:t>
            </w:r>
          </w:p>
        </w:tc>
        <w:tc>
          <w:tcPr>
            <w:tcW w:w="1200" w:type="dxa"/>
            <w:tcBorders>
              <w:top w:val="single" w:sz="8" w:space="0" w:color="C4C7C5"/>
              <w:left w:val="nil"/>
              <w:bottom w:val="single" w:sz="8" w:space="0" w:color="C4C7C5"/>
              <w:right w:val="single" w:sz="8" w:space="0" w:color="C4C7C5"/>
            </w:tcBorders>
            <w:shd w:val="clear" w:color="000000" w:fill="FCE4D6"/>
            <w:vAlign w:val="center"/>
            <w:hideMark/>
          </w:tcPr>
          <w:p w14:paraId="7A7EF0B9" w14:textId="77777777" w:rsidR="0049056A" w:rsidRPr="0049056A" w:rsidRDefault="0049056A" w:rsidP="0049056A">
            <w:pPr>
              <w:spacing w:after="0" w:line="240" w:lineRule="auto"/>
              <w:jc w:val="center"/>
              <w:rPr>
                <w:rFonts w:ascii="Arial" w:eastAsia="Times New Roman" w:hAnsi="Arial" w:cs="Arial"/>
                <w:b/>
                <w:bCs/>
                <w:color w:val="000000"/>
                <w:kern w:val="0"/>
                <w:sz w:val="18"/>
                <w:szCs w:val="18"/>
                <w:lang w:eastAsia="es-CO"/>
                <w14:ligatures w14:val="none"/>
              </w:rPr>
            </w:pPr>
            <w:r w:rsidRPr="0049056A">
              <w:rPr>
                <w:rFonts w:ascii="Arial" w:eastAsia="Times New Roman" w:hAnsi="Arial" w:cs="Arial"/>
                <w:b/>
                <w:bCs/>
                <w:color w:val="000000"/>
                <w:kern w:val="0"/>
                <w:sz w:val="18"/>
                <w:szCs w:val="18"/>
                <w:lang w:eastAsia="es-CO"/>
                <w14:ligatures w14:val="none"/>
              </w:rPr>
              <w:t>Total, Acumulado</w:t>
            </w:r>
          </w:p>
        </w:tc>
      </w:tr>
      <w:tr w:rsidR="0049056A" w:rsidRPr="0049056A" w14:paraId="62D8FB92" w14:textId="77777777" w:rsidTr="00004D16">
        <w:trPr>
          <w:trHeight w:val="315"/>
          <w:jc w:val="center"/>
        </w:trPr>
        <w:tc>
          <w:tcPr>
            <w:tcW w:w="1200" w:type="dxa"/>
            <w:tcBorders>
              <w:top w:val="nil"/>
              <w:left w:val="single" w:sz="8" w:space="0" w:color="C4C7C5"/>
              <w:bottom w:val="single" w:sz="8" w:space="0" w:color="C4C7C5"/>
              <w:right w:val="single" w:sz="8" w:space="0" w:color="C4C7C5"/>
            </w:tcBorders>
            <w:vAlign w:val="center"/>
            <w:hideMark/>
          </w:tcPr>
          <w:p w14:paraId="788BBAA6" w14:textId="77777777" w:rsidR="0049056A" w:rsidRPr="0049056A" w:rsidRDefault="0049056A" w:rsidP="0049056A">
            <w:pPr>
              <w:spacing w:after="0" w:line="240" w:lineRule="auto"/>
              <w:jc w:val="center"/>
              <w:rPr>
                <w:rFonts w:ascii="Arial" w:eastAsia="Times New Roman" w:hAnsi="Arial" w:cs="Arial"/>
                <w:b/>
                <w:bCs/>
                <w:color w:val="000000"/>
                <w:kern w:val="0"/>
                <w:lang w:eastAsia="es-CO"/>
                <w14:ligatures w14:val="none"/>
              </w:rPr>
            </w:pPr>
            <w:r w:rsidRPr="0049056A">
              <w:rPr>
                <w:rFonts w:ascii="Arial" w:eastAsia="Times New Roman" w:hAnsi="Arial" w:cs="Arial"/>
                <w:b/>
                <w:bCs/>
                <w:color w:val="000000"/>
                <w:kern w:val="0"/>
                <w:lang w:eastAsia="es-CO"/>
                <w14:ligatures w14:val="none"/>
              </w:rPr>
              <w:t>Virtual</w:t>
            </w:r>
          </w:p>
        </w:tc>
        <w:tc>
          <w:tcPr>
            <w:tcW w:w="1200" w:type="dxa"/>
            <w:tcBorders>
              <w:top w:val="nil"/>
              <w:left w:val="nil"/>
              <w:bottom w:val="single" w:sz="8" w:space="0" w:color="C4C7C5"/>
              <w:right w:val="single" w:sz="8" w:space="0" w:color="C4C7C5"/>
            </w:tcBorders>
            <w:vAlign w:val="center"/>
            <w:hideMark/>
          </w:tcPr>
          <w:p w14:paraId="238463D3" w14:textId="77777777" w:rsidR="0049056A" w:rsidRPr="0049056A" w:rsidRDefault="0049056A" w:rsidP="0049056A">
            <w:pPr>
              <w:spacing w:after="0" w:line="240" w:lineRule="auto"/>
              <w:jc w:val="center"/>
              <w:rPr>
                <w:rFonts w:ascii="Arial" w:eastAsia="Times New Roman" w:hAnsi="Arial" w:cs="Arial"/>
                <w:color w:val="000000"/>
                <w:kern w:val="0"/>
                <w:lang w:eastAsia="es-CO"/>
                <w14:ligatures w14:val="none"/>
              </w:rPr>
            </w:pPr>
            <w:r w:rsidRPr="0049056A">
              <w:rPr>
                <w:rFonts w:ascii="Arial" w:eastAsia="Times New Roman" w:hAnsi="Arial" w:cs="Arial"/>
                <w:color w:val="000000"/>
                <w:kern w:val="0"/>
                <w:lang w:eastAsia="es-CO"/>
                <w14:ligatures w14:val="none"/>
              </w:rPr>
              <w:t>2.577</w:t>
            </w:r>
          </w:p>
        </w:tc>
        <w:tc>
          <w:tcPr>
            <w:tcW w:w="1200" w:type="dxa"/>
            <w:tcBorders>
              <w:top w:val="nil"/>
              <w:left w:val="nil"/>
              <w:bottom w:val="single" w:sz="8" w:space="0" w:color="C4C7C5"/>
              <w:right w:val="single" w:sz="8" w:space="0" w:color="C4C7C5"/>
            </w:tcBorders>
            <w:vAlign w:val="center"/>
            <w:hideMark/>
          </w:tcPr>
          <w:p w14:paraId="28F65053" w14:textId="77777777" w:rsidR="0049056A" w:rsidRPr="0049056A" w:rsidRDefault="0049056A" w:rsidP="0049056A">
            <w:pPr>
              <w:spacing w:after="0" w:line="240" w:lineRule="auto"/>
              <w:jc w:val="center"/>
              <w:rPr>
                <w:rFonts w:ascii="Arial" w:eastAsia="Times New Roman" w:hAnsi="Arial" w:cs="Arial"/>
                <w:color w:val="000000"/>
                <w:kern w:val="0"/>
                <w:lang w:eastAsia="es-CO"/>
                <w14:ligatures w14:val="none"/>
              </w:rPr>
            </w:pPr>
            <w:r w:rsidRPr="0049056A">
              <w:rPr>
                <w:rFonts w:ascii="Arial" w:eastAsia="Times New Roman" w:hAnsi="Arial" w:cs="Arial"/>
                <w:color w:val="000000"/>
                <w:kern w:val="0"/>
                <w:lang w:eastAsia="es-CO"/>
                <w14:ligatures w14:val="none"/>
              </w:rPr>
              <w:t>5.663</w:t>
            </w:r>
          </w:p>
        </w:tc>
        <w:tc>
          <w:tcPr>
            <w:tcW w:w="1200" w:type="dxa"/>
            <w:tcBorders>
              <w:top w:val="nil"/>
              <w:left w:val="nil"/>
              <w:bottom w:val="single" w:sz="8" w:space="0" w:color="C4C7C5"/>
              <w:right w:val="single" w:sz="8" w:space="0" w:color="C4C7C5"/>
            </w:tcBorders>
            <w:vAlign w:val="center"/>
            <w:hideMark/>
          </w:tcPr>
          <w:p w14:paraId="0C743C40" w14:textId="77777777" w:rsidR="0049056A" w:rsidRPr="0049056A" w:rsidRDefault="0049056A" w:rsidP="0049056A">
            <w:pPr>
              <w:spacing w:after="0" w:line="240" w:lineRule="auto"/>
              <w:jc w:val="center"/>
              <w:rPr>
                <w:rFonts w:ascii="Arial" w:eastAsia="Times New Roman" w:hAnsi="Arial" w:cs="Arial"/>
                <w:color w:val="000000"/>
                <w:kern w:val="0"/>
                <w:lang w:eastAsia="es-CO"/>
                <w14:ligatures w14:val="none"/>
              </w:rPr>
            </w:pPr>
            <w:r w:rsidRPr="0049056A">
              <w:rPr>
                <w:rFonts w:ascii="Arial" w:eastAsia="Times New Roman" w:hAnsi="Arial" w:cs="Arial"/>
                <w:color w:val="000000"/>
                <w:kern w:val="0"/>
                <w:lang w:eastAsia="es-CO"/>
                <w14:ligatures w14:val="none"/>
              </w:rPr>
              <w:t>11.646</w:t>
            </w:r>
          </w:p>
        </w:tc>
        <w:tc>
          <w:tcPr>
            <w:tcW w:w="1200" w:type="dxa"/>
            <w:tcBorders>
              <w:top w:val="nil"/>
              <w:left w:val="nil"/>
              <w:bottom w:val="single" w:sz="8" w:space="0" w:color="C4C7C5"/>
              <w:right w:val="single" w:sz="8" w:space="0" w:color="C4C7C5"/>
            </w:tcBorders>
            <w:vAlign w:val="center"/>
            <w:hideMark/>
          </w:tcPr>
          <w:p w14:paraId="62380A49" w14:textId="77777777" w:rsidR="0049056A" w:rsidRPr="0049056A" w:rsidRDefault="0049056A" w:rsidP="0049056A">
            <w:pPr>
              <w:spacing w:after="0" w:line="240" w:lineRule="auto"/>
              <w:jc w:val="center"/>
              <w:rPr>
                <w:rFonts w:ascii="Arial" w:eastAsia="Times New Roman" w:hAnsi="Arial" w:cs="Arial"/>
                <w:color w:val="000000"/>
                <w:kern w:val="0"/>
                <w:lang w:eastAsia="es-CO"/>
                <w14:ligatures w14:val="none"/>
              </w:rPr>
            </w:pPr>
            <w:r w:rsidRPr="0049056A">
              <w:rPr>
                <w:rFonts w:ascii="Arial" w:eastAsia="Times New Roman" w:hAnsi="Arial" w:cs="Arial"/>
                <w:color w:val="000000"/>
                <w:kern w:val="0"/>
                <w:lang w:eastAsia="es-CO"/>
                <w14:ligatures w14:val="none"/>
              </w:rPr>
              <w:t>14.467</w:t>
            </w:r>
          </w:p>
        </w:tc>
        <w:tc>
          <w:tcPr>
            <w:tcW w:w="1460" w:type="dxa"/>
            <w:tcBorders>
              <w:top w:val="nil"/>
              <w:left w:val="nil"/>
              <w:bottom w:val="single" w:sz="8" w:space="0" w:color="C4C7C5"/>
              <w:right w:val="single" w:sz="8" w:space="0" w:color="C4C7C5"/>
            </w:tcBorders>
            <w:vAlign w:val="center"/>
            <w:hideMark/>
          </w:tcPr>
          <w:p w14:paraId="1AEF84B6" w14:textId="77777777" w:rsidR="0049056A" w:rsidRPr="0049056A" w:rsidRDefault="0049056A" w:rsidP="0049056A">
            <w:pPr>
              <w:spacing w:after="0" w:line="240" w:lineRule="auto"/>
              <w:jc w:val="center"/>
              <w:rPr>
                <w:rFonts w:ascii="Arial" w:eastAsia="Times New Roman" w:hAnsi="Arial" w:cs="Arial"/>
                <w:color w:val="000000"/>
                <w:kern w:val="0"/>
                <w:lang w:eastAsia="es-CO"/>
                <w14:ligatures w14:val="none"/>
              </w:rPr>
            </w:pPr>
            <w:r w:rsidRPr="0049056A">
              <w:rPr>
                <w:rFonts w:ascii="Arial" w:eastAsia="Times New Roman" w:hAnsi="Arial" w:cs="Arial"/>
                <w:color w:val="000000"/>
                <w:kern w:val="0"/>
                <w:lang w:eastAsia="es-CO"/>
                <w14:ligatures w14:val="none"/>
              </w:rPr>
              <w:t>8.504</w:t>
            </w:r>
          </w:p>
        </w:tc>
        <w:tc>
          <w:tcPr>
            <w:tcW w:w="1200" w:type="dxa"/>
            <w:tcBorders>
              <w:top w:val="nil"/>
              <w:left w:val="nil"/>
              <w:bottom w:val="single" w:sz="8" w:space="0" w:color="C4C7C5"/>
              <w:right w:val="single" w:sz="8" w:space="0" w:color="C4C7C5"/>
            </w:tcBorders>
            <w:vAlign w:val="center"/>
            <w:hideMark/>
          </w:tcPr>
          <w:p w14:paraId="71C30D0F" w14:textId="77777777" w:rsidR="0049056A" w:rsidRPr="0049056A" w:rsidRDefault="0049056A" w:rsidP="0049056A">
            <w:pPr>
              <w:spacing w:after="0" w:line="240" w:lineRule="auto"/>
              <w:jc w:val="center"/>
              <w:rPr>
                <w:rFonts w:ascii="Arial" w:eastAsia="Times New Roman" w:hAnsi="Arial" w:cs="Arial"/>
                <w:b/>
                <w:bCs/>
                <w:color w:val="000000"/>
                <w:kern w:val="0"/>
                <w:lang w:eastAsia="es-CO"/>
                <w14:ligatures w14:val="none"/>
              </w:rPr>
            </w:pPr>
            <w:r w:rsidRPr="0049056A">
              <w:rPr>
                <w:rFonts w:ascii="Arial" w:eastAsia="Times New Roman" w:hAnsi="Arial" w:cs="Arial"/>
                <w:b/>
                <w:bCs/>
                <w:color w:val="000000"/>
                <w:kern w:val="0"/>
                <w:lang w:eastAsia="es-CO"/>
                <w14:ligatures w14:val="none"/>
              </w:rPr>
              <w:t>42.857</w:t>
            </w:r>
          </w:p>
        </w:tc>
      </w:tr>
      <w:tr w:rsidR="0049056A" w:rsidRPr="0049056A" w14:paraId="21A1696A" w14:textId="77777777" w:rsidTr="00004D16">
        <w:trPr>
          <w:trHeight w:val="615"/>
          <w:jc w:val="center"/>
        </w:trPr>
        <w:tc>
          <w:tcPr>
            <w:tcW w:w="1200" w:type="dxa"/>
            <w:tcBorders>
              <w:top w:val="nil"/>
              <w:left w:val="single" w:sz="8" w:space="0" w:color="C4C7C5"/>
              <w:bottom w:val="single" w:sz="8" w:space="0" w:color="C4C7C5"/>
              <w:right w:val="single" w:sz="8" w:space="0" w:color="C4C7C5"/>
            </w:tcBorders>
            <w:vAlign w:val="center"/>
            <w:hideMark/>
          </w:tcPr>
          <w:p w14:paraId="39380B72" w14:textId="77777777" w:rsidR="0049056A" w:rsidRPr="0049056A" w:rsidRDefault="0049056A" w:rsidP="0049056A">
            <w:pPr>
              <w:spacing w:after="0" w:line="240" w:lineRule="auto"/>
              <w:jc w:val="center"/>
              <w:rPr>
                <w:rFonts w:ascii="Arial" w:eastAsia="Times New Roman" w:hAnsi="Arial" w:cs="Arial"/>
                <w:b/>
                <w:bCs/>
                <w:color w:val="000000"/>
                <w:kern w:val="0"/>
                <w:lang w:eastAsia="es-CO"/>
                <w14:ligatures w14:val="none"/>
              </w:rPr>
            </w:pPr>
            <w:r w:rsidRPr="0049056A">
              <w:rPr>
                <w:rFonts w:ascii="Arial" w:eastAsia="Times New Roman" w:hAnsi="Arial" w:cs="Arial"/>
                <w:b/>
                <w:bCs/>
                <w:color w:val="000000"/>
                <w:kern w:val="0"/>
                <w:lang w:eastAsia="es-CO"/>
                <w14:ligatures w14:val="none"/>
              </w:rPr>
              <w:t>Presencial</w:t>
            </w:r>
          </w:p>
        </w:tc>
        <w:tc>
          <w:tcPr>
            <w:tcW w:w="1200" w:type="dxa"/>
            <w:tcBorders>
              <w:top w:val="nil"/>
              <w:left w:val="nil"/>
              <w:bottom w:val="single" w:sz="8" w:space="0" w:color="C4C7C5"/>
              <w:right w:val="single" w:sz="8" w:space="0" w:color="C4C7C5"/>
            </w:tcBorders>
            <w:vAlign w:val="center"/>
            <w:hideMark/>
          </w:tcPr>
          <w:p w14:paraId="361BF479" w14:textId="77777777" w:rsidR="0049056A" w:rsidRPr="0049056A" w:rsidRDefault="0049056A" w:rsidP="0049056A">
            <w:pPr>
              <w:spacing w:after="0" w:line="240" w:lineRule="auto"/>
              <w:jc w:val="center"/>
              <w:rPr>
                <w:rFonts w:ascii="Arial" w:eastAsia="Times New Roman" w:hAnsi="Arial" w:cs="Arial"/>
                <w:color w:val="000000"/>
                <w:kern w:val="0"/>
                <w:lang w:eastAsia="es-CO"/>
                <w14:ligatures w14:val="none"/>
              </w:rPr>
            </w:pPr>
            <w:r w:rsidRPr="0049056A">
              <w:rPr>
                <w:rFonts w:ascii="Arial" w:eastAsia="Times New Roman" w:hAnsi="Arial" w:cs="Arial"/>
                <w:color w:val="000000"/>
                <w:kern w:val="0"/>
                <w:lang w:eastAsia="es-CO"/>
                <w14:ligatures w14:val="none"/>
              </w:rPr>
              <w:t>9.000</w:t>
            </w:r>
          </w:p>
        </w:tc>
        <w:tc>
          <w:tcPr>
            <w:tcW w:w="1200" w:type="dxa"/>
            <w:tcBorders>
              <w:top w:val="nil"/>
              <w:left w:val="nil"/>
              <w:bottom w:val="single" w:sz="8" w:space="0" w:color="C4C7C5"/>
              <w:right w:val="single" w:sz="8" w:space="0" w:color="C4C7C5"/>
            </w:tcBorders>
            <w:vAlign w:val="center"/>
            <w:hideMark/>
          </w:tcPr>
          <w:p w14:paraId="697E9A8D" w14:textId="77777777" w:rsidR="0049056A" w:rsidRPr="0049056A" w:rsidRDefault="0049056A" w:rsidP="0049056A">
            <w:pPr>
              <w:spacing w:after="0" w:line="240" w:lineRule="auto"/>
              <w:jc w:val="center"/>
              <w:rPr>
                <w:rFonts w:ascii="Arial" w:eastAsia="Times New Roman" w:hAnsi="Arial" w:cs="Arial"/>
                <w:color w:val="000000"/>
                <w:kern w:val="0"/>
                <w:lang w:eastAsia="es-CO"/>
                <w14:ligatures w14:val="none"/>
              </w:rPr>
            </w:pPr>
            <w:r w:rsidRPr="0049056A">
              <w:rPr>
                <w:rFonts w:ascii="Arial" w:eastAsia="Times New Roman" w:hAnsi="Arial" w:cs="Arial"/>
                <w:color w:val="000000"/>
                <w:kern w:val="0"/>
                <w:lang w:eastAsia="es-CO"/>
                <w14:ligatures w14:val="none"/>
              </w:rPr>
              <w:t>148</w:t>
            </w:r>
          </w:p>
        </w:tc>
        <w:tc>
          <w:tcPr>
            <w:tcW w:w="1200" w:type="dxa"/>
            <w:tcBorders>
              <w:top w:val="nil"/>
              <w:left w:val="nil"/>
              <w:bottom w:val="single" w:sz="8" w:space="0" w:color="C4C7C5"/>
              <w:right w:val="single" w:sz="8" w:space="0" w:color="C4C7C5"/>
            </w:tcBorders>
            <w:vAlign w:val="center"/>
            <w:hideMark/>
          </w:tcPr>
          <w:p w14:paraId="38FBEFD6" w14:textId="77777777" w:rsidR="0049056A" w:rsidRPr="0049056A" w:rsidRDefault="0049056A" w:rsidP="0049056A">
            <w:pPr>
              <w:spacing w:after="0" w:line="240" w:lineRule="auto"/>
              <w:jc w:val="center"/>
              <w:rPr>
                <w:rFonts w:ascii="Arial" w:eastAsia="Times New Roman" w:hAnsi="Arial" w:cs="Arial"/>
                <w:color w:val="000000"/>
                <w:kern w:val="0"/>
                <w:lang w:eastAsia="es-CO"/>
                <w14:ligatures w14:val="none"/>
              </w:rPr>
            </w:pPr>
            <w:r w:rsidRPr="0049056A">
              <w:rPr>
                <w:rFonts w:ascii="Arial" w:eastAsia="Times New Roman" w:hAnsi="Arial" w:cs="Arial"/>
                <w:color w:val="000000"/>
                <w:kern w:val="0"/>
                <w:lang w:eastAsia="es-CO"/>
                <w14:ligatures w14:val="none"/>
              </w:rPr>
              <w:t>5.935</w:t>
            </w:r>
          </w:p>
        </w:tc>
        <w:tc>
          <w:tcPr>
            <w:tcW w:w="1200" w:type="dxa"/>
            <w:tcBorders>
              <w:top w:val="nil"/>
              <w:left w:val="nil"/>
              <w:bottom w:val="single" w:sz="8" w:space="0" w:color="C4C7C5"/>
              <w:right w:val="single" w:sz="8" w:space="0" w:color="C4C7C5"/>
            </w:tcBorders>
            <w:vAlign w:val="center"/>
            <w:hideMark/>
          </w:tcPr>
          <w:p w14:paraId="342CABB3" w14:textId="77777777" w:rsidR="0049056A" w:rsidRPr="0049056A" w:rsidRDefault="0049056A" w:rsidP="0049056A">
            <w:pPr>
              <w:spacing w:after="0" w:line="240" w:lineRule="auto"/>
              <w:jc w:val="center"/>
              <w:rPr>
                <w:rFonts w:ascii="Arial" w:eastAsia="Times New Roman" w:hAnsi="Arial" w:cs="Arial"/>
                <w:color w:val="000000"/>
                <w:kern w:val="0"/>
                <w:lang w:eastAsia="es-CO"/>
                <w14:ligatures w14:val="none"/>
              </w:rPr>
            </w:pPr>
            <w:r w:rsidRPr="0049056A">
              <w:rPr>
                <w:rFonts w:ascii="Arial" w:eastAsia="Times New Roman" w:hAnsi="Arial" w:cs="Arial"/>
                <w:color w:val="000000"/>
                <w:kern w:val="0"/>
                <w:lang w:eastAsia="es-CO"/>
                <w14:ligatures w14:val="none"/>
              </w:rPr>
              <w:t>21.965</w:t>
            </w:r>
          </w:p>
        </w:tc>
        <w:tc>
          <w:tcPr>
            <w:tcW w:w="1460" w:type="dxa"/>
            <w:tcBorders>
              <w:top w:val="nil"/>
              <w:left w:val="nil"/>
              <w:bottom w:val="single" w:sz="8" w:space="0" w:color="C4C7C5"/>
              <w:right w:val="single" w:sz="8" w:space="0" w:color="C4C7C5"/>
            </w:tcBorders>
            <w:vAlign w:val="center"/>
            <w:hideMark/>
          </w:tcPr>
          <w:p w14:paraId="30C3CC64" w14:textId="77777777" w:rsidR="0049056A" w:rsidRPr="0049056A" w:rsidRDefault="0049056A" w:rsidP="0049056A">
            <w:pPr>
              <w:spacing w:after="0" w:line="240" w:lineRule="auto"/>
              <w:jc w:val="center"/>
              <w:rPr>
                <w:rFonts w:ascii="Arial" w:eastAsia="Times New Roman" w:hAnsi="Arial" w:cs="Arial"/>
                <w:color w:val="000000"/>
                <w:kern w:val="0"/>
                <w:lang w:eastAsia="es-CO"/>
                <w14:ligatures w14:val="none"/>
              </w:rPr>
            </w:pPr>
            <w:r w:rsidRPr="0049056A">
              <w:rPr>
                <w:rFonts w:ascii="Arial" w:eastAsia="Times New Roman" w:hAnsi="Arial" w:cs="Arial"/>
                <w:color w:val="000000"/>
                <w:kern w:val="0"/>
                <w:lang w:eastAsia="es-CO"/>
                <w14:ligatures w14:val="none"/>
              </w:rPr>
              <w:t>17.000</w:t>
            </w:r>
          </w:p>
        </w:tc>
        <w:tc>
          <w:tcPr>
            <w:tcW w:w="1200" w:type="dxa"/>
            <w:tcBorders>
              <w:top w:val="nil"/>
              <w:left w:val="nil"/>
              <w:bottom w:val="single" w:sz="8" w:space="0" w:color="C4C7C5"/>
              <w:right w:val="single" w:sz="8" w:space="0" w:color="C4C7C5"/>
            </w:tcBorders>
            <w:vAlign w:val="center"/>
            <w:hideMark/>
          </w:tcPr>
          <w:p w14:paraId="6284F46A" w14:textId="77777777" w:rsidR="0049056A" w:rsidRPr="0049056A" w:rsidRDefault="0049056A" w:rsidP="0049056A">
            <w:pPr>
              <w:spacing w:after="0" w:line="240" w:lineRule="auto"/>
              <w:jc w:val="center"/>
              <w:rPr>
                <w:rFonts w:ascii="Arial" w:eastAsia="Times New Roman" w:hAnsi="Arial" w:cs="Arial"/>
                <w:b/>
                <w:bCs/>
                <w:color w:val="000000"/>
                <w:kern w:val="0"/>
                <w:lang w:eastAsia="es-CO"/>
                <w14:ligatures w14:val="none"/>
              </w:rPr>
            </w:pPr>
            <w:r w:rsidRPr="0049056A">
              <w:rPr>
                <w:rFonts w:ascii="Arial" w:eastAsia="Times New Roman" w:hAnsi="Arial" w:cs="Arial"/>
                <w:b/>
                <w:bCs/>
                <w:color w:val="000000"/>
                <w:kern w:val="0"/>
                <w:lang w:eastAsia="es-CO"/>
                <w14:ligatures w14:val="none"/>
              </w:rPr>
              <w:t>54.048</w:t>
            </w:r>
          </w:p>
        </w:tc>
      </w:tr>
      <w:tr w:rsidR="0049056A" w:rsidRPr="0049056A" w14:paraId="07AD11F0" w14:textId="77777777" w:rsidTr="00004D16">
        <w:trPr>
          <w:trHeight w:val="615"/>
          <w:jc w:val="center"/>
        </w:trPr>
        <w:tc>
          <w:tcPr>
            <w:tcW w:w="1200" w:type="dxa"/>
            <w:tcBorders>
              <w:top w:val="nil"/>
              <w:left w:val="single" w:sz="8" w:space="0" w:color="C4C7C5"/>
              <w:bottom w:val="single" w:sz="8" w:space="0" w:color="C4C7C5"/>
              <w:right w:val="single" w:sz="8" w:space="0" w:color="C4C7C5"/>
            </w:tcBorders>
            <w:shd w:val="clear" w:color="000000" w:fill="FCE4D6"/>
            <w:vAlign w:val="center"/>
            <w:hideMark/>
          </w:tcPr>
          <w:p w14:paraId="4855D85B" w14:textId="77777777" w:rsidR="0049056A" w:rsidRPr="0049056A" w:rsidRDefault="0049056A" w:rsidP="0049056A">
            <w:pPr>
              <w:spacing w:after="0" w:line="240" w:lineRule="auto"/>
              <w:jc w:val="center"/>
              <w:rPr>
                <w:rFonts w:ascii="Arial" w:eastAsia="Times New Roman" w:hAnsi="Arial" w:cs="Arial"/>
                <w:b/>
                <w:bCs/>
                <w:color w:val="000000"/>
                <w:kern w:val="0"/>
                <w:lang w:eastAsia="es-CO"/>
                <w14:ligatures w14:val="none"/>
              </w:rPr>
            </w:pPr>
            <w:r w:rsidRPr="0049056A">
              <w:rPr>
                <w:rFonts w:ascii="Arial" w:eastAsia="Times New Roman" w:hAnsi="Arial" w:cs="Arial"/>
                <w:b/>
                <w:bCs/>
                <w:color w:val="000000"/>
                <w:kern w:val="0"/>
                <w:lang w:eastAsia="es-CO"/>
                <w14:ligatures w14:val="none"/>
              </w:rPr>
              <w:t>Total, Anual</w:t>
            </w:r>
          </w:p>
        </w:tc>
        <w:tc>
          <w:tcPr>
            <w:tcW w:w="1200" w:type="dxa"/>
            <w:tcBorders>
              <w:top w:val="nil"/>
              <w:left w:val="nil"/>
              <w:bottom w:val="single" w:sz="8" w:space="0" w:color="C4C7C5"/>
              <w:right w:val="single" w:sz="8" w:space="0" w:color="C4C7C5"/>
            </w:tcBorders>
            <w:shd w:val="clear" w:color="000000" w:fill="FCE4D6"/>
            <w:vAlign w:val="center"/>
            <w:hideMark/>
          </w:tcPr>
          <w:p w14:paraId="2059F486" w14:textId="77777777" w:rsidR="0049056A" w:rsidRPr="0049056A" w:rsidRDefault="0049056A" w:rsidP="0049056A">
            <w:pPr>
              <w:spacing w:after="0" w:line="240" w:lineRule="auto"/>
              <w:jc w:val="center"/>
              <w:rPr>
                <w:rFonts w:ascii="Arial" w:eastAsia="Times New Roman" w:hAnsi="Arial" w:cs="Arial"/>
                <w:b/>
                <w:bCs/>
                <w:color w:val="000000"/>
                <w:kern w:val="0"/>
                <w:lang w:eastAsia="es-CO"/>
                <w14:ligatures w14:val="none"/>
              </w:rPr>
            </w:pPr>
            <w:r w:rsidRPr="0049056A">
              <w:rPr>
                <w:rFonts w:ascii="Arial" w:eastAsia="Times New Roman" w:hAnsi="Arial" w:cs="Arial"/>
                <w:b/>
                <w:bCs/>
                <w:color w:val="000000"/>
                <w:kern w:val="0"/>
                <w:lang w:eastAsia="es-CO"/>
                <w14:ligatures w14:val="none"/>
              </w:rPr>
              <w:t>11.577</w:t>
            </w:r>
          </w:p>
        </w:tc>
        <w:tc>
          <w:tcPr>
            <w:tcW w:w="1200" w:type="dxa"/>
            <w:tcBorders>
              <w:top w:val="nil"/>
              <w:left w:val="nil"/>
              <w:bottom w:val="single" w:sz="8" w:space="0" w:color="C4C7C5"/>
              <w:right w:val="single" w:sz="8" w:space="0" w:color="C4C7C5"/>
            </w:tcBorders>
            <w:shd w:val="clear" w:color="000000" w:fill="FCE4D6"/>
            <w:vAlign w:val="center"/>
            <w:hideMark/>
          </w:tcPr>
          <w:p w14:paraId="36068DE0" w14:textId="77777777" w:rsidR="0049056A" w:rsidRPr="0049056A" w:rsidRDefault="0049056A" w:rsidP="0049056A">
            <w:pPr>
              <w:spacing w:after="0" w:line="240" w:lineRule="auto"/>
              <w:jc w:val="center"/>
              <w:rPr>
                <w:rFonts w:ascii="Arial" w:eastAsia="Times New Roman" w:hAnsi="Arial" w:cs="Arial"/>
                <w:b/>
                <w:bCs/>
                <w:color w:val="000000"/>
                <w:kern w:val="0"/>
                <w:lang w:eastAsia="es-CO"/>
                <w14:ligatures w14:val="none"/>
              </w:rPr>
            </w:pPr>
            <w:r w:rsidRPr="0049056A">
              <w:rPr>
                <w:rFonts w:ascii="Arial" w:eastAsia="Times New Roman" w:hAnsi="Arial" w:cs="Arial"/>
                <w:b/>
                <w:bCs/>
                <w:color w:val="000000"/>
                <w:kern w:val="0"/>
                <w:lang w:eastAsia="es-CO"/>
                <w14:ligatures w14:val="none"/>
              </w:rPr>
              <w:t>5.811</w:t>
            </w:r>
          </w:p>
        </w:tc>
        <w:tc>
          <w:tcPr>
            <w:tcW w:w="1200" w:type="dxa"/>
            <w:tcBorders>
              <w:top w:val="nil"/>
              <w:left w:val="nil"/>
              <w:bottom w:val="single" w:sz="8" w:space="0" w:color="C4C7C5"/>
              <w:right w:val="single" w:sz="8" w:space="0" w:color="C4C7C5"/>
            </w:tcBorders>
            <w:shd w:val="clear" w:color="000000" w:fill="FCE4D6"/>
            <w:vAlign w:val="center"/>
            <w:hideMark/>
          </w:tcPr>
          <w:p w14:paraId="347D9202" w14:textId="77777777" w:rsidR="0049056A" w:rsidRPr="0049056A" w:rsidRDefault="0049056A" w:rsidP="0049056A">
            <w:pPr>
              <w:spacing w:after="0" w:line="240" w:lineRule="auto"/>
              <w:jc w:val="center"/>
              <w:rPr>
                <w:rFonts w:ascii="Arial" w:eastAsia="Times New Roman" w:hAnsi="Arial" w:cs="Arial"/>
                <w:b/>
                <w:bCs/>
                <w:color w:val="000000"/>
                <w:kern w:val="0"/>
                <w:lang w:eastAsia="es-CO"/>
                <w14:ligatures w14:val="none"/>
              </w:rPr>
            </w:pPr>
            <w:r w:rsidRPr="0049056A">
              <w:rPr>
                <w:rFonts w:ascii="Arial" w:eastAsia="Times New Roman" w:hAnsi="Arial" w:cs="Arial"/>
                <w:b/>
                <w:bCs/>
                <w:color w:val="000000"/>
                <w:kern w:val="0"/>
                <w:lang w:eastAsia="es-CO"/>
                <w14:ligatures w14:val="none"/>
              </w:rPr>
              <w:t>17.581</w:t>
            </w:r>
          </w:p>
        </w:tc>
        <w:tc>
          <w:tcPr>
            <w:tcW w:w="1200" w:type="dxa"/>
            <w:tcBorders>
              <w:top w:val="nil"/>
              <w:left w:val="nil"/>
              <w:bottom w:val="single" w:sz="8" w:space="0" w:color="C4C7C5"/>
              <w:right w:val="single" w:sz="8" w:space="0" w:color="C4C7C5"/>
            </w:tcBorders>
            <w:shd w:val="clear" w:color="000000" w:fill="FCE4D6"/>
            <w:vAlign w:val="center"/>
            <w:hideMark/>
          </w:tcPr>
          <w:p w14:paraId="50572314" w14:textId="77777777" w:rsidR="0049056A" w:rsidRPr="0049056A" w:rsidRDefault="0049056A" w:rsidP="0049056A">
            <w:pPr>
              <w:spacing w:after="0" w:line="240" w:lineRule="auto"/>
              <w:jc w:val="center"/>
              <w:rPr>
                <w:rFonts w:ascii="Arial" w:eastAsia="Times New Roman" w:hAnsi="Arial" w:cs="Arial"/>
                <w:b/>
                <w:bCs/>
                <w:color w:val="000000"/>
                <w:kern w:val="0"/>
                <w:lang w:eastAsia="es-CO"/>
                <w14:ligatures w14:val="none"/>
              </w:rPr>
            </w:pPr>
            <w:r w:rsidRPr="0049056A">
              <w:rPr>
                <w:rFonts w:ascii="Arial" w:eastAsia="Times New Roman" w:hAnsi="Arial" w:cs="Arial"/>
                <w:b/>
                <w:bCs/>
                <w:color w:val="000000"/>
                <w:kern w:val="0"/>
                <w:lang w:eastAsia="es-CO"/>
                <w14:ligatures w14:val="none"/>
              </w:rPr>
              <w:t>36.432</w:t>
            </w:r>
          </w:p>
        </w:tc>
        <w:tc>
          <w:tcPr>
            <w:tcW w:w="1460" w:type="dxa"/>
            <w:tcBorders>
              <w:top w:val="nil"/>
              <w:left w:val="nil"/>
              <w:bottom w:val="single" w:sz="8" w:space="0" w:color="C4C7C5"/>
              <w:right w:val="single" w:sz="8" w:space="0" w:color="C4C7C5"/>
            </w:tcBorders>
            <w:shd w:val="clear" w:color="000000" w:fill="FCE4D6"/>
            <w:vAlign w:val="center"/>
            <w:hideMark/>
          </w:tcPr>
          <w:p w14:paraId="39E993A1" w14:textId="77777777" w:rsidR="0049056A" w:rsidRPr="0049056A" w:rsidRDefault="0049056A" w:rsidP="0049056A">
            <w:pPr>
              <w:spacing w:after="0" w:line="240" w:lineRule="auto"/>
              <w:jc w:val="center"/>
              <w:rPr>
                <w:rFonts w:ascii="Arial" w:eastAsia="Times New Roman" w:hAnsi="Arial" w:cs="Arial"/>
                <w:b/>
                <w:bCs/>
                <w:color w:val="000000"/>
                <w:kern w:val="0"/>
                <w:lang w:eastAsia="es-CO"/>
                <w14:ligatures w14:val="none"/>
              </w:rPr>
            </w:pPr>
            <w:r w:rsidRPr="0049056A">
              <w:rPr>
                <w:rFonts w:ascii="Arial" w:eastAsia="Times New Roman" w:hAnsi="Arial" w:cs="Arial"/>
                <w:b/>
                <w:bCs/>
                <w:color w:val="000000"/>
                <w:kern w:val="0"/>
                <w:lang w:eastAsia="es-CO"/>
                <w14:ligatures w14:val="none"/>
              </w:rPr>
              <w:t>25.504</w:t>
            </w:r>
          </w:p>
        </w:tc>
        <w:tc>
          <w:tcPr>
            <w:tcW w:w="1200" w:type="dxa"/>
            <w:tcBorders>
              <w:top w:val="nil"/>
              <w:left w:val="nil"/>
              <w:bottom w:val="single" w:sz="8" w:space="0" w:color="C4C7C5"/>
              <w:right w:val="single" w:sz="8" w:space="0" w:color="C4C7C5"/>
            </w:tcBorders>
            <w:shd w:val="clear" w:color="000000" w:fill="FCE4D6"/>
            <w:vAlign w:val="center"/>
            <w:hideMark/>
          </w:tcPr>
          <w:p w14:paraId="50D14767" w14:textId="77777777" w:rsidR="0049056A" w:rsidRPr="0049056A" w:rsidRDefault="0049056A" w:rsidP="0049056A">
            <w:pPr>
              <w:spacing w:after="0" w:line="240" w:lineRule="auto"/>
              <w:jc w:val="center"/>
              <w:rPr>
                <w:rFonts w:ascii="Arial" w:eastAsia="Times New Roman" w:hAnsi="Arial" w:cs="Arial"/>
                <w:b/>
                <w:bCs/>
                <w:color w:val="000000"/>
                <w:kern w:val="0"/>
                <w:lang w:eastAsia="es-CO"/>
                <w14:ligatures w14:val="none"/>
              </w:rPr>
            </w:pPr>
            <w:r w:rsidRPr="0049056A">
              <w:rPr>
                <w:rFonts w:ascii="Arial" w:eastAsia="Times New Roman" w:hAnsi="Arial" w:cs="Arial"/>
                <w:b/>
                <w:bCs/>
                <w:color w:val="000000"/>
                <w:kern w:val="0"/>
                <w:lang w:eastAsia="es-CO"/>
                <w14:ligatures w14:val="none"/>
              </w:rPr>
              <w:t>96.905</w:t>
            </w:r>
          </w:p>
        </w:tc>
      </w:tr>
    </w:tbl>
    <w:p w14:paraId="1418557A" w14:textId="423AEAAA" w:rsidR="007571A0" w:rsidRDefault="007571A0" w:rsidP="007571A0">
      <w:pPr>
        <w:tabs>
          <w:tab w:val="left" w:pos="719"/>
          <w:tab w:val="left" w:pos="721"/>
        </w:tabs>
        <w:spacing w:line="261" w:lineRule="auto"/>
        <w:ind w:right="147"/>
        <w:rPr>
          <w:sz w:val="24"/>
          <w:szCs w:val="24"/>
        </w:rPr>
      </w:pPr>
    </w:p>
    <w:p w14:paraId="27C5850A" w14:textId="2A934CE7" w:rsidR="0044433F" w:rsidRDefault="001C77FC" w:rsidP="001C77FC">
      <w:pPr>
        <w:tabs>
          <w:tab w:val="left" w:pos="719"/>
          <w:tab w:val="left" w:pos="721"/>
        </w:tabs>
        <w:spacing w:line="261" w:lineRule="auto"/>
        <w:ind w:right="147"/>
        <w:jc w:val="both"/>
        <w:rPr>
          <w:rFonts w:ascii="Tahoma" w:eastAsia="Tahoma" w:hAnsi="Tahoma" w:cs="Tahoma"/>
          <w:kern w:val="0"/>
          <w:sz w:val="24"/>
          <w:szCs w:val="24"/>
          <w:lang w:val="es-ES"/>
          <w14:ligatures w14:val="none"/>
        </w:rPr>
      </w:pPr>
      <w:r w:rsidRPr="001C77FC">
        <w:rPr>
          <w:rFonts w:ascii="Tahoma" w:eastAsia="Tahoma" w:hAnsi="Tahoma" w:cs="Tahoma"/>
          <w:kern w:val="0"/>
          <w:sz w:val="24"/>
          <w:szCs w:val="24"/>
          <w:lang w:val="es-ES"/>
          <w14:ligatures w14:val="none"/>
        </w:rPr>
        <w:t>En el marco del fortalecimiento de la atención al siniestro vial, la Agencia Nacional de Seguridad Vial desarrolló acciones orientadas a promover</w:t>
      </w:r>
      <w:r>
        <w:rPr>
          <w:rFonts w:ascii="Tahoma" w:eastAsia="Tahoma" w:hAnsi="Tahoma" w:cs="Tahoma"/>
          <w:kern w:val="0"/>
          <w:sz w:val="24"/>
          <w:szCs w:val="24"/>
          <w:lang w:val="es-ES"/>
          <w14:ligatures w14:val="none"/>
        </w:rPr>
        <w:t xml:space="preserve"> el traslado seguro</w:t>
      </w:r>
    </w:p>
    <w:p w14:paraId="23D6D3FE" w14:textId="2F45BFF4" w:rsidR="00A43305" w:rsidRDefault="00A43305" w:rsidP="001C77FC">
      <w:pPr>
        <w:tabs>
          <w:tab w:val="left" w:pos="719"/>
          <w:tab w:val="left" w:pos="721"/>
        </w:tabs>
        <w:spacing w:line="261" w:lineRule="auto"/>
        <w:ind w:right="147"/>
        <w:jc w:val="both"/>
        <w:rPr>
          <w:rFonts w:ascii="Tahoma" w:eastAsia="Tahoma" w:hAnsi="Tahoma" w:cs="Tahoma"/>
          <w:color w:val="FF0000"/>
          <w:kern w:val="0"/>
          <w:sz w:val="24"/>
          <w:szCs w:val="24"/>
          <w:lang w:val="es-ES"/>
          <w14:ligatures w14:val="none"/>
        </w:rPr>
      </w:pPr>
      <w:r>
        <w:rPr>
          <w:rFonts w:ascii="Tahoma" w:eastAsia="Tahoma" w:hAnsi="Tahoma" w:cs="Tahoma"/>
          <w:kern w:val="0"/>
          <w:sz w:val="24"/>
          <w:szCs w:val="24"/>
          <w:lang w:val="es-ES"/>
          <w14:ligatures w14:val="none"/>
        </w:rPr>
        <w:t xml:space="preserve">Disculpa hace </w:t>
      </w:r>
      <w:r w:rsidR="00BA74B8">
        <w:rPr>
          <w:rFonts w:ascii="Tahoma" w:eastAsia="Tahoma" w:hAnsi="Tahoma" w:cs="Tahoma"/>
          <w:kern w:val="0"/>
          <w:sz w:val="24"/>
          <w:szCs w:val="24"/>
          <w:lang w:val="es-ES"/>
          <w14:ligatures w14:val="none"/>
        </w:rPr>
        <w:t>más</w:t>
      </w:r>
      <w:r w:rsidR="003032B3">
        <w:rPr>
          <w:rFonts w:ascii="Tahoma" w:eastAsia="Tahoma" w:hAnsi="Tahoma" w:cs="Tahoma"/>
          <w:kern w:val="0"/>
          <w:sz w:val="24"/>
          <w:szCs w:val="24"/>
          <w:lang w:val="es-ES"/>
          <w14:ligatures w14:val="none"/>
        </w:rPr>
        <w:t xml:space="preserve"> o menos ese tiempo nos informaron y estamos corriendo, nos falta una incluir dos párrafos con sus respectivos datos cuantitativos.</w:t>
      </w:r>
      <w:r w:rsidR="00743DF8" w:rsidRPr="00743DF8">
        <w:rPr>
          <w:rFonts w:ascii="Tahoma" w:eastAsia="Tahoma" w:hAnsi="Tahoma" w:cs="Tahoma"/>
          <w:color w:val="FF0000"/>
          <w:kern w:val="0"/>
          <w:sz w:val="24"/>
          <w:szCs w:val="24"/>
          <w:lang w:val="es-ES"/>
          <w14:ligatures w14:val="none"/>
        </w:rPr>
        <w:t xml:space="preserve"> </w:t>
      </w:r>
    </w:p>
    <w:p w14:paraId="5AD6662F" w14:textId="7D226399" w:rsidR="008C3E21" w:rsidRPr="001C77FC" w:rsidRDefault="008C3E21" w:rsidP="001C77FC">
      <w:pPr>
        <w:tabs>
          <w:tab w:val="left" w:pos="719"/>
          <w:tab w:val="left" w:pos="721"/>
        </w:tabs>
        <w:spacing w:line="261" w:lineRule="auto"/>
        <w:ind w:right="147"/>
        <w:jc w:val="both"/>
        <w:rPr>
          <w:rFonts w:ascii="Tahoma" w:eastAsia="Tahoma" w:hAnsi="Tahoma" w:cs="Tahoma"/>
          <w:kern w:val="0"/>
          <w:sz w:val="24"/>
          <w:szCs w:val="24"/>
          <w:lang w:val="es-ES"/>
          <w14:ligatures w14:val="none"/>
        </w:rPr>
      </w:pPr>
      <w:r>
        <w:rPr>
          <w:rFonts w:ascii="Tahoma" w:eastAsia="Tahoma" w:hAnsi="Tahoma" w:cs="Tahoma"/>
          <w:kern w:val="0"/>
          <w:sz w:val="24"/>
          <w:szCs w:val="24"/>
          <w:lang w:val="es-ES"/>
          <w14:ligatures w14:val="none"/>
        </w:rPr>
        <w:t>En cuánto</w:t>
      </w:r>
      <w:r w:rsidR="003032B3">
        <w:rPr>
          <w:rFonts w:ascii="Tahoma" w:eastAsia="Tahoma" w:hAnsi="Tahoma" w:cs="Tahoma"/>
          <w:kern w:val="0"/>
          <w:sz w:val="24"/>
          <w:szCs w:val="24"/>
          <w:lang w:val="es-ES"/>
          <w14:ligatures w14:val="none"/>
        </w:rPr>
        <w:t>,</w:t>
      </w:r>
      <w:r>
        <w:rPr>
          <w:rFonts w:ascii="Tahoma" w:eastAsia="Tahoma" w:hAnsi="Tahoma" w:cs="Tahoma"/>
          <w:kern w:val="0"/>
          <w:sz w:val="24"/>
          <w:szCs w:val="24"/>
          <w:lang w:val="es-ES"/>
          <w14:ligatures w14:val="none"/>
        </w:rPr>
        <w:t xml:space="preserve"> al traslado seguro, </w:t>
      </w:r>
      <w:r w:rsidR="00A43305">
        <w:rPr>
          <w:rFonts w:ascii="Tahoma" w:eastAsia="Tahoma" w:hAnsi="Tahoma" w:cs="Tahoma"/>
          <w:kern w:val="0"/>
          <w:sz w:val="24"/>
          <w:szCs w:val="24"/>
          <w:lang w:val="es-ES"/>
          <w14:ligatures w14:val="none"/>
        </w:rPr>
        <w:t>se capacit</w:t>
      </w:r>
      <w:r w:rsidR="003032B3">
        <w:rPr>
          <w:rFonts w:ascii="Tahoma" w:eastAsia="Tahoma" w:hAnsi="Tahoma" w:cs="Tahoma"/>
          <w:kern w:val="0"/>
          <w:sz w:val="24"/>
          <w:szCs w:val="24"/>
          <w:lang w:val="es-ES"/>
          <w14:ligatures w14:val="none"/>
        </w:rPr>
        <w:t xml:space="preserve">aron </w:t>
      </w:r>
      <w:r w:rsidR="00743DF8">
        <w:rPr>
          <w:rFonts w:ascii="Tahoma" w:eastAsia="Tahoma" w:hAnsi="Tahoma" w:cs="Tahoma"/>
          <w:kern w:val="0"/>
          <w:sz w:val="24"/>
          <w:szCs w:val="24"/>
          <w:lang w:val="es-ES"/>
          <w14:ligatures w14:val="none"/>
        </w:rPr>
        <w:t xml:space="preserve">7.615 </w:t>
      </w:r>
      <w:r w:rsidR="003032B3">
        <w:rPr>
          <w:rFonts w:ascii="Tahoma" w:eastAsia="Tahoma" w:hAnsi="Tahoma" w:cs="Tahoma"/>
          <w:kern w:val="0"/>
          <w:sz w:val="24"/>
          <w:szCs w:val="24"/>
          <w:lang w:val="es-ES"/>
          <w14:ligatures w14:val="none"/>
        </w:rPr>
        <w:t>a</w:t>
      </w:r>
      <w:r w:rsidRPr="008C3E21">
        <w:rPr>
          <w:rFonts w:ascii="Tahoma" w:eastAsia="Tahoma" w:hAnsi="Tahoma" w:cs="Tahoma"/>
          <w:kern w:val="0"/>
          <w:sz w:val="24"/>
          <w:szCs w:val="24"/>
          <w:lang w:val="es-ES"/>
          <w14:ligatures w14:val="none"/>
        </w:rPr>
        <w:t>ctores involucrados en la prestación del servicio de emergencias, especialmente a conductores de vehículos automotores terrestres utilizados para la atención de emergencias, vinculados a entidades públicas o privadas como empresas de ambulancias, cuerpos de bomberos, Defensa Civil, Cruz Roja, Fuerzas Militares, Policía Nacional u otros organismos de socorro o atención pre-hospitalaria</w:t>
      </w:r>
      <w:r w:rsidR="003032B3">
        <w:rPr>
          <w:rFonts w:ascii="Tahoma" w:eastAsia="Tahoma" w:hAnsi="Tahoma" w:cs="Tahoma"/>
          <w:kern w:val="0"/>
          <w:sz w:val="24"/>
          <w:szCs w:val="24"/>
          <w:lang w:val="es-ES"/>
          <w14:ligatures w14:val="none"/>
        </w:rPr>
        <w:t xml:space="preserve"> con el objetivo de brindar </w:t>
      </w:r>
      <w:r w:rsidR="00BA74B8" w:rsidRPr="00BA74B8">
        <w:rPr>
          <w:rFonts w:ascii="Tahoma" w:eastAsia="Tahoma" w:hAnsi="Tahoma" w:cs="Tahoma"/>
          <w:kern w:val="0"/>
          <w:sz w:val="24"/>
          <w:szCs w:val="24"/>
          <w:lang w:val="es-ES"/>
          <w14:ligatures w14:val="none"/>
        </w:rPr>
        <w:t xml:space="preserve">la normatividad vigente  aplicable al </w:t>
      </w:r>
      <w:r w:rsidR="00BA74B8" w:rsidRPr="00BA74B8">
        <w:rPr>
          <w:rFonts w:ascii="Tahoma" w:eastAsia="Tahoma" w:hAnsi="Tahoma" w:cs="Tahoma"/>
          <w:kern w:val="0"/>
          <w:sz w:val="24"/>
          <w:szCs w:val="24"/>
          <w:lang w:val="es-ES"/>
          <w14:ligatures w14:val="none"/>
        </w:rPr>
        <w:t>tránsito</w:t>
      </w:r>
      <w:r w:rsidR="00BA74B8" w:rsidRPr="00BA74B8">
        <w:rPr>
          <w:rFonts w:ascii="Tahoma" w:eastAsia="Tahoma" w:hAnsi="Tahoma" w:cs="Tahoma"/>
          <w:kern w:val="0"/>
          <w:sz w:val="24"/>
          <w:szCs w:val="24"/>
          <w:lang w:val="es-ES"/>
          <w14:ligatures w14:val="none"/>
        </w:rPr>
        <w:t>, operación y conducción de vehículos de emergencia</w:t>
      </w:r>
      <w:r w:rsidR="00BA74B8">
        <w:rPr>
          <w:rFonts w:ascii="Tahoma" w:eastAsia="Tahoma" w:hAnsi="Tahoma" w:cs="Tahoma"/>
          <w:kern w:val="0"/>
          <w:sz w:val="24"/>
          <w:szCs w:val="24"/>
          <w:lang w:val="es-ES"/>
          <w14:ligatures w14:val="none"/>
        </w:rPr>
        <w:t xml:space="preserve">, y durante el siniestro </w:t>
      </w:r>
    </w:p>
    <w:tbl>
      <w:tblPr>
        <w:tblW w:w="2660" w:type="dxa"/>
        <w:jc w:val="center"/>
        <w:tblCellMar>
          <w:left w:w="70" w:type="dxa"/>
          <w:right w:w="70" w:type="dxa"/>
        </w:tblCellMar>
        <w:tblLook w:val="04A0" w:firstRow="1" w:lastRow="0" w:firstColumn="1" w:lastColumn="0" w:noHBand="0" w:noVBand="1"/>
      </w:tblPr>
      <w:tblGrid>
        <w:gridCol w:w="1200"/>
        <w:gridCol w:w="1460"/>
      </w:tblGrid>
      <w:tr w:rsidR="00444F14" w:rsidRPr="00444F14" w14:paraId="7054A347" w14:textId="77777777" w:rsidTr="003032B3">
        <w:trPr>
          <w:trHeight w:val="975"/>
          <w:jc w:val="center"/>
        </w:trPr>
        <w:tc>
          <w:tcPr>
            <w:tcW w:w="1200" w:type="dxa"/>
            <w:tcBorders>
              <w:top w:val="single" w:sz="8" w:space="0" w:color="auto"/>
              <w:left w:val="single" w:sz="8" w:space="0" w:color="auto"/>
              <w:bottom w:val="single" w:sz="8" w:space="0" w:color="auto"/>
              <w:right w:val="single" w:sz="8" w:space="0" w:color="auto"/>
            </w:tcBorders>
            <w:shd w:val="clear" w:color="000000" w:fill="FCE4D6"/>
            <w:vAlign w:val="center"/>
            <w:hideMark/>
          </w:tcPr>
          <w:p w14:paraId="6D5F1847" w14:textId="77777777" w:rsidR="00444F14" w:rsidRPr="00444F14" w:rsidRDefault="00444F14" w:rsidP="003032B3">
            <w:pPr>
              <w:spacing w:after="0" w:line="240" w:lineRule="auto"/>
              <w:jc w:val="center"/>
              <w:rPr>
                <w:rFonts w:ascii="Arial" w:eastAsia="Times New Roman" w:hAnsi="Arial" w:cs="Arial"/>
                <w:color w:val="000000"/>
                <w:kern w:val="0"/>
                <w:lang w:eastAsia="es-CO"/>
                <w14:ligatures w14:val="none"/>
              </w:rPr>
            </w:pPr>
            <w:r w:rsidRPr="00444F14">
              <w:rPr>
                <w:rFonts w:ascii="Arial" w:eastAsia="Times New Roman" w:hAnsi="Arial" w:cs="Arial"/>
                <w:color w:val="000000"/>
                <w:kern w:val="0"/>
                <w:lang w:eastAsia="es-CO"/>
                <w14:ligatures w14:val="none"/>
              </w:rPr>
              <w:t>Vigencia</w:t>
            </w:r>
          </w:p>
        </w:tc>
        <w:tc>
          <w:tcPr>
            <w:tcW w:w="1460" w:type="dxa"/>
            <w:tcBorders>
              <w:top w:val="single" w:sz="8" w:space="0" w:color="auto"/>
              <w:left w:val="nil"/>
              <w:bottom w:val="single" w:sz="8" w:space="0" w:color="auto"/>
              <w:right w:val="single" w:sz="8" w:space="0" w:color="auto"/>
            </w:tcBorders>
            <w:shd w:val="clear" w:color="000000" w:fill="FCE4D6"/>
            <w:vAlign w:val="center"/>
            <w:hideMark/>
          </w:tcPr>
          <w:p w14:paraId="74335519" w14:textId="77777777" w:rsidR="00444F14" w:rsidRPr="00444F14" w:rsidRDefault="00444F14" w:rsidP="003032B3">
            <w:pPr>
              <w:spacing w:after="0" w:line="240" w:lineRule="auto"/>
              <w:jc w:val="center"/>
              <w:rPr>
                <w:rFonts w:ascii="Arial" w:eastAsia="Times New Roman" w:hAnsi="Arial" w:cs="Arial"/>
                <w:color w:val="000000"/>
                <w:kern w:val="0"/>
                <w:lang w:eastAsia="es-CO"/>
                <w14:ligatures w14:val="none"/>
              </w:rPr>
            </w:pPr>
            <w:r w:rsidRPr="00444F14">
              <w:rPr>
                <w:rFonts w:ascii="Arial" w:eastAsia="Times New Roman" w:hAnsi="Arial" w:cs="Arial"/>
                <w:color w:val="000000"/>
                <w:kern w:val="0"/>
                <w:lang w:eastAsia="es-CO"/>
                <w14:ligatures w14:val="none"/>
              </w:rPr>
              <w:t>Personas capacitadas</w:t>
            </w:r>
          </w:p>
        </w:tc>
      </w:tr>
      <w:tr w:rsidR="00444F14" w:rsidRPr="00444F14" w14:paraId="1F6E36FA" w14:textId="77777777" w:rsidTr="003032B3">
        <w:trPr>
          <w:trHeight w:val="315"/>
          <w:jc w:val="center"/>
        </w:trPr>
        <w:tc>
          <w:tcPr>
            <w:tcW w:w="1200" w:type="dxa"/>
            <w:tcBorders>
              <w:top w:val="nil"/>
              <w:left w:val="single" w:sz="8" w:space="0" w:color="auto"/>
              <w:bottom w:val="single" w:sz="8" w:space="0" w:color="auto"/>
              <w:right w:val="single" w:sz="8" w:space="0" w:color="auto"/>
            </w:tcBorders>
            <w:vAlign w:val="center"/>
            <w:hideMark/>
          </w:tcPr>
          <w:p w14:paraId="7A08DD17" w14:textId="77777777" w:rsidR="00444F14" w:rsidRPr="00444F14" w:rsidRDefault="00444F14" w:rsidP="00444F14">
            <w:pPr>
              <w:spacing w:after="0" w:line="240" w:lineRule="auto"/>
              <w:jc w:val="center"/>
              <w:rPr>
                <w:rFonts w:ascii="Arial" w:eastAsia="Times New Roman" w:hAnsi="Arial" w:cs="Arial"/>
                <w:color w:val="000000"/>
                <w:kern w:val="0"/>
                <w:lang w:eastAsia="es-CO"/>
                <w14:ligatures w14:val="none"/>
              </w:rPr>
            </w:pPr>
            <w:r w:rsidRPr="00444F14">
              <w:rPr>
                <w:rFonts w:ascii="Arial" w:eastAsia="Times New Roman" w:hAnsi="Arial" w:cs="Arial"/>
                <w:color w:val="000000"/>
                <w:kern w:val="0"/>
                <w:lang w:eastAsia="es-CO"/>
                <w14:ligatures w14:val="none"/>
              </w:rPr>
              <w:t>2023</w:t>
            </w:r>
          </w:p>
        </w:tc>
        <w:tc>
          <w:tcPr>
            <w:tcW w:w="1460" w:type="dxa"/>
            <w:tcBorders>
              <w:top w:val="nil"/>
              <w:left w:val="nil"/>
              <w:bottom w:val="single" w:sz="8" w:space="0" w:color="auto"/>
              <w:right w:val="single" w:sz="8" w:space="0" w:color="auto"/>
            </w:tcBorders>
            <w:vAlign w:val="center"/>
            <w:hideMark/>
          </w:tcPr>
          <w:p w14:paraId="4116B6C3" w14:textId="77777777" w:rsidR="00444F14" w:rsidRPr="00444F14" w:rsidRDefault="00444F14" w:rsidP="00444F14">
            <w:pPr>
              <w:spacing w:after="0" w:line="240" w:lineRule="auto"/>
              <w:jc w:val="center"/>
              <w:rPr>
                <w:rFonts w:ascii="Arial" w:eastAsia="Times New Roman" w:hAnsi="Arial" w:cs="Arial"/>
                <w:color w:val="000000"/>
                <w:kern w:val="0"/>
                <w:lang w:eastAsia="es-CO"/>
                <w14:ligatures w14:val="none"/>
              </w:rPr>
            </w:pPr>
            <w:r w:rsidRPr="00444F14">
              <w:rPr>
                <w:rFonts w:ascii="Arial" w:eastAsia="Times New Roman" w:hAnsi="Arial" w:cs="Arial"/>
                <w:color w:val="000000"/>
                <w:kern w:val="0"/>
                <w:lang w:eastAsia="es-CO"/>
                <w14:ligatures w14:val="none"/>
              </w:rPr>
              <w:t>975</w:t>
            </w:r>
          </w:p>
        </w:tc>
      </w:tr>
      <w:tr w:rsidR="00444F14" w:rsidRPr="00444F14" w14:paraId="65D07007" w14:textId="77777777" w:rsidTr="003032B3">
        <w:trPr>
          <w:trHeight w:val="315"/>
          <w:jc w:val="center"/>
        </w:trPr>
        <w:tc>
          <w:tcPr>
            <w:tcW w:w="1200" w:type="dxa"/>
            <w:tcBorders>
              <w:top w:val="nil"/>
              <w:left w:val="single" w:sz="8" w:space="0" w:color="auto"/>
              <w:bottom w:val="single" w:sz="8" w:space="0" w:color="auto"/>
              <w:right w:val="single" w:sz="8" w:space="0" w:color="auto"/>
            </w:tcBorders>
            <w:vAlign w:val="center"/>
            <w:hideMark/>
          </w:tcPr>
          <w:p w14:paraId="623FCA05" w14:textId="77777777" w:rsidR="00444F14" w:rsidRPr="00444F14" w:rsidRDefault="00444F14" w:rsidP="00444F14">
            <w:pPr>
              <w:spacing w:after="0" w:line="240" w:lineRule="auto"/>
              <w:jc w:val="center"/>
              <w:rPr>
                <w:rFonts w:ascii="Arial" w:eastAsia="Times New Roman" w:hAnsi="Arial" w:cs="Arial"/>
                <w:color w:val="000000"/>
                <w:kern w:val="0"/>
                <w:lang w:eastAsia="es-CO"/>
                <w14:ligatures w14:val="none"/>
              </w:rPr>
            </w:pPr>
            <w:r w:rsidRPr="00444F14">
              <w:rPr>
                <w:rFonts w:ascii="Arial" w:eastAsia="Times New Roman" w:hAnsi="Arial" w:cs="Arial"/>
                <w:color w:val="000000"/>
                <w:kern w:val="0"/>
                <w:lang w:eastAsia="es-CO"/>
                <w14:ligatures w14:val="none"/>
              </w:rPr>
              <w:t>2024</w:t>
            </w:r>
          </w:p>
        </w:tc>
        <w:tc>
          <w:tcPr>
            <w:tcW w:w="1460" w:type="dxa"/>
            <w:tcBorders>
              <w:top w:val="nil"/>
              <w:left w:val="nil"/>
              <w:bottom w:val="single" w:sz="8" w:space="0" w:color="auto"/>
              <w:right w:val="single" w:sz="8" w:space="0" w:color="auto"/>
            </w:tcBorders>
            <w:vAlign w:val="center"/>
            <w:hideMark/>
          </w:tcPr>
          <w:p w14:paraId="4435FA4F" w14:textId="77777777" w:rsidR="00444F14" w:rsidRPr="00444F14" w:rsidRDefault="00444F14" w:rsidP="00444F14">
            <w:pPr>
              <w:spacing w:after="0" w:line="240" w:lineRule="auto"/>
              <w:jc w:val="center"/>
              <w:rPr>
                <w:rFonts w:ascii="Arial" w:eastAsia="Times New Roman" w:hAnsi="Arial" w:cs="Arial"/>
                <w:color w:val="000000"/>
                <w:kern w:val="0"/>
                <w:lang w:eastAsia="es-CO"/>
                <w14:ligatures w14:val="none"/>
              </w:rPr>
            </w:pPr>
            <w:r w:rsidRPr="00444F14">
              <w:rPr>
                <w:rFonts w:ascii="Arial" w:eastAsia="Times New Roman" w:hAnsi="Arial" w:cs="Arial"/>
                <w:color w:val="000000"/>
                <w:kern w:val="0"/>
                <w:lang w:eastAsia="es-CO"/>
                <w14:ligatures w14:val="none"/>
              </w:rPr>
              <w:t>3.354</w:t>
            </w:r>
          </w:p>
        </w:tc>
      </w:tr>
      <w:tr w:rsidR="00444F14" w:rsidRPr="00444F14" w14:paraId="1A583637" w14:textId="77777777" w:rsidTr="003032B3">
        <w:trPr>
          <w:trHeight w:val="315"/>
          <w:jc w:val="center"/>
        </w:trPr>
        <w:tc>
          <w:tcPr>
            <w:tcW w:w="1200" w:type="dxa"/>
            <w:tcBorders>
              <w:top w:val="nil"/>
              <w:left w:val="single" w:sz="8" w:space="0" w:color="auto"/>
              <w:bottom w:val="single" w:sz="8" w:space="0" w:color="auto"/>
              <w:right w:val="single" w:sz="8" w:space="0" w:color="auto"/>
            </w:tcBorders>
            <w:vAlign w:val="center"/>
            <w:hideMark/>
          </w:tcPr>
          <w:p w14:paraId="0866B9C0" w14:textId="77777777" w:rsidR="00444F14" w:rsidRPr="00444F14" w:rsidRDefault="00444F14" w:rsidP="00444F14">
            <w:pPr>
              <w:spacing w:after="0" w:line="240" w:lineRule="auto"/>
              <w:jc w:val="center"/>
              <w:rPr>
                <w:rFonts w:ascii="Arial" w:eastAsia="Times New Roman" w:hAnsi="Arial" w:cs="Arial"/>
                <w:color w:val="000000"/>
                <w:kern w:val="0"/>
                <w:lang w:eastAsia="es-CO"/>
                <w14:ligatures w14:val="none"/>
              </w:rPr>
            </w:pPr>
            <w:r w:rsidRPr="00444F14">
              <w:rPr>
                <w:rFonts w:ascii="Arial" w:eastAsia="Times New Roman" w:hAnsi="Arial" w:cs="Arial"/>
                <w:color w:val="000000"/>
                <w:kern w:val="0"/>
                <w:lang w:eastAsia="es-CO"/>
                <w14:ligatures w14:val="none"/>
              </w:rPr>
              <w:t>2025</w:t>
            </w:r>
          </w:p>
        </w:tc>
        <w:tc>
          <w:tcPr>
            <w:tcW w:w="1460" w:type="dxa"/>
            <w:tcBorders>
              <w:top w:val="nil"/>
              <w:left w:val="nil"/>
              <w:bottom w:val="single" w:sz="8" w:space="0" w:color="auto"/>
              <w:right w:val="single" w:sz="8" w:space="0" w:color="auto"/>
            </w:tcBorders>
            <w:vAlign w:val="center"/>
            <w:hideMark/>
          </w:tcPr>
          <w:p w14:paraId="67F0C23B" w14:textId="77777777" w:rsidR="00444F14" w:rsidRPr="00444F14" w:rsidRDefault="00444F14" w:rsidP="00444F14">
            <w:pPr>
              <w:spacing w:after="0" w:line="240" w:lineRule="auto"/>
              <w:jc w:val="center"/>
              <w:rPr>
                <w:rFonts w:ascii="Arial" w:eastAsia="Times New Roman" w:hAnsi="Arial" w:cs="Arial"/>
                <w:color w:val="000000"/>
                <w:kern w:val="0"/>
                <w:lang w:eastAsia="es-CO"/>
                <w14:ligatures w14:val="none"/>
              </w:rPr>
            </w:pPr>
            <w:r w:rsidRPr="00444F14">
              <w:rPr>
                <w:rFonts w:ascii="Arial" w:eastAsia="Times New Roman" w:hAnsi="Arial" w:cs="Arial"/>
                <w:color w:val="000000"/>
                <w:kern w:val="0"/>
                <w:lang w:eastAsia="es-CO"/>
                <w14:ligatures w14:val="none"/>
              </w:rPr>
              <w:t>1.916</w:t>
            </w:r>
          </w:p>
        </w:tc>
      </w:tr>
      <w:tr w:rsidR="00444F14" w:rsidRPr="00444F14" w14:paraId="0FEC8193" w14:textId="77777777" w:rsidTr="003032B3">
        <w:trPr>
          <w:trHeight w:val="315"/>
          <w:jc w:val="center"/>
        </w:trPr>
        <w:tc>
          <w:tcPr>
            <w:tcW w:w="1200" w:type="dxa"/>
            <w:tcBorders>
              <w:top w:val="nil"/>
              <w:left w:val="single" w:sz="8" w:space="0" w:color="auto"/>
              <w:bottom w:val="single" w:sz="8" w:space="0" w:color="auto"/>
              <w:right w:val="single" w:sz="8" w:space="0" w:color="auto"/>
            </w:tcBorders>
            <w:vAlign w:val="center"/>
            <w:hideMark/>
          </w:tcPr>
          <w:p w14:paraId="45249B38" w14:textId="77777777" w:rsidR="00444F14" w:rsidRPr="00444F14" w:rsidRDefault="00444F14" w:rsidP="00444F14">
            <w:pPr>
              <w:spacing w:after="0" w:line="240" w:lineRule="auto"/>
              <w:jc w:val="center"/>
              <w:rPr>
                <w:rFonts w:ascii="Arial" w:eastAsia="Times New Roman" w:hAnsi="Arial" w:cs="Arial"/>
                <w:color w:val="000000"/>
                <w:kern w:val="0"/>
                <w:lang w:eastAsia="es-CO"/>
                <w14:ligatures w14:val="none"/>
              </w:rPr>
            </w:pPr>
            <w:r w:rsidRPr="00444F14">
              <w:rPr>
                <w:rFonts w:ascii="Arial" w:eastAsia="Times New Roman" w:hAnsi="Arial" w:cs="Arial"/>
                <w:color w:val="000000"/>
                <w:kern w:val="0"/>
                <w:lang w:eastAsia="es-CO"/>
                <w14:ligatures w14:val="none"/>
              </w:rPr>
              <w:t>2026</w:t>
            </w:r>
          </w:p>
        </w:tc>
        <w:tc>
          <w:tcPr>
            <w:tcW w:w="1460" w:type="dxa"/>
            <w:tcBorders>
              <w:top w:val="nil"/>
              <w:left w:val="nil"/>
              <w:bottom w:val="single" w:sz="8" w:space="0" w:color="auto"/>
              <w:right w:val="single" w:sz="8" w:space="0" w:color="auto"/>
            </w:tcBorders>
            <w:vAlign w:val="center"/>
            <w:hideMark/>
          </w:tcPr>
          <w:p w14:paraId="286398E0" w14:textId="77777777" w:rsidR="00444F14" w:rsidRPr="00444F14" w:rsidRDefault="00444F14" w:rsidP="00444F14">
            <w:pPr>
              <w:spacing w:after="0" w:line="240" w:lineRule="auto"/>
              <w:jc w:val="center"/>
              <w:rPr>
                <w:rFonts w:ascii="Arial" w:eastAsia="Times New Roman" w:hAnsi="Arial" w:cs="Arial"/>
                <w:color w:val="000000"/>
                <w:kern w:val="0"/>
                <w:lang w:eastAsia="es-CO"/>
                <w14:ligatures w14:val="none"/>
              </w:rPr>
            </w:pPr>
            <w:r w:rsidRPr="00444F14">
              <w:rPr>
                <w:rFonts w:ascii="Arial" w:eastAsia="Times New Roman" w:hAnsi="Arial" w:cs="Arial"/>
                <w:color w:val="000000"/>
                <w:kern w:val="0"/>
                <w:lang w:eastAsia="es-CO"/>
                <w14:ligatures w14:val="none"/>
              </w:rPr>
              <w:t>1370</w:t>
            </w:r>
          </w:p>
        </w:tc>
      </w:tr>
      <w:tr w:rsidR="00444F14" w:rsidRPr="00444F14" w14:paraId="56CBB8A2" w14:textId="77777777" w:rsidTr="003032B3">
        <w:trPr>
          <w:trHeight w:val="315"/>
          <w:jc w:val="center"/>
        </w:trPr>
        <w:tc>
          <w:tcPr>
            <w:tcW w:w="1200" w:type="dxa"/>
            <w:tcBorders>
              <w:top w:val="nil"/>
              <w:left w:val="single" w:sz="8" w:space="0" w:color="auto"/>
              <w:bottom w:val="single" w:sz="8" w:space="0" w:color="auto"/>
              <w:right w:val="single" w:sz="8" w:space="0" w:color="auto"/>
            </w:tcBorders>
            <w:vAlign w:val="center"/>
            <w:hideMark/>
          </w:tcPr>
          <w:p w14:paraId="7F33A0B7" w14:textId="77777777" w:rsidR="00444F14" w:rsidRPr="00444F14" w:rsidRDefault="00444F14" w:rsidP="00444F14">
            <w:pPr>
              <w:spacing w:after="0" w:line="240" w:lineRule="auto"/>
              <w:jc w:val="center"/>
              <w:rPr>
                <w:rFonts w:ascii="Arial" w:eastAsia="Times New Roman" w:hAnsi="Arial" w:cs="Arial"/>
                <w:color w:val="000000"/>
                <w:kern w:val="0"/>
                <w:lang w:eastAsia="es-CO"/>
                <w14:ligatures w14:val="none"/>
              </w:rPr>
            </w:pPr>
            <w:r w:rsidRPr="00444F14">
              <w:rPr>
                <w:rFonts w:ascii="Arial" w:eastAsia="Times New Roman" w:hAnsi="Arial" w:cs="Arial"/>
                <w:color w:val="000000"/>
                <w:kern w:val="0"/>
                <w:lang w:eastAsia="es-CO"/>
                <w14:ligatures w14:val="none"/>
              </w:rPr>
              <w:t>Total</w:t>
            </w:r>
          </w:p>
        </w:tc>
        <w:tc>
          <w:tcPr>
            <w:tcW w:w="1460" w:type="dxa"/>
            <w:tcBorders>
              <w:top w:val="nil"/>
              <w:left w:val="nil"/>
              <w:bottom w:val="single" w:sz="8" w:space="0" w:color="auto"/>
              <w:right w:val="single" w:sz="8" w:space="0" w:color="auto"/>
            </w:tcBorders>
            <w:vAlign w:val="center"/>
            <w:hideMark/>
          </w:tcPr>
          <w:p w14:paraId="7AA99525" w14:textId="77777777" w:rsidR="00444F14" w:rsidRPr="00444F14" w:rsidRDefault="00444F14" w:rsidP="00444F14">
            <w:pPr>
              <w:spacing w:after="0" w:line="240" w:lineRule="auto"/>
              <w:jc w:val="center"/>
              <w:rPr>
                <w:rFonts w:ascii="Arial" w:eastAsia="Times New Roman" w:hAnsi="Arial" w:cs="Arial"/>
                <w:color w:val="000000"/>
                <w:kern w:val="0"/>
                <w:lang w:eastAsia="es-CO"/>
                <w14:ligatures w14:val="none"/>
              </w:rPr>
            </w:pPr>
            <w:r w:rsidRPr="00444F14">
              <w:rPr>
                <w:rFonts w:ascii="Arial" w:eastAsia="Times New Roman" w:hAnsi="Arial" w:cs="Arial"/>
                <w:color w:val="000000"/>
                <w:kern w:val="0"/>
                <w:lang w:eastAsia="es-CO"/>
                <w14:ligatures w14:val="none"/>
              </w:rPr>
              <w:t>7.615</w:t>
            </w:r>
          </w:p>
        </w:tc>
      </w:tr>
    </w:tbl>
    <w:p w14:paraId="0129375D" w14:textId="77777777" w:rsidR="00BA74B8" w:rsidRDefault="00BA74B8" w:rsidP="00BA74B8">
      <w:pPr>
        <w:tabs>
          <w:tab w:val="left" w:pos="719"/>
          <w:tab w:val="left" w:pos="721"/>
        </w:tabs>
        <w:spacing w:line="261" w:lineRule="auto"/>
        <w:ind w:right="147"/>
        <w:jc w:val="both"/>
        <w:rPr>
          <w:sz w:val="24"/>
          <w:szCs w:val="24"/>
        </w:rPr>
      </w:pPr>
    </w:p>
    <w:p w14:paraId="4B50E23F" w14:textId="17B51CC9" w:rsidR="00BA74B8" w:rsidRDefault="00BA74B8" w:rsidP="00BA74B8">
      <w:pPr>
        <w:tabs>
          <w:tab w:val="left" w:pos="719"/>
          <w:tab w:val="left" w:pos="721"/>
        </w:tabs>
        <w:spacing w:line="261" w:lineRule="auto"/>
        <w:ind w:right="147"/>
        <w:jc w:val="both"/>
        <w:rPr>
          <w:rFonts w:ascii="Tahoma" w:eastAsia="Tahoma" w:hAnsi="Tahoma" w:cs="Tahoma"/>
          <w:kern w:val="0"/>
          <w:sz w:val="24"/>
          <w:szCs w:val="24"/>
          <w:lang w:val="es-ES"/>
          <w14:ligatures w14:val="none"/>
        </w:rPr>
      </w:pPr>
      <w:r w:rsidRPr="00BA74B8">
        <w:rPr>
          <w:rFonts w:ascii="Tahoma" w:eastAsia="Tahoma" w:hAnsi="Tahoma" w:cs="Tahoma"/>
          <w:kern w:val="0"/>
          <w:sz w:val="24"/>
          <w:szCs w:val="24"/>
          <w:lang w:val="es-ES"/>
          <w14:ligatures w14:val="none"/>
        </w:rPr>
        <w:t xml:space="preserve">Adicional, </w:t>
      </w:r>
      <w:r w:rsidR="00E13D34">
        <w:rPr>
          <w:rFonts w:ascii="Tahoma" w:eastAsia="Tahoma" w:hAnsi="Tahoma" w:cs="Tahoma"/>
          <w:kern w:val="0"/>
          <w:sz w:val="24"/>
          <w:szCs w:val="24"/>
          <w:lang w:val="es-ES"/>
          <w14:ligatures w14:val="none"/>
        </w:rPr>
        <w:t>con</w:t>
      </w:r>
      <w:r>
        <w:rPr>
          <w:rFonts w:ascii="Tahoma" w:eastAsia="Tahoma" w:hAnsi="Tahoma" w:cs="Tahoma"/>
          <w:kern w:val="0"/>
          <w:sz w:val="24"/>
          <w:szCs w:val="24"/>
          <w:lang w:val="es-ES"/>
          <w14:ligatures w14:val="none"/>
        </w:rPr>
        <w:t xml:space="preserve"> relación al postsiniestro</w:t>
      </w:r>
      <w:r w:rsidR="00E13D34">
        <w:rPr>
          <w:rFonts w:ascii="Tahoma" w:eastAsia="Tahoma" w:hAnsi="Tahoma" w:cs="Tahoma"/>
          <w:kern w:val="0"/>
          <w:sz w:val="24"/>
          <w:szCs w:val="24"/>
          <w:lang w:val="es-ES"/>
          <w14:ligatures w14:val="none"/>
        </w:rPr>
        <w:t>, se brindaron herramientas para</w:t>
      </w:r>
      <w:r>
        <w:rPr>
          <w:rFonts w:ascii="Tahoma" w:eastAsia="Tahoma" w:hAnsi="Tahoma" w:cs="Tahoma"/>
          <w:kern w:val="0"/>
          <w:sz w:val="24"/>
          <w:szCs w:val="24"/>
          <w:lang w:val="es-ES"/>
          <w14:ligatures w14:val="none"/>
        </w:rPr>
        <w:t xml:space="preserve"> </w:t>
      </w:r>
      <w:r>
        <w:rPr>
          <w:rFonts w:ascii="Tahoma" w:eastAsia="Tahoma" w:hAnsi="Tahoma" w:cs="Tahoma"/>
          <w:kern w:val="0"/>
          <w:sz w:val="24"/>
          <w:szCs w:val="24"/>
          <w:lang w:val="es-ES"/>
          <w14:ligatures w14:val="none"/>
        </w:rPr>
        <w:t>la atención psicológica y jurídica</w:t>
      </w:r>
      <w:r w:rsidR="00936225">
        <w:rPr>
          <w:rFonts w:ascii="Tahoma" w:eastAsia="Tahoma" w:hAnsi="Tahoma" w:cs="Tahoma"/>
          <w:kern w:val="0"/>
          <w:sz w:val="24"/>
          <w:szCs w:val="24"/>
          <w:lang w:val="es-ES"/>
          <w14:ligatures w14:val="none"/>
        </w:rPr>
        <w:t xml:space="preserve"> en:</w:t>
      </w:r>
    </w:p>
    <w:p w14:paraId="664E8C8B" w14:textId="59ECB80F" w:rsidR="00936225" w:rsidRDefault="00936225" w:rsidP="00BA74B8">
      <w:pPr>
        <w:tabs>
          <w:tab w:val="left" w:pos="719"/>
          <w:tab w:val="left" w:pos="721"/>
        </w:tabs>
        <w:spacing w:line="261" w:lineRule="auto"/>
        <w:ind w:right="147"/>
        <w:jc w:val="both"/>
        <w:rPr>
          <w:rFonts w:ascii="Tahoma" w:eastAsia="Tahoma" w:hAnsi="Tahoma" w:cs="Tahoma"/>
          <w:kern w:val="0"/>
          <w:sz w:val="24"/>
          <w:szCs w:val="24"/>
          <w:lang w:val="es-ES"/>
          <w14:ligatures w14:val="none"/>
        </w:rPr>
      </w:pPr>
      <w:r>
        <w:rPr>
          <w:rFonts w:ascii="Tahoma" w:eastAsia="Tahoma" w:hAnsi="Tahoma" w:cs="Tahoma"/>
          <w:kern w:val="0"/>
          <w:sz w:val="24"/>
          <w:szCs w:val="24"/>
          <w:lang w:val="es-ES"/>
          <w14:ligatures w14:val="none"/>
        </w:rPr>
        <w:t>Jurídico</w:t>
      </w:r>
    </w:p>
    <w:p w14:paraId="2DC6F8E8" w14:textId="695E0225" w:rsidR="00936225" w:rsidRDefault="00936225" w:rsidP="00936225">
      <w:pPr>
        <w:pStyle w:val="Prrafodelista"/>
        <w:numPr>
          <w:ilvl w:val="0"/>
          <w:numId w:val="41"/>
        </w:numPr>
        <w:tabs>
          <w:tab w:val="left" w:pos="719"/>
          <w:tab w:val="left" w:pos="721"/>
        </w:tabs>
        <w:spacing w:line="261" w:lineRule="auto"/>
        <w:ind w:right="147"/>
        <w:jc w:val="both"/>
        <w:rPr>
          <w:sz w:val="24"/>
          <w:szCs w:val="24"/>
        </w:rPr>
      </w:pPr>
      <w:r w:rsidRPr="00936225">
        <w:rPr>
          <w:sz w:val="24"/>
          <w:szCs w:val="24"/>
        </w:rPr>
        <w:lastRenderedPageBreak/>
        <w:t xml:space="preserve">Actos Urgentes: </w:t>
      </w:r>
      <w:r>
        <w:rPr>
          <w:sz w:val="24"/>
          <w:szCs w:val="24"/>
        </w:rPr>
        <w:t>H</w:t>
      </w:r>
      <w:r w:rsidRPr="00936225">
        <w:rPr>
          <w:sz w:val="24"/>
          <w:szCs w:val="24"/>
        </w:rPr>
        <w:t xml:space="preserve">erramientas normativas, técnicas y operativas conforme a la legislación vigente en Colombia, de las autoridades municipales, de tránsito, con funciones de policía judicial, que atiendan accidentes de tránsito o siniestros viales. </w:t>
      </w:r>
    </w:p>
    <w:p w14:paraId="4A99B3F1" w14:textId="062CFADA" w:rsidR="00936225" w:rsidRDefault="00936225" w:rsidP="00936225">
      <w:pPr>
        <w:pStyle w:val="Prrafodelista"/>
        <w:numPr>
          <w:ilvl w:val="0"/>
          <w:numId w:val="41"/>
        </w:numPr>
        <w:tabs>
          <w:tab w:val="left" w:pos="719"/>
          <w:tab w:val="left" w:pos="721"/>
        </w:tabs>
        <w:spacing w:line="261" w:lineRule="auto"/>
        <w:ind w:right="147"/>
        <w:jc w:val="both"/>
        <w:rPr>
          <w:sz w:val="24"/>
          <w:szCs w:val="24"/>
        </w:rPr>
      </w:pPr>
      <w:r w:rsidRPr="00936225">
        <w:rPr>
          <w:sz w:val="24"/>
          <w:szCs w:val="24"/>
        </w:rPr>
        <w:t>Dictamen</w:t>
      </w:r>
      <w:r>
        <w:rPr>
          <w:sz w:val="24"/>
          <w:szCs w:val="24"/>
        </w:rPr>
        <w:t xml:space="preserve"> </w:t>
      </w:r>
      <w:r w:rsidRPr="00936225">
        <w:rPr>
          <w:sz w:val="24"/>
          <w:szCs w:val="24"/>
        </w:rPr>
        <w:t>p</w:t>
      </w:r>
      <w:r>
        <w:rPr>
          <w:sz w:val="24"/>
          <w:szCs w:val="24"/>
        </w:rPr>
        <w:t>é</w:t>
      </w:r>
      <w:r w:rsidRPr="00936225">
        <w:rPr>
          <w:sz w:val="24"/>
          <w:szCs w:val="24"/>
        </w:rPr>
        <w:t>rdid</w:t>
      </w:r>
      <w:r>
        <w:rPr>
          <w:sz w:val="24"/>
          <w:szCs w:val="24"/>
        </w:rPr>
        <w:t>a</w:t>
      </w:r>
      <w:r w:rsidRPr="00936225">
        <w:rPr>
          <w:sz w:val="24"/>
          <w:szCs w:val="24"/>
        </w:rPr>
        <w:t xml:space="preserve"> de capacidad laboral: </w:t>
      </w:r>
      <w:r>
        <w:rPr>
          <w:sz w:val="24"/>
          <w:szCs w:val="24"/>
        </w:rPr>
        <w:t>O</w:t>
      </w:r>
      <w:r w:rsidRPr="00936225">
        <w:rPr>
          <w:sz w:val="24"/>
          <w:szCs w:val="24"/>
        </w:rPr>
        <w:t xml:space="preserve">rientación de las victimas u organismos ante el </w:t>
      </w:r>
      <w:r w:rsidRPr="00936225">
        <w:rPr>
          <w:sz w:val="24"/>
          <w:szCs w:val="24"/>
        </w:rPr>
        <w:t>trámite</w:t>
      </w:r>
      <w:r w:rsidRPr="00936225">
        <w:rPr>
          <w:sz w:val="24"/>
          <w:szCs w:val="24"/>
        </w:rPr>
        <w:t xml:space="preserve"> para la solicitud de un dictamen de </w:t>
      </w:r>
      <w:r w:rsidRPr="00936225">
        <w:rPr>
          <w:sz w:val="24"/>
          <w:szCs w:val="24"/>
        </w:rPr>
        <w:t>pérdida</w:t>
      </w:r>
      <w:r w:rsidRPr="00936225">
        <w:rPr>
          <w:sz w:val="24"/>
          <w:szCs w:val="24"/>
        </w:rPr>
        <w:t xml:space="preserve"> de capacidad tras el siniestro vial.</w:t>
      </w:r>
    </w:p>
    <w:p w14:paraId="2FAC3691" w14:textId="16A7FE76" w:rsidR="00936225" w:rsidRPr="00936225" w:rsidRDefault="00936225" w:rsidP="00936225">
      <w:pPr>
        <w:pStyle w:val="Prrafodelista"/>
        <w:numPr>
          <w:ilvl w:val="0"/>
          <w:numId w:val="41"/>
        </w:numPr>
        <w:tabs>
          <w:tab w:val="left" w:pos="719"/>
          <w:tab w:val="left" w:pos="721"/>
        </w:tabs>
        <w:spacing w:line="261" w:lineRule="auto"/>
        <w:ind w:right="147"/>
        <w:jc w:val="both"/>
        <w:rPr>
          <w:sz w:val="24"/>
          <w:szCs w:val="24"/>
        </w:rPr>
      </w:pPr>
      <w:r w:rsidRPr="00936225">
        <w:rPr>
          <w:sz w:val="24"/>
          <w:szCs w:val="24"/>
        </w:rPr>
        <w:t xml:space="preserve">Responsabilidad Civil y Penal tras siniestros viales: </w:t>
      </w:r>
      <w:r>
        <w:rPr>
          <w:sz w:val="24"/>
          <w:szCs w:val="24"/>
        </w:rPr>
        <w:t>Brindar c</w:t>
      </w:r>
      <w:r w:rsidRPr="00936225">
        <w:rPr>
          <w:sz w:val="24"/>
          <w:szCs w:val="24"/>
        </w:rPr>
        <w:t xml:space="preserve">onocimiento de las actuaciones a las que pueden recurrir las víctimas ante la jurisdicción civil, penal o administrativa tras un siniestro vial. </w:t>
      </w:r>
    </w:p>
    <w:p w14:paraId="59F3CD88" w14:textId="77777777" w:rsidR="00936225" w:rsidRDefault="00936225" w:rsidP="00936225">
      <w:pPr>
        <w:tabs>
          <w:tab w:val="left" w:pos="719"/>
          <w:tab w:val="left" w:pos="721"/>
        </w:tabs>
        <w:spacing w:line="261" w:lineRule="auto"/>
        <w:ind w:right="147"/>
        <w:jc w:val="both"/>
        <w:rPr>
          <w:rFonts w:ascii="Tahoma" w:eastAsia="Tahoma" w:hAnsi="Tahoma" w:cs="Tahoma"/>
          <w:kern w:val="0"/>
          <w:sz w:val="24"/>
          <w:szCs w:val="24"/>
          <w:lang w:val="es-ES"/>
          <w14:ligatures w14:val="none"/>
        </w:rPr>
      </w:pPr>
    </w:p>
    <w:p w14:paraId="7CB62A7E" w14:textId="05990224" w:rsidR="00936225" w:rsidRPr="00936225" w:rsidRDefault="00936225" w:rsidP="00936225">
      <w:pPr>
        <w:tabs>
          <w:tab w:val="left" w:pos="719"/>
          <w:tab w:val="left" w:pos="721"/>
        </w:tabs>
        <w:spacing w:line="261" w:lineRule="auto"/>
        <w:ind w:right="147"/>
        <w:jc w:val="both"/>
        <w:rPr>
          <w:rFonts w:ascii="Tahoma" w:eastAsia="Tahoma" w:hAnsi="Tahoma" w:cs="Tahoma"/>
          <w:kern w:val="0"/>
          <w:sz w:val="24"/>
          <w:szCs w:val="24"/>
          <w:lang w:val="es-ES"/>
          <w14:ligatures w14:val="none"/>
        </w:rPr>
      </w:pPr>
      <w:r w:rsidRPr="00936225">
        <w:rPr>
          <w:rFonts w:ascii="Tahoma" w:eastAsia="Tahoma" w:hAnsi="Tahoma" w:cs="Tahoma"/>
          <w:kern w:val="0"/>
          <w:sz w:val="24"/>
          <w:szCs w:val="24"/>
          <w:lang w:val="es-ES"/>
          <w14:ligatures w14:val="none"/>
        </w:rPr>
        <w:t>Psicológico:</w:t>
      </w:r>
    </w:p>
    <w:p w14:paraId="548C3BB3" w14:textId="4899C1C9" w:rsidR="00936225" w:rsidRDefault="00936225" w:rsidP="00936225">
      <w:pPr>
        <w:pStyle w:val="Prrafodelista"/>
        <w:numPr>
          <w:ilvl w:val="0"/>
          <w:numId w:val="42"/>
        </w:numPr>
        <w:tabs>
          <w:tab w:val="left" w:pos="719"/>
          <w:tab w:val="left" w:pos="721"/>
        </w:tabs>
        <w:spacing w:line="261" w:lineRule="auto"/>
        <w:ind w:right="147"/>
        <w:jc w:val="both"/>
        <w:rPr>
          <w:sz w:val="24"/>
          <w:szCs w:val="24"/>
        </w:rPr>
      </w:pPr>
      <w:r w:rsidRPr="00936225">
        <w:rPr>
          <w:sz w:val="24"/>
          <w:szCs w:val="24"/>
        </w:rPr>
        <w:t xml:space="preserve">Manejo del duelo:  </w:t>
      </w:r>
      <w:r>
        <w:rPr>
          <w:sz w:val="24"/>
          <w:szCs w:val="24"/>
        </w:rPr>
        <w:t>C</w:t>
      </w:r>
      <w:r w:rsidRPr="00936225">
        <w:rPr>
          <w:sz w:val="24"/>
          <w:szCs w:val="24"/>
        </w:rPr>
        <w:t>onocimiento de las herramientas de salud mental para el apoyo en la perdida de los procesos específicos pérdida en siniestros viales y de los procesos específicos que se desencadenan con el objetivo que la perdida sea más adaptativa.</w:t>
      </w:r>
    </w:p>
    <w:p w14:paraId="654839D6" w14:textId="08FE422A" w:rsidR="00936225" w:rsidRDefault="00936225" w:rsidP="00936225">
      <w:pPr>
        <w:pStyle w:val="Prrafodelista"/>
        <w:numPr>
          <w:ilvl w:val="0"/>
          <w:numId w:val="42"/>
        </w:numPr>
        <w:tabs>
          <w:tab w:val="left" w:pos="719"/>
          <w:tab w:val="left" w:pos="721"/>
        </w:tabs>
        <w:spacing w:line="261" w:lineRule="auto"/>
        <w:ind w:right="147"/>
        <w:jc w:val="both"/>
        <w:rPr>
          <w:sz w:val="24"/>
          <w:szCs w:val="24"/>
        </w:rPr>
      </w:pPr>
      <w:r w:rsidRPr="00936225">
        <w:rPr>
          <w:sz w:val="24"/>
          <w:szCs w:val="24"/>
        </w:rPr>
        <w:t xml:space="preserve">Primeros auxilios psicológicos: </w:t>
      </w:r>
      <w:r>
        <w:rPr>
          <w:sz w:val="24"/>
          <w:szCs w:val="24"/>
        </w:rPr>
        <w:t>C</w:t>
      </w:r>
      <w:r w:rsidRPr="00936225">
        <w:rPr>
          <w:sz w:val="24"/>
          <w:szCs w:val="24"/>
        </w:rPr>
        <w:t>onoc</w:t>
      </w:r>
      <w:r>
        <w:rPr>
          <w:sz w:val="24"/>
          <w:szCs w:val="24"/>
        </w:rPr>
        <w:t>i</w:t>
      </w:r>
      <w:r w:rsidRPr="00936225">
        <w:rPr>
          <w:sz w:val="24"/>
          <w:szCs w:val="24"/>
        </w:rPr>
        <w:t>miento en la atención emocional inmediata en contexto de emergencia, en cuánto a primeros auxilios psicológicos en contacto inicial, evaluación del problema, plan de acción, coordinación interinstitucional, seguimiento, técnicas de respiración, comunicación empática y efectiva, consideraciones éticas, límites de intervención, entre otros.</w:t>
      </w:r>
    </w:p>
    <w:p w14:paraId="4D1C5CB5" w14:textId="6B5785CE" w:rsidR="00936225" w:rsidRPr="00936225" w:rsidRDefault="00936225" w:rsidP="00936225">
      <w:pPr>
        <w:pStyle w:val="Prrafodelista"/>
        <w:numPr>
          <w:ilvl w:val="0"/>
          <w:numId w:val="42"/>
        </w:numPr>
        <w:tabs>
          <w:tab w:val="left" w:pos="719"/>
          <w:tab w:val="left" w:pos="721"/>
        </w:tabs>
        <w:spacing w:line="261" w:lineRule="auto"/>
        <w:ind w:right="147"/>
        <w:jc w:val="both"/>
        <w:rPr>
          <w:sz w:val="24"/>
          <w:szCs w:val="24"/>
        </w:rPr>
      </w:pPr>
      <w:r w:rsidRPr="00936225">
        <w:rPr>
          <w:sz w:val="24"/>
          <w:szCs w:val="24"/>
        </w:rPr>
        <w:t xml:space="preserve">Riesgo psicosocial: </w:t>
      </w:r>
      <w:r>
        <w:rPr>
          <w:sz w:val="24"/>
          <w:szCs w:val="24"/>
        </w:rPr>
        <w:t>C</w:t>
      </w:r>
      <w:r w:rsidRPr="00936225">
        <w:rPr>
          <w:sz w:val="24"/>
          <w:szCs w:val="24"/>
        </w:rPr>
        <w:t>onocimiento de frente a la magnitud de los riesgos psicológicos tras un siniestro vial y el impacto en las víctimas, familiares, socorristas y comunidad.</w:t>
      </w:r>
    </w:p>
    <w:p w14:paraId="0C5A1892" w14:textId="3FC7F0CE" w:rsidR="00936225" w:rsidRDefault="00936225" w:rsidP="007571A0">
      <w:pPr>
        <w:tabs>
          <w:tab w:val="left" w:pos="719"/>
          <w:tab w:val="left" w:pos="721"/>
        </w:tabs>
        <w:spacing w:line="261" w:lineRule="auto"/>
        <w:ind w:right="147"/>
        <w:rPr>
          <w:sz w:val="24"/>
          <w:szCs w:val="24"/>
          <w:lang w:val="es-ES"/>
        </w:rPr>
      </w:pPr>
    </w:p>
    <w:p w14:paraId="5DF15ECB" w14:textId="53582AED" w:rsidR="00E51BB4" w:rsidRPr="00404056" w:rsidRDefault="00E51BB4" w:rsidP="00404056">
      <w:pPr>
        <w:tabs>
          <w:tab w:val="left" w:pos="719"/>
          <w:tab w:val="left" w:pos="721"/>
        </w:tabs>
        <w:spacing w:line="261" w:lineRule="auto"/>
        <w:ind w:right="147"/>
        <w:jc w:val="both"/>
        <w:rPr>
          <w:rFonts w:ascii="Tahoma" w:eastAsia="Tahoma" w:hAnsi="Tahoma" w:cs="Tahoma"/>
          <w:kern w:val="0"/>
          <w:sz w:val="24"/>
          <w:szCs w:val="24"/>
          <w:lang w:val="es-ES"/>
          <w14:ligatures w14:val="none"/>
        </w:rPr>
      </w:pPr>
      <w:r w:rsidRPr="00404056">
        <w:rPr>
          <w:rFonts w:ascii="Tahoma" w:eastAsia="Tahoma" w:hAnsi="Tahoma" w:cs="Tahoma"/>
          <w:kern w:val="0"/>
          <w:sz w:val="24"/>
          <w:szCs w:val="24"/>
          <w:lang w:val="es-ES"/>
          <w14:ligatures w14:val="none"/>
        </w:rPr>
        <w:t>Con las anteriores capacitaciones se lograron alcanzar a</w:t>
      </w:r>
      <w:r w:rsidR="00A94B77" w:rsidRPr="00404056">
        <w:rPr>
          <w:rFonts w:ascii="Tahoma" w:eastAsia="Tahoma" w:hAnsi="Tahoma" w:cs="Tahoma"/>
          <w:kern w:val="0"/>
          <w:sz w:val="24"/>
          <w:szCs w:val="24"/>
          <w:lang w:val="es-ES"/>
          <w14:ligatures w14:val="none"/>
        </w:rPr>
        <w:t xml:space="preserve"> 4.897 actores entre </w:t>
      </w:r>
      <w:r w:rsidR="003E1A29" w:rsidRPr="00404056">
        <w:rPr>
          <w:rFonts w:ascii="Tahoma" w:eastAsia="Tahoma" w:hAnsi="Tahoma" w:cs="Tahoma"/>
          <w:kern w:val="0"/>
          <w:sz w:val="24"/>
          <w:szCs w:val="24"/>
          <w:lang w:val="es-ES"/>
          <w14:ligatures w14:val="none"/>
        </w:rPr>
        <w:t>autoridades municipales, de tránsito, funcionarios que tengan delegada esta actividad y que atiendan accidentes de tránsito o siniestros viales.</w:t>
      </w:r>
      <w:r w:rsidR="00BE2AE6" w:rsidRPr="00404056">
        <w:rPr>
          <w:rFonts w:ascii="Tahoma" w:eastAsia="Tahoma" w:hAnsi="Tahoma" w:cs="Tahoma"/>
          <w:kern w:val="0"/>
          <w:sz w:val="24"/>
          <w:szCs w:val="24"/>
          <w:lang w:val="es-ES"/>
          <w14:ligatures w14:val="none"/>
        </w:rPr>
        <w:t xml:space="preserve"> </w:t>
      </w:r>
      <w:r w:rsidR="00BE2AE6" w:rsidRPr="00404056">
        <w:rPr>
          <w:rFonts w:ascii="Tahoma" w:eastAsia="Tahoma" w:hAnsi="Tahoma" w:cs="Tahoma"/>
          <w:kern w:val="0"/>
          <w:sz w:val="24"/>
          <w:szCs w:val="24"/>
          <w:lang w:val="es-ES"/>
          <w14:ligatures w14:val="none"/>
        </w:rPr>
        <w:t>Secretaria de movilidad o tránsito, Secretaria de Salud, EPS, Fondo de Pensiones, Personerías Municipales, Atención hospitalaria: profesionales en enfermería y medicina,</w:t>
      </w:r>
      <w:r w:rsidR="00D541EA" w:rsidRPr="00404056">
        <w:rPr>
          <w:rFonts w:ascii="Tahoma" w:eastAsia="Tahoma" w:hAnsi="Tahoma" w:cs="Tahoma"/>
          <w:kern w:val="0"/>
          <w:sz w:val="24"/>
          <w:szCs w:val="24"/>
          <w:lang w:val="es-ES"/>
          <w14:ligatures w14:val="none"/>
        </w:rPr>
        <w:t xml:space="preserve">piscológos, </w:t>
      </w:r>
      <w:r w:rsidR="00DE25C1" w:rsidRPr="00404056">
        <w:rPr>
          <w:rFonts w:ascii="Tahoma" w:eastAsia="Tahoma" w:hAnsi="Tahoma" w:cs="Tahoma"/>
          <w:kern w:val="0"/>
          <w:sz w:val="24"/>
          <w:szCs w:val="24"/>
          <w:lang w:val="es-ES"/>
          <w14:ligatures w14:val="none"/>
        </w:rPr>
        <w:t>trabajadores sociales,</w:t>
      </w:r>
      <w:r w:rsidR="00BE2AE6" w:rsidRPr="00404056">
        <w:rPr>
          <w:rFonts w:ascii="Tahoma" w:eastAsia="Tahoma" w:hAnsi="Tahoma" w:cs="Tahoma"/>
          <w:kern w:val="0"/>
          <w:sz w:val="24"/>
          <w:szCs w:val="24"/>
          <w:lang w:val="es-ES"/>
          <w14:ligatures w14:val="none"/>
        </w:rPr>
        <w:t xml:space="preserve"> entre otros a cargo de la atención hospitalaria de personas víctimas por siniestro vial</w:t>
      </w:r>
      <w:r w:rsidR="005F5A16" w:rsidRPr="00404056">
        <w:rPr>
          <w:rFonts w:ascii="Tahoma" w:eastAsia="Tahoma" w:hAnsi="Tahoma" w:cs="Tahoma"/>
          <w:kern w:val="0"/>
          <w:sz w:val="24"/>
          <w:szCs w:val="24"/>
          <w:lang w:val="es-ES"/>
          <w14:ligatures w14:val="none"/>
        </w:rPr>
        <w:t xml:space="preserve">, educadores, </w:t>
      </w:r>
      <w:r w:rsidR="005F5A16" w:rsidRPr="00404056">
        <w:rPr>
          <w:rFonts w:ascii="Tahoma" w:eastAsia="Tahoma" w:hAnsi="Tahoma" w:cs="Tahoma"/>
          <w:kern w:val="0"/>
          <w:sz w:val="24"/>
          <w:szCs w:val="24"/>
          <w:lang w:val="es-ES"/>
          <w14:ligatures w14:val="none"/>
        </w:rPr>
        <w:t xml:space="preserve">Organismos de Socorro, Policía Nacional, Ejercito Nacional, Hospitales, Concesiones Viales, Empresas Prestadoras de Transporte Especial, Terminal de Transportes, Juntas de Acción Comunal, Grupos Juveniles, Grupos de Mujeres, Líderes y Lideresas, </w:t>
      </w:r>
      <w:r w:rsidR="00404056" w:rsidRPr="00404056">
        <w:rPr>
          <w:rFonts w:ascii="Tahoma" w:eastAsia="Tahoma" w:hAnsi="Tahoma" w:cs="Tahoma"/>
          <w:kern w:val="0"/>
          <w:sz w:val="24"/>
          <w:szCs w:val="24"/>
          <w:lang w:val="es-ES"/>
          <w14:ligatures w14:val="none"/>
        </w:rPr>
        <w:t>agentes de tránsito, agentes de policía, líderes comunitarios; en general, a cualquier persona que trabaje directamente con comunidades o poblaciones afectadas por siniestros viales</w:t>
      </w:r>
      <w:r w:rsidR="00404056" w:rsidRPr="00404056">
        <w:rPr>
          <w:rFonts w:ascii="Tahoma" w:eastAsia="Tahoma" w:hAnsi="Tahoma" w:cs="Tahoma"/>
          <w:kern w:val="0"/>
          <w:sz w:val="24"/>
          <w:szCs w:val="24"/>
          <w:lang w:val="es-ES"/>
          <w14:ligatures w14:val="none"/>
        </w:rPr>
        <w:t>, comunidades afectadas por siniestros viales y c</w:t>
      </w:r>
      <w:r w:rsidR="005F5A16" w:rsidRPr="00404056">
        <w:rPr>
          <w:rFonts w:ascii="Tahoma" w:eastAsia="Tahoma" w:hAnsi="Tahoma" w:cs="Tahoma"/>
          <w:kern w:val="0"/>
          <w:sz w:val="24"/>
          <w:szCs w:val="24"/>
          <w:lang w:val="es-ES"/>
          <w14:ligatures w14:val="none"/>
        </w:rPr>
        <w:t xml:space="preserve">omunidad en </w:t>
      </w:r>
      <w:r w:rsidR="009A081E">
        <w:rPr>
          <w:rFonts w:ascii="Tahoma" w:eastAsia="Tahoma" w:hAnsi="Tahoma" w:cs="Tahoma"/>
          <w:kern w:val="0"/>
          <w:sz w:val="24"/>
          <w:szCs w:val="24"/>
          <w:lang w:val="es-ES"/>
          <w14:ligatures w14:val="none"/>
        </w:rPr>
        <w:t>g</w:t>
      </w:r>
      <w:r w:rsidR="005F5A16" w:rsidRPr="00404056">
        <w:rPr>
          <w:rFonts w:ascii="Tahoma" w:eastAsia="Tahoma" w:hAnsi="Tahoma" w:cs="Tahoma"/>
          <w:kern w:val="0"/>
          <w:sz w:val="24"/>
          <w:szCs w:val="24"/>
          <w:lang w:val="es-ES"/>
          <w14:ligatures w14:val="none"/>
        </w:rPr>
        <w:t>eneral</w:t>
      </w:r>
      <w:r w:rsidR="00A94B77" w:rsidRPr="00404056">
        <w:rPr>
          <w:rFonts w:ascii="Tahoma" w:eastAsia="Tahoma" w:hAnsi="Tahoma" w:cs="Tahoma"/>
          <w:kern w:val="0"/>
          <w:sz w:val="24"/>
          <w:szCs w:val="24"/>
          <w:lang w:val="es-ES"/>
          <w14:ligatures w14:val="none"/>
        </w:rPr>
        <w:t>:</w:t>
      </w:r>
    </w:p>
    <w:p w14:paraId="20498627" w14:textId="77777777" w:rsidR="00A94B77" w:rsidRDefault="00A94B77" w:rsidP="007571A0">
      <w:pPr>
        <w:tabs>
          <w:tab w:val="left" w:pos="719"/>
          <w:tab w:val="left" w:pos="721"/>
        </w:tabs>
        <w:spacing w:line="261" w:lineRule="auto"/>
        <w:ind w:right="147"/>
        <w:rPr>
          <w:sz w:val="24"/>
          <w:szCs w:val="24"/>
          <w:lang w:val="es-ES"/>
        </w:rPr>
      </w:pPr>
    </w:p>
    <w:tbl>
      <w:tblPr>
        <w:tblW w:w="7380" w:type="dxa"/>
        <w:jc w:val="center"/>
        <w:tblCellMar>
          <w:left w:w="70" w:type="dxa"/>
          <w:right w:w="70" w:type="dxa"/>
        </w:tblCellMar>
        <w:tblLook w:val="04A0" w:firstRow="1" w:lastRow="0" w:firstColumn="1" w:lastColumn="0" w:noHBand="0" w:noVBand="1"/>
      </w:tblPr>
      <w:tblGrid>
        <w:gridCol w:w="3747"/>
        <w:gridCol w:w="1211"/>
        <w:gridCol w:w="1211"/>
        <w:gridCol w:w="1211"/>
      </w:tblGrid>
      <w:tr w:rsidR="00A94B77" w:rsidRPr="00A94B77" w14:paraId="6044B874" w14:textId="77777777" w:rsidTr="00A94B77">
        <w:trPr>
          <w:trHeight w:val="975"/>
          <w:jc w:val="center"/>
        </w:trPr>
        <w:tc>
          <w:tcPr>
            <w:tcW w:w="3780" w:type="dxa"/>
            <w:tcBorders>
              <w:top w:val="single" w:sz="8" w:space="0" w:color="auto"/>
              <w:left w:val="single" w:sz="8" w:space="0" w:color="auto"/>
              <w:bottom w:val="single" w:sz="8" w:space="0" w:color="auto"/>
              <w:right w:val="single" w:sz="8" w:space="0" w:color="auto"/>
            </w:tcBorders>
            <w:shd w:val="clear" w:color="000000" w:fill="FCE4D6"/>
            <w:vAlign w:val="center"/>
            <w:hideMark/>
          </w:tcPr>
          <w:p w14:paraId="240B9D4D" w14:textId="77777777" w:rsidR="00A94B77" w:rsidRPr="00A94B77" w:rsidRDefault="00A94B77" w:rsidP="00A94B77">
            <w:pPr>
              <w:spacing w:after="0" w:line="240" w:lineRule="auto"/>
              <w:jc w:val="center"/>
              <w:rPr>
                <w:rFonts w:ascii="Arial" w:eastAsia="Times New Roman" w:hAnsi="Arial" w:cs="Arial"/>
                <w:b/>
                <w:bCs/>
                <w:color w:val="000000"/>
                <w:kern w:val="0"/>
                <w:sz w:val="18"/>
                <w:szCs w:val="18"/>
                <w:lang w:eastAsia="es-CO"/>
                <w14:ligatures w14:val="none"/>
              </w:rPr>
            </w:pPr>
            <w:r w:rsidRPr="00A94B77">
              <w:rPr>
                <w:rFonts w:ascii="Arial" w:eastAsia="Times New Roman" w:hAnsi="Arial" w:cs="Arial"/>
                <w:b/>
                <w:bCs/>
                <w:color w:val="000000"/>
                <w:kern w:val="0"/>
                <w:sz w:val="18"/>
                <w:szCs w:val="18"/>
                <w:lang w:eastAsia="es-CO"/>
                <w14:ligatures w14:val="none"/>
              </w:rPr>
              <w:lastRenderedPageBreak/>
              <w:t>Temática Especializada</w:t>
            </w:r>
          </w:p>
        </w:tc>
        <w:tc>
          <w:tcPr>
            <w:tcW w:w="1200" w:type="dxa"/>
            <w:tcBorders>
              <w:top w:val="single" w:sz="8" w:space="0" w:color="auto"/>
              <w:left w:val="nil"/>
              <w:bottom w:val="single" w:sz="8" w:space="0" w:color="auto"/>
              <w:right w:val="single" w:sz="8" w:space="0" w:color="auto"/>
            </w:tcBorders>
            <w:shd w:val="clear" w:color="000000" w:fill="FCE4D6"/>
            <w:vAlign w:val="center"/>
            <w:hideMark/>
          </w:tcPr>
          <w:p w14:paraId="6C9E483F" w14:textId="77777777" w:rsidR="00A94B77" w:rsidRPr="00A94B77" w:rsidRDefault="00A94B77" w:rsidP="00A94B77">
            <w:pPr>
              <w:spacing w:after="0" w:line="240" w:lineRule="auto"/>
              <w:jc w:val="center"/>
              <w:rPr>
                <w:rFonts w:ascii="Arial" w:eastAsia="Times New Roman" w:hAnsi="Arial" w:cs="Arial"/>
                <w:b/>
                <w:bCs/>
                <w:color w:val="000000"/>
                <w:kern w:val="0"/>
                <w:sz w:val="18"/>
                <w:szCs w:val="18"/>
                <w:lang w:eastAsia="es-CO"/>
                <w14:ligatures w14:val="none"/>
              </w:rPr>
            </w:pPr>
            <w:r w:rsidRPr="00A94B77">
              <w:rPr>
                <w:rFonts w:ascii="Arial" w:eastAsia="Times New Roman" w:hAnsi="Arial" w:cs="Arial"/>
                <w:b/>
                <w:bCs/>
                <w:color w:val="000000"/>
                <w:kern w:val="0"/>
                <w:sz w:val="18"/>
                <w:szCs w:val="18"/>
                <w:lang w:eastAsia="es-CO"/>
                <w14:ligatures w14:val="none"/>
              </w:rPr>
              <w:t>Ciudadanos Capacitados 2024</w:t>
            </w:r>
          </w:p>
        </w:tc>
        <w:tc>
          <w:tcPr>
            <w:tcW w:w="1200" w:type="dxa"/>
            <w:tcBorders>
              <w:top w:val="single" w:sz="8" w:space="0" w:color="auto"/>
              <w:left w:val="nil"/>
              <w:bottom w:val="single" w:sz="8" w:space="0" w:color="auto"/>
              <w:right w:val="single" w:sz="8" w:space="0" w:color="auto"/>
            </w:tcBorders>
            <w:shd w:val="clear" w:color="000000" w:fill="FCE4D6"/>
            <w:vAlign w:val="center"/>
            <w:hideMark/>
          </w:tcPr>
          <w:p w14:paraId="0F467859" w14:textId="77777777" w:rsidR="00A94B77" w:rsidRPr="00A94B77" w:rsidRDefault="00A94B77" w:rsidP="00A94B77">
            <w:pPr>
              <w:spacing w:after="0" w:line="240" w:lineRule="auto"/>
              <w:jc w:val="center"/>
              <w:rPr>
                <w:rFonts w:ascii="Arial" w:eastAsia="Times New Roman" w:hAnsi="Arial" w:cs="Arial"/>
                <w:b/>
                <w:bCs/>
                <w:color w:val="000000"/>
                <w:kern w:val="0"/>
                <w:sz w:val="18"/>
                <w:szCs w:val="18"/>
                <w:lang w:eastAsia="es-CO"/>
                <w14:ligatures w14:val="none"/>
              </w:rPr>
            </w:pPr>
            <w:r w:rsidRPr="00A94B77">
              <w:rPr>
                <w:rFonts w:ascii="Arial" w:eastAsia="Times New Roman" w:hAnsi="Arial" w:cs="Arial"/>
                <w:b/>
                <w:bCs/>
                <w:color w:val="000000"/>
                <w:kern w:val="0"/>
                <w:sz w:val="18"/>
                <w:szCs w:val="18"/>
                <w:lang w:eastAsia="es-CO"/>
                <w14:ligatures w14:val="none"/>
              </w:rPr>
              <w:t>Ciudadanos Capacitados 2025</w:t>
            </w:r>
          </w:p>
        </w:tc>
        <w:tc>
          <w:tcPr>
            <w:tcW w:w="1200" w:type="dxa"/>
            <w:tcBorders>
              <w:top w:val="single" w:sz="8" w:space="0" w:color="auto"/>
              <w:left w:val="nil"/>
              <w:bottom w:val="single" w:sz="8" w:space="0" w:color="auto"/>
              <w:right w:val="single" w:sz="8" w:space="0" w:color="auto"/>
            </w:tcBorders>
            <w:shd w:val="clear" w:color="000000" w:fill="FCE4D6"/>
            <w:vAlign w:val="center"/>
            <w:hideMark/>
          </w:tcPr>
          <w:p w14:paraId="1D83B1B2" w14:textId="77777777" w:rsidR="00A94B77" w:rsidRPr="00A94B77" w:rsidRDefault="00A94B77" w:rsidP="00A94B77">
            <w:pPr>
              <w:spacing w:after="0" w:line="240" w:lineRule="auto"/>
              <w:jc w:val="center"/>
              <w:rPr>
                <w:rFonts w:ascii="Arial" w:eastAsia="Times New Roman" w:hAnsi="Arial" w:cs="Arial"/>
                <w:b/>
                <w:bCs/>
                <w:color w:val="000000"/>
                <w:kern w:val="0"/>
                <w:sz w:val="18"/>
                <w:szCs w:val="18"/>
                <w:lang w:eastAsia="es-CO"/>
                <w14:ligatures w14:val="none"/>
              </w:rPr>
            </w:pPr>
            <w:r w:rsidRPr="00A94B77">
              <w:rPr>
                <w:rFonts w:ascii="Arial" w:eastAsia="Times New Roman" w:hAnsi="Arial" w:cs="Arial"/>
                <w:b/>
                <w:bCs/>
                <w:color w:val="000000"/>
                <w:kern w:val="0"/>
                <w:sz w:val="18"/>
                <w:szCs w:val="18"/>
                <w:lang w:eastAsia="es-CO"/>
                <w14:ligatures w14:val="none"/>
              </w:rPr>
              <w:t>Ciudadanos Capacitados 2026 (a agosto)</w:t>
            </w:r>
          </w:p>
        </w:tc>
      </w:tr>
      <w:tr w:rsidR="00A94B77" w:rsidRPr="00A94B77" w14:paraId="72E02634" w14:textId="77777777" w:rsidTr="00A94B77">
        <w:trPr>
          <w:trHeight w:val="315"/>
          <w:jc w:val="center"/>
        </w:trPr>
        <w:tc>
          <w:tcPr>
            <w:tcW w:w="3780" w:type="dxa"/>
            <w:tcBorders>
              <w:top w:val="nil"/>
              <w:left w:val="single" w:sz="8" w:space="0" w:color="auto"/>
              <w:bottom w:val="single" w:sz="8" w:space="0" w:color="auto"/>
              <w:right w:val="single" w:sz="8" w:space="0" w:color="auto"/>
            </w:tcBorders>
            <w:vAlign w:val="center"/>
            <w:hideMark/>
          </w:tcPr>
          <w:p w14:paraId="47651C39" w14:textId="77777777" w:rsidR="00A94B77" w:rsidRPr="00A94B77" w:rsidRDefault="00A94B77" w:rsidP="00A94B77">
            <w:pPr>
              <w:spacing w:after="0" w:line="240" w:lineRule="auto"/>
              <w:jc w:val="both"/>
              <w:rPr>
                <w:rFonts w:ascii="Arial" w:eastAsia="Times New Roman" w:hAnsi="Arial" w:cs="Arial"/>
                <w:color w:val="000000"/>
                <w:kern w:val="0"/>
                <w:sz w:val="18"/>
                <w:szCs w:val="18"/>
                <w:lang w:eastAsia="es-CO"/>
                <w14:ligatures w14:val="none"/>
              </w:rPr>
            </w:pPr>
            <w:r w:rsidRPr="00A94B77">
              <w:rPr>
                <w:rFonts w:ascii="Arial" w:eastAsia="Times New Roman" w:hAnsi="Arial" w:cs="Arial"/>
                <w:color w:val="000000"/>
                <w:kern w:val="0"/>
                <w:sz w:val="18"/>
                <w:szCs w:val="18"/>
                <w:lang w:eastAsia="es-CO"/>
                <w14:ligatures w14:val="none"/>
              </w:rPr>
              <w:t>Primeros Auxilios Psicológicos (PAP)</w:t>
            </w:r>
          </w:p>
        </w:tc>
        <w:tc>
          <w:tcPr>
            <w:tcW w:w="1200" w:type="dxa"/>
            <w:tcBorders>
              <w:top w:val="nil"/>
              <w:left w:val="nil"/>
              <w:bottom w:val="single" w:sz="8" w:space="0" w:color="auto"/>
              <w:right w:val="single" w:sz="8" w:space="0" w:color="auto"/>
            </w:tcBorders>
            <w:vAlign w:val="center"/>
            <w:hideMark/>
          </w:tcPr>
          <w:p w14:paraId="0CF887A2" w14:textId="77777777" w:rsidR="00A94B77" w:rsidRPr="00A94B77" w:rsidRDefault="00A94B77" w:rsidP="00A94B77">
            <w:pPr>
              <w:spacing w:after="0" w:line="240" w:lineRule="auto"/>
              <w:jc w:val="center"/>
              <w:rPr>
                <w:rFonts w:ascii="Arial" w:eastAsia="Times New Roman" w:hAnsi="Arial" w:cs="Arial"/>
                <w:color w:val="000000"/>
                <w:kern w:val="0"/>
                <w:sz w:val="18"/>
                <w:szCs w:val="18"/>
                <w:lang w:eastAsia="es-CO"/>
                <w14:ligatures w14:val="none"/>
              </w:rPr>
            </w:pPr>
            <w:r w:rsidRPr="00A94B77">
              <w:rPr>
                <w:rFonts w:ascii="Arial" w:eastAsia="Times New Roman" w:hAnsi="Arial" w:cs="Arial"/>
                <w:color w:val="000000"/>
                <w:kern w:val="0"/>
                <w:sz w:val="18"/>
                <w:szCs w:val="18"/>
                <w:lang w:eastAsia="es-CO"/>
                <w14:ligatures w14:val="none"/>
              </w:rPr>
              <w:t>482</w:t>
            </w:r>
          </w:p>
        </w:tc>
        <w:tc>
          <w:tcPr>
            <w:tcW w:w="1200" w:type="dxa"/>
            <w:tcBorders>
              <w:top w:val="nil"/>
              <w:left w:val="nil"/>
              <w:bottom w:val="single" w:sz="8" w:space="0" w:color="auto"/>
              <w:right w:val="single" w:sz="8" w:space="0" w:color="auto"/>
            </w:tcBorders>
            <w:vAlign w:val="center"/>
            <w:hideMark/>
          </w:tcPr>
          <w:p w14:paraId="35780BEC" w14:textId="77777777" w:rsidR="00A94B77" w:rsidRPr="00A94B77" w:rsidRDefault="00A94B77" w:rsidP="00A94B77">
            <w:pPr>
              <w:spacing w:after="0" w:line="240" w:lineRule="auto"/>
              <w:jc w:val="center"/>
              <w:rPr>
                <w:rFonts w:ascii="Arial" w:eastAsia="Times New Roman" w:hAnsi="Arial" w:cs="Arial"/>
                <w:color w:val="000000"/>
                <w:kern w:val="0"/>
                <w:sz w:val="18"/>
                <w:szCs w:val="18"/>
                <w:lang w:eastAsia="es-CO"/>
                <w14:ligatures w14:val="none"/>
              </w:rPr>
            </w:pPr>
            <w:r w:rsidRPr="00A94B77">
              <w:rPr>
                <w:rFonts w:ascii="Arial" w:eastAsia="Times New Roman" w:hAnsi="Arial" w:cs="Arial"/>
                <w:color w:val="000000"/>
                <w:kern w:val="0"/>
                <w:sz w:val="18"/>
                <w:szCs w:val="18"/>
                <w:lang w:eastAsia="es-CO"/>
                <w14:ligatures w14:val="none"/>
              </w:rPr>
              <w:t>2.114</w:t>
            </w:r>
          </w:p>
        </w:tc>
        <w:tc>
          <w:tcPr>
            <w:tcW w:w="1200" w:type="dxa"/>
            <w:tcBorders>
              <w:top w:val="nil"/>
              <w:left w:val="nil"/>
              <w:bottom w:val="single" w:sz="8" w:space="0" w:color="auto"/>
              <w:right w:val="single" w:sz="8" w:space="0" w:color="auto"/>
            </w:tcBorders>
            <w:vAlign w:val="center"/>
            <w:hideMark/>
          </w:tcPr>
          <w:p w14:paraId="596E2DCE" w14:textId="77777777" w:rsidR="00A94B77" w:rsidRPr="00A94B77" w:rsidRDefault="00A94B77" w:rsidP="00A94B77">
            <w:pPr>
              <w:spacing w:after="0" w:line="240" w:lineRule="auto"/>
              <w:jc w:val="center"/>
              <w:rPr>
                <w:rFonts w:ascii="Arial" w:eastAsia="Times New Roman" w:hAnsi="Arial" w:cs="Arial"/>
                <w:color w:val="000000"/>
                <w:kern w:val="0"/>
                <w:sz w:val="18"/>
                <w:szCs w:val="18"/>
                <w:lang w:eastAsia="es-CO"/>
                <w14:ligatures w14:val="none"/>
              </w:rPr>
            </w:pPr>
            <w:r w:rsidRPr="00A94B77">
              <w:rPr>
                <w:rFonts w:ascii="Arial" w:eastAsia="Times New Roman" w:hAnsi="Arial" w:cs="Arial"/>
                <w:color w:val="000000"/>
                <w:kern w:val="0"/>
                <w:sz w:val="18"/>
                <w:szCs w:val="18"/>
                <w:lang w:eastAsia="es-CO"/>
                <w14:ligatures w14:val="none"/>
              </w:rPr>
              <w:t>902</w:t>
            </w:r>
          </w:p>
        </w:tc>
      </w:tr>
      <w:tr w:rsidR="00A94B77" w:rsidRPr="00A94B77" w14:paraId="31D0FA88" w14:textId="77777777" w:rsidTr="00A94B77">
        <w:trPr>
          <w:trHeight w:val="315"/>
          <w:jc w:val="center"/>
        </w:trPr>
        <w:tc>
          <w:tcPr>
            <w:tcW w:w="3780" w:type="dxa"/>
            <w:tcBorders>
              <w:top w:val="nil"/>
              <w:left w:val="single" w:sz="8" w:space="0" w:color="auto"/>
              <w:bottom w:val="single" w:sz="8" w:space="0" w:color="auto"/>
              <w:right w:val="single" w:sz="8" w:space="0" w:color="auto"/>
            </w:tcBorders>
            <w:vAlign w:val="center"/>
            <w:hideMark/>
          </w:tcPr>
          <w:p w14:paraId="1C268816" w14:textId="77777777" w:rsidR="00A94B77" w:rsidRPr="00A94B77" w:rsidRDefault="00A94B77" w:rsidP="00A94B77">
            <w:pPr>
              <w:spacing w:after="0" w:line="240" w:lineRule="auto"/>
              <w:jc w:val="both"/>
              <w:rPr>
                <w:rFonts w:ascii="Arial" w:eastAsia="Times New Roman" w:hAnsi="Arial" w:cs="Arial"/>
                <w:color w:val="000000"/>
                <w:kern w:val="0"/>
                <w:sz w:val="18"/>
                <w:szCs w:val="18"/>
                <w:lang w:eastAsia="es-CO"/>
                <w14:ligatures w14:val="none"/>
              </w:rPr>
            </w:pPr>
            <w:r w:rsidRPr="00A94B77">
              <w:rPr>
                <w:rFonts w:ascii="Arial" w:eastAsia="Times New Roman" w:hAnsi="Arial" w:cs="Arial"/>
                <w:color w:val="000000"/>
                <w:kern w:val="0"/>
                <w:sz w:val="18"/>
                <w:szCs w:val="18"/>
                <w:lang w:eastAsia="es-CO"/>
                <w14:ligatures w14:val="none"/>
              </w:rPr>
              <w:t>Comunicación de la Mala Noticia</w:t>
            </w:r>
          </w:p>
        </w:tc>
        <w:tc>
          <w:tcPr>
            <w:tcW w:w="1200" w:type="dxa"/>
            <w:tcBorders>
              <w:top w:val="nil"/>
              <w:left w:val="nil"/>
              <w:bottom w:val="single" w:sz="8" w:space="0" w:color="auto"/>
              <w:right w:val="single" w:sz="8" w:space="0" w:color="auto"/>
            </w:tcBorders>
            <w:vAlign w:val="center"/>
            <w:hideMark/>
          </w:tcPr>
          <w:p w14:paraId="0D3F7CC0" w14:textId="77777777" w:rsidR="00A94B77" w:rsidRPr="00A94B77" w:rsidRDefault="00A94B77" w:rsidP="00A94B77">
            <w:pPr>
              <w:spacing w:after="0" w:line="240" w:lineRule="auto"/>
              <w:jc w:val="center"/>
              <w:rPr>
                <w:rFonts w:ascii="Arial" w:eastAsia="Times New Roman" w:hAnsi="Arial" w:cs="Arial"/>
                <w:color w:val="000000"/>
                <w:kern w:val="0"/>
                <w:sz w:val="18"/>
                <w:szCs w:val="18"/>
                <w:lang w:eastAsia="es-CO"/>
                <w14:ligatures w14:val="none"/>
              </w:rPr>
            </w:pPr>
            <w:r w:rsidRPr="00A94B77">
              <w:rPr>
                <w:rFonts w:ascii="Arial" w:eastAsia="Times New Roman" w:hAnsi="Arial" w:cs="Arial"/>
                <w:color w:val="000000"/>
                <w:kern w:val="0"/>
                <w:sz w:val="18"/>
                <w:szCs w:val="18"/>
                <w:lang w:eastAsia="es-CO"/>
                <w14:ligatures w14:val="none"/>
              </w:rPr>
              <w:t>984</w:t>
            </w:r>
          </w:p>
        </w:tc>
        <w:tc>
          <w:tcPr>
            <w:tcW w:w="1200" w:type="dxa"/>
            <w:tcBorders>
              <w:top w:val="nil"/>
              <w:left w:val="nil"/>
              <w:bottom w:val="single" w:sz="8" w:space="0" w:color="auto"/>
              <w:right w:val="single" w:sz="8" w:space="0" w:color="auto"/>
            </w:tcBorders>
            <w:vAlign w:val="center"/>
            <w:hideMark/>
          </w:tcPr>
          <w:p w14:paraId="57A19389" w14:textId="77777777" w:rsidR="00A94B77" w:rsidRPr="00A94B77" w:rsidRDefault="00A94B77" w:rsidP="00A94B77">
            <w:pPr>
              <w:spacing w:after="0" w:line="240" w:lineRule="auto"/>
              <w:jc w:val="center"/>
              <w:rPr>
                <w:rFonts w:ascii="Arial" w:eastAsia="Times New Roman" w:hAnsi="Arial" w:cs="Arial"/>
                <w:color w:val="000000"/>
                <w:kern w:val="0"/>
                <w:sz w:val="18"/>
                <w:szCs w:val="18"/>
                <w:lang w:eastAsia="es-CO"/>
                <w14:ligatures w14:val="none"/>
              </w:rPr>
            </w:pPr>
            <w:r w:rsidRPr="00A94B77">
              <w:rPr>
                <w:rFonts w:ascii="Arial" w:eastAsia="Times New Roman" w:hAnsi="Arial" w:cs="Arial"/>
                <w:color w:val="000000"/>
                <w:kern w:val="0"/>
                <w:sz w:val="18"/>
                <w:szCs w:val="18"/>
                <w:lang w:eastAsia="es-CO"/>
                <w14:ligatures w14:val="none"/>
              </w:rPr>
              <w:t>1.681</w:t>
            </w:r>
          </w:p>
        </w:tc>
        <w:tc>
          <w:tcPr>
            <w:tcW w:w="1200" w:type="dxa"/>
            <w:tcBorders>
              <w:top w:val="nil"/>
              <w:left w:val="nil"/>
              <w:bottom w:val="single" w:sz="8" w:space="0" w:color="auto"/>
              <w:right w:val="single" w:sz="8" w:space="0" w:color="auto"/>
            </w:tcBorders>
            <w:vAlign w:val="center"/>
            <w:hideMark/>
          </w:tcPr>
          <w:p w14:paraId="6CA5DB0A" w14:textId="77777777" w:rsidR="00A94B77" w:rsidRPr="00A94B77" w:rsidRDefault="00A94B77" w:rsidP="00A94B77">
            <w:pPr>
              <w:spacing w:after="0" w:line="240" w:lineRule="auto"/>
              <w:jc w:val="center"/>
              <w:rPr>
                <w:rFonts w:ascii="Arial" w:eastAsia="Times New Roman" w:hAnsi="Arial" w:cs="Arial"/>
                <w:color w:val="000000"/>
                <w:kern w:val="0"/>
                <w:sz w:val="18"/>
                <w:szCs w:val="18"/>
                <w:lang w:eastAsia="es-CO"/>
                <w14:ligatures w14:val="none"/>
              </w:rPr>
            </w:pPr>
            <w:r w:rsidRPr="00A94B77">
              <w:rPr>
                <w:rFonts w:ascii="Arial" w:eastAsia="Times New Roman" w:hAnsi="Arial" w:cs="Arial"/>
                <w:color w:val="000000"/>
                <w:kern w:val="0"/>
                <w:sz w:val="18"/>
                <w:szCs w:val="18"/>
                <w:lang w:eastAsia="es-CO"/>
                <w14:ligatures w14:val="none"/>
              </w:rPr>
              <w:t>470</w:t>
            </w:r>
          </w:p>
        </w:tc>
      </w:tr>
      <w:tr w:rsidR="00A94B77" w:rsidRPr="00A94B77" w14:paraId="49FF057A" w14:textId="77777777" w:rsidTr="00A94B77">
        <w:trPr>
          <w:trHeight w:val="315"/>
          <w:jc w:val="center"/>
        </w:trPr>
        <w:tc>
          <w:tcPr>
            <w:tcW w:w="3780" w:type="dxa"/>
            <w:tcBorders>
              <w:top w:val="nil"/>
              <w:left w:val="single" w:sz="8" w:space="0" w:color="auto"/>
              <w:bottom w:val="single" w:sz="8" w:space="0" w:color="auto"/>
              <w:right w:val="single" w:sz="8" w:space="0" w:color="auto"/>
            </w:tcBorders>
            <w:vAlign w:val="center"/>
            <w:hideMark/>
          </w:tcPr>
          <w:p w14:paraId="3927FC76" w14:textId="77777777" w:rsidR="00A94B77" w:rsidRPr="00A94B77" w:rsidRDefault="00A94B77" w:rsidP="00A94B77">
            <w:pPr>
              <w:spacing w:after="0" w:line="240" w:lineRule="auto"/>
              <w:jc w:val="both"/>
              <w:rPr>
                <w:rFonts w:ascii="Arial" w:eastAsia="Times New Roman" w:hAnsi="Arial" w:cs="Arial"/>
                <w:color w:val="000000"/>
                <w:kern w:val="0"/>
                <w:sz w:val="18"/>
                <w:szCs w:val="18"/>
                <w:lang w:eastAsia="es-CO"/>
                <w14:ligatures w14:val="none"/>
              </w:rPr>
            </w:pPr>
            <w:r w:rsidRPr="00A94B77">
              <w:rPr>
                <w:rFonts w:ascii="Arial" w:eastAsia="Times New Roman" w:hAnsi="Arial" w:cs="Arial"/>
                <w:color w:val="000000"/>
                <w:kern w:val="0"/>
                <w:sz w:val="18"/>
                <w:szCs w:val="18"/>
                <w:lang w:eastAsia="es-CO"/>
                <w14:ligatures w14:val="none"/>
              </w:rPr>
              <w:t>Riesgo Psicosocial</w:t>
            </w:r>
          </w:p>
        </w:tc>
        <w:tc>
          <w:tcPr>
            <w:tcW w:w="1200" w:type="dxa"/>
            <w:tcBorders>
              <w:top w:val="nil"/>
              <w:left w:val="nil"/>
              <w:bottom w:val="single" w:sz="8" w:space="0" w:color="auto"/>
              <w:right w:val="single" w:sz="8" w:space="0" w:color="auto"/>
            </w:tcBorders>
            <w:vAlign w:val="center"/>
            <w:hideMark/>
          </w:tcPr>
          <w:p w14:paraId="4E0D1887" w14:textId="77777777" w:rsidR="00A94B77" w:rsidRPr="00A94B77" w:rsidRDefault="00A94B77" w:rsidP="00A94B77">
            <w:pPr>
              <w:spacing w:after="0" w:line="240" w:lineRule="auto"/>
              <w:jc w:val="center"/>
              <w:rPr>
                <w:rFonts w:ascii="Arial" w:eastAsia="Times New Roman" w:hAnsi="Arial" w:cs="Arial"/>
                <w:color w:val="000000"/>
                <w:kern w:val="0"/>
                <w:sz w:val="18"/>
                <w:szCs w:val="18"/>
                <w:lang w:eastAsia="es-CO"/>
                <w14:ligatures w14:val="none"/>
              </w:rPr>
            </w:pPr>
            <w:r w:rsidRPr="00A94B77">
              <w:rPr>
                <w:rFonts w:ascii="Arial" w:eastAsia="Times New Roman" w:hAnsi="Arial" w:cs="Arial"/>
                <w:color w:val="000000"/>
                <w:kern w:val="0"/>
                <w:sz w:val="18"/>
                <w:szCs w:val="18"/>
                <w:lang w:eastAsia="es-CO"/>
                <w14:ligatures w14:val="none"/>
              </w:rPr>
              <w:t>777</w:t>
            </w:r>
          </w:p>
        </w:tc>
        <w:tc>
          <w:tcPr>
            <w:tcW w:w="1200" w:type="dxa"/>
            <w:tcBorders>
              <w:top w:val="nil"/>
              <w:left w:val="nil"/>
              <w:bottom w:val="single" w:sz="8" w:space="0" w:color="auto"/>
              <w:right w:val="single" w:sz="8" w:space="0" w:color="auto"/>
            </w:tcBorders>
            <w:vAlign w:val="center"/>
            <w:hideMark/>
          </w:tcPr>
          <w:p w14:paraId="6772CED4" w14:textId="77777777" w:rsidR="00A94B77" w:rsidRPr="00A94B77" w:rsidRDefault="00A94B77" w:rsidP="00A94B77">
            <w:pPr>
              <w:spacing w:after="0" w:line="240" w:lineRule="auto"/>
              <w:jc w:val="center"/>
              <w:rPr>
                <w:rFonts w:ascii="Arial" w:eastAsia="Times New Roman" w:hAnsi="Arial" w:cs="Arial"/>
                <w:color w:val="000000"/>
                <w:kern w:val="0"/>
                <w:sz w:val="18"/>
                <w:szCs w:val="18"/>
                <w:lang w:eastAsia="es-CO"/>
                <w14:ligatures w14:val="none"/>
              </w:rPr>
            </w:pPr>
            <w:r w:rsidRPr="00A94B77">
              <w:rPr>
                <w:rFonts w:ascii="Arial" w:eastAsia="Times New Roman" w:hAnsi="Arial" w:cs="Arial"/>
                <w:color w:val="000000"/>
                <w:kern w:val="0"/>
                <w:sz w:val="18"/>
                <w:szCs w:val="18"/>
                <w:lang w:eastAsia="es-CO"/>
                <w14:ligatures w14:val="none"/>
              </w:rPr>
              <w:t>1.404</w:t>
            </w:r>
          </w:p>
        </w:tc>
        <w:tc>
          <w:tcPr>
            <w:tcW w:w="1200" w:type="dxa"/>
            <w:tcBorders>
              <w:top w:val="nil"/>
              <w:left w:val="nil"/>
              <w:bottom w:val="single" w:sz="8" w:space="0" w:color="auto"/>
              <w:right w:val="single" w:sz="8" w:space="0" w:color="auto"/>
            </w:tcBorders>
            <w:vAlign w:val="center"/>
            <w:hideMark/>
          </w:tcPr>
          <w:p w14:paraId="3A758869" w14:textId="77777777" w:rsidR="00A94B77" w:rsidRPr="00A94B77" w:rsidRDefault="00A94B77" w:rsidP="00A94B77">
            <w:pPr>
              <w:spacing w:after="0" w:line="240" w:lineRule="auto"/>
              <w:jc w:val="center"/>
              <w:rPr>
                <w:rFonts w:ascii="Arial" w:eastAsia="Times New Roman" w:hAnsi="Arial" w:cs="Arial"/>
                <w:color w:val="000000"/>
                <w:kern w:val="0"/>
                <w:sz w:val="18"/>
                <w:szCs w:val="18"/>
                <w:lang w:eastAsia="es-CO"/>
                <w14:ligatures w14:val="none"/>
              </w:rPr>
            </w:pPr>
            <w:r w:rsidRPr="00A94B77">
              <w:rPr>
                <w:rFonts w:ascii="Arial" w:eastAsia="Times New Roman" w:hAnsi="Arial" w:cs="Arial"/>
                <w:color w:val="000000"/>
                <w:kern w:val="0"/>
                <w:sz w:val="18"/>
                <w:szCs w:val="18"/>
                <w:lang w:eastAsia="es-CO"/>
                <w14:ligatures w14:val="none"/>
              </w:rPr>
              <w:t>465</w:t>
            </w:r>
          </w:p>
        </w:tc>
      </w:tr>
      <w:tr w:rsidR="00A94B77" w:rsidRPr="00A94B77" w14:paraId="062C4A06" w14:textId="77777777" w:rsidTr="00A94B77">
        <w:trPr>
          <w:trHeight w:val="315"/>
          <w:jc w:val="center"/>
        </w:trPr>
        <w:tc>
          <w:tcPr>
            <w:tcW w:w="3780" w:type="dxa"/>
            <w:tcBorders>
              <w:top w:val="nil"/>
              <w:left w:val="single" w:sz="8" w:space="0" w:color="auto"/>
              <w:bottom w:val="single" w:sz="8" w:space="0" w:color="auto"/>
              <w:right w:val="single" w:sz="8" w:space="0" w:color="auto"/>
            </w:tcBorders>
            <w:vAlign w:val="center"/>
            <w:hideMark/>
          </w:tcPr>
          <w:p w14:paraId="5781F149" w14:textId="77777777" w:rsidR="00A94B77" w:rsidRPr="00A94B77" w:rsidRDefault="00A94B77" w:rsidP="00A94B77">
            <w:pPr>
              <w:spacing w:after="0" w:line="240" w:lineRule="auto"/>
              <w:jc w:val="both"/>
              <w:rPr>
                <w:rFonts w:ascii="Arial" w:eastAsia="Times New Roman" w:hAnsi="Arial" w:cs="Arial"/>
                <w:color w:val="000000"/>
                <w:kern w:val="0"/>
                <w:sz w:val="18"/>
                <w:szCs w:val="18"/>
                <w:lang w:eastAsia="es-CO"/>
                <w14:ligatures w14:val="none"/>
              </w:rPr>
            </w:pPr>
            <w:r w:rsidRPr="00A94B77">
              <w:rPr>
                <w:rFonts w:ascii="Arial" w:eastAsia="Times New Roman" w:hAnsi="Arial" w:cs="Arial"/>
                <w:color w:val="000000"/>
                <w:kern w:val="0"/>
                <w:sz w:val="18"/>
                <w:szCs w:val="18"/>
                <w:lang w:eastAsia="es-CO"/>
                <w14:ligatures w14:val="none"/>
              </w:rPr>
              <w:t>Manejo del Duelo</w:t>
            </w:r>
          </w:p>
        </w:tc>
        <w:tc>
          <w:tcPr>
            <w:tcW w:w="1200" w:type="dxa"/>
            <w:tcBorders>
              <w:top w:val="nil"/>
              <w:left w:val="nil"/>
              <w:bottom w:val="single" w:sz="8" w:space="0" w:color="auto"/>
              <w:right w:val="single" w:sz="8" w:space="0" w:color="auto"/>
            </w:tcBorders>
            <w:vAlign w:val="center"/>
            <w:hideMark/>
          </w:tcPr>
          <w:p w14:paraId="2F1260CD" w14:textId="77777777" w:rsidR="00A94B77" w:rsidRPr="00A94B77" w:rsidRDefault="00A94B77" w:rsidP="00A94B77">
            <w:pPr>
              <w:spacing w:after="0" w:line="240" w:lineRule="auto"/>
              <w:jc w:val="center"/>
              <w:rPr>
                <w:rFonts w:ascii="Arial" w:eastAsia="Times New Roman" w:hAnsi="Arial" w:cs="Arial"/>
                <w:color w:val="000000"/>
                <w:kern w:val="0"/>
                <w:sz w:val="18"/>
                <w:szCs w:val="18"/>
                <w:lang w:eastAsia="es-CO"/>
                <w14:ligatures w14:val="none"/>
              </w:rPr>
            </w:pPr>
            <w:r w:rsidRPr="00A94B77">
              <w:rPr>
                <w:rFonts w:ascii="Arial" w:eastAsia="Times New Roman" w:hAnsi="Arial" w:cs="Arial"/>
                <w:color w:val="000000"/>
                <w:kern w:val="0"/>
                <w:sz w:val="18"/>
                <w:szCs w:val="18"/>
                <w:lang w:eastAsia="es-CO"/>
                <w14:ligatures w14:val="none"/>
              </w:rPr>
              <w:t>90</w:t>
            </w:r>
          </w:p>
        </w:tc>
        <w:tc>
          <w:tcPr>
            <w:tcW w:w="1200" w:type="dxa"/>
            <w:tcBorders>
              <w:top w:val="nil"/>
              <w:left w:val="nil"/>
              <w:bottom w:val="single" w:sz="8" w:space="0" w:color="auto"/>
              <w:right w:val="single" w:sz="8" w:space="0" w:color="auto"/>
            </w:tcBorders>
            <w:vAlign w:val="center"/>
            <w:hideMark/>
          </w:tcPr>
          <w:p w14:paraId="6F1865CC" w14:textId="77777777" w:rsidR="00A94B77" w:rsidRPr="00A94B77" w:rsidRDefault="00A94B77" w:rsidP="00A94B77">
            <w:pPr>
              <w:spacing w:after="0" w:line="240" w:lineRule="auto"/>
              <w:jc w:val="center"/>
              <w:rPr>
                <w:rFonts w:ascii="Arial" w:eastAsia="Times New Roman" w:hAnsi="Arial" w:cs="Arial"/>
                <w:color w:val="000000"/>
                <w:kern w:val="0"/>
                <w:sz w:val="18"/>
                <w:szCs w:val="18"/>
                <w:lang w:eastAsia="es-CO"/>
                <w14:ligatures w14:val="none"/>
              </w:rPr>
            </w:pPr>
            <w:r w:rsidRPr="00A94B77">
              <w:rPr>
                <w:rFonts w:ascii="Arial" w:eastAsia="Times New Roman" w:hAnsi="Arial" w:cs="Arial"/>
                <w:color w:val="000000"/>
                <w:kern w:val="0"/>
                <w:sz w:val="18"/>
                <w:szCs w:val="18"/>
                <w:lang w:eastAsia="es-CO"/>
                <w14:ligatures w14:val="none"/>
              </w:rPr>
              <w:t>1.164</w:t>
            </w:r>
          </w:p>
        </w:tc>
        <w:tc>
          <w:tcPr>
            <w:tcW w:w="1200" w:type="dxa"/>
            <w:tcBorders>
              <w:top w:val="nil"/>
              <w:left w:val="nil"/>
              <w:bottom w:val="single" w:sz="8" w:space="0" w:color="auto"/>
              <w:right w:val="single" w:sz="8" w:space="0" w:color="auto"/>
            </w:tcBorders>
            <w:vAlign w:val="center"/>
            <w:hideMark/>
          </w:tcPr>
          <w:p w14:paraId="16062E56" w14:textId="77777777" w:rsidR="00A94B77" w:rsidRPr="00A94B77" w:rsidRDefault="00A94B77" w:rsidP="00A94B77">
            <w:pPr>
              <w:spacing w:after="0" w:line="240" w:lineRule="auto"/>
              <w:jc w:val="center"/>
              <w:rPr>
                <w:rFonts w:ascii="Arial" w:eastAsia="Times New Roman" w:hAnsi="Arial" w:cs="Arial"/>
                <w:color w:val="000000"/>
                <w:kern w:val="0"/>
                <w:sz w:val="18"/>
                <w:szCs w:val="18"/>
                <w:lang w:eastAsia="es-CO"/>
                <w14:ligatures w14:val="none"/>
              </w:rPr>
            </w:pPr>
            <w:r w:rsidRPr="00A94B77">
              <w:rPr>
                <w:rFonts w:ascii="Arial" w:eastAsia="Times New Roman" w:hAnsi="Arial" w:cs="Arial"/>
                <w:color w:val="000000"/>
                <w:kern w:val="0"/>
                <w:sz w:val="18"/>
                <w:szCs w:val="18"/>
                <w:lang w:eastAsia="es-CO"/>
                <w14:ligatures w14:val="none"/>
              </w:rPr>
              <w:t>377</w:t>
            </w:r>
          </w:p>
        </w:tc>
      </w:tr>
      <w:tr w:rsidR="00A94B77" w:rsidRPr="00A94B77" w14:paraId="39AB1C9C" w14:textId="77777777" w:rsidTr="00A94B77">
        <w:trPr>
          <w:trHeight w:val="315"/>
          <w:jc w:val="center"/>
        </w:trPr>
        <w:tc>
          <w:tcPr>
            <w:tcW w:w="3780" w:type="dxa"/>
            <w:tcBorders>
              <w:top w:val="nil"/>
              <w:left w:val="single" w:sz="8" w:space="0" w:color="auto"/>
              <w:bottom w:val="single" w:sz="8" w:space="0" w:color="auto"/>
              <w:right w:val="single" w:sz="8" w:space="0" w:color="auto"/>
            </w:tcBorders>
            <w:vAlign w:val="center"/>
            <w:hideMark/>
          </w:tcPr>
          <w:p w14:paraId="6C20852B" w14:textId="77777777" w:rsidR="00A94B77" w:rsidRPr="00A94B77" w:rsidRDefault="00A94B77" w:rsidP="00A94B77">
            <w:pPr>
              <w:spacing w:after="0" w:line="240" w:lineRule="auto"/>
              <w:jc w:val="both"/>
              <w:rPr>
                <w:rFonts w:ascii="Arial" w:eastAsia="Times New Roman" w:hAnsi="Arial" w:cs="Arial"/>
                <w:color w:val="000000"/>
                <w:kern w:val="0"/>
                <w:sz w:val="18"/>
                <w:szCs w:val="18"/>
                <w:lang w:eastAsia="es-CO"/>
                <w14:ligatures w14:val="none"/>
              </w:rPr>
            </w:pPr>
            <w:r w:rsidRPr="00A94B77">
              <w:rPr>
                <w:rFonts w:ascii="Arial" w:eastAsia="Times New Roman" w:hAnsi="Arial" w:cs="Arial"/>
                <w:color w:val="000000"/>
                <w:kern w:val="0"/>
                <w:sz w:val="18"/>
                <w:szCs w:val="18"/>
                <w:lang w:eastAsia="es-CO"/>
                <w14:ligatures w14:val="none"/>
              </w:rPr>
              <w:t>Responsabilidad Civil y Penal</w:t>
            </w:r>
          </w:p>
        </w:tc>
        <w:tc>
          <w:tcPr>
            <w:tcW w:w="1200" w:type="dxa"/>
            <w:tcBorders>
              <w:top w:val="nil"/>
              <w:left w:val="nil"/>
              <w:bottom w:val="single" w:sz="8" w:space="0" w:color="auto"/>
              <w:right w:val="single" w:sz="8" w:space="0" w:color="auto"/>
            </w:tcBorders>
            <w:vAlign w:val="center"/>
            <w:hideMark/>
          </w:tcPr>
          <w:p w14:paraId="36A1BD48" w14:textId="77777777" w:rsidR="00A94B77" w:rsidRPr="00A94B77" w:rsidRDefault="00A94B77" w:rsidP="00A94B77">
            <w:pPr>
              <w:spacing w:after="0" w:line="240" w:lineRule="auto"/>
              <w:jc w:val="center"/>
              <w:rPr>
                <w:rFonts w:ascii="Arial" w:eastAsia="Times New Roman" w:hAnsi="Arial" w:cs="Arial"/>
                <w:color w:val="000000"/>
                <w:kern w:val="0"/>
                <w:sz w:val="18"/>
                <w:szCs w:val="18"/>
                <w:lang w:eastAsia="es-CO"/>
                <w14:ligatures w14:val="none"/>
              </w:rPr>
            </w:pPr>
            <w:r w:rsidRPr="00A94B77">
              <w:rPr>
                <w:rFonts w:ascii="Arial" w:eastAsia="Times New Roman" w:hAnsi="Arial" w:cs="Arial"/>
                <w:color w:val="000000"/>
                <w:kern w:val="0"/>
                <w:sz w:val="18"/>
                <w:szCs w:val="18"/>
                <w:lang w:eastAsia="es-CO"/>
                <w14:ligatures w14:val="none"/>
              </w:rPr>
              <w:t>577</w:t>
            </w:r>
          </w:p>
        </w:tc>
        <w:tc>
          <w:tcPr>
            <w:tcW w:w="1200" w:type="dxa"/>
            <w:tcBorders>
              <w:top w:val="nil"/>
              <w:left w:val="nil"/>
              <w:bottom w:val="single" w:sz="8" w:space="0" w:color="auto"/>
              <w:right w:val="single" w:sz="8" w:space="0" w:color="auto"/>
            </w:tcBorders>
            <w:vAlign w:val="center"/>
            <w:hideMark/>
          </w:tcPr>
          <w:p w14:paraId="75E733F7" w14:textId="77777777" w:rsidR="00A94B77" w:rsidRPr="00A94B77" w:rsidRDefault="00A94B77" w:rsidP="00A94B77">
            <w:pPr>
              <w:spacing w:after="0" w:line="240" w:lineRule="auto"/>
              <w:jc w:val="center"/>
              <w:rPr>
                <w:rFonts w:ascii="Arial" w:eastAsia="Times New Roman" w:hAnsi="Arial" w:cs="Arial"/>
                <w:color w:val="000000"/>
                <w:kern w:val="0"/>
                <w:sz w:val="18"/>
                <w:szCs w:val="18"/>
                <w:lang w:eastAsia="es-CO"/>
                <w14:ligatures w14:val="none"/>
              </w:rPr>
            </w:pPr>
            <w:r w:rsidRPr="00A94B77">
              <w:rPr>
                <w:rFonts w:ascii="Arial" w:eastAsia="Times New Roman" w:hAnsi="Arial" w:cs="Arial"/>
                <w:color w:val="000000"/>
                <w:kern w:val="0"/>
                <w:sz w:val="18"/>
                <w:szCs w:val="18"/>
                <w:lang w:eastAsia="es-CO"/>
                <w14:ligatures w14:val="none"/>
              </w:rPr>
              <w:t>1.678</w:t>
            </w:r>
          </w:p>
        </w:tc>
        <w:tc>
          <w:tcPr>
            <w:tcW w:w="1200" w:type="dxa"/>
            <w:tcBorders>
              <w:top w:val="nil"/>
              <w:left w:val="nil"/>
              <w:bottom w:val="single" w:sz="8" w:space="0" w:color="auto"/>
              <w:right w:val="single" w:sz="8" w:space="0" w:color="auto"/>
            </w:tcBorders>
            <w:vAlign w:val="center"/>
            <w:hideMark/>
          </w:tcPr>
          <w:p w14:paraId="41C18F81" w14:textId="77777777" w:rsidR="00A94B77" w:rsidRPr="00A94B77" w:rsidRDefault="00A94B77" w:rsidP="00A94B77">
            <w:pPr>
              <w:spacing w:after="0" w:line="240" w:lineRule="auto"/>
              <w:jc w:val="center"/>
              <w:rPr>
                <w:rFonts w:ascii="Arial" w:eastAsia="Times New Roman" w:hAnsi="Arial" w:cs="Arial"/>
                <w:color w:val="000000"/>
                <w:kern w:val="0"/>
                <w:sz w:val="18"/>
                <w:szCs w:val="18"/>
                <w:lang w:eastAsia="es-CO"/>
                <w14:ligatures w14:val="none"/>
              </w:rPr>
            </w:pPr>
            <w:r w:rsidRPr="00A94B77">
              <w:rPr>
                <w:rFonts w:ascii="Arial" w:eastAsia="Times New Roman" w:hAnsi="Arial" w:cs="Arial"/>
                <w:color w:val="000000"/>
                <w:kern w:val="0"/>
                <w:sz w:val="18"/>
                <w:szCs w:val="18"/>
                <w:lang w:eastAsia="es-CO"/>
                <w14:ligatures w14:val="none"/>
              </w:rPr>
              <w:t>846</w:t>
            </w:r>
          </w:p>
        </w:tc>
      </w:tr>
      <w:tr w:rsidR="00A94B77" w:rsidRPr="00A94B77" w14:paraId="3CFEFCE6" w14:textId="77777777" w:rsidTr="00A94B77">
        <w:trPr>
          <w:trHeight w:val="315"/>
          <w:jc w:val="center"/>
        </w:trPr>
        <w:tc>
          <w:tcPr>
            <w:tcW w:w="3780" w:type="dxa"/>
            <w:tcBorders>
              <w:top w:val="nil"/>
              <w:left w:val="single" w:sz="8" w:space="0" w:color="auto"/>
              <w:bottom w:val="single" w:sz="8" w:space="0" w:color="auto"/>
              <w:right w:val="single" w:sz="8" w:space="0" w:color="auto"/>
            </w:tcBorders>
            <w:vAlign w:val="center"/>
            <w:hideMark/>
          </w:tcPr>
          <w:p w14:paraId="747550DB" w14:textId="77777777" w:rsidR="00A94B77" w:rsidRPr="00A94B77" w:rsidRDefault="00A94B77" w:rsidP="00A94B77">
            <w:pPr>
              <w:spacing w:after="0" w:line="240" w:lineRule="auto"/>
              <w:jc w:val="both"/>
              <w:rPr>
                <w:rFonts w:ascii="Arial" w:eastAsia="Times New Roman" w:hAnsi="Arial" w:cs="Arial"/>
                <w:color w:val="000000"/>
                <w:kern w:val="0"/>
                <w:sz w:val="18"/>
                <w:szCs w:val="18"/>
                <w:lang w:eastAsia="es-CO"/>
                <w14:ligatures w14:val="none"/>
              </w:rPr>
            </w:pPr>
            <w:r w:rsidRPr="00A94B77">
              <w:rPr>
                <w:rFonts w:ascii="Arial" w:eastAsia="Times New Roman" w:hAnsi="Arial" w:cs="Arial"/>
                <w:color w:val="000000"/>
                <w:kern w:val="0"/>
                <w:sz w:val="18"/>
                <w:szCs w:val="18"/>
                <w:lang w:eastAsia="es-CO"/>
                <w14:ligatures w14:val="none"/>
              </w:rPr>
              <w:t>Actos Urgentes</w:t>
            </w:r>
          </w:p>
        </w:tc>
        <w:tc>
          <w:tcPr>
            <w:tcW w:w="1200" w:type="dxa"/>
            <w:tcBorders>
              <w:top w:val="nil"/>
              <w:left w:val="nil"/>
              <w:bottom w:val="single" w:sz="8" w:space="0" w:color="auto"/>
              <w:right w:val="single" w:sz="8" w:space="0" w:color="auto"/>
            </w:tcBorders>
            <w:vAlign w:val="center"/>
            <w:hideMark/>
          </w:tcPr>
          <w:p w14:paraId="53ABC6A3" w14:textId="77777777" w:rsidR="00A94B77" w:rsidRPr="00A94B77" w:rsidRDefault="00A94B77" w:rsidP="00A94B77">
            <w:pPr>
              <w:spacing w:after="0" w:line="240" w:lineRule="auto"/>
              <w:jc w:val="center"/>
              <w:rPr>
                <w:rFonts w:ascii="Arial" w:eastAsia="Times New Roman" w:hAnsi="Arial" w:cs="Arial"/>
                <w:color w:val="000000"/>
                <w:kern w:val="0"/>
                <w:sz w:val="18"/>
                <w:szCs w:val="18"/>
                <w:lang w:eastAsia="es-CO"/>
                <w14:ligatures w14:val="none"/>
              </w:rPr>
            </w:pPr>
            <w:r w:rsidRPr="00A94B77">
              <w:rPr>
                <w:rFonts w:ascii="Arial" w:eastAsia="Times New Roman" w:hAnsi="Arial" w:cs="Arial"/>
                <w:color w:val="000000"/>
                <w:kern w:val="0"/>
                <w:sz w:val="18"/>
                <w:szCs w:val="18"/>
                <w:lang w:eastAsia="es-CO"/>
                <w14:ligatures w14:val="none"/>
              </w:rPr>
              <w:t>315</w:t>
            </w:r>
          </w:p>
        </w:tc>
        <w:tc>
          <w:tcPr>
            <w:tcW w:w="1200" w:type="dxa"/>
            <w:tcBorders>
              <w:top w:val="nil"/>
              <w:left w:val="nil"/>
              <w:bottom w:val="single" w:sz="8" w:space="0" w:color="auto"/>
              <w:right w:val="single" w:sz="8" w:space="0" w:color="auto"/>
            </w:tcBorders>
            <w:vAlign w:val="center"/>
            <w:hideMark/>
          </w:tcPr>
          <w:p w14:paraId="7FF03666" w14:textId="77777777" w:rsidR="00A94B77" w:rsidRPr="00A94B77" w:rsidRDefault="00A94B77" w:rsidP="00A94B77">
            <w:pPr>
              <w:spacing w:after="0" w:line="240" w:lineRule="auto"/>
              <w:jc w:val="center"/>
              <w:rPr>
                <w:rFonts w:ascii="Arial" w:eastAsia="Times New Roman" w:hAnsi="Arial" w:cs="Arial"/>
                <w:color w:val="000000"/>
                <w:kern w:val="0"/>
                <w:sz w:val="18"/>
                <w:szCs w:val="18"/>
                <w:lang w:eastAsia="es-CO"/>
                <w14:ligatures w14:val="none"/>
              </w:rPr>
            </w:pPr>
            <w:r w:rsidRPr="00A94B77">
              <w:rPr>
                <w:rFonts w:ascii="Arial" w:eastAsia="Times New Roman" w:hAnsi="Arial" w:cs="Arial"/>
                <w:color w:val="000000"/>
                <w:kern w:val="0"/>
                <w:sz w:val="18"/>
                <w:szCs w:val="18"/>
                <w:lang w:eastAsia="es-CO"/>
                <w14:ligatures w14:val="none"/>
              </w:rPr>
              <w:t>1.400</w:t>
            </w:r>
          </w:p>
        </w:tc>
        <w:tc>
          <w:tcPr>
            <w:tcW w:w="1200" w:type="dxa"/>
            <w:tcBorders>
              <w:top w:val="nil"/>
              <w:left w:val="nil"/>
              <w:bottom w:val="single" w:sz="8" w:space="0" w:color="auto"/>
              <w:right w:val="single" w:sz="8" w:space="0" w:color="auto"/>
            </w:tcBorders>
            <w:vAlign w:val="center"/>
            <w:hideMark/>
          </w:tcPr>
          <w:p w14:paraId="3D63E96E" w14:textId="77777777" w:rsidR="00A94B77" w:rsidRPr="00A94B77" w:rsidRDefault="00A94B77" w:rsidP="00A94B77">
            <w:pPr>
              <w:spacing w:after="0" w:line="240" w:lineRule="auto"/>
              <w:jc w:val="center"/>
              <w:rPr>
                <w:rFonts w:ascii="Arial" w:eastAsia="Times New Roman" w:hAnsi="Arial" w:cs="Arial"/>
                <w:color w:val="000000"/>
                <w:kern w:val="0"/>
                <w:sz w:val="18"/>
                <w:szCs w:val="18"/>
                <w:lang w:eastAsia="es-CO"/>
                <w14:ligatures w14:val="none"/>
              </w:rPr>
            </w:pPr>
            <w:r w:rsidRPr="00A94B77">
              <w:rPr>
                <w:rFonts w:ascii="Arial" w:eastAsia="Times New Roman" w:hAnsi="Arial" w:cs="Arial"/>
                <w:color w:val="000000"/>
                <w:kern w:val="0"/>
                <w:sz w:val="18"/>
                <w:szCs w:val="18"/>
                <w:lang w:eastAsia="es-CO"/>
                <w14:ligatures w14:val="none"/>
              </w:rPr>
              <w:t>242</w:t>
            </w:r>
          </w:p>
        </w:tc>
      </w:tr>
      <w:tr w:rsidR="00A94B77" w:rsidRPr="00A94B77" w14:paraId="051E022D" w14:textId="77777777" w:rsidTr="00A94B77">
        <w:trPr>
          <w:trHeight w:val="495"/>
          <w:jc w:val="center"/>
        </w:trPr>
        <w:tc>
          <w:tcPr>
            <w:tcW w:w="3780" w:type="dxa"/>
            <w:tcBorders>
              <w:top w:val="nil"/>
              <w:left w:val="single" w:sz="8" w:space="0" w:color="auto"/>
              <w:bottom w:val="single" w:sz="8" w:space="0" w:color="auto"/>
              <w:right w:val="single" w:sz="8" w:space="0" w:color="auto"/>
            </w:tcBorders>
            <w:vAlign w:val="center"/>
            <w:hideMark/>
          </w:tcPr>
          <w:p w14:paraId="1D38D887" w14:textId="77777777" w:rsidR="00A94B77" w:rsidRPr="00A94B77" w:rsidRDefault="00A94B77" w:rsidP="00A94B77">
            <w:pPr>
              <w:spacing w:after="0" w:line="240" w:lineRule="auto"/>
              <w:jc w:val="both"/>
              <w:rPr>
                <w:rFonts w:ascii="Arial" w:eastAsia="Times New Roman" w:hAnsi="Arial" w:cs="Arial"/>
                <w:color w:val="000000"/>
                <w:kern w:val="0"/>
                <w:sz w:val="18"/>
                <w:szCs w:val="18"/>
                <w:lang w:eastAsia="es-CO"/>
                <w14:ligatures w14:val="none"/>
              </w:rPr>
            </w:pPr>
            <w:r w:rsidRPr="00A94B77">
              <w:rPr>
                <w:rFonts w:ascii="Arial" w:eastAsia="Times New Roman" w:hAnsi="Arial" w:cs="Arial"/>
                <w:color w:val="000000"/>
                <w:kern w:val="0"/>
                <w:sz w:val="18"/>
                <w:szCs w:val="18"/>
                <w:lang w:eastAsia="es-CO"/>
                <w14:ligatures w14:val="none"/>
              </w:rPr>
              <w:t>Dictamen de Pérdida de Capacidad Laboral (PCL)</w:t>
            </w:r>
          </w:p>
        </w:tc>
        <w:tc>
          <w:tcPr>
            <w:tcW w:w="1200" w:type="dxa"/>
            <w:tcBorders>
              <w:top w:val="nil"/>
              <w:left w:val="nil"/>
              <w:bottom w:val="single" w:sz="8" w:space="0" w:color="auto"/>
              <w:right w:val="single" w:sz="8" w:space="0" w:color="auto"/>
            </w:tcBorders>
            <w:vAlign w:val="center"/>
            <w:hideMark/>
          </w:tcPr>
          <w:p w14:paraId="28D765C5" w14:textId="77777777" w:rsidR="00A94B77" w:rsidRPr="00A94B77" w:rsidRDefault="00A94B77" w:rsidP="00A94B77">
            <w:pPr>
              <w:spacing w:after="0" w:line="240" w:lineRule="auto"/>
              <w:jc w:val="center"/>
              <w:rPr>
                <w:rFonts w:ascii="Arial" w:eastAsia="Times New Roman" w:hAnsi="Arial" w:cs="Arial"/>
                <w:color w:val="000000"/>
                <w:kern w:val="0"/>
                <w:sz w:val="18"/>
                <w:szCs w:val="18"/>
                <w:lang w:eastAsia="es-CO"/>
                <w14:ligatures w14:val="none"/>
              </w:rPr>
            </w:pPr>
            <w:r w:rsidRPr="00A94B77">
              <w:rPr>
                <w:rFonts w:ascii="Arial" w:eastAsia="Times New Roman" w:hAnsi="Arial" w:cs="Arial"/>
                <w:color w:val="000000"/>
                <w:kern w:val="0"/>
                <w:sz w:val="18"/>
                <w:szCs w:val="18"/>
                <w:lang w:eastAsia="es-CO"/>
                <w14:ligatures w14:val="none"/>
              </w:rPr>
              <w:t>21</w:t>
            </w:r>
          </w:p>
        </w:tc>
        <w:tc>
          <w:tcPr>
            <w:tcW w:w="1200" w:type="dxa"/>
            <w:tcBorders>
              <w:top w:val="nil"/>
              <w:left w:val="nil"/>
              <w:bottom w:val="single" w:sz="8" w:space="0" w:color="auto"/>
              <w:right w:val="single" w:sz="8" w:space="0" w:color="auto"/>
            </w:tcBorders>
            <w:vAlign w:val="center"/>
            <w:hideMark/>
          </w:tcPr>
          <w:p w14:paraId="6A680F47" w14:textId="77777777" w:rsidR="00A94B77" w:rsidRPr="00A94B77" w:rsidRDefault="00A94B77" w:rsidP="00A94B77">
            <w:pPr>
              <w:spacing w:after="0" w:line="240" w:lineRule="auto"/>
              <w:jc w:val="center"/>
              <w:rPr>
                <w:rFonts w:ascii="Arial" w:eastAsia="Times New Roman" w:hAnsi="Arial" w:cs="Arial"/>
                <w:color w:val="000000"/>
                <w:kern w:val="0"/>
                <w:sz w:val="18"/>
                <w:szCs w:val="18"/>
                <w:lang w:eastAsia="es-CO"/>
                <w14:ligatures w14:val="none"/>
              </w:rPr>
            </w:pPr>
            <w:r w:rsidRPr="00A94B77">
              <w:rPr>
                <w:rFonts w:ascii="Arial" w:eastAsia="Times New Roman" w:hAnsi="Arial" w:cs="Arial"/>
                <w:color w:val="000000"/>
                <w:kern w:val="0"/>
                <w:sz w:val="18"/>
                <w:szCs w:val="18"/>
                <w:lang w:eastAsia="es-CO"/>
                <w14:ligatures w14:val="none"/>
              </w:rPr>
              <w:t>464</w:t>
            </w:r>
          </w:p>
        </w:tc>
        <w:tc>
          <w:tcPr>
            <w:tcW w:w="1200" w:type="dxa"/>
            <w:tcBorders>
              <w:top w:val="nil"/>
              <w:left w:val="nil"/>
              <w:bottom w:val="single" w:sz="8" w:space="0" w:color="auto"/>
              <w:right w:val="single" w:sz="8" w:space="0" w:color="auto"/>
            </w:tcBorders>
            <w:vAlign w:val="center"/>
            <w:hideMark/>
          </w:tcPr>
          <w:p w14:paraId="351F1965" w14:textId="77777777" w:rsidR="00A94B77" w:rsidRPr="00A94B77" w:rsidRDefault="00A94B77" w:rsidP="00A94B77">
            <w:pPr>
              <w:spacing w:after="0" w:line="240" w:lineRule="auto"/>
              <w:jc w:val="center"/>
              <w:rPr>
                <w:rFonts w:ascii="Arial" w:eastAsia="Times New Roman" w:hAnsi="Arial" w:cs="Arial"/>
                <w:color w:val="000000"/>
                <w:kern w:val="0"/>
                <w:sz w:val="18"/>
                <w:szCs w:val="18"/>
                <w:lang w:eastAsia="es-CO"/>
                <w14:ligatures w14:val="none"/>
              </w:rPr>
            </w:pPr>
            <w:r w:rsidRPr="00A94B77">
              <w:rPr>
                <w:rFonts w:ascii="Arial" w:eastAsia="Times New Roman" w:hAnsi="Arial" w:cs="Arial"/>
                <w:color w:val="000000"/>
                <w:kern w:val="0"/>
                <w:sz w:val="18"/>
                <w:szCs w:val="18"/>
                <w:lang w:eastAsia="es-CO"/>
                <w14:ligatures w14:val="none"/>
              </w:rPr>
              <w:t>225</w:t>
            </w:r>
          </w:p>
        </w:tc>
      </w:tr>
      <w:tr w:rsidR="00A94B77" w:rsidRPr="00A94B77" w14:paraId="27A15BF7" w14:textId="77777777" w:rsidTr="00A94B77">
        <w:trPr>
          <w:trHeight w:val="315"/>
          <w:jc w:val="center"/>
        </w:trPr>
        <w:tc>
          <w:tcPr>
            <w:tcW w:w="3780" w:type="dxa"/>
            <w:tcBorders>
              <w:top w:val="nil"/>
              <w:left w:val="single" w:sz="8" w:space="0" w:color="auto"/>
              <w:bottom w:val="single" w:sz="8" w:space="0" w:color="auto"/>
              <w:right w:val="single" w:sz="8" w:space="0" w:color="auto"/>
            </w:tcBorders>
            <w:vAlign w:val="center"/>
            <w:hideMark/>
          </w:tcPr>
          <w:p w14:paraId="6B461A96" w14:textId="77777777" w:rsidR="00A94B77" w:rsidRPr="00A94B77" w:rsidRDefault="00A94B77" w:rsidP="00A94B77">
            <w:pPr>
              <w:spacing w:after="0" w:line="240" w:lineRule="auto"/>
              <w:jc w:val="both"/>
              <w:rPr>
                <w:rFonts w:ascii="Arial" w:eastAsia="Times New Roman" w:hAnsi="Arial" w:cs="Arial"/>
                <w:color w:val="000000"/>
                <w:kern w:val="0"/>
                <w:sz w:val="18"/>
                <w:szCs w:val="18"/>
                <w:lang w:eastAsia="es-CO"/>
                <w14:ligatures w14:val="none"/>
              </w:rPr>
            </w:pPr>
            <w:r w:rsidRPr="00A94B77">
              <w:rPr>
                <w:rFonts w:ascii="Arial" w:eastAsia="Times New Roman" w:hAnsi="Arial" w:cs="Arial"/>
                <w:color w:val="000000"/>
                <w:kern w:val="0"/>
                <w:sz w:val="18"/>
                <w:szCs w:val="18"/>
                <w:lang w:eastAsia="es-CO"/>
                <w14:ligatures w14:val="none"/>
              </w:rPr>
              <w:t>Vehículos de emergencia</w:t>
            </w:r>
          </w:p>
        </w:tc>
        <w:tc>
          <w:tcPr>
            <w:tcW w:w="1200" w:type="dxa"/>
            <w:tcBorders>
              <w:top w:val="nil"/>
              <w:left w:val="nil"/>
              <w:bottom w:val="single" w:sz="8" w:space="0" w:color="auto"/>
              <w:right w:val="single" w:sz="8" w:space="0" w:color="auto"/>
            </w:tcBorders>
            <w:vAlign w:val="center"/>
            <w:hideMark/>
          </w:tcPr>
          <w:p w14:paraId="7B76ED11" w14:textId="77777777" w:rsidR="00A94B77" w:rsidRPr="00A94B77" w:rsidRDefault="00A94B77" w:rsidP="00A94B77">
            <w:pPr>
              <w:spacing w:after="0" w:line="240" w:lineRule="auto"/>
              <w:jc w:val="center"/>
              <w:rPr>
                <w:rFonts w:ascii="Arial" w:eastAsia="Times New Roman" w:hAnsi="Arial" w:cs="Arial"/>
                <w:color w:val="000000"/>
                <w:kern w:val="0"/>
                <w:sz w:val="18"/>
                <w:szCs w:val="18"/>
                <w:lang w:eastAsia="es-CO"/>
                <w14:ligatures w14:val="none"/>
              </w:rPr>
            </w:pPr>
            <w:r w:rsidRPr="00A94B77">
              <w:rPr>
                <w:rFonts w:ascii="Arial" w:eastAsia="Times New Roman" w:hAnsi="Arial" w:cs="Arial"/>
                <w:color w:val="000000"/>
                <w:kern w:val="0"/>
                <w:sz w:val="18"/>
                <w:szCs w:val="18"/>
                <w:lang w:eastAsia="es-CO"/>
                <w14:ligatures w14:val="none"/>
              </w:rPr>
              <w:t>3354</w:t>
            </w:r>
          </w:p>
        </w:tc>
        <w:tc>
          <w:tcPr>
            <w:tcW w:w="1200" w:type="dxa"/>
            <w:tcBorders>
              <w:top w:val="nil"/>
              <w:left w:val="nil"/>
              <w:bottom w:val="single" w:sz="8" w:space="0" w:color="auto"/>
              <w:right w:val="single" w:sz="8" w:space="0" w:color="auto"/>
            </w:tcBorders>
            <w:vAlign w:val="center"/>
            <w:hideMark/>
          </w:tcPr>
          <w:p w14:paraId="1C7199B1" w14:textId="77777777" w:rsidR="00A94B77" w:rsidRPr="00A94B77" w:rsidRDefault="00A94B77" w:rsidP="00A94B77">
            <w:pPr>
              <w:spacing w:after="0" w:line="240" w:lineRule="auto"/>
              <w:jc w:val="center"/>
              <w:rPr>
                <w:rFonts w:ascii="Arial" w:eastAsia="Times New Roman" w:hAnsi="Arial" w:cs="Arial"/>
                <w:color w:val="000000"/>
                <w:kern w:val="0"/>
                <w:sz w:val="18"/>
                <w:szCs w:val="18"/>
                <w:lang w:eastAsia="es-CO"/>
                <w14:ligatures w14:val="none"/>
              </w:rPr>
            </w:pPr>
            <w:r w:rsidRPr="00A94B77">
              <w:rPr>
                <w:rFonts w:ascii="Arial" w:eastAsia="Times New Roman" w:hAnsi="Arial" w:cs="Arial"/>
                <w:color w:val="000000"/>
                <w:kern w:val="0"/>
                <w:sz w:val="18"/>
                <w:szCs w:val="18"/>
                <w:lang w:eastAsia="es-CO"/>
                <w14:ligatures w14:val="none"/>
              </w:rPr>
              <w:t>1916</w:t>
            </w:r>
          </w:p>
        </w:tc>
        <w:tc>
          <w:tcPr>
            <w:tcW w:w="1200" w:type="dxa"/>
            <w:tcBorders>
              <w:top w:val="nil"/>
              <w:left w:val="nil"/>
              <w:bottom w:val="single" w:sz="8" w:space="0" w:color="auto"/>
              <w:right w:val="single" w:sz="8" w:space="0" w:color="auto"/>
            </w:tcBorders>
            <w:vAlign w:val="center"/>
            <w:hideMark/>
          </w:tcPr>
          <w:p w14:paraId="4D21E029" w14:textId="77777777" w:rsidR="00A94B77" w:rsidRPr="00A94B77" w:rsidRDefault="00A94B77" w:rsidP="00A94B77">
            <w:pPr>
              <w:spacing w:after="0" w:line="240" w:lineRule="auto"/>
              <w:jc w:val="center"/>
              <w:rPr>
                <w:rFonts w:ascii="Arial" w:eastAsia="Times New Roman" w:hAnsi="Arial" w:cs="Arial"/>
                <w:color w:val="000000"/>
                <w:kern w:val="0"/>
                <w:sz w:val="18"/>
                <w:szCs w:val="18"/>
                <w:lang w:eastAsia="es-CO"/>
                <w14:ligatures w14:val="none"/>
              </w:rPr>
            </w:pPr>
            <w:r w:rsidRPr="00A94B77">
              <w:rPr>
                <w:rFonts w:ascii="Arial" w:eastAsia="Times New Roman" w:hAnsi="Arial" w:cs="Arial"/>
                <w:color w:val="000000"/>
                <w:kern w:val="0"/>
                <w:sz w:val="18"/>
                <w:szCs w:val="18"/>
                <w:lang w:eastAsia="es-CO"/>
                <w14:ligatures w14:val="none"/>
              </w:rPr>
              <w:t>1370</w:t>
            </w:r>
          </w:p>
        </w:tc>
      </w:tr>
      <w:tr w:rsidR="00A94B77" w:rsidRPr="00A94B77" w14:paraId="38531904" w14:textId="77777777" w:rsidTr="00A94B77">
        <w:trPr>
          <w:trHeight w:val="315"/>
          <w:jc w:val="center"/>
        </w:trPr>
        <w:tc>
          <w:tcPr>
            <w:tcW w:w="3780" w:type="dxa"/>
            <w:tcBorders>
              <w:top w:val="nil"/>
              <w:left w:val="single" w:sz="8" w:space="0" w:color="auto"/>
              <w:bottom w:val="single" w:sz="8" w:space="0" w:color="auto"/>
              <w:right w:val="single" w:sz="8" w:space="0" w:color="auto"/>
            </w:tcBorders>
            <w:shd w:val="clear" w:color="000000" w:fill="FDE9D9"/>
            <w:vAlign w:val="center"/>
            <w:hideMark/>
          </w:tcPr>
          <w:p w14:paraId="7451C8C0" w14:textId="77777777" w:rsidR="00A94B77" w:rsidRPr="00A94B77" w:rsidRDefault="00A94B77" w:rsidP="00A94B77">
            <w:pPr>
              <w:spacing w:after="0" w:line="240" w:lineRule="auto"/>
              <w:jc w:val="both"/>
              <w:rPr>
                <w:rFonts w:ascii="Arial" w:eastAsia="Times New Roman" w:hAnsi="Arial" w:cs="Arial"/>
                <w:b/>
                <w:bCs/>
                <w:color w:val="000000"/>
                <w:kern w:val="0"/>
                <w:sz w:val="18"/>
                <w:szCs w:val="18"/>
                <w:lang w:eastAsia="es-CO"/>
                <w14:ligatures w14:val="none"/>
              </w:rPr>
            </w:pPr>
            <w:r w:rsidRPr="00A94B77">
              <w:rPr>
                <w:rFonts w:ascii="Arial" w:eastAsia="Times New Roman" w:hAnsi="Arial" w:cs="Arial"/>
                <w:b/>
                <w:bCs/>
                <w:color w:val="000000"/>
                <w:kern w:val="0"/>
                <w:sz w:val="18"/>
                <w:szCs w:val="18"/>
                <w:lang w:eastAsia="es-CO"/>
                <w14:ligatures w14:val="none"/>
              </w:rPr>
              <w:t>Total, General</w:t>
            </w:r>
          </w:p>
        </w:tc>
        <w:tc>
          <w:tcPr>
            <w:tcW w:w="1200" w:type="dxa"/>
            <w:tcBorders>
              <w:top w:val="nil"/>
              <w:left w:val="nil"/>
              <w:bottom w:val="single" w:sz="8" w:space="0" w:color="auto"/>
              <w:right w:val="single" w:sz="8" w:space="0" w:color="auto"/>
            </w:tcBorders>
            <w:shd w:val="clear" w:color="000000" w:fill="FDE9D9"/>
            <w:vAlign w:val="center"/>
            <w:hideMark/>
          </w:tcPr>
          <w:p w14:paraId="008F6C88" w14:textId="77777777" w:rsidR="00A94B77" w:rsidRPr="00A94B77" w:rsidRDefault="00A94B77" w:rsidP="00A94B77">
            <w:pPr>
              <w:spacing w:after="0" w:line="240" w:lineRule="auto"/>
              <w:jc w:val="center"/>
              <w:rPr>
                <w:rFonts w:ascii="Arial" w:eastAsia="Times New Roman" w:hAnsi="Arial" w:cs="Arial"/>
                <w:b/>
                <w:bCs/>
                <w:color w:val="000000"/>
                <w:kern w:val="0"/>
                <w:sz w:val="18"/>
                <w:szCs w:val="18"/>
                <w:lang w:eastAsia="es-CO"/>
                <w14:ligatures w14:val="none"/>
              </w:rPr>
            </w:pPr>
            <w:r w:rsidRPr="00A94B77">
              <w:rPr>
                <w:rFonts w:ascii="Arial" w:eastAsia="Times New Roman" w:hAnsi="Arial" w:cs="Arial"/>
                <w:b/>
                <w:bCs/>
                <w:color w:val="000000"/>
                <w:kern w:val="0"/>
                <w:sz w:val="18"/>
                <w:szCs w:val="18"/>
                <w:lang w:eastAsia="es-CO"/>
                <w14:ligatures w14:val="none"/>
              </w:rPr>
              <w:t>6.600</w:t>
            </w:r>
          </w:p>
        </w:tc>
        <w:tc>
          <w:tcPr>
            <w:tcW w:w="1200" w:type="dxa"/>
            <w:tcBorders>
              <w:top w:val="nil"/>
              <w:left w:val="nil"/>
              <w:bottom w:val="single" w:sz="8" w:space="0" w:color="auto"/>
              <w:right w:val="single" w:sz="8" w:space="0" w:color="auto"/>
            </w:tcBorders>
            <w:shd w:val="clear" w:color="000000" w:fill="FDE9D9"/>
            <w:vAlign w:val="center"/>
            <w:hideMark/>
          </w:tcPr>
          <w:p w14:paraId="19435DC6" w14:textId="77777777" w:rsidR="00A94B77" w:rsidRPr="00A94B77" w:rsidRDefault="00A94B77" w:rsidP="00A94B77">
            <w:pPr>
              <w:spacing w:after="0" w:line="240" w:lineRule="auto"/>
              <w:jc w:val="center"/>
              <w:rPr>
                <w:rFonts w:ascii="Arial" w:eastAsia="Times New Roman" w:hAnsi="Arial" w:cs="Arial"/>
                <w:b/>
                <w:bCs/>
                <w:color w:val="000000"/>
                <w:kern w:val="0"/>
                <w:sz w:val="18"/>
                <w:szCs w:val="18"/>
                <w:lang w:eastAsia="es-CO"/>
                <w14:ligatures w14:val="none"/>
              </w:rPr>
            </w:pPr>
            <w:r w:rsidRPr="00A94B77">
              <w:rPr>
                <w:rFonts w:ascii="Arial" w:eastAsia="Times New Roman" w:hAnsi="Arial" w:cs="Arial"/>
                <w:b/>
                <w:bCs/>
                <w:color w:val="000000"/>
                <w:kern w:val="0"/>
                <w:sz w:val="18"/>
                <w:szCs w:val="18"/>
                <w:lang w:eastAsia="es-CO"/>
                <w14:ligatures w14:val="none"/>
              </w:rPr>
              <w:t>11.821</w:t>
            </w:r>
          </w:p>
        </w:tc>
        <w:tc>
          <w:tcPr>
            <w:tcW w:w="1200" w:type="dxa"/>
            <w:tcBorders>
              <w:top w:val="nil"/>
              <w:left w:val="nil"/>
              <w:bottom w:val="single" w:sz="8" w:space="0" w:color="auto"/>
              <w:right w:val="single" w:sz="8" w:space="0" w:color="auto"/>
            </w:tcBorders>
            <w:shd w:val="clear" w:color="000000" w:fill="FDE9D9"/>
            <w:vAlign w:val="center"/>
            <w:hideMark/>
          </w:tcPr>
          <w:p w14:paraId="48712988" w14:textId="77777777" w:rsidR="00A94B77" w:rsidRPr="00A94B77" w:rsidRDefault="00A94B77" w:rsidP="00A94B77">
            <w:pPr>
              <w:spacing w:after="0" w:line="240" w:lineRule="auto"/>
              <w:jc w:val="center"/>
              <w:rPr>
                <w:rFonts w:ascii="Arial" w:eastAsia="Times New Roman" w:hAnsi="Arial" w:cs="Arial"/>
                <w:b/>
                <w:bCs/>
                <w:color w:val="000000"/>
                <w:kern w:val="0"/>
                <w:sz w:val="18"/>
                <w:szCs w:val="18"/>
                <w:lang w:eastAsia="es-CO"/>
                <w14:ligatures w14:val="none"/>
              </w:rPr>
            </w:pPr>
            <w:r w:rsidRPr="00A94B77">
              <w:rPr>
                <w:rFonts w:ascii="Arial" w:eastAsia="Times New Roman" w:hAnsi="Arial" w:cs="Arial"/>
                <w:b/>
                <w:bCs/>
                <w:color w:val="000000"/>
                <w:kern w:val="0"/>
                <w:sz w:val="18"/>
                <w:szCs w:val="18"/>
                <w:lang w:eastAsia="es-CO"/>
                <w14:ligatures w14:val="none"/>
              </w:rPr>
              <w:t>4.897</w:t>
            </w:r>
          </w:p>
        </w:tc>
      </w:tr>
    </w:tbl>
    <w:p w14:paraId="4FDB41B4" w14:textId="77777777" w:rsidR="00A94B77" w:rsidRPr="00BA74B8" w:rsidRDefault="00A94B77" w:rsidP="007571A0">
      <w:pPr>
        <w:tabs>
          <w:tab w:val="left" w:pos="719"/>
          <w:tab w:val="left" w:pos="721"/>
        </w:tabs>
        <w:spacing w:line="261" w:lineRule="auto"/>
        <w:ind w:right="147"/>
        <w:rPr>
          <w:sz w:val="24"/>
          <w:szCs w:val="24"/>
          <w:lang w:val="es-ES"/>
        </w:rPr>
      </w:pPr>
    </w:p>
    <w:p w14:paraId="5AF08419" w14:textId="64757198" w:rsidR="00A472D1" w:rsidRDefault="00A472D1" w:rsidP="58FBA9AB">
      <w:pPr>
        <w:pStyle w:val="Prrafodelista"/>
        <w:numPr>
          <w:ilvl w:val="1"/>
          <w:numId w:val="13"/>
        </w:numPr>
        <w:tabs>
          <w:tab w:val="left" w:pos="719"/>
          <w:tab w:val="left" w:pos="721"/>
        </w:tabs>
        <w:spacing w:before="2" w:line="264" w:lineRule="auto"/>
        <w:ind w:right="146"/>
        <w:rPr>
          <w:b/>
          <w:bCs/>
          <w:color w:val="FF0000"/>
          <w:sz w:val="24"/>
          <w:szCs w:val="24"/>
        </w:rPr>
      </w:pPr>
      <w:r w:rsidRPr="58FBA9AB">
        <w:rPr>
          <w:w w:val="80"/>
          <w:sz w:val="24"/>
          <w:szCs w:val="24"/>
        </w:rPr>
        <w:t>¿Qué mecanismos de articulación existen entre el Ministerio de Transporte, ANSV, Ministerio de Salud,</w:t>
      </w:r>
      <w:r w:rsidRPr="58FBA9AB">
        <w:rPr>
          <w:spacing w:val="40"/>
          <w:sz w:val="24"/>
          <w:szCs w:val="24"/>
        </w:rPr>
        <w:t xml:space="preserve"> </w:t>
      </w:r>
      <w:r w:rsidRPr="58FBA9AB">
        <w:rPr>
          <w:w w:val="85"/>
          <w:sz w:val="24"/>
          <w:szCs w:val="24"/>
        </w:rPr>
        <w:t>Policía</w:t>
      </w:r>
      <w:r w:rsidRPr="58FBA9AB">
        <w:rPr>
          <w:spacing w:val="-3"/>
          <w:w w:val="85"/>
          <w:sz w:val="24"/>
          <w:szCs w:val="24"/>
        </w:rPr>
        <w:t xml:space="preserve"> </w:t>
      </w:r>
      <w:r w:rsidRPr="58FBA9AB">
        <w:rPr>
          <w:w w:val="85"/>
          <w:sz w:val="24"/>
          <w:szCs w:val="24"/>
        </w:rPr>
        <w:t>Nacional,</w:t>
      </w:r>
      <w:r w:rsidRPr="58FBA9AB">
        <w:rPr>
          <w:spacing w:val="-7"/>
          <w:w w:val="85"/>
          <w:sz w:val="24"/>
          <w:szCs w:val="24"/>
        </w:rPr>
        <w:t xml:space="preserve"> </w:t>
      </w:r>
      <w:r w:rsidRPr="58FBA9AB">
        <w:rPr>
          <w:w w:val="85"/>
          <w:sz w:val="24"/>
          <w:szCs w:val="24"/>
        </w:rPr>
        <w:t>entidades</w:t>
      </w:r>
      <w:r w:rsidRPr="58FBA9AB">
        <w:rPr>
          <w:spacing w:val="-7"/>
          <w:w w:val="85"/>
          <w:sz w:val="24"/>
          <w:szCs w:val="24"/>
        </w:rPr>
        <w:t xml:space="preserve"> </w:t>
      </w:r>
      <w:r w:rsidRPr="58FBA9AB">
        <w:rPr>
          <w:w w:val="85"/>
          <w:sz w:val="24"/>
          <w:szCs w:val="24"/>
        </w:rPr>
        <w:t>territoriales</w:t>
      </w:r>
      <w:r w:rsidRPr="58FBA9AB">
        <w:rPr>
          <w:spacing w:val="-3"/>
          <w:w w:val="85"/>
          <w:sz w:val="24"/>
          <w:szCs w:val="24"/>
        </w:rPr>
        <w:t xml:space="preserve"> </w:t>
      </w:r>
      <w:r w:rsidRPr="58FBA9AB">
        <w:rPr>
          <w:w w:val="85"/>
          <w:sz w:val="24"/>
          <w:szCs w:val="24"/>
        </w:rPr>
        <w:t>y</w:t>
      </w:r>
      <w:r w:rsidRPr="58FBA9AB">
        <w:rPr>
          <w:spacing w:val="-5"/>
          <w:w w:val="85"/>
          <w:sz w:val="24"/>
          <w:szCs w:val="24"/>
        </w:rPr>
        <w:t xml:space="preserve"> </w:t>
      </w:r>
      <w:r w:rsidRPr="58FBA9AB">
        <w:rPr>
          <w:w w:val="85"/>
          <w:sz w:val="24"/>
          <w:szCs w:val="24"/>
        </w:rPr>
        <w:t>organismos</w:t>
      </w:r>
      <w:r w:rsidRPr="58FBA9AB">
        <w:rPr>
          <w:spacing w:val="-5"/>
          <w:w w:val="85"/>
          <w:sz w:val="24"/>
          <w:szCs w:val="24"/>
        </w:rPr>
        <w:t xml:space="preserve"> </w:t>
      </w:r>
      <w:r w:rsidRPr="58FBA9AB">
        <w:rPr>
          <w:w w:val="85"/>
          <w:sz w:val="24"/>
          <w:szCs w:val="24"/>
        </w:rPr>
        <w:t>de</w:t>
      </w:r>
      <w:r w:rsidRPr="58FBA9AB">
        <w:rPr>
          <w:spacing w:val="-3"/>
          <w:w w:val="85"/>
          <w:sz w:val="24"/>
          <w:szCs w:val="24"/>
        </w:rPr>
        <w:t xml:space="preserve"> </w:t>
      </w:r>
      <w:r w:rsidRPr="58FBA9AB">
        <w:rPr>
          <w:w w:val="85"/>
          <w:sz w:val="24"/>
          <w:szCs w:val="24"/>
        </w:rPr>
        <w:t>atención</w:t>
      </w:r>
      <w:r w:rsidRPr="58FBA9AB">
        <w:rPr>
          <w:spacing w:val="-3"/>
          <w:w w:val="85"/>
          <w:sz w:val="24"/>
          <w:szCs w:val="24"/>
        </w:rPr>
        <w:t xml:space="preserve"> </w:t>
      </w:r>
      <w:r w:rsidRPr="58FBA9AB">
        <w:rPr>
          <w:w w:val="85"/>
          <w:sz w:val="24"/>
          <w:szCs w:val="24"/>
        </w:rPr>
        <w:t>de</w:t>
      </w:r>
      <w:r w:rsidRPr="58FBA9AB">
        <w:rPr>
          <w:spacing w:val="-6"/>
          <w:w w:val="85"/>
          <w:sz w:val="24"/>
          <w:szCs w:val="24"/>
        </w:rPr>
        <w:t xml:space="preserve"> </w:t>
      </w:r>
      <w:r w:rsidRPr="58FBA9AB">
        <w:rPr>
          <w:w w:val="85"/>
          <w:sz w:val="24"/>
          <w:szCs w:val="24"/>
        </w:rPr>
        <w:t>emergencias?</w:t>
      </w:r>
      <w:r w:rsidRPr="2FED52B3">
        <w:rPr>
          <w:b/>
          <w:color w:val="FF0000"/>
          <w:sz w:val="24"/>
          <w:szCs w:val="24"/>
        </w:rPr>
        <w:t xml:space="preserve"> </w:t>
      </w:r>
    </w:p>
    <w:p w14:paraId="30E68803" w14:textId="5255E978" w:rsidR="00A472D1" w:rsidRDefault="1C3B545D" w:rsidP="1018E902">
      <w:pPr>
        <w:spacing w:before="240" w:after="240" w:line="264" w:lineRule="auto"/>
        <w:rPr>
          <w:rFonts w:ascii="Tahoma" w:eastAsia="Tahoma" w:hAnsi="Tahoma" w:cs="Tahoma"/>
          <w:color w:val="000000" w:themeColor="text1"/>
          <w:lang w:val="es-ES"/>
        </w:rPr>
      </w:pPr>
      <w:r w:rsidRPr="1018E902">
        <w:rPr>
          <w:rFonts w:ascii="Tahoma" w:eastAsia="Tahoma" w:hAnsi="Tahoma" w:cs="Tahoma"/>
          <w:color w:val="000000" w:themeColor="text1"/>
          <w:lang w:val="es-ES"/>
        </w:rPr>
        <w:t>Desde el Grupo de Atención a Víctimas se han articulado acciones con entidades externas, destacándose las siguientes:</w:t>
      </w:r>
    </w:p>
    <w:p w14:paraId="028C7A30" w14:textId="5547DD12" w:rsidR="00A472D1" w:rsidRDefault="1C3B545D" w:rsidP="1018E902">
      <w:pPr>
        <w:pStyle w:val="Prrafodelista"/>
        <w:numPr>
          <w:ilvl w:val="0"/>
          <w:numId w:val="1"/>
        </w:numPr>
        <w:spacing w:before="240" w:after="240" w:line="264" w:lineRule="auto"/>
        <w:rPr>
          <w:color w:val="000000" w:themeColor="text1"/>
        </w:rPr>
      </w:pPr>
      <w:r w:rsidRPr="1018E902">
        <w:rPr>
          <w:b/>
          <w:bCs/>
          <w:color w:val="000000" w:themeColor="text1"/>
        </w:rPr>
        <w:t>Ministerio de Transporte:</w:t>
      </w:r>
      <w:r w:rsidRPr="1018E902">
        <w:rPr>
          <w:color w:val="000000" w:themeColor="text1"/>
        </w:rPr>
        <w:t xml:space="preserve"> Se consolidó la articulación mediante la Resolución 20233040026535 de 2023, la cual se socializó en los 32 departamentos. De este proceso se derivó la consultoría sobre vehículos de emergencia, cuyo resultado fue la publicación de la cartilla </w:t>
      </w:r>
      <w:r w:rsidRPr="1018E902">
        <w:rPr>
          <w:i/>
          <w:iCs/>
          <w:color w:val="000000" w:themeColor="text1"/>
        </w:rPr>
        <w:t xml:space="preserve">EMERVIAL: Conducir con sentido, </w:t>
      </w:r>
      <w:r w:rsidRPr="1018E902">
        <w:rPr>
          <w:color w:val="000000" w:themeColor="text1"/>
        </w:rPr>
        <w:t xml:space="preserve">este insumo permite fortalecer </w:t>
      </w:r>
      <w:r w:rsidR="3708B27E" w:rsidRPr="1018E902">
        <w:rPr>
          <w:color w:val="000000" w:themeColor="text1"/>
        </w:rPr>
        <w:t>los procesos</w:t>
      </w:r>
      <w:r w:rsidRPr="1018E902">
        <w:rPr>
          <w:color w:val="000000" w:themeColor="text1"/>
        </w:rPr>
        <w:t xml:space="preserve"> de </w:t>
      </w:r>
      <w:r w:rsidR="089BC079" w:rsidRPr="1018E902">
        <w:rPr>
          <w:color w:val="000000" w:themeColor="text1"/>
        </w:rPr>
        <w:t>atención prehospitalaria</w:t>
      </w:r>
      <w:r w:rsidR="4DD36BD4" w:rsidRPr="1018E902">
        <w:rPr>
          <w:color w:val="000000" w:themeColor="text1"/>
        </w:rPr>
        <w:t xml:space="preserve"> a las víctimas de siniestros viales.</w:t>
      </w:r>
    </w:p>
    <w:p w14:paraId="526FE495" w14:textId="323A3822" w:rsidR="00A472D1" w:rsidRDefault="4DD36BD4" w:rsidP="1018E902">
      <w:pPr>
        <w:pStyle w:val="Prrafodelista"/>
        <w:numPr>
          <w:ilvl w:val="0"/>
          <w:numId w:val="1"/>
        </w:numPr>
        <w:spacing w:before="240" w:after="240" w:line="264" w:lineRule="auto"/>
        <w:rPr>
          <w:color w:val="000000" w:themeColor="text1"/>
        </w:rPr>
      </w:pPr>
      <w:r w:rsidRPr="1018E902">
        <w:rPr>
          <w:b/>
          <w:bCs/>
          <w:color w:val="000000" w:themeColor="text1"/>
        </w:rPr>
        <w:t xml:space="preserve">Ministerio de Salud: </w:t>
      </w:r>
      <w:r w:rsidR="03D72C64" w:rsidRPr="1018E902">
        <w:rPr>
          <w:b/>
          <w:bCs/>
          <w:color w:val="000000" w:themeColor="text1"/>
        </w:rPr>
        <w:t>S</w:t>
      </w:r>
      <w:r w:rsidRPr="1018E902">
        <w:rPr>
          <w:color w:val="000000" w:themeColor="text1"/>
        </w:rPr>
        <w:t xml:space="preserve">e han realizado </w:t>
      </w:r>
      <w:r w:rsidR="32834BF1" w:rsidRPr="1018E902">
        <w:rPr>
          <w:color w:val="000000" w:themeColor="text1"/>
        </w:rPr>
        <w:t>gestiones con</w:t>
      </w:r>
      <w:r w:rsidR="516AE84E" w:rsidRPr="1018E902">
        <w:rPr>
          <w:color w:val="000000" w:themeColor="text1"/>
        </w:rPr>
        <w:t xml:space="preserve"> el ministerio </w:t>
      </w:r>
      <w:r w:rsidRPr="1018E902">
        <w:rPr>
          <w:color w:val="000000" w:themeColor="text1"/>
        </w:rPr>
        <w:t xml:space="preserve">para el fortalecimiento de los SEM y el funcionamiento articulado con la </w:t>
      </w:r>
      <w:r w:rsidR="28CEDD4F" w:rsidRPr="1018E902">
        <w:rPr>
          <w:color w:val="000000" w:themeColor="text1"/>
        </w:rPr>
        <w:t>respuesta</w:t>
      </w:r>
      <w:r w:rsidRPr="1018E902">
        <w:rPr>
          <w:color w:val="000000" w:themeColor="text1"/>
        </w:rPr>
        <w:t xml:space="preserve"> a </w:t>
      </w:r>
      <w:r w:rsidR="6FD498FF" w:rsidRPr="1018E902">
        <w:rPr>
          <w:color w:val="000000" w:themeColor="text1"/>
        </w:rPr>
        <w:t>la atención</w:t>
      </w:r>
      <w:r w:rsidRPr="1018E902">
        <w:rPr>
          <w:color w:val="000000" w:themeColor="text1"/>
        </w:rPr>
        <w:t xml:space="preserve"> prehospitalar</w:t>
      </w:r>
      <w:r w:rsidR="52A9C636" w:rsidRPr="1018E902">
        <w:rPr>
          <w:color w:val="000000" w:themeColor="text1"/>
        </w:rPr>
        <w:t xml:space="preserve">ia, igualmente, se </w:t>
      </w:r>
      <w:r w:rsidR="09C4C012" w:rsidRPr="1018E902">
        <w:rPr>
          <w:color w:val="000000" w:themeColor="text1"/>
        </w:rPr>
        <w:t>proyectaron documentos</w:t>
      </w:r>
      <w:r w:rsidR="52A9C636" w:rsidRPr="1018E902">
        <w:rPr>
          <w:color w:val="000000" w:themeColor="text1"/>
        </w:rPr>
        <w:t xml:space="preserve"> de modelos de </w:t>
      </w:r>
      <w:r w:rsidR="675D34B3" w:rsidRPr="1018E902">
        <w:rPr>
          <w:color w:val="000000" w:themeColor="text1"/>
        </w:rPr>
        <w:t>atención</w:t>
      </w:r>
      <w:r w:rsidR="52A9C636" w:rsidRPr="1018E902">
        <w:rPr>
          <w:color w:val="000000" w:themeColor="text1"/>
        </w:rPr>
        <w:t xml:space="preserve"> en salud y son radicados solicitando la </w:t>
      </w:r>
      <w:r w:rsidR="464CB164" w:rsidRPr="1018E902">
        <w:rPr>
          <w:color w:val="000000" w:themeColor="text1"/>
        </w:rPr>
        <w:t>revisión</w:t>
      </w:r>
      <w:r w:rsidR="4515DF6C" w:rsidRPr="1018E902">
        <w:rPr>
          <w:color w:val="000000" w:themeColor="text1"/>
        </w:rPr>
        <w:t xml:space="preserve"> y </w:t>
      </w:r>
      <w:r w:rsidR="719402C0" w:rsidRPr="1018E902">
        <w:rPr>
          <w:color w:val="000000" w:themeColor="text1"/>
        </w:rPr>
        <w:t>devolución</w:t>
      </w:r>
      <w:r w:rsidR="4515DF6C" w:rsidRPr="1018E902">
        <w:rPr>
          <w:color w:val="000000" w:themeColor="text1"/>
        </w:rPr>
        <w:t>. Actualmente se continua con acciones que buscan el trabajo articulado con dicho ministerio</w:t>
      </w:r>
      <w:r w:rsidR="7DC0ADF1" w:rsidRPr="1018E902">
        <w:rPr>
          <w:color w:val="000000" w:themeColor="text1"/>
        </w:rPr>
        <w:t xml:space="preserve"> y poder avanzar en el cumplimiento de este indicador.</w:t>
      </w:r>
      <w:r w:rsidR="1018E902" w:rsidRPr="1018E902">
        <w:rPr>
          <w:color w:val="000000" w:themeColor="text1"/>
        </w:rPr>
        <w:t xml:space="preserve"> </w:t>
      </w:r>
    </w:p>
    <w:p w14:paraId="0D642D4C" w14:textId="2F56E991" w:rsidR="00A472D1" w:rsidRDefault="4D9BF8BF" w:rsidP="1018E902">
      <w:pPr>
        <w:pStyle w:val="Prrafodelista"/>
        <w:numPr>
          <w:ilvl w:val="0"/>
          <w:numId w:val="1"/>
        </w:numPr>
        <w:spacing w:before="240" w:after="240" w:line="264" w:lineRule="auto"/>
        <w:rPr>
          <w:b/>
          <w:bCs/>
          <w:color w:val="000000" w:themeColor="text1"/>
        </w:rPr>
      </w:pPr>
      <w:r w:rsidRPr="1018E902">
        <w:rPr>
          <w:b/>
          <w:bCs/>
          <w:color w:val="000000" w:themeColor="text1"/>
        </w:rPr>
        <w:t>Policía</w:t>
      </w:r>
      <w:r w:rsidR="040783BB" w:rsidRPr="1018E902">
        <w:rPr>
          <w:b/>
          <w:bCs/>
          <w:color w:val="000000" w:themeColor="text1"/>
        </w:rPr>
        <w:t xml:space="preserve"> nacional</w:t>
      </w:r>
      <w:r w:rsidR="2AAEF8FE" w:rsidRPr="1018E902">
        <w:rPr>
          <w:b/>
          <w:bCs/>
          <w:color w:val="000000" w:themeColor="text1"/>
        </w:rPr>
        <w:t xml:space="preserve">, </w:t>
      </w:r>
      <w:r w:rsidR="040783BB" w:rsidRPr="1018E902">
        <w:rPr>
          <w:b/>
          <w:bCs/>
          <w:color w:val="000000" w:themeColor="text1"/>
        </w:rPr>
        <w:t>entidade</w:t>
      </w:r>
      <w:r w:rsidR="13DBC9DA" w:rsidRPr="1018E902">
        <w:rPr>
          <w:b/>
          <w:bCs/>
          <w:color w:val="000000" w:themeColor="text1"/>
        </w:rPr>
        <w:t xml:space="preserve">s territoriales y organismos de emergencia: </w:t>
      </w:r>
    </w:p>
    <w:p w14:paraId="5782951D" w14:textId="41153AA5" w:rsidR="00A472D1" w:rsidRDefault="2338DA7B" w:rsidP="009725B1">
      <w:pPr>
        <w:pStyle w:val="Prrafodelista"/>
        <w:spacing w:before="220" w:after="220" w:line="264" w:lineRule="auto"/>
        <w:ind w:left="360" w:firstLine="0"/>
        <w:rPr>
          <w:color w:val="000000" w:themeColor="text1"/>
        </w:rPr>
      </w:pPr>
      <w:r w:rsidRPr="1018E902">
        <w:rPr>
          <w:color w:val="000000" w:themeColor="text1"/>
        </w:rPr>
        <w:t>Desde el Grupo de Atención a Víctimas se han implementado cronogramas de asistencia permanente orientados a fortalecer los procesos de atención interinstitucional. Las capacitaciones abarcan temáticas clave como: formación en primer respondiente, primeros auxilios psicológicos, manejo del duelo, prevención del riesgo psicosocial, comunicación de malas noticias, aspectos jurídicos en actos urgentes, responsabilidad tras siniestros viales y formación a conductores de vehículos de emergencia.</w:t>
      </w:r>
    </w:p>
    <w:p w14:paraId="77AD745D" w14:textId="00A72504" w:rsidR="00A472D1" w:rsidRDefault="2338DA7B" w:rsidP="1018E902">
      <w:pPr>
        <w:spacing w:before="220" w:after="220" w:line="264" w:lineRule="auto"/>
        <w:ind w:left="360"/>
      </w:pPr>
      <w:r w:rsidRPr="1018E902">
        <w:rPr>
          <w:rFonts w:ascii="Tahoma" w:eastAsia="Tahoma" w:hAnsi="Tahoma" w:cs="Tahoma"/>
          <w:color w:val="000000" w:themeColor="text1"/>
          <w:lang w:val="es-ES"/>
        </w:rPr>
        <w:t xml:space="preserve">Asimismo, se ha convocado a las entidades territoriales a las mesas técnicas para la estructuración y posterior adopción formal de la Ruta de Atención a Víctimas. En esta </w:t>
      </w:r>
      <w:r w:rsidRPr="1018E902">
        <w:rPr>
          <w:rFonts w:ascii="Tahoma" w:eastAsia="Tahoma" w:hAnsi="Tahoma" w:cs="Tahoma"/>
          <w:color w:val="000000" w:themeColor="text1"/>
          <w:lang w:val="es-ES"/>
        </w:rPr>
        <w:lastRenderedPageBreak/>
        <w:t>misma línea, se ha brindado asistencia técnica para la implementación de los Centros de Orientación a Víctimas, involucrando a todos los actores de la cadena asistencial (prehospitalaria, hospitalaria y pos-siniestro).</w:t>
      </w:r>
    </w:p>
    <w:p w14:paraId="06F18F87" w14:textId="4C7E0511" w:rsidR="00A472D1" w:rsidRDefault="2338DA7B" w:rsidP="1018E902">
      <w:pPr>
        <w:spacing w:before="220" w:after="220" w:line="264" w:lineRule="auto"/>
        <w:ind w:left="360"/>
      </w:pPr>
      <w:r w:rsidRPr="1018E902">
        <w:rPr>
          <w:rFonts w:ascii="Tahoma" w:eastAsia="Tahoma" w:hAnsi="Tahoma" w:cs="Tahoma"/>
          <w:color w:val="000000" w:themeColor="text1"/>
          <w:lang w:val="es-ES"/>
        </w:rPr>
        <w:t>Por otra parte, se incorporó la cartilla del componente de víctimas en los Planes de Movilidad Escolar (PME). Para ello, se articuló con las secretarías de educación e instituciones educativas, facilitando el entrenamiento y la transversalización del protocolo PAS (Proteger, Avisar, Socorrer) dirigido a niños, niñas y adolescentes.</w:t>
      </w:r>
    </w:p>
    <w:p w14:paraId="093FA556" w14:textId="35E6BC94" w:rsidR="00A472D1" w:rsidRDefault="2338DA7B" w:rsidP="1018E902">
      <w:pPr>
        <w:pStyle w:val="Prrafodelista"/>
        <w:spacing w:before="240" w:after="240" w:line="264" w:lineRule="auto"/>
        <w:ind w:left="720"/>
      </w:pPr>
      <w:r w:rsidRPr="1018E902">
        <w:rPr>
          <w:color w:val="000000" w:themeColor="text1"/>
        </w:rPr>
        <w:t>Finalmente, esta articulación interinstitucional se mantiene de manera continua y bajo seguimiento constante, lo que garantiza el cumplimiento de los indicadores de asistencia técnica en los territorios.</w:t>
      </w:r>
    </w:p>
    <w:p w14:paraId="36F64AFF" w14:textId="17C24CB9" w:rsidR="1018E902" w:rsidRDefault="1018E902" w:rsidP="1018E902">
      <w:pPr>
        <w:pStyle w:val="Prrafodelista"/>
        <w:tabs>
          <w:tab w:val="left" w:pos="719"/>
          <w:tab w:val="left" w:pos="721"/>
        </w:tabs>
        <w:spacing w:before="2" w:line="264" w:lineRule="auto"/>
        <w:ind w:left="166" w:right="146"/>
        <w:rPr>
          <w:b/>
          <w:bCs/>
          <w:color w:val="FF0000"/>
          <w:sz w:val="24"/>
          <w:szCs w:val="24"/>
        </w:rPr>
      </w:pPr>
    </w:p>
    <w:p w14:paraId="62CEC54C" w14:textId="54DD0BDF" w:rsidR="00A472D1" w:rsidRDefault="00A472D1" w:rsidP="1018E902">
      <w:pPr>
        <w:pStyle w:val="Prrafodelista"/>
        <w:numPr>
          <w:ilvl w:val="1"/>
          <w:numId w:val="13"/>
        </w:numPr>
        <w:tabs>
          <w:tab w:val="left" w:pos="719"/>
          <w:tab w:val="left" w:pos="721"/>
        </w:tabs>
        <w:spacing w:before="0" w:line="261" w:lineRule="auto"/>
        <w:ind w:right="147"/>
        <w:rPr>
          <w:color w:val="000000" w:themeColor="text1"/>
        </w:rPr>
      </w:pPr>
      <w:r w:rsidRPr="1018E902">
        <w:rPr>
          <w:sz w:val="24"/>
          <w:szCs w:val="24"/>
        </w:rPr>
        <w:t>¿Qué acciones se desarrollan para mejorar los tiempos de atención posterior a un siniestro vial, especialmente en carreteras y zonas rurales?</w:t>
      </w:r>
      <w:r w:rsidRPr="1018E902">
        <w:rPr>
          <w:b/>
          <w:bCs/>
          <w:color w:val="FF0000"/>
          <w:sz w:val="24"/>
          <w:szCs w:val="24"/>
        </w:rPr>
        <w:t xml:space="preserve"> </w:t>
      </w:r>
      <w:r>
        <w:br/>
      </w:r>
      <w:r w:rsidR="3BB7E37D" w:rsidRPr="1018E902">
        <w:rPr>
          <w:b/>
          <w:bCs/>
          <w:color w:val="FF0000"/>
          <w:sz w:val="24"/>
          <w:szCs w:val="24"/>
        </w:rPr>
        <w:t xml:space="preserve">RESPUESTA: </w:t>
      </w:r>
      <w:r w:rsidR="272292D7" w:rsidRPr="1018E902">
        <w:rPr>
          <w:color w:val="000000" w:themeColor="text1"/>
        </w:rPr>
        <w:t>Se adelantan acciones de capacitación para fortalecer las competencias del primer respondiente, orientadas a promover una actuación rápida, segura y adecuada en los momentos posteriores a un siniestro vial. Este proceso cobra especial relevancia en zonas rurales y carreteras (promoviendo la línea #767), donde las distancias pueden prolongar los tiempos de respuesta de los organismos de socorro. Mediante estos talleres se orienta sobre los principios de actuación e implementación del protocolo PAS (Proteger, Avisar, Socorrer) para que los participantes identifiquen y controlen riesgos, activen la línea de emergencia 123 y brinden una primera atención mientras arriban los equipos especializados. A través de diversos contratos interadministrativos, estas formaciones han impactado las regiones Sur, Centro y Norte del país, extendiéndose también a comunidades universitarias y de educación básica secundaria. La capacitación está dirigida a la ciudadanía en general, organismos de socorro y demás actores de la cadena asistencial para la atención de siniestros viales.</w:t>
      </w:r>
    </w:p>
    <w:p w14:paraId="3173EA9F" w14:textId="77777777" w:rsidR="00A472D1" w:rsidRDefault="00A472D1" w:rsidP="00A472D1">
      <w:pPr>
        <w:pStyle w:val="Ttulo1"/>
        <w:numPr>
          <w:ilvl w:val="0"/>
          <w:numId w:val="13"/>
        </w:numPr>
        <w:tabs>
          <w:tab w:val="left" w:pos="403"/>
        </w:tabs>
        <w:spacing w:before="254"/>
        <w:ind w:left="403" w:hanging="402"/>
      </w:pPr>
      <w:r>
        <w:rPr>
          <w:w w:val="80"/>
        </w:rPr>
        <w:t>En</w:t>
      </w:r>
      <w:r>
        <w:rPr>
          <w:spacing w:val="-2"/>
        </w:rPr>
        <w:t xml:space="preserve"> </w:t>
      </w:r>
      <w:r>
        <w:rPr>
          <w:w w:val="80"/>
        </w:rPr>
        <w:t>relación</w:t>
      </w:r>
      <w:r>
        <w:rPr>
          <w:spacing w:val="-3"/>
        </w:rPr>
        <w:t xml:space="preserve"> </w:t>
      </w:r>
      <w:r>
        <w:rPr>
          <w:w w:val="80"/>
        </w:rPr>
        <w:t>con</w:t>
      </w:r>
      <w:r>
        <w:rPr>
          <w:spacing w:val="-1"/>
        </w:rPr>
        <w:t xml:space="preserve"> </w:t>
      </w:r>
      <w:r>
        <w:rPr>
          <w:w w:val="80"/>
        </w:rPr>
        <w:t>los</w:t>
      </w:r>
      <w:r>
        <w:rPr>
          <w:spacing w:val="-3"/>
        </w:rPr>
        <w:t xml:space="preserve"> </w:t>
      </w:r>
      <w:r>
        <w:rPr>
          <w:w w:val="80"/>
        </w:rPr>
        <w:t>recursos</w:t>
      </w:r>
      <w:r>
        <w:rPr>
          <w:spacing w:val="-1"/>
        </w:rPr>
        <w:t xml:space="preserve"> </w:t>
      </w:r>
      <w:r>
        <w:rPr>
          <w:w w:val="80"/>
        </w:rPr>
        <w:t>destinados</w:t>
      </w:r>
      <w:r>
        <w:rPr>
          <w:spacing w:val="-3"/>
        </w:rPr>
        <w:t xml:space="preserve"> </w:t>
      </w:r>
      <w:r>
        <w:rPr>
          <w:w w:val="80"/>
        </w:rPr>
        <w:t>a</w:t>
      </w:r>
      <w:r>
        <w:rPr>
          <w:spacing w:val="-3"/>
        </w:rPr>
        <w:t xml:space="preserve"> </w:t>
      </w:r>
      <w:r>
        <w:rPr>
          <w:w w:val="80"/>
        </w:rPr>
        <w:t>seguridad</w:t>
      </w:r>
      <w:r>
        <w:rPr>
          <w:spacing w:val="-1"/>
        </w:rPr>
        <w:t xml:space="preserve"> </w:t>
      </w:r>
      <w:r>
        <w:rPr>
          <w:spacing w:val="-4"/>
          <w:w w:val="80"/>
        </w:rPr>
        <w:t>vial</w:t>
      </w:r>
    </w:p>
    <w:p w14:paraId="46FCB2D3" w14:textId="77777777" w:rsidR="00A472D1" w:rsidRDefault="00A472D1" w:rsidP="00A472D1">
      <w:pPr>
        <w:pStyle w:val="Prrafodelista"/>
        <w:numPr>
          <w:ilvl w:val="1"/>
          <w:numId w:val="13"/>
        </w:numPr>
        <w:tabs>
          <w:tab w:val="left" w:pos="719"/>
          <w:tab w:val="left" w:pos="721"/>
        </w:tabs>
        <w:spacing w:before="247" w:line="261" w:lineRule="auto"/>
        <w:ind w:right="147"/>
        <w:rPr>
          <w:sz w:val="24"/>
          <w:szCs w:val="24"/>
        </w:rPr>
      </w:pPr>
      <w:r w:rsidRPr="47925FFA">
        <w:rPr>
          <w:spacing w:val="-2"/>
          <w:w w:val="85"/>
          <w:sz w:val="24"/>
          <w:szCs w:val="24"/>
        </w:rPr>
        <w:t>Remita el presupuesto apropiado y ejecutado por la Agencia Nacional de Seguridad Vial entre 2022 y 2026, discriminado por año,</w:t>
      </w:r>
      <w:r w:rsidRPr="47925FFA">
        <w:rPr>
          <w:spacing w:val="-4"/>
          <w:w w:val="85"/>
          <w:sz w:val="24"/>
          <w:szCs w:val="24"/>
        </w:rPr>
        <w:t xml:space="preserve"> </w:t>
      </w:r>
      <w:r w:rsidRPr="47925FFA">
        <w:rPr>
          <w:spacing w:val="-2"/>
          <w:w w:val="85"/>
          <w:sz w:val="24"/>
          <w:szCs w:val="24"/>
        </w:rPr>
        <w:t>proyecto, programa y</w:t>
      </w:r>
      <w:r w:rsidRPr="47925FFA">
        <w:rPr>
          <w:spacing w:val="-4"/>
          <w:w w:val="85"/>
          <w:sz w:val="24"/>
          <w:szCs w:val="24"/>
        </w:rPr>
        <w:t xml:space="preserve"> </w:t>
      </w:r>
      <w:r w:rsidRPr="47925FFA">
        <w:rPr>
          <w:spacing w:val="-2"/>
          <w:w w:val="85"/>
          <w:sz w:val="24"/>
          <w:szCs w:val="24"/>
        </w:rPr>
        <w:t xml:space="preserve">porcentaje de ejecución. </w:t>
      </w:r>
      <w:r w:rsidRPr="47925FFA">
        <w:rPr>
          <w:b/>
          <w:color w:val="FF0000"/>
          <w:w w:val="85"/>
          <w:sz w:val="24"/>
          <w:szCs w:val="24"/>
        </w:rPr>
        <w:t>OAP</w:t>
      </w:r>
    </w:p>
    <w:p w14:paraId="31D3285D" w14:textId="7DB085B2" w:rsidR="47925FFA" w:rsidRDefault="47925FFA" w:rsidP="47925FFA">
      <w:pPr>
        <w:pStyle w:val="Prrafodelista"/>
        <w:tabs>
          <w:tab w:val="left" w:pos="719"/>
          <w:tab w:val="left" w:pos="721"/>
        </w:tabs>
        <w:spacing w:before="247" w:line="261" w:lineRule="auto"/>
        <w:ind w:right="147"/>
        <w:rPr>
          <w:sz w:val="24"/>
          <w:szCs w:val="24"/>
        </w:rPr>
      </w:pPr>
    </w:p>
    <w:p w14:paraId="62CB5B2B" w14:textId="389AD6AB" w:rsidR="3CB3F9E9" w:rsidRDefault="3CB3F9E9" w:rsidP="47925FFA">
      <w:pPr>
        <w:spacing w:line="276" w:lineRule="auto"/>
        <w:contextualSpacing/>
        <w:jc w:val="both"/>
        <w:rPr>
          <w:rFonts w:ascii="Verdana" w:eastAsia="Verdana" w:hAnsi="Verdana" w:cs="Verdana"/>
          <w:color w:val="000000" w:themeColor="text1"/>
          <w:lang w:val="es-ES"/>
        </w:rPr>
      </w:pPr>
      <w:r w:rsidRPr="47925FFA">
        <w:rPr>
          <w:rFonts w:ascii="Verdana" w:eastAsia="Verdana" w:hAnsi="Verdana" w:cs="Verdana"/>
          <w:b/>
          <w:bCs/>
          <w:color w:val="000000" w:themeColor="text1"/>
        </w:rPr>
        <w:t xml:space="preserve">Respuesta: </w:t>
      </w:r>
      <w:r w:rsidRPr="47925FFA">
        <w:rPr>
          <w:rFonts w:ascii="Verdana" w:eastAsia="Verdana" w:hAnsi="Verdana" w:cs="Verdana"/>
          <w:color w:val="000000" w:themeColor="text1"/>
        </w:rPr>
        <w:t>De conformidad con lo dispuesto por la Ley 1702 de 2013 en su artículo 7°, los recursos que financian el funcionamiento y la inversión que realiza la Agencia Nacional de Seguridad Vial – ANSV, pertenecen al Fondo Nacional de Seguridad Vial, el cual se constituye como una cuenta especial de la Nación, sin personería jurídica, ni estructura administrativa, con independencia patrimonial, administrativa, contable y estadística. Este Fondo se integra por los recursos correspondientes al tres por ciento (3%) de las primas que recauden las compañías aseguradoras que operan el seguro obligatorio de daños corporales causados a las personas en accidentes de tránsito SOAT, y dichos recursos podrán ejecutarse solo para la finalidad y funciones de la ANSV.</w:t>
      </w:r>
    </w:p>
    <w:p w14:paraId="0EBFB609" w14:textId="7FE7AD8C" w:rsidR="47925FFA" w:rsidRDefault="47925FFA" w:rsidP="47925FFA">
      <w:pPr>
        <w:spacing w:line="276" w:lineRule="auto"/>
        <w:contextualSpacing/>
        <w:jc w:val="both"/>
        <w:rPr>
          <w:rFonts w:ascii="Verdana" w:eastAsia="Verdana" w:hAnsi="Verdana" w:cs="Verdana"/>
          <w:color w:val="000000" w:themeColor="text1"/>
          <w:lang w:val="es-ES"/>
        </w:rPr>
      </w:pPr>
    </w:p>
    <w:p w14:paraId="29D90D4D" w14:textId="0E8B7571" w:rsidR="3CB3F9E9" w:rsidRDefault="3CB3F9E9" w:rsidP="47925FFA">
      <w:pPr>
        <w:spacing w:line="276" w:lineRule="auto"/>
        <w:contextualSpacing/>
        <w:jc w:val="both"/>
        <w:rPr>
          <w:rFonts w:ascii="Verdana" w:eastAsia="Verdana" w:hAnsi="Verdana" w:cs="Verdana"/>
          <w:color w:val="000000" w:themeColor="text1"/>
          <w:lang w:val="es-ES"/>
        </w:rPr>
      </w:pPr>
      <w:r w:rsidRPr="47925FFA">
        <w:rPr>
          <w:rFonts w:ascii="Verdana" w:eastAsia="Verdana" w:hAnsi="Verdana" w:cs="Verdana"/>
          <w:color w:val="000000" w:themeColor="text1"/>
          <w:lang w:val="es-MX"/>
        </w:rPr>
        <w:t>Los recursos de inversión son aquellos que permiten la materialización de bienes y servicios en beneficio de la ciudadanía, para el caso de la ANSV enmarcados en el mejoramiento de la seguridad Vial. En tal sentido dichos recursos deben ejecutarse a través de proyectos de inversión que a su vez se encuentran articulados a políticas públicas de gran envergadura, como lo es para el caso de la ANSV el Plan Nacional de Seguridad Vial 2022-2031, y como lo fue el Plan Nacional de Seguridad Vial 2018-2022. Así las cosas, a continuación, se presenta el nivel de ejecución presupuestal de recursos de inversión por vigencia:</w:t>
      </w:r>
    </w:p>
    <w:p w14:paraId="7BAE8B2E" w14:textId="640C274B" w:rsidR="47925FFA" w:rsidRDefault="47925FFA" w:rsidP="47925FFA">
      <w:pPr>
        <w:spacing w:line="276" w:lineRule="auto"/>
        <w:contextualSpacing/>
        <w:jc w:val="both"/>
        <w:rPr>
          <w:rFonts w:ascii="Verdana" w:eastAsia="Verdana" w:hAnsi="Verdana" w:cs="Verdana"/>
          <w:color w:val="000000" w:themeColor="text1"/>
          <w:lang w:val="es-ES"/>
        </w:rPr>
      </w:pPr>
    </w:p>
    <w:p w14:paraId="05F628A2" w14:textId="76280D28" w:rsidR="3CB3F9E9" w:rsidRDefault="3CB3F9E9" w:rsidP="47925FFA">
      <w:pPr>
        <w:spacing w:after="200" w:line="257" w:lineRule="auto"/>
        <w:jc w:val="both"/>
        <w:rPr>
          <w:rFonts w:ascii="Verdana" w:eastAsia="Verdana" w:hAnsi="Verdana" w:cs="Verdana"/>
          <w:color w:val="000000" w:themeColor="text1"/>
          <w:lang w:val="es-ES"/>
        </w:rPr>
      </w:pPr>
      <w:r w:rsidRPr="47925FFA">
        <w:rPr>
          <w:rFonts w:ascii="Verdana" w:eastAsia="Verdana" w:hAnsi="Verdana" w:cs="Verdana"/>
          <w:b/>
          <w:bCs/>
          <w:color w:val="000000" w:themeColor="text1"/>
          <w:lang w:val="es"/>
        </w:rPr>
        <w:t>Ejecución presupuesto inversión ANSV 2022-2026</w:t>
      </w:r>
    </w:p>
    <w:tbl>
      <w:tblPr>
        <w:tblW w:w="0" w:type="auto"/>
        <w:tblCellMar>
          <w:left w:w="10" w:type="dxa"/>
          <w:right w:w="10" w:type="dxa"/>
        </w:tblCellMar>
        <w:tblLook w:val="04A0" w:firstRow="1" w:lastRow="0" w:firstColumn="1" w:lastColumn="0" w:noHBand="0" w:noVBand="1"/>
      </w:tblPr>
      <w:tblGrid>
        <w:gridCol w:w="1035"/>
        <w:gridCol w:w="1425"/>
        <w:gridCol w:w="1860"/>
        <w:gridCol w:w="1440"/>
        <w:gridCol w:w="1440"/>
        <w:gridCol w:w="1440"/>
      </w:tblGrid>
      <w:tr w:rsidR="47925FFA" w14:paraId="00271506" w14:textId="77777777" w:rsidTr="7CD55BF5">
        <w:trPr>
          <w:trHeight w:val="300"/>
        </w:trPr>
        <w:tc>
          <w:tcPr>
            <w:tcW w:w="1035" w:type="dxa"/>
            <w:tcBorders>
              <w:top w:val="single" w:sz="8" w:space="0" w:color="auto"/>
              <w:left w:val="single" w:sz="8" w:space="0" w:color="auto"/>
              <w:bottom w:val="single" w:sz="8" w:space="0" w:color="auto"/>
              <w:right w:val="single" w:sz="8" w:space="0" w:color="auto"/>
            </w:tcBorders>
            <w:shd w:val="clear" w:color="auto" w:fill="1F3864" w:themeFill="accent1" w:themeFillShade="80"/>
            <w:tcMar>
              <w:left w:w="108" w:type="dxa"/>
              <w:right w:w="108" w:type="dxa"/>
            </w:tcMar>
          </w:tcPr>
          <w:p w14:paraId="3DD9F446" w14:textId="1FAA3AC4" w:rsidR="47925FFA" w:rsidRDefault="47925FFA" w:rsidP="47925FFA">
            <w:pPr>
              <w:jc w:val="center"/>
            </w:pPr>
            <w:r w:rsidRPr="47925FFA">
              <w:rPr>
                <w:rFonts w:ascii="Arial" w:eastAsia="Arial" w:hAnsi="Arial" w:cs="Arial"/>
                <w:b/>
                <w:bCs/>
                <w:color w:val="FFFFFF" w:themeColor="background1"/>
                <w:sz w:val="18"/>
                <w:szCs w:val="18"/>
                <w:lang w:val="en-US"/>
              </w:rPr>
              <w:t>Vigencia</w:t>
            </w:r>
          </w:p>
        </w:tc>
        <w:tc>
          <w:tcPr>
            <w:tcW w:w="1425" w:type="dxa"/>
            <w:tcBorders>
              <w:top w:val="single" w:sz="8" w:space="0" w:color="auto"/>
              <w:left w:val="single" w:sz="8" w:space="0" w:color="auto"/>
              <w:bottom w:val="single" w:sz="8" w:space="0" w:color="auto"/>
              <w:right w:val="single" w:sz="8" w:space="0" w:color="auto"/>
            </w:tcBorders>
            <w:shd w:val="clear" w:color="auto" w:fill="1F3864" w:themeFill="accent1" w:themeFillShade="80"/>
            <w:tcMar>
              <w:left w:w="108" w:type="dxa"/>
              <w:right w:w="108" w:type="dxa"/>
            </w:tcMar>
          </w:tcPr>
          <w:p w14:paraId="0F7B4729" w14:textId="6FB877AA" w:rsidR="47925FFA" w:rsidRDefault="47925FFA" w:rsidP="47925FFA">
            <w:pPr>
              <w:jc w:val="center"/>
            </w:pPr>
            <w:r w:rsidRPr="47925FFA">
              <w:rPr>
                <w:rFonts w:ascii="Arial" w:eastAsia="Arial" w:hAnsi="Arial" w:cs="Arial"/>
                <w:b/>
                <w:bCs/>
                <w:color w:val="FFFFFF" w:themeColor="background1"/>
                <w:sz w:val="18"/>
                <w:szCs w:val="18"/>
                <w:lang w:val="en-US"/>
              </w:rPr>
              <w:t>Asignación</w:t>
            </w:r>
          </w:p>
        </w:tc>
        <w:tc>
          <w:tcPr>
            <w:tcW w:w="1860" w:type="dxa"/>
            <w:tcBorders>
              <w:top w:val="single" w:sz="8" w:space="0" w:color="auto"/>
              <w:left w:val="single" w:sz="8" w:space="0" w:color="auto"/>
              <w:bottom w:val="single" w:sz="8" w:space="0" w:color="auto"/>
              <w:right w:val="single" w:sz="8" w:space="0" w:color="auto"/>
            </w:tcBorders>
            <w:shd w:val="clear" w:color="auto" w:fill="1F3864" w:themeFill="accent1" w:themeFillShade="80"/>
            <w:tcMar>
              <w:left w:w="108" w:type="dxa"/>
              <w:right w:w="108" w:type="dxa"/>
            </w:tcMar>
          </w:tcPr>
          <w:p w14:paraId="34388B81" w14:textId="1523283F" w:rsidR="47925FFA" w:rsidRDefault="47925FFA" w:rsidP="47925FFA">
            <w:pPr>
              <w:jc w:val="center"/>
            </w:pPr>
            <w:r w:rsidRPr="47925FFA">
              <w:rPr>
                <w:rFonts w:ascii="Arial" w:eastAsia="Arial" w:hAnsi="Arial" w:cs="Arial"/>
                <w:b/>
                <w:bCs/>
                <w:color w:val="FFFFFF" w:themeColor="background1"/>
                <w:sz w:val="18"/>
                <w:szCs w:val="18"/>
                <w:lang w:val="en-US"/>
              </w:rPr>
              <w:t>Comprometido</w:t>
            </w:r>
          </w:p>
        </w:tc>
        <w:tc>
          <w:tcPr>
            <w:tcW w:w="1440" w:type="dxa"/>
            <w:tcBorders>
              <w:top w:val="single" w:sz="8" w:space="0" w:color="auto"/>
              <w:left w:val="single" w:sz="8" w:space="0" w:color="auto"/>
              <w:bottom w:val="single" w:sz="8" w:space="0" w:color="auto"/>
              <w:right w:val="single" w:sz="8" w:space="0" w:color="auto"/>
            </w:tcBorders>
            <w:shd w:val="clear" w:color="auto" w:fill="1F3864" w:themeFill="accent1" w:themeFillShade="80"/>
            <w:tcMar>
              <w:left w:w="108" w:type="dxa"/>
              <w:right w:w="108" w:type="dxa"/>
            </w:tcMar>
          </w:tcPr>
          <w:p w14:paraId="6D759947" w14:textId="0489900C" w:rsidR="47925FFA" w:rsidRDefault="47925FFA" w:rsidP="47925FFA">
            <w:pPr>
              <w:jc w:val="center"/>
            </w:pPr>
            <w:r w:rsidRPr="47925FFA">
              <w:rPr>
                <w:rFonts w:ascii="Arial" w:eastAsia="Arial" w:hAnsi="Arial" w:cs="Arial"/>
                <w:b/>
                <w:bCs/>
                <w:color w:val="FFFFFF" w:themeColor="background1"/>
                <w:sz w:val="18"/>
                <w:szCs w:val="18"/>
                <w:lang w:val="en-US"/>
              </w:rPr>
              <w:t>% comp.</w:t>
            </w:r>
          </w:p>
        </w:tc>
        <w:tc>
          <w:tcPr>
            <w:tcW w:w="1440" w:type="dxa"/>
            <w:tcBorders>
              <w:top w:val="single" w:sz="8" w:space="0" w:color="auto"/>
              <w:left w:val="single" w:sz="8" w:space="0" w:color="auto"/>
              <w:bottom w:val="single" w:sz="8" w:space="0" w:color="auto"/>
              <w:right w:val="single" w:sz="8" w:space="0" w:color="auto"/>
            </w:tcBorders>
            <w:shd w:val="clear" w:color="auto" w:fill="1F3864" w:themeFill="accent1" w:themeFillShade="80"/>
            <w:tcMar>
              <w:left w:w="108" w:type="dxa"/>
              <w:right w:w="108" w:type="dxa"/>
            </w:tcMar>
          </w:tcPr>
          <w:p w14:paraId="2F02236F" w14:textId="70EAEE8C" w:rsidR="47925FFA" w:rsidRDefault="47925FFA" w:rsidP="47925FFA">
            <w:pPr>
              <w:jc w:val="center"/>
            </w:pPr>
            <w:r w:rsidRPr="47925FFA">
              <w:rPr>
                <w:rFonts w:ascii="Arial" w:eastAsia="Arial" w:hAnsi="Arial" w:cs="Arial"/>
                <w:b/>
                <w:bCs/>
                <w:color w:val="FFFFFF" w:themeColor="background1"/>
                <w:sz w:val="18"/>
                <w:szCs w:val="18"/>
                <w:lang w:val="en-US"/>
              </w:rPr>
              <w:t>Obligado</w:t>
            </w:r>
          </w:p>
        </w:tc>
        <w:tc>
          <w:tcPr>
            <w:tcW w:w="1440" w:type="dxa"/>
            <w:tcBorders>
              <w:top w:val="single" w:sz="8" w:space="0" w:color="auto"/>
              <w:left w:val="single" w:sz="8" w:space="0" w:color="auto"/>
              <w:bottom w:val="single" w:sz="8" w:space="0" w:color="auto"/>
              <w:right w:val="single" w:sz="8" w:space="0" w:color="auto"/>
            </w:tcBorders>
            <w:shd w:val="clear" w:color="auto" w:fill="1F3864" w:themeFill="accent1" w:themeFillShade="80"/>
            <w:tcMar>
              <w:left w:w="108" w:type="dxa"/>
              <w:right w:w="108" w:type="dxa"/>
            </w:tcMar>
          </w:tcPr>
          <w:p w14:paraId="0BFBAB4E" w14:textId="0482D957" w:rsidR="47925FFA" w:rsidRDefault="47925FFA" w:rsidP="47925FFA">
            <w:pPr>
              <w:jc w:val="center"/>
            </w:pPr>
            <w:r w:rsidRPr="47925FFA">
              <w:rPr>
                <w:rFonts w:ascii="Arial" w:eastAsia="Arial" w:hAnsi="Arial" w:cs="Arial"/>
                <w:b/>
                <w:bCs/>
                <w:color w:val="FFFFFF" w:themeColor="background1"/>
                <w:sz w:val="18"/>
                <w:szCs w:val="18"/>
                <w:lang w:val="en-US"/>
              </w:rPr>
              <w:t>% obl.</w:t>
            </w:r>
          </w:p>
        </w:tc>
      </w:tr>
      <w:tr w:rsidR="47925FFA" w14:paraId="00DC095D" w14:textId="77777777" w:rsidTr="7CD55BF5">
        <w:trPr>
          <w:trHeight w:val="300"/>
        </w:trPr>
        <w:tc>
          <w:tcPr>
            <w:tcW w:w="103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F73C15D" w14:textId="6EC374D2" w:rsidR="47925FFA" w:rsidRDefault="47925FFA" w:rsidP="47925FFA">
            <w:pPr>
              <w:jc w:val="center"/>
            </w:pPr>
            <w:r w:rsidRPr="47925FFA">
              <w:rPr>
                <w:rFonts w:ascii="Arial" w:eastAsia="Arial" w:hAnsi="Arial" w:cs="Arial"/>
                <w:color w:val="000000" w:themeColor="text1"/>
                <w:sz w:val="18"/>
                <w:szCs w:val="18"/>
                <w:lang w:val="en-US"/>
              </w:rPr>
              <w:t>2022</w:t>
            </w:r>
          </w:p>
        </w:tc>
        <w:tc>
          <w:tcPr>
            <w:tcW w:w="142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2C7466A" w14:textId="1A91ED7F" w:rsidR="47925FFA" w:rsidRDefault="47925FFA" w:rsidP="47925FFA">
            <w:pPr>
              <w:jc w:val="center"/>
            </w:pPr>
            <w:r w:rsidRPr="47925FFA">
              <w:rPr>
                <w:rFonts w:ascii="Arial" w:eastAsia="Arial" w:hAnsi="Arial" w:cs="Arial"/>
                <w:color w:val="000000" w:themeColor="text1"/>
                <w:sz w:val="18"/>
                <w:szCs w:val="18"/>
                <w:lang w:val="en-US"/>
              </w:rPr>
              <w:t>123.691</w:t>
            </w:r>
          </w:p>
        </w:tc>
        <w:tc>
          <w:tcPr>
            <w:tcW w:w="186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7616B21" w14:textId="559827DE" w:rsidR="47925FFA" w:rsidRDefault="47925FFA" w:rsidP="47925FFA">
            <w:pPr>
              <w:jc w:val="center"/>
            </w:pPr>
            <w:r w:rsidRPr="47925FFA">
              <w:rPr>
                <w:rFonts w:ascii="Arial" w:eastAsia="Arial" w:hAnsi="Arial" w:cs="Arial"/>
                <w:color w:val="000000" w:themeColor="text1"/>
                <w:sz w:val="18"/>
                <w:szCs w:val="18"/>
                <w:lang w:val="en-US"/>
              </w:rPr>
              <w:t>118.799</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1DBEF0F" w14:textId="1DEEA5E0" w:rsidR="5D853658" w:rsidRDefault="5D853658" w:rsidP="47925FFA">
            <w:pPr>
              <w:jc w:val="center"/>
            </w:pPr>
            <w:r w:rsidRPr="47925FFA">
              <w:rPr>
                <w:rFonts w:ascii="Arial" w:eastAsia="Arial" w:hAnsi="Arial" w:cs="Arial"/>
                <w:color w:val="000000" w:themeColor="text1"/>
                <w:sz w:val="18"/>
                <w:szCs w:val="18"/>
                <w:lang w:val="en-US"/>
              </w:rPr>
              <w:t>100</w:t>
            </w:r>
            <w:r w:rsidR="47925FFA" w:rsidRPr="47925FFA">
              <w:rPr>
                <w:rFonts w:ascii="Arial" w:eastAsia="Arial" w:hAnsi="Arial" w:cs="Arial"/>
                <w:color w:val="000000" w:themeColor="text1"/>
                <w:sz w:val="18"/>
                <w:szCs w:val="18"/>
                <w:lang w:val="en-US"/>
              </w:rPr>
              <w:t>%</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4176835" w14:textId="559827DE" w:rsidR="47925FFA" w:rsidRDefault="47925FFA" w:rsidP="47925FFA">
            <w:pPr>
              <w:jc w:val="center"/>
            </w:pPr>
            <w:r w:rsidRPr="47925FFA">
              <w:rPr>
                <w:rFonts w:ascii="Arial" w:eastAsia="Arial" w:hAnsi="Arial" w:cs="Arial"/>
                <w:color w:val="000000" w:themeColor="text1"/>
                <w:sz w:val="18"/>
                <w:szCs w:val="18"/>
                <w:lang w:val="en-US"/>
              </w:rPr>
              <w:t>118.799</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D14596E" w14:textId="1DEEA5E0" w:rsidR="47925FFA" w:rsidRDefault="47925FFA" w:rsidP="47925FFA">
            <w:pPr>
              <w:jc w:val="center"/>
            </w:pPr>
            <w:r w:rsidRPr="47925FFA">
              <w:rPr>
                <w:rFonts w:ascii="Arial" w:eastAsia="Arial" w:hAnsi="Arial" w:cs="Arial"/>
                <w:color w:val="000000" w:themeColor="text1"/>
                <w:sz w:val="18"/>
                <w:szCs w:val="18"/>
                <w:lang w:val="en-US"/>
              </w:rPr>
              <w:t>100%</w:t>
            </w:r>
          </w:p>
        </w:tc>
      </w:tr>
      <w:tr w:rsidR="47925FFA" w14:paraId="029E92B8" w14:textId="77777777" w:rsidTr="7CD55BF5">
        <w:trPr>
          <w:trHeight w:val="300"/>
        </w:trPr>
        <w:tc>
          <w:tcPr>
            <w:tcW w:w="103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ABA7692" w14:textId="2EA03EF3" w:rsidR="47925FFA" w:rsidRDefault="47925FFA" w:rsidP="47925FFA">
            <w:pPr>
              <w:jc w:val="center"/>
            </w:pPr>
            <w:r w:rsidRPr="47925FFA">
              <w:rPr>
                <w:rFonts w:ascii="Arial" w:eastAsia="Arial" w:hAnsi="Arial" w:cs="Arial"/>
                <w:color w:val="000000" w:themeColor="text1"/>
                <w:sz w:val="18"/>
                <w:szCs w:val="18"/>
                <w:lang w:val="en-US"/>
              </w:rPr>
              <w:t>2023</w:t>
            </w:r>
          </w:p>
        </w:tc>
        <w:tc>
          <w:tcPr>
            <w:tcW w:w="142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C02983D" w14:textId="0970ED77" w:rsidR="47925FFA" w:rsidRDefault="47925FFA" w:rsidP="47925FFA">
            <w:pPr>
              <w:jc w:val="center"/>
            </w:pPr>
            <w:r w:rsidRPr="47925FFA">
              <w:rPr>
                <w:rFonts w:ascii="Arial" w:eastAsia="Arial" w:hAnsi="Arial" w:cs="Arial"/>
                <w:color w:val="000000" w:themeColor="text1"/>
                <w:sz w:val="18"/>
                <w:szCs w:val="18"/>
                <w:lang w:val="en-US"/>
              </w:rPr>
              <w:t>147.204</w:t>
            </w:r>
          </w:p>
        </w:tc>
        <w:tc>
          <w:tcPr>
            <w:tcW w:w="186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C058374" w14:textId="494D01DE" w:rsidR="47925FFA" w:rsidRDefault="47925FFA" w:rsidP="47925FFA">
            <w:pPr>
              <w:jc w:val="center"/>
            </w:pPr>
            <w:r w:rsidRPr="47925FFA">
              <w:rPr>
                <w:rFonts w:ascii="Arial" w:eastAsia="Arial" w:hAnsi="Arial" w:cs="Arial"/>
                <w:color w:val="000000" w:themeColor="text1"/>
                <w:sz w:val="18"/>
                <w:szCs w:val="18"/>
                <w:lang w:val="en-US"/>
              </w:rPr>
              <w:t>122.700</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D24FB3D" w14:textId="3BF8AAA1" w:rsidR="2C044CB8" w:rsidRDefault="2C044CB8" w:rsidP="47925FFA">
            <w:pPr>
              <w:jc w:val="center"/>
            </w:pPr>
            <w:r w:rsidRPr="47925FFA">
              <w:rPr>
                <w:rFonts w:ascii="Arial" w:eastAsia="Arial" w:hAnsi="Arial" w:cs="Arial"/>
                <w:color w:val="000000" w:themeColor="text1"/>
                <w:sz w:val="18"/>
                <w:szCs w:val="18"/>
                <w:lang w:val="en-US"/>
              </w:rPr>
              <w:t>100</w:t>
            </w:r>
            <w:r w:rsidR="47925FFA" w:rsidRPr="47925FFA">
              <w:rPr>
                <w:rFonts w:ascii="Arial" w:eastAsia="Arial" w:hAnsi="Arial" w:cs="Arial"/>
                <w:color w:val="000000" w:themeColor="text1"/>
                <w:sz w:val="18"/>
                <w:szCs w:val="18"/>
                <w:lang w:val="en-US"/>
              </w:rPr>
              <w:t>%</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44E44CD" w14:textId="494D01DE" w:rsidR="47925FFA" w:rsidRDefault="47925FFA" w:rsidP="47925FFA">
            <w:pPr>
              <w:jc w:val="center"/>
            </w:pPr>
            <w:r w:rsidRPr="47925FFA">
              <w:rPr>
                <w:rFonts w:ascii="Arial" w:eastAsia="Arial" w:hAnsi="Arial" w:cs="Arial"/>
                <w:color w:val="000000" w:themeColor="text1"/>
                <w:sz w:val="18"/>
                <w:szCs w:val="18"/>
                <w:lang w:val="en-US"/>
              </w:rPr>
              <w:t>122.700</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6375FBF" w14:textId="3BF8AAA1" w:rsidR="47925FFA" w:rsidRDefault="47925FFA" w:rsidP="47925FFA">
            <w:pPr>
              <w:jc w:val="center"/>
            </w:pPr>
            <w:r w:rsidRPr="47925FFA">
              <w:rPr>
                <w:rFonts w:ascii="Arial" w:eastAsia="Arial" w:hAnsi="Arial" w:cs="Arial"/>
                <w:color w:val="000000" w:themeColor="text1"/>
                <w:sz w:val="18"/>
                <w:szCs w:val="18"/>
                <w:lang w:val="en-US"/>
              </w:rPr>
              <w:t>100%</w:t>
            </w:r>
          </w:p>
        </w:tc>
      </w:tr>
      <w:tr w:rsidR="47925FFA" w14:paraId="4B8299EC" w14:textId="77777777" w:rsidTr="7CD55BF5">
        <w:trPr>
          <w:trHeight w:val="300"/>
        </w:trPr>
        <w:tc>
          <w:tcPr>
            <w:tcW w:w="103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4089661" w14:textId="7296C7CE" w:rsidR="47925FFA" w:rsidRDefault="47925FFA" w:rsidP="47925FFA">
            <w:pPr>
              <w:jc w:val="center"/>
              <w:rPr>
                <w:rFonts w:ascii="Arial" w:eastAsia="Arial" w:hAnsi="Arial" w:cs="Arial"/>
                <w:color w:val="000000" w:themeColor="text1"/>
                <w:sz w:val="18"/>
                <w:szCs w:val="18"/>
              </w:rPr>
            </w:pPr>
            <w:r w:rsidRPr="47925FFA">
              <w:rPr>
                <w:rFonts w:ascii="Arial" w:eastAsia="Arial" w:hAnsi="Arial" w:cs="Arial"/>
                <w:color w:val="000000" w:themeColor="text1"/>
                <w:sz w:val="18"/>
                <w:szCs w:val="18"/>
                <w:lang w:val="en-US"/>
              </w:rPr>
              <w:t>2024</w:t>
            </w:r>
          </w:p>
        </w:tc>
        <w:tc>
          <w:tcPr>
            <w:tcW w:w="142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F1E90D5" w14:textId="0914BA25" w:rsidR="47925FFA" w:rsidRDefault="47925FFA" w:rsidP="47925FFA">
            <w:pPr>
              <w:jc w:val="center"/>
              <w:rPr>
                <w:rFonts w:ascii="Arial" w:eastAsia="Arial" w:hAnsi="Arial" w:cs="Arial"/>
                <w:color w:val="000000" w:themeColor="text1"/>
                <w:sz w:val="18"/>
                <w:szCs w:val="18"/>
              </w:rPr>
            </w:pPr>
            <w:r w:rsidRPr="47925FFA">
              <w:rPr>
                <w:rFonts w:ascii="Arial" w:eastAsia="Arial" w:hAnsi="Arial" w:cs="Arial"/>
                <w:color w:val="000000" w:themeColor="text1"/>
                <w:sz w:val="18"/>
                <w:szCs w:val="18"/>
                <w:lang w:val="en-US"/>
              </w:rPr>
              <w:t>168.269</w:t>
            </w:r>
          </w:p>
        </w:tc>
        <w:tc>
          <w:tcPr>
            <w:tcW w:w="186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BA2D979" w14:textId="4D287A08" w:rsidR="47925FFA" w:rsidRDefault="47925FFA" w:rsidP="47925FFA">
            <w:pPr>
              <w:jc w:val="center"/>
              <w:rPr>
                <w:rFonts w:ascii="Arial" w:eastAsia="Arial" w:hAnsi="Arial" w:cs="Arial"/>
                <w:color w:val="000000" w:themeColor="text1"/>
                <w:sz w:val="18"/>
                <w:szCs w:val="18"/>
              </w:rPr>
            </w:pPr>
            <w:r w:rsidRPr="47925FFA">
              <w:rPr>
                <w:rFonts w:ascii="Arial" w:eastAsia="Arial" w:hAnsi="Arial" w:cs="Arial"/>
                <w:color w:val="000000" w:themeColor="text1"/>
                <w:sz w:val="18"/>
                <w:szCs w:val="18"/>
                <w:lang w:val="en-US"/>
              </w:rPr>
              <w:t>168.269</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E1E66AC" w14:textId="13B657E9" w:rsidR="7D937E33" w:rsidRDefault="7D937E33" w:rsidP="47925FFA">
            <w:pPr>
              <w:jc w:val="center"/>
            </w:pPr>
            <w:r w:rsidRPr="47925FFA">
              <w:rPr>
                <w:rFonts w:ascii="Arial" w:eastAsia="Arial" w:hAnsi="Arial" w:cs="Arial"/>
                <w:color w:val="000000" w:themeColor="text1"/>
                <w:sz w:val="18"/>
                <w:szCs w:val="18"/>
                <w:lang w:val="en-US"/>
              </w:rPr>
              <w:t>100</w:t>
            </w:r>
            <w:r w:rsidR="47925FFA" w:rsidRPr="47925FFA">
              <w:rPr>
                <w:rFonts w:ascii="Arial" w:eastAsia="Arial" w:hAnsi="Arial" w:cs="Arial"/>
                <w:color w:val="000000" w:themeColor="text1"/>
                <w:sz w:val="18"/>
                <w:szCs w:val="18"/>
                <w:lang w:val="en-US"/>
              </w:rPr>
              <w:t>%</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12B4852" w14:textId="4D287A08" w:rsidR="47925FFA" w:rsidRDefault="47925FFA" w:rsidP="47925FFA">
            <w:pPr>
              <w:jc w:val="center"/>
              <w:rPr>
                <w:rFonts w:ascii="Arial" w:eastAsia="Arial" w:hAnsi="Arial" w:cs="Arial"/>
                <w:color w:val="000000" w:themeColor="text1"/>
                <w:sz w:val="18"/>
                <w:szCs w:val="18"/>
              </w:rPr>
            </w:pPr>
            <w:r w:rsidRPr="47925FFA">
              <w:rPr>
                <w:rFonts w:ascii="Arial" w:eastAsia="Arial" w:hAnsi="Arial" w:cs="Arial"/>
                <w:color w:val="000000" w:themeColor="text1"/>
                <w:sz w:val="18"/>
                <w:szCs w:val="18"/>
                <w:lang w:val="en-US"/>
              </w:rPr>
              <w:t>168.269</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C4AC7E6" w14:textId="13B657E9" w:rsidR="47925FFA" w:rsidRDefault="47925FFA" w:rsidP="47925FFA">
            <w:pPr>
              <w:jc w:val="center"/>
            </w:pPr>
            <w:r w:rsidRPr="47925FFA">
              <w:rPr>
                <w:rFonts w:ascii="Arial" w:eastAsia="Arial" w:hAnsi="Arial" w:cs="Arial"/>
                <w:color w:val="000000" w:themeColor="text1"/>
                <w:sz w:val="18"/>
                <w:szCs w:val="18"/>
                <w:lang w:val="en-US"/>
              </w:rPr>
              <w:t>100%</w:t>
            </w:r>
          </w:p>
        </w:tc>
      </w:tr>
      <w:tr w:rsidR="47925FFA" w14:paraId="2509EC7D" w14:textId="77777777" w:rsidTr="7CD55BF5">
        <w:trPr>
          <w:trHeight w:val="300"/>
        </w:trPr>
        <w:tc>
          <w:tcPr>
            <w:tcW w:w="103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AB876FD" w14:textId="332314DF" w:rsidR="47925FFA" w:rsidRDefault="47925FFA" w:rsidP="47925FFA">
            <w:pPr>
              <w:jc w:val="center"/>
              <w:rPr>
                <w:rFonts w:ascii="Arial" w:eastAsia="Arial" w:hAnsi="Arial" w:cs="Arial"/>
                <w:color w:val="000000" w:themeColor="text1"/>
                <w:sz w:val="18"/>
                <w:szCs w:val="18"/>
              </w:rPr>
            </w:pPr>
            <w:r w:rsidRPr="47925FFA">
              <w:rPr>
                <w:rFonts w:ascii="Arial" w:eastAsia="Arial" w:hAnsi="Arial" w:cs="Arial"/>
                <w:color w:val="000000" w:themeColor="text1"/>
                <w:sz w:val="18"/>
                <w:szCs w:val="18"/>
                <w:lang w:val="en-US"/>
              </w:rPr>
              <w:t>2025</w:t>
            </w:r>
          </w:p>
        </w:tc>
        <w:tc>
          <w:tcPr>
            <w:tcW w:w="142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AF0E6E8" w14:textId="5B93028F" w:rsidR="47925FFA" w:rsidRDefault="47925FFA" w:rsidP="47925FFA">
            <w:pPr>
              <w:jc w:val="center"/>
              <w:rPr>
                <w:rFonts w:ascii="Arial" w:eastAsia="Arial" w:hAnsi="Arial" w:cs="Arial"/>
                <w:color w:val="000000" w:themeColor="text1"/>
                <w:sz w:val="18"/>
                <w:szCs w:val="18"/>
              </w:rPr>
            </w:pPr>
            <w:r w:rsidRPr="47925FFA">
              <w:rPr>
                <w:rFonts w:ascii="Arial" w:eastAsia="Arial" w:hAnsi="Arial" w:cs="Arial"/>
                <w:color w:val="000000" w:themeColor="text1"/>
                <w:sz w:val="18"/>
                <w:szCs w:val="18"/>
                <w:lang w:val="en-US"/>
              </w:rPr>
              <w:t>174.456</w:t>
            </w:r>
          </w:p>
        </w:tc>
        <w:tc>
          <w:tcPr>
            <w:tcW w:w="186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99C068B" w14:textId="67DDE667" w:rsidR="47925FFA" w:rsidRDefault="47925FFA" w:rsidP="47925FFA">
            <w:pPr>
              <w:jc w:val="center"/>
              <w:rPr>
                <w:rFonts w:ascii="Arial" w:eastAsia="Arial" w:hAnsi="Arial" w:cs="Arial"/>
                <w:color w:val="000000" w:themeColor="text1"/>
                <w:sz w:val="18"/>
                <w:szCs w:val="18"/>
              </w:rPr>
            </w:pPr>
            <w:r w:rsidRPr="47925FFA">
              <w:rPr>
                <w:rFonts w:ascii="Arial" w:eastAsia="Arial" w:hAnsi="Arial" w:cs="Arial"/>
                <w:color w:val="000000" w:themeColor="text1"/>
                <w:sz w:val="18"/>
                <w:szCs w:val="18"/>
                <w:lang w:val="en-US"/>
              </w:rPr>
              <w:t>174.456</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FD40F99" w14:textId="4CC885E4" w:rsidR="3E3551C6" w:rsidRDefault="3E3551C6" w:rsidP="47925FFA">
            <w:pPr>
              <w:jc w:val="center"/>
            </w:pPr>
            <w:r w:rsidRPr="47925FFA">
              <w:rPr>
                <w:rFonts w:ascii="Arial" w:eastAsia="Arial" w:hAnsi="Arial" w:cs="Arial"/>
                <w:color w:val="000000" w:themeColor="text1"/>
                <w:sz w:val="18"/>
                <w:szCs w:val="18"/>
                <w:lang w:val="en-US"/>
              </w:rPr>
              <w:t>100</w:t>
            </w:r>
            <w:r w:rsidR="47925FFA" w:rsidRPr="47925FFA">
              <w:rPr>
                <w:rFonts w:ascii="Arial" w:eastAsia="Arial" w:hAnsi="Arial" w:cs="Arial"/>
                <w:color w:val="000000" w:themeColor="text1"/>
                <w:sz w:val="18"/>
                <w:szCs w:val="18"/>
                <w:lang w:val="en-US"/>
              </w:rPr>
              <w:t>%</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C32EA15" w14:textId="67DDE667" w:rsidR="47925FFA" w:rsidRDefault="47925FFA" w:rsidP="47925FFA">
            <w:pPr>
              <w:jc w:val="center"/>
              <w:rPr>
                <w:rFonts w:ascii="Arial" w:eastAsia="Arial" w:hAnsi="Arial" w:cs="Arial"/>
                <w:color w:val="000000" w:themeColor="text1"/>
                <w:sz w:val="18"/>
                <w:szCs w:val="18"/>
              </w:rPr>
            </w:pPr>
            <w:r w:rsidRPr="47925FFA">
              <w:rPr>
                <w:rFonts w:ascii="Arial" w:eastAsia="Arial" w:hAnsi="Arial" w:cs="Arial"/>
                <w:color w:val="000000" w:themeColor="text1"/>
                <w:sz w:val="18"/>
                <w:szCs w:val="18"/>
                <w:lang w:val="en-US"/>
              </w:rPr>
              <w:t>174.456</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1282631" w14:textId="4CC885E4" w:rsidR="47925FFA" w:rsidRDefault="47925FFA" w:rsidP="47925FFA">
            <w:pPr>
              <w:jc w:val="center"/>
            </w:pPr>
            <w:r w:rsidRPr="47925FFA">
              <w:rPr>
                <w:rFonts w:ascii="Arial" w:eastAsia="Arial" w:hAnsi="Arial" w:cs="Arial"/>
                <w:color w:val="000000" w:themeColor="text1"/>
                <w:sz w:val="18"/>
                <w:szCs w:val="18"/>
                <w:lang w:val="en-US"/>
              </w:rPr>
              <w:t>100%</w:t>
            </w:r>
          </w:p>
        </w:tc>
      </w:tr>
      <w:tr w:rsidR="47925FFA" w14:paraId="5389B41E" w14:textId="77777777" w:rsidTr="7CD55BF5">
        <w:trPr>
          <w:trHeight w:val="300"/>
        </w:trPr>
        <w:tc>
          <w:tcPr>
            <w:tcW w:w="103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F110F9E" w14:textId="0441890A" w:rsidR="47925FFA" w:rsidRDefault="47925FFA" w:rsidP="47925FFA">
            <w:pPr>
              <w:jc w:val="center"/>
              <w:rPr>
                <w:rFonts w:ascii="Arial" w:eastAsia="Arial" w:hAnsi="Arial" w:cs="Arial"/>
                <w:color w:val="000000" w:themeColor="text1"/>
                <w:sz w:val="18"/>
                <w:szCs w:val="18"/>
              </w:rPr>
            </w:pPr>
            <w:r w:rsidRPr="47925FFA">
              <w:rPr>
                <w:rFonts w:ascii="Arial" w:eastAsia="Arial" w:hAnsi="Arial" w:cs="Arial"/>
                <w:color w:val="000000" w:themeColor="text1"/>
                <w:sz w:val="18"/>
                <w:szCs w:val="18"/>
                <w:lang w:val="en-US"/>
              </w:rPr>
              <w:t>2026</w:t>
            </w:r>
          </w:p>
        </w:tc>
        <w:tc>
          <w:tcPr>
            <w:tcW w:w="142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13394C5" w14:textId="219F3D0F" w:rsidR="47925FFA" w:rsidRDefault="47925FFA" w:rsidP="47925FFA">
            <w:pPr>
              <w:jc w:val="center"/>
              <w:rPr>
                <w:rFonts w:ascii="Arial" w:eastAsia="Arial" w:hAnsi="Arial" w:cs="Arial"/>
                <w:color w:val="000000" w:themeColor="text1"/>
                <w:sz w:val="18"/>
                <w:szCs w:val="18"/>
              </w:rPr>
            </w:pPr>
            <w:r w:rsidRPr="47925FFA">
              <w:rPr>
                <w:rFonts w:ascii="Arial" w:eastAsia="Arial" w:hAnsi="Arial" w:cs="Arial"/>
                <w:color w:val="000000" w:themeColor="text1"/>
                <w:sz w:val="18"/>
                <w:szCs w:val="18"/>
                <w:lang w:val="en-US"/>
              </w:rPr>
              <w:t>238.743</w:t>
            </w:r>
          </w:p>
        </w:tc>
        <w:tc>
          <w:tcPr>
            <w:tcW w:w="186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FFF90BC" w14:textId="00DA368A" w:rsidR="47925FFA" w:rsidRDefault="47925FFA" w:rsidP="47925FFA">
            <w:pPr>
              <w:jc w:val="center"/>
              <w:rPr>
                <w:rFonts w:ascii="Arial" w:eastAsia="Arial" w:hAnsi="Arial" w:cs="Arial"/>
                <w:color w:val="000000" w:themeColor="text1"/>
                <w:sz w:val="18"/>
                <w:szCs w:val="18"/>
              </w:rPr>
            </w:pPr>
            <w:r w:rsidRPr="47925FFA">
              <w:rPr>
                <w:rFonts w:ascii="Arial" w:eastAsia="Arial" w:hAnsi="Arial" w:cs="Arial"/>
                <w:color w:val="000000" w:themeColor="text1"/>
                <w:sz w:val="18"/>
                <w:szCs w:val="18"/>
                <w:lang w:val="en-US"/>
              </w:rPr>
              <w:t>233.310</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A3F4B7D" w14:textId="71F9471E" w:rsidR="47925FFA" w:rsidRDefault="47925FFA" w:rsidP="47925FFA">
            <w:pPr>
              <w:jc w:val="center"/>
              <w:rPr>
                <w:rFonts w:ascii="Arial" w:eastAsia="Arial" w:hAnsi="Arial" w:cs="Arial"/>
                <w:color w:val="000000" w:themeColor="text1"/>
                <w:sz w:val="18"/>
                <w:szCs w:val="18"/>
              </w:rPr>
            </w:pPr>
            <w:r w:rsidRPr="47925FFA">
              <w:rPr>
                <w:rFonts w:ascii="Arial" w:eastAsia="Arial" w:hAnsi="Arial" w:cs="Arial"/>
                <w:color w:val="000000" w:themeColor="text1"/>
                <w:sz w:val="18"/>
                <w:szCs w:val="18"/>
                <w:lang w:val="en-US"/>
              </w:rPr>
              <w:t>98%</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A3044EA" w14:textId="50219E9C" w:rsidR="47925FFA" w:rsidRDefault="47925FFA" w:rsidP="47925FFA">
            <w:pPr>
              <w:jc w:val="center"/>
              <w:rPr>
                <w:rFonts w:ascii="Arial" w:eastAsia="Arial" w:hAnsi="Arial" w:cs="Arial"/>
                <w:color w:val="000000" w:themeColor="text1"/>
                <w:sz w:val="18"/>
                <w:szCs w:val="18"/>
              </w:rPr>
            </w:pPr>
            <w:r w:rsidRPr="47925FFA">
              <w:rPr>
                <w:rFonts w:ascii="Arial" w:eastAsia="Arial" w:hAnsi="Arial" w:cs="Arial"/>
                <w:color w:val="000000" w:themeColor="text1"/>
                <w:sz w:val="18"/>
                <w:szCs w:val="18"/>
                <w:lang w:val="en-US"/>
              </w:rPr>
              <w:t>233.310</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3E76E0C" w14:textId="46B3E76E" w:rsidR="47925FFA" w:rsidRDefault="47925FFA" w:rsidP="47925FFA">
            <w:pPr>
              <w:jc w:val="center"/>
              <w:rPr>
                <w:rFonts w:ascii="Arial" w:eastAsia="Arial" w:hAnsi="Arial" w:cs="Arial"/>
                <w:color w:val="000000" w:themeColor="text1"/>
                <w:sz w:val="18"/>
                <w:szCs w:val="18"/>
              </w:rPr>
            </w:pPr>
            <w:r w:rsidRPr="47925FFA">
              <w:rPr>
                <w:rFonts w:ascii="Arial" w:eastAsia="Arial" w:hAnsi="Arial" w:cs="Arial"/>
                <w:color w:val="000000" w:themeColor="text1"/>
                <w:sz w:val="18"/>
                <w:szCs w:val="18"/>
                <w:lang w:val="en-US"/>
              </w:rPr>
              <w:t>98%</w:t>
            </w:r>
          </w:p>
        </w:tc>
      </w:tr>
    </w:tbl>
    <w:p w14:paraId="4B3778B3" w14:textId="136F5A55" w:rsidR="44F168D7" w:rsidRDefault="44F168D7" w:rsidP="47925FFA">
      <w:pPr>
        <w:spacing w:after="200" w:line="276" w:lineRule="auto"/>
        <w:jc w:val="both"/>
        <w:rPr>
          <w:rFonts w:ascii="Arial" w:eastAsia="Arial" w:hAnsi="Arial" w:cs="Arial"/>
          <w:color w:val="000000" w:themeColor="text1"/>
          <w:sz w:val="18"/>
          <w:szCs w:val="18"/>
          <w:lang w:val="es-ES"/>
        </w:rPr>
      </w:pPr>
      <w:r w:rsidRPr="47925FFA">
        <w:rPr>
          <w:rFonts w:ascii="Arial" w:eastAsia="Arial" w:hAnsi="Arial" w:cs="Arial"/>
          <w:color w:val="000000" w:themeColor="text1"/>
          <w:sz w:val="18"/>
          <w:szCs w:val="18"/>
        </w:rPr>
        <w:t>Cifras en millones de pesos. De acuerdo con información reporte SIIF Nación.</w:t>
      </w:r>
    </w:p>
    <w:p w14:paraId="538F7E0B" w14:textId="5652520F" w:rsidR="44F168D7" w:rsidRDefault="44F168D7" w:rsidP="47925FFA">
      <w:pPr>
        <w:spacing w:line="257" w:lineRule="auto"/>
        <w:jc w:val="both"/>
        <w:rPr>
          <w:rFonts w:ascii="Verdana" w:eastAsia="Verdana" w:hAnsi="Verdana" w:cs="Verdana"/>
          <w:color w:val="000000" w:themeColor="text1"/>
          <w:lang w:val="es-ES"/>
        </w:rPr>
      </w:pPr>
      <w:r w:rsidRPr="47925FFA">
        <w:rPr>
          <w:rFonts w:ascii="Arial" w:eastAsia="Arial" w:hAnsi="Arial" w:cs="Arial"/>
          <w:color w:val="000000" w:themeColor="text1"/>
        </w:rPr>
        <w:t xml:space="preserve">Sin embargo, se debe tener en cuenta </w:t>
      </w:r>
      <w:r w:rsidRPr="47925FFA">
        <w:rPr>
          <w:rFonts w:ascii="Verdana" w:eastAsia="Verdana" w:hAnsi="Verdana" w:cs="Verdana"/>
          <w:color w:val="000000" w:themeColor="text1"/>
        </w:rPr>
        <w:t xml:space="preserve">que de acuerdo con las disposiciones dadas en el artículo 7° de la Ley 1702 de 2013 los recursos de inversión de la ANSV se constituyen en el Fondo Nacional de Seguridad Vial el cual corresponde a un patrimonio autónomo administrado por una fiduciaria. En este sentido de conformidad con jurisprudencia de la Corte Constitucional y conceptualización emitida por el Ministerio de Hacienda y Crédito Público – MHCP al </w:t>
      </w:r>
      <w:r w:rsidRPr="47925FFA">
        <w:rPr>
          <w:rFonts w:ascii="Verdana" w:eastAsia="Verdana" w:hAnsi="Verdana" w:cs="Verdana"/>
          <w:color w:val="000000" w:themeColor="text1"/>
          <w:u w:val="single"/>
        </w:rPr>
        <w:t>transferirse los recursos a la fiducia se da la transferencia de dominio</w:t>
      </w:r>
      <w:r w:rsidRPr="47925FFA">
        <w:rPr>
          <w:rFonts w:ascii="Verdana" w:eastAsia="Verdana" w:hAnsi="Verdana" w:cs="Verdana"/>
          <w:color w:val="000000" w:themeColor="text1"/>
        </w:rPr>
        <w:t>, y por ende la ejecución de los recursos; de manera que, surtido ese trámite, dejan de pertenecer al Presupuesto General de la Nación, y, en consecuencia, su manejo se sujeta a lo dispuesto por el derecho privado</w:t>
      </w:r>
      <w:r w:rsidRPr="47925FFA">
        <w:rPr>
          <w:rFonts w:ascii="Verdana" w:eastAsia="Verdana" w:hAnsi="Verdana" w:cs="Verdana"/>
          <w:color w:val="000000" w:themeColor="text1"/>
          <w:vertAlign w:val="superscript"/>
        </w:rPr>
        <w:t>1</w:t>
      </w:r>
      <w:r w:rsidRPr="47925FFA">
        <w:rPr>
          <w:rFonts w:ascii="Verdana" w:eastAsia="Verdana" w:hAnsi="Verdana" w:cs="Verdana"/>
          <w:color w:val="000000" w:themeColor="text1"/>
        </w:rPr>
        <w:t xml:space="preserve"> (subrayado fuera del texto). </w:t>
      </w:r>
    </w:p>
    <w:p w14:paraId="369AF887" w14:textId="407B33E8" w:rsidR="44F168D7" w:rsidRDefault="44F168D7" w:rsidP="47925FFA">
      <w:pPr>
        <w:spacing w:line="257" w:lineRule="auto"/>
        <w:jc w:val="both"/>
        <w:rPr>
          <w:rFonts w:ascii="Verdana" w:eastAsia="Verdana" w:hAnsi="Verdana" w:cs="Verdana"/>
          <w:color w:val="000000" w:themeColor="text1"/>
          <w:lang w:val="es-ES"/>
        </w:rPr>
      </w:pPr>
      <w:r w:rsidRPr="47925FFA">
        <w:rPr>
          <w:rFonts w:ascii="Verdana" w:eastAsia="Verdana" w:hAnsi="Verdana" w:cs="Verdana"/>
          <w:color w:val="000000" w:themeColor="text1"/>
        </w:rPr>
        <w:t>Así las cosas, a continuación, se relaciona la ejecución en fiducia de los recursos de inversión por vigencia acumulada, a corte 31 de julio, último corte disponible:</w:t>
      </w:r>
    </w:p>
    <w:tbl>
      <w:tblPr>
        <w:tblW w:w="0" w:type="auto"/>
        <w:tblBorders>
          <w:top w:val="single" w:sz="6" w:space="0" w:color="auto"/>
          <w:left w:val="single" w:sz="6" w:space="0" w:color="auto"/>
          <w:bottom w:val="single" w:sz="6" w:space="0" w:color="auto"/>
          <w:right w:val="single" w:sz="6" w:space="0" w:color="auto"/>
        </w:tblBorders>
        <w:tblCellMar>
          <w:left w:w="10" w:type="dxa"/>
          <w:right w:w="10" w:type="dxa"/>
        </w:tblCellMar>
        <w:tblLook w:val="04A0" w:firstRow="1" w:lastRow="0" w:firstColumn="1" w:lastColumn="0" w:noHBand="0" w:noVBand="1"/>
      </w:tblPr>
      <w:tblGrid>
        <w:gridCol w:w="1440"/>
        <w:gridCol w:w="1440"/>
        <w:gridCol w:w="1490"/>
        <w:gridCol w:w="1440"/>
        <w:gridCol w:w="1440"/>
        <w:gridCol w:w="1440"/>
      </w:tblGrid>
      <w:tr w:rsidR="47925FFA" w14:paraId="02B2380C" w14:textId="77777777" w:rsidTr="7CD55BF5">
        <w:trPr>
          <w:trHeight w:val="285"/>
        </w:trPr>
        <w:tc>
          <w:tcPr>
            <w:tcW w:w="1440" w:type="dxa"/>
            <w:tcBorders>
              <w:top w:val="single" w:sz="6" w:space="0" w:color="auto"/>
              <w:left w:val="single" w:sz="6" w:space="0" w:color="auto"/>
              <w:bottom w:val="single" w:sz="6" w:space="0" w:color="auto"/>
              <w:right w:val="single" w:sz="6" w:space="0" w:color="auto"/>
            </w:tcBorders>
            <w:shd w:val="clear" w:color="auto" w:fill="1F3864" w:themeFill="accent1" w:themeFillShade="80"/>
            <w:tcMar>
              <w:left w:w="105" w:type="dxa"/>
              <w:right w:w="105" w:type="dxa"/>
            </w:tcMar>
          </w:tcPr>
          <w:p w14:paraId="5D553BF4" w14:textId="32C100EB" w:rsidR="47925FFA" w:rsidRDefault="47925FFA" w:rsidP="47925FFA">
            <w:pPr>
              <w:jc w:val="center"/>
              <w:rPr>
                <w:rFonts w:ascii="Arial" w:eastAsia="Arial" w:hAnsi="Arial" w:cs="Arial"/>
                <w:color w:val="FFFFFF" w:themeColor="background1"/>
                <w:sz w:val="18"/>
                <w:szCs w:val="18"/>
              </w:rPr>
            </w:pPr>
            <w:r w:rsidRPr="47925FFA">
              <w:rPr>
                <w:rFonts w:ascii="Arial" w:eastAsia="Arial" w:hAnsi="Arial" w:cs="Arial"/>
                <w:b/>
                <w:bCs/>
                <w:color w:val="FFFFFF" w:themeColor="background1"/>
                <w:sz w:val="18"/>
                <w:szCs w:val="18"/>
                <w:lang w:val="en-US"/>
              </w:rPr>
              <w:t>Vigencia</w:t>
            </w:r>
          </w:p>
        </w:tc>
        <w:tc>
          <w:tcPr>
            <w:tcW w:w="1440" w:type="dxa"/>
            <w:tcBorders>
              <w:top w:val="single" w:sz="6" w:space="0" w:color="auto"/>
              <w:left w:val="single" w:sz="6" w:space="0" w:color="auto"/>
              <w:bottom w:val="single" w:sz="6" w:space="0" w:color="auto"/>
              <w:right w:val="single" w:sz="6" w:space="0" w:color="auto"/>
            </w:tcBorders>
            <w:shd w:val="clear" w:color="auto" w:fill="1F3864" w:themeFill="accent1" w:themeFillShade="80"/>
            <w:tcMar>
              <w:left w:w="105" w:type="dxa"/>
              <w:right w:w="105" w:type="dxa"/>
            </w:tcMar>
          </w:tcPr>
          <w:p w14:paraId="4262FC31" w14:textId="2F13E66E" w:rsidR="47925FFA" w:rsidRDefault="47925FFA" w:rsidP="47925FFA">
            <w:pPr>
              <w:jc w:val="center"/>
              <w:rPr>
                <w:rFonts w:ascii="Arial" w:eastAsia="Arial" w:hAnsi="Arial" w:cs="Arial"/>
                <w:color w:val="FFFFFF" w:themeColor="background1"/>
                <w:sz w:val="18"/>
                <w:szCs w:val="18"/>
              </w:rPr>
            </w:pPr>
            <w:r w:rsidRPr="47925FFA">
              <w:rPr>
                <w:rFonts w:ascii="Arial" w:eastAsia="Arial" w:hAnsi="Arial" w:cs="Arial"/>
                <w:b/>
                <w:bCs/>
                <w:color w:val="FFFFFF" w:themeColor="background1"/>
                <w:sz w:val="18"/>
                <w:szCs w:val="18"/>
                <w:lang w:val="en-US"/>
              </w:rPr>
              <w:t>Asignación</w:t>
            </w:r>
          </w:p>
        </w:tc>
        <w:tc>
          <w:tcPr>
            <w:tcW w:w="1485" w:type="dxa"/>
            <w:tcBorders>
              <w:top w:val="single" w:sz="6" w:space="0" w:color="auto"/>
              <w:left w:val="single" w:sz="6" w:space="0" w:color="auto"/>
              <w:bottom w:val="single" w:sz="6" w:space="0" w:color="auto"/>
              <w:right w:val="single" w:sz="6" w:space="0" w:color="auto"/>
            </w:tcBorders>
            <w:shd w:val="clear" w:color="auto" w:fill="1F3864" w:themeFill="accent1" w:themeFillShade="80"/>
            <w:tcMar>
              <w:left w:w="105" w:type="dxa"/>
              <w:right w:w="105" w:type="dxa"/>
            </w:tcMar>
          </w:tcPr>
          <w:p w14:paraId="49AF1374" w14:textId="729CEE0B" w:rsidR="47925FFA" w:rsidRDefault="47925FFA" w:rsidP="47925FFA">
            <w:pPr>
              <w:jc w:val="center"/>
              <w:rPr>
                <w:rFonts w:ascii="Arial" w:eastAsia="Arial" w:hAnsi="Arial" w:cs="Arial"/>
                <w:color w:val="FFFFFF" w:themeColor="background1"/>
                <w:sz w:val="18"/>
                <w:szCs w:val="18"/>
              </w:rPr>
            </w:pPr>
            <w:r w:rsidRPr="47925FFA">
              <w:rPr>
                <w:rFonts w:ascii="Arial" w:eastAsia="Arial" w:hAnsi="Arial" w:cs="Arial"/>
                <w:b/>
                <w:bCs/>
                <w:color w:val="FFFFFF" w:themeColor="background1"/>
                <w:sz w:val="18"/>
                <w:szCs w:val="18"/>
                <w:lang w:val="en-US"/>
              </w:rPr>
              <w:t>Comprometido</w:t>
            </w:r>
          </w:p>
        </w:tc>
        <w:tc>
          <w:tcPr>
            <w:tcW w:w="1440" w:type="dxa"/>
            <w:tcBorders>
              <w:top w:val="single" w:sz="6" w:space="0" w:color="auto"/>
              <w:left w:val="single" w:sz="6" w:space="0" w:color="auto"/>
              <w:bottom w:val="single" w:sz="6" w:space="0" w:color="auto"/>
              <w:right w:val="single" w:sz="6" w:space="0" w:color="auto"/>
            </w:tcBorders>
            <w:shd w:val="clear" w:color="auto" w:fill="1F3864" w:themeFill="accent1" w:themeFillShade="80"/>
            <w:tcMar>
              <w:left w:w="105" w:type="dxa"/>
              <w:right w:w="105" w:type="dxa"/>
            </w:tcMar>
          </w:tcPr>
          <w:p w14:paraId="191B9A47" w14:textId="0CF796FA" w:rsidR="47925FFA" w:rsidRDefault="47925FFA" w:rsidP="47925FFA">
            <w:pPr>
              <w:jc w:val="center"/>
              <w:rPr>
                <w:rFonts w:ascii="Arial" w:eastAsia="Arial" w:hAnsi="Arial" w:cs="Arial"/>
                <w:color w:val="FFFFFF" w:themeColor="background1"/>
                <w:sz w:val="18"/>
                <w:szCs w:val="18"/>
              </w:rPr>
            </w:pPr>
            <w:r w:rsidRPr="47925FFA">
              <w:rPr>
                <w:rFonts w:ascii="Arial" w:eastAsia="Arial" w:hAnsi="Arial" w:cs="Arial"/>
                <w:b/>
                <w:bCs/>
                <w:color w:val="FFFFFF" w:themeColor="background1"/>
                <w:sz w:val="18"/>
                <w:szCs w:val="18"/>
                <w:lang w:val="en-US"/>
              </w:rPr>
              <w:t>% comp.</w:t>
            </w:r>
          </w:p>
        </w:tc>
        <w:tc>
          <w:tcPr>
            <w:tcW w:w="1440" w:type="dxa"/>
            <w:tcBorders>
              <w:top w:val="single" w:sz="6" w:space="0" w:color="auto"/>
              <w:left w:val="single" w:sz="6" w:space="0" w:color="auto"/>
              <w:bottom w:val="single" w:sz="6" w:space="0" w:color="auto"/>
              <w:right w:val="single" w:sz="6" w:space="0" w:color="auto"/>
            </w:tcBorders>
            <w:shd w:val="clear" w:color="auto" w:fill="1F3864" w:themeFill="accent1" w:themeFillShade="80"/>
            <w:tcMar>
              <w:left w:w="105" w:type="dxa"/>
              <w:right w:w="105" w:type="dxa"/>
            </w:tcMar>
          </w:tcPr>
          <w:p w14:paraId="3BA09B45" w14:textId="335B2884" w:rsidR="47925FFA" w:rsidRDefault="47925FFA" w:rsidP="47925FFA">
            <w:pPr>
              <w:jc w:val="center"/>
              <w:rPr>
                <w:rFonts w:ascii="Arial" w:eastAsia="Arial" w:hAnsi="Arial" w:cs="Arial"/>
                <w:color w:val="FFFFFF" w:themeColor="background1"/>
                <w:sz w:val="18"/>
                <w:szCs w:val="18"/>
              </w:rPr>
            </w:pPr>
            <w:r w:rsidRPr="47925FFA">
              <w:rPr>
                <w:rFonts w:ascii="Arial" w:eastAsia="Arial" w:hAnsi="Arial" w:cs="Arial"/>
                <w:b/>
                <w:bCs/>
                <w:color w:val="FFFFFF" w:themeColor="background1"/>
                <w:sz w:val="18"/>
                <w:szCs w:val="18"/>
                <w:lang w:val="en-US"/>
              </w:rPr>
              <w:t>Obligado</w:t>
            </w:r>
          </w:p>
        </w:tc>
        <w:tc>
          <w:tcPr>
            <w:tcW w:w="1440" w:type="dxa"/>
            <w:tcBorders>
              <w:top w:val="single" w:sz="6" w:space="0" w:color="auto"/>
              <w:left w:val="single" w:sz="6" w:space="0" w:color="auto"/>
              <w:bottom w:val="single" w:sz="6" w:space="0" w:color="auto"/>
              <w:right w:val="single" w:sz="6" w:space="0" w:color="auto"/>
            </w:tcBorders>
            <w:shd w:val="clear" w:color="auto" w:fill="1F3864" w:themeFill="accent1" w:themeFillShade="80"/>
            <w:tcMar>
              <w:left w:w="105" w:type="dxa"/>
              <w:right w:w="105" w:type="dxa"/>
            </w:tcMar>
          </w:tcPr>
          <w:p w14:paraId="090AB6AB" w14:textId="2BCB63F9" w:rsidR="47925FFA" w:rsidRDefault="47925FFA" w:rsidP="47925FFA">
            <w:pPr>
              <w:jc w:val="center"/>
              <w:rPr>
                <w:rFonts w:ascii="Arial" w:eastAsia="Arial" w:hAnsi="Arial" w:cs="Arial"/>
                <w:color w:val="FFFFFF" w:themeColor="background1"/>
                <w:sz w:val="18"/>
                <w:szCs w:val="18"/>
              </w:rPr>
            </w:pPr>
            <w:r w:rsidRPr="47925FFA">
              <w:rPr>
                <w:rFonts w:ascii="Arial" w:eastAsia="Arial" w:hAnsi="Arial" w:cs="Arial"/>
                <w:b/>
                <w:bCs/>
                <w:color w:val="FFFFFF" w:themeColor="background1"/>
                <w:sz w:val="18"/>
                <w:szCs w:val="18"/>
                <w:lang w:val="en-US"/>
              </w:rPr>
              <w:t>% obl.</w:t>
            </w:r>
          </w:p>
        </w:tc>
      </w:tr>
      <w:tr w:rsidR="47925FFA" w14:paraId="4614B68F" w14:textId="77777777" w:rsidTr="7CD55BF5">
        <w:trPr>
          <w:trHeight w:val="285"/>
        </w:trPr>
        <w:tc>
          <w:tcPr>
            <w:tcW w:w="1440" w:type="dxa"/>
            <w:tcBorders>
              <w:top w:val="single" w:sz="6" w:space="0" w:color="auto"/>
              <w:left w:val="single" w:sz="6" w:space="0" w:color="auto"/>
              <w:bottom w:val="single" w:sz="6" w:space="0" w:color="auto"/>
              <w:right w:val="single" w:sz="6" w:space="0" w:color="auto"/>
            </w:tcBorders>
            <w:tcMar>
              <w:left w:w="105" w:type="dxa"/>
              <w:right w:w="105" w:type="dxa"/>
            </w:tcMar>
          </w:tcPr>
          <w:p w14:paraId="62117653" w14:textId="22A75EA7" w:rsidR="47925FFA" w:rsidRDefault="47925FFA" w:rsidP="47925FFA">
            <w:pPr>
              <w:rPr>
                <w:rFonts w:ascii="Arial" w:eastAsia="Arial" w:hAnsi="Arial" w:cs="Arial"/>
                <w:color w:val="000000" w:themeColor="text1"/>
                <w:sz w:val="18"/>
                <w:szCs w:val="18"/>
              </w:rPr>
            </w:pPr>
            <w:r w:rsidRPr="47925FFA">
              <w:rPr>
                <w:rFonts w:ascii="Arial" w:eastAsia="Arial" w:hAnsi="Arial" w:cs="Arial"/>
                <w:color w:val="000000" w:themeColor="text1"/>
                <w:sz w:val="18"/>
                <w:szCs w:val="18"/>
                <w:lang w:val="en-US"/>
              </w:rPr>
              <w:t>2022</w:t>
            </w:r>
          </w:p>
        </w:tc>
        <w:tc>
          <w:tcPr>
            <w:tcW w:w="1440" w:type="dxa"/>
            <w:tcBorders>
              <w:top w:val="single" w:sz="6" w:space="0" w:color="auto"/>
              <w:left w:val="single" w:sz="6" w:space="0" w:color="auto"/>
              <w:bottom w:val="single" w:sz="6" w:space="0" w:color="auto"/>
              <w:right w:val="single" w:sz="6" w:space="0" w:color="auto"/>
            </w:tcBorders>
            <w:tcMar>
              <w:left w:w="105" w:type="dxa"/>
              <w:right w:w="105" w:type="dxa"/>
            </w:tcMar>
          </w:tcPr>
          <w:p w14:paraId="2FE12C75" w14:textId="004AC7BA" w:rsidR="47925FFA" w:rsidRDefault="47925FFA" w:rsidP="47925FFA">
            <w:pPr>
              <w:jc w:val="center"/>
              <w:rPr>
                <w:rFonts w:ascii="Arial" w:eastAsia="Arial" w:hAnsi="Arial" w:cs="Arial"/>
                <w:color w:val="000000" w:themeColor="text1"/>
                <w:sz w:val="18"/>
                <w:szCs w:val="18"/>
              </w:rPr>
            </w:pPr>
            <w:r w:rsidRPr="47925FFA">
              <w:rPr>
                <w:rFonts w:ascii="Arial" w:eastAsia="Arial" w:hAnsi="Arial" w:cs="Arial"/>
                <w:color w:val="000000" w:themeColor="text1"/>
                <w:sz w:val="18"/>
                <w:szCs w:val="18"/>
                <w:lang w:val="en-US"/>
              </w:rPr>
              <w:t>123.691</w:t>
            </w:r>
          </w:p>
        </w:tc>
        <w:tc>
          <w:tcPr>
            <w:tcW w:w="1485" w:type="dxa"/>
            <w:tcBorders>
              <w:top w:val="single" w:sz="6" w:space="0" w:color="auto"/>
              <w:left w:val="single" w:sz="6" w:space="0" w:color="auto"/>
              <w:bottom w:val="single" w:sz="6" w:space="0" w:color="auto"/>
              <w:right w:val="single" w:sz="6" w:space="0" w:color="auto"/>
            </w:tcBorders>
            <w:tcMar>
              <w:left w:w="105" w:type="dxa"/>
              <w:right w:w="105" w:type="dxa"/>
            </w:tcMar>
          </w:tcPr>
          <w:p w14:paraId="0BEFE495" w14:textId="3B2A86B3" w:rsidR="47925FFA" w:rsidRDefault="47925FFA" w:rsidP="47925FFA">
            <w:pPr>
              <w:jc w:val="center"/>
              <w:rPr>
                <w:rFonts w:ascii="Arial" w:eastAsia="Arial" w:hAnsi="Arial" w:cs="Arial"/>
                <w:color w:val="000000" w:themeColor="text1"/>
                <w:sz w:val="18"/>
                <w:szCs w:val="18"/>
              </w:rPr>
            </w:pPr>
            <w:r w:rsidRPr="47925FFA">
              <w:rPr>
                <w:rFonts w:ascii="Arial" w:eastAsia="Arial" w:hAnsi="Arial" w:cs="Arial"/>
                <w:color w:val="000000" w:themeColor="text1"/>
                <w:sz w:val="18"/>
                <w:szCs w:val="18"/>
                <w:lang w:val="en-US"/>
              </w:rPr>
              <w:t>118.799</w:t>
            </w:r>
          </w:p>
        </w:tc>
        <w:tc>
          <w:tcPr>
            <w:tcW w:w="1440" w:type="dxa"/>
            <w:tcBorders>
              <w:top w:val="single" w:sz="6" w:space="0" w:color="auto"/>
              <w:left w:val="single" w:sz="6" w:space="0" w:color="auto"/>
              <w:bottom w:val="single" w:sz="6" w:space="0" w:color="auto"/>
              <w:right w:val="single" w:sz="6" w:space="0" w:color="auto"/>
            </w:tcBorders>
            <w:tcMar>
              <w:left w:w="105" w:type="dxa"/>
              <w:right w:w="105" w:type="dxa"/>
            </w:tcMar>
          </w:tcPr>
          <w:p w14:paraId="3084C7BF" w14:textId="27C0D14C" w:rsidR="47925FFA" w:rsidRDefault="47925FFA" w:rsidP="47925FFA">
            <w:pPr>
              <w:jc w:val="center"/>
              <w:rPr>
                <w:rFonts w:ascii="Arial" w:eastAsia="Arial" w:hAnsi="Arial" w:cs="Arial"/>
                <w:color w:val="000000" w:themeColor="text1"/>
                <w:sz w:val="18"/>
                <w:szCs w:val="18"/>
              </w:rPr>
            </w:pPr>
            <w:r w:rsidRPr="47925FFA">
              <w:rPr>
                <w:rFonts w:ascii="Arial" w:eastAsia="Arial" w:hAnsi="Arial" w:cs="Arial"/>
                <w:color w:val="000000" w:themeColor="text1"/>
                <w:sz w:val="18"/>
                <w:szCs w:val="18"/>
                <w:lang w:val="en-US"/>
              </w:rPr>
              <w:t>96,0%</w:t>
            </w:r>
          </w:p>
        </w:tc>
        <w:tc>
          <w:tcPr>
            <w:tcW w:w="1440" w:type="dxa"/>
            <w:tcBorders>
              <w:top w:val="single" w:sz="6" w:space="0" w:color="auto"/>
              <w:left w:val="single" w:sz="6" w:space="0" w:color="auto"/>
              <w:bottom w:val="single" w:sz="6" w:space="0" w:color="auto"/>
              <w:right w:val="single" w:sz="6" w:space="0" w:color="auto"/>
            </w:tcBorders>
            <w:tcMar>
              <w:left w:w="105" w:type="dxa"/>
              <w:right w:w="105" w:type="dxa"/>
            </w:tcMar>
          </w:tcPr>
          <w:p w14:paraId="1E203088" w14:textId="264697E8" w:rsidR="47925FFA" w:rsidRDefault="47925FFA" w:rsidP="47925FFA">
            <w:pPr>
              <w:jc w:val="center"/>
              <w:rPr>
                <w:rFonts w:ascii="Arial" w:eastAsia="Arial" w:hAnsi="Arial" w:cs="Arial"/>
                <w:color w:val="000000" w:themeColor="text1"/>
                <w:sz w:val="18"/>
                <w:szCs w:val="18"/>
              </w:rPr>
            </w:pPr>
            <w:r w:rsidRPr="47925FFA">
              <w:rPr>
                <w:rFonts w:ascii="Arial" w:eastAsia="Arial" w:hAnsi="Arial" w:cs="Arial"/>
                <w:color w:val="000000" w:themeColor="text1"/>
                <w:sz w:val="18"/>
                <w:szCs w:val="18"/>
                <w:lang w:val="en-US"/>
              </w:rPr>
              <w:t>111.446</w:t>
            </w:r>
          </w:p>
        </w:tc>
        <w:tc>
          <w:tcPr>
            <w:tcW w:w="1440" w:type="dxa"/>
            <w:tcBorders>
              <w:top w:val="single" w:sz="6" w:space="0" w:color="auto"/>
              <w:left w:val="single" w:sz="6" w:space="0" w:color="auto"/>
              <w:bottom w:val="single" w:sz="6" w:space="0" w:color="auto"/>
              <w:right w:val="single" w:sz="6" w:space="0" w:color="auto"/>
            </w:tcBorders>
            <w:tcMar>
              <w:left w:w="105" w:type="dxa"/>
              <w:right w:w="105" w:type="dxa"/>
            </w:tcMar>
          </w:tcPr>
          <w:p w14:paraId="53C451B2" w14:textId="139D9D78" w:rsidR="47925FFA" w:rsidRDefault="47925FFA" w:rsidP="47925FFA">
            <w:pPr>
              <w:jc w:val="center"/>
              <w:rPr>
                <w:rFonts w:ascii="Arial" w:eastAsia="Arial" w:hAnsi="Arial" w:cs="Arial"/>
                <w:color w:val="000000" w:themeColor="text1"/>
                <w:sz w:val="18"/>
                <w:szCs w:val="18"/>
              </w:rPr>
            </w:pPr>
            <w:r w:rsidRPr="47925FFA">
              <w:rPr>
                <w:rFonts w:ascii="Arial" w:eastAsia="Arial" w:hAnsi="Arial" w:cs="Arial"/>
                <w:color w:val="000000" w:themeColor="text1"/>
                <w:sz w:val="18"/>
                <w:szCs w:val="18"/>
                <w:lang w:val="en-US"/>
              </w:rPr>
              <w:t>90,1%</w:t>
            </w:r>
          </w:p>
        </w:tc>
      </w:tr>
      <w:tr w:rsidR="47925FFA" w14:paraId="29B0D977" w14:textId="77777777" w:rsidTr="7CD55BF5">
        <w:trPr>
          <w:trHeight w:val="285"/>
        </w:trPr>
        <w:tc>
          <w:tcPr>
            <w:tcW w:w="1440" w:type="dxa"/>
            <w:tcBorders>
              <w:top w:val="single" w:sz="6" w:space="0" w:color="auto"/>
              <w:left w:val="single" w:sz="6" w:space="0" w:color="auto"/>
              <w:bottom w:val="single" w:sz="6" w:space="0" w:color="auto"/>
              <w:right w:val="single" w:sz="6" w:space="0" w:color="auto"/>
            </w:tcBorders>
            <w:tcMar>
              <w:left w:w="105" w:type="dxa"/>
              <w:right w:w="105" w:type="dxa"/>
            </w:tcMar>
          </w:tcPr>
          <w:p w14:paraId="350B481F" w14:textId="3302C927" w:rsidR="47925FFA" w:rsidRDefault="47925FFA" w:rsidP="47925FFA">
            <w:pPr>
              <w:rPr>
                <w:rFonts w:ascii="Arial" w:eastAsia="Arial" w:hAnsi="Arial" w:cs="Arial"/>
                <w:color w:val="000000" w:themeColor="text1"/>
                <w:sz w:val="18"/>
                <w:szCs w:val="18"/>
              </w:rPr>
            </w:pPr>
            <w:r w:rsidRPr="47925FFA">
              <w:rPr>
                <w:rFonts w:ascii="Arial" w:eastAsia="Arial" w:hAnsi="Arial" w:cs="Arial"/>
                <w:color w:val="000000" w:themeColor="text1"/>
                <w:sz w:val="18"/>
                <w:szCs w:val="18"/>
                <w:lang w:val="en-US"/>
              </w:rPr>
              <w:t>2023</w:t>
            </w:r>
          </w:p>
        </w:tc>
        <w:tc>
          <w:tcPr>
            <w:tcW w:w="1440" w:type="dxa"/>
            <w:tcBorders>
              <w:top w:val="single" w:sz="6" w:space="0" w:color="auto"/>
              <w:left w:val="single" w:sz="6" w:space="0" w:color="auto"/>
              <w:bottom w:val="single" w:sz="6" w:space="0" w:color="auto"/>
              <w:right w:val="single" w:sz="6" w:space="0" w:color="auto"/>
            </w:tcBorders>
            <w:tcMar>
              <w:left w:w="105" w:type="dxa"/>
              <w:right w:w="105" w:type="dxa"/>
            </w:tcMar>
          </w:tcPr>
          <w:p w14:paraId="64507953" w14:textId="529687D8" w:rsidR="47925FFA" w:rsidRDefault="47925FFA" w:rsidP="47925FFA">
            <w:pPr>
              <w:jc w:val="center"/>
              <w:rPr>
                <w:rFonts w:ascii="Arial" w:eastAsia="Arial" w:hAnsi="Arial" w:cs="Arial"/>
                <w:color w:val="000000" w:themeColor="text1"/>
                <w:sz w:val="18"/>
                <w:szCs w:val="18"/>
              </w:rPr>
            </w:pPr>
            <w:r w:rsidRPr="47925FFA">
              <w:rPr>
                <w:rFonts w:ascii="Arial" w:eastAsia="Arial" w:hAnsi="Arial" w:cs="Arial"/>
                <w:color w:val="000000" w:themeColor="text1"/>
                <w:sz w:val="18"/>
                <w:szCs w:val="18"/>
                <w:lang w:val="en-US"/>
              </w:rPr>
              <w:t>147.204</w:t>
            </w:r>
          </w:p>
        </w:tc>
        <w:tc>
          <w:tcPr>
            <w:tcW w:w="1485" w:type="dxa"/>
            <w:tcBorders>
              <w:top w:val="single" w:sz="6" w:space="0" w:color="auto"/>
              <w:left w:val="single" w:sz="6" w:space="0" w:color="auto"/>
              <w:bottom w:val="single" w:sz="6" w:space="0" w:color="auto"/>
              <w:right w:val="single" w:sz="6" w:space="0" w:color="auto"/>
            </w:tcBorders>
            <w:tcMar>
              <w:left w:w="105" w:type="dxa"/>
              <w:right w:w="105" w:type="dxa"/>
            </w:tcMar>
          </w:tcPr>
          <w:p w14:paraId="0F476D4A" w14:textId="2F126EB9" w:rsidR="47925FFA" w:rsidRDefault="47925FFA" w:rsidP="47925FFA">
            <w:pPr>
              <w:jc w:val="center"/>
              <w:rPr>
                <w:rFonts w:ascii="Arial" w:eastAsia="Arial" w:hAnsi="Arial" w:cs="Arial"/>
                <w:color w:val="000000" w:themeColor="text1"/>
                <w:sz w:val="18"/>
                <w:szCs w:val="18"/>
              </w:rPr>
            </w:pPr>
            <w:r w:rsidRPr="47925FFA">
              <w:rPr>
                <w:rFonts w:ascii="Arial" w:eastAsia="Arial" w:hAnsi="Arial" w:cs="Arial"/>
                <w:color w:val="000000" w:themeColor="text1"/>
                <w:sz w:val="18"/>
                <w:szCs w:val="18"/>
                <w:lang w:val="en-US"/>
              </w:rPr>
              <w:t>122.700</w:t>
            </w:r>
          </w:p>
        </w:tc>
        <w:tc>
          <w:tcPr>
            <w:tcW w:w="1440" w:type="dxa"/>
            <w:tcBorders>
              <w:top w:val="single" w:sz="6" w:space="0" w:color="auto"/>
              <w:left w:val="single" w:sz="6" w:space="0" w:color="auto"/>
              <w:bottom w:val="single" w:sz="6" w:space="0" w:color="auto"/>
              <w:right w:val="single" w:sz="6" w:space="0" w:color="auto"/>
            </w:tcBorders>
            <w:tcMar>
              <w:left w:w="105" w:type="dxa"/>
              <w:right w:w="105" w:type="dxa"/>
            </w:tcMar>
          </w:tcPr>
          <w:p w14:paraId="4FEBB5FA" w14:textId="0532A630" w:rsidR="47925FFA" w:rsidRDefault="47925FFA" w:rsidP="47925FFA">
            <w:pPr>
              <w:jc w:val="center"/>
              <w:rPr>
                <w:rFonts w:ascii="Arial" w:eastAsia="Arial" w:hAnsi="Arial" w:cs="Arial"/>
                <w:color w:val="000000" w:themeColor="text1"/>
                <w:sz w:val="18"/>
                <w:szCs w:val="18"/>
              </w:rPr>
            </w:pPr>
            <w:r w:rsidRPr="47925FFA">
              <w:rPr>
                <w:rFonts w:ascii="Arial" w:eastAsia="Arial" w:hAnsi="Arial" w:cs="Arial"/>
                <w:color w:val="000000" w:themeColor="text1"/>
                <w:sz w:val="18"/>
                <w:szCs w:val="18"/>
                <w:lang w:val="en-US"/>
              </w:rPr>
              <w:t>83,3%</w:t>
            </w:r>
          </w:p>
        </w:tc>
        <w:tc>
          <w:tcPr>
            <w:tcW w:w="1440" w:type="dxa"/>
            <w:tcBorders>
              <w:top w:val="single" w:sz="6" w:space="0" w:color="auto"/>
              <w:left w:val="single" w:sz="6" w:space="0" w:color="auto"/>
              <w:bottom w:val="single" w:sz="6" w:space="0" w:color="auto"/>
              <w:right w:val="single" w:sz="6" w:space="0" w:color="auto"/>
            </w:tcBorders>
            <w:tcMar>
              <w:left w:w="105" w:type="dxa"/>
              <w:right w:w="105" w:type="dxa"/>
            </w:tcMar>
          </w:tcPr>
          <w:p w14:paraId="55DD5548" w14:textId="29A82E7C" w:rsidR="47925FFA" w:rsidRDefault="47925FFA" w:rsidP="47925FFA">
            <w:pPr>
              <w:jc w:val="center"/>
              <w:rPr>
                <w:rFonts w:ascii="Arial" w:eastAsia="Arial" w:hAnsi="Arial" w:cs="Arial"/>
                <w:color w:val="000000" w:themeColor="text1"/>
                <w:sz w:val="18"/>
                <w:szCs w:val="18"/>
              </w:rPr>
            </w:pPr>
            <w:r w:rsidRPr="47925FFA">
              <w:rPr>
                <w:rFonts w:ascii="Arial" w:eastAsia="Arial" w:hAnsi="Arial" w:cs="Arial"/>
                <w:color w:val="000000" w:themeColor="text1"/>
                <w:sz w:val="18"/>
                <w:szCs w:val="18"/>
                <w:lang w:val="en-US"/>
              </w:rPr>
              <w:t>106.808</w:t>
            </w:r>
          </w:p>
        </w:tc>
        <w:tc>
          <w:tcPr>
            <w:tcW w:w="1440" w:type="dxa"/>
            <w:tcBorders>
              <w:top w:val="single" w:sz="6" w:space="0" w:color="auto"/>
              <w:left w:val="single" w:sz="6" w:space="0" w:color="auto"/>
              <w:bottom w:val="single" w:sz="6" w:space="0" w:color="auto"/>
              <w:right w:val="single" w:sz="6" w:space="0" w:color="auto"/>
            </w:tcBorders>
            <w:tcMar>
              <w:left w:w="105" w:type="dxa"/>
              <w:right w:w="105" w:type="dxa"/>
            </w:tcMar>
          </w:tcPr>
          <w:p w14:paraId="2D70D539" w14:textId="4F97A257" w:rsidR="47925FFA" w:rsidRDefault="47925FFA" w:rsidP="47925FFA">
            <w:pPr>
              <w:jc w:val="center"/>
              <w:rPr>
                <w:rFonts w:ascii="Arial" w:eastAsia="Arial" w:hAnsi="Arial" w:cs="Arial"/>
                <w:color w:val="000000" w:themeColor="text1"/>
                <w:sz w:val="18"/>
                <w:szCs w:val="18"/>
              </w:rPr>
            </w:pPr>
            <w:r w:rsidRPr="47925FFA">
              <w:rPr>
                <w:rFonts w:ascii="Arial" w:eastAsia="Arial" w:hAnsi="Arial" w:cs="Arial"/>
                <w:color w:val="000000" w:themeColor="text1"/>
                <w:sz w:val="18"/>
                <w:szCs w:val="18"/>
                <w:lang w:val="en-US"/>
              </w:rPr>
              <w:t>72,6%</w:t>
            </w:r>
          </w:p>
        </w:tc>
      </w:tr>
      <w:tr w:rsidR="47925FFA" w14:paraId="3BCB4A4D" w14:textId="77777777" w:rsidTr="7CD55BF5">
        <w:trPr>
          <w:trHeight w:val="285"/>
        </w:trPr>
        <w:tc>
          <w:tcPr>
            <w:tcW w:w="1440" w:type="dxa"/>
            <w:tcBorders>
              <w:top w:val="single" w:sz="6" w:space="0" w:color="auto"/>
              <w:left w:val="single" w:sz="6" w:space="0" w:color="auto"/>
              <w:bottom w:val="single" w:sz="6" w:space="0" w:color="auto"/>
              <w:right w:val="single" w:sz="6" w:space="0" w:color="auto"/>
            </w:tcBorders>
            <w:tcMar>
              <w:left w:w="105" w:type="dxa"/>
              <w:right w:w="105" w:type="dxa"/>
            </w:tcMar>
          </w:tcPr>
          <w:p w14:paraId="043078BF" w14:textId="46D2DF61" w:rsidR="47925FFA" w:rsidRDefault="47925FFA" w:rsidP="47925FFA">
            <w:pPr>
              <w:rPr>
                <w:rFonts w:ascii="Arial" w:eastAsia="Arial" w:hAnsi="Arial" w:cs="Arial"/>
                <w:color w:val="000000" w:themeColor="text1"/>
                <w:sz w:val="18"/>
                <w:szCs w:val="18"/>
              </w:rPr>
            </w:pPr>
            <w:r w:rsidRPr="47925FFA">
              <w:rPr>
                <w:rFonts w:ascii="Arial" w:eastAsia="Arial" w:hAnsi="Arial" w:cs="Arial"/>
                <w:color w:val="000000" w:themeColor="text1"/>
                <w:sz w:val="18"/>
                <w:szCs w:val="18"/>
                <w:lang w:val="en-US"/>
              </w:rPr>
              <w:t>2024</w:t>
            </w:r>
          </w:p>
        </w:tc>
        <w:tc>
          <w:tcPr>
            <w:tcW w:w="1440" w:type="dxa"/>
            <w:tcBorders>
              <w:top w:val="single" w:sz="6" w:space="0" w:color="auto"/>
              <w:left w:val="single" w:sz="6" w:space="0" w:color="auto"/>
              <w:bottom w:val="single" w:sz="6" w:space="0" w:color="auto"/>
              <w:right w:val="single" w:sz="6" w:space="0" w:color="auto"/>
            </w:tcBorders>
            <w:tcMar>
              <w:left w:w="105" w:type="dxa"/>
              <w:right w:w="105" w:type="dxa"/>
            </w:tcMar>
          </w:tcPr>
          <w:p w14:paraId="5E150F15" w14:textId="34966D1D" w:rsidR="47925FFA" w:rsidRDefault="47925FFA" w:rsidP="47925FFA">
            <w:pPr>
              <w:jc w:val="center"/>
              <w:rPr>
                <w:rFonts w:ascii="Arial" w:eastAsia="Arial" w:hAnsi="Arial" w:cs="Arial"/>
                <w:color w:val="000000" w:themeColor="text1"/>
                <w:sz w:val="18"/>
                <w:szCs w:val="18"/>
              </w:rPr>
            </w:pPr>
            <w:r w:rsidRPr="47925FFA">
              <w:rPr>
                <w:rFonts w:ascii="Arial" w:eastAsia="Arial" w:hAnsi="Arial" w:cs="Arial"/>
                <w:color w:val="000000" w:themeColor="text1"/>
                <w:sz w:val="18"/>
                <w:szCs w:val="18"/>
                <w:lang w:val="en-US"/>
              </w:rPr>
              <w:t>168.269</w:t>
            </w:r>
          </w:p>
        </w:tc>
        <w:tc>
          <w:tcPr>
            <w:tcW w:w="1485" w:type="dxa"/>
            <w:tcBorders>
              <w:top w:val="single" w:sz="6" w:space="0" w:color="auto"/>
              <w:left w:val="single" w:sz="6" w:space="0" w:color="auto"/>
              <w:bottom w:val="single" w:sz="6" w:space="0" w:color="auto"/>
              <w:right w:val="single" w:sz="6" w:space="0" w:color="auto"/>
            </w:tcBorders>
            <w:tcMar>
              <w:left w:w="105" w:type="dxa"/>
              <w:right w:w="105" w:type="dxa"/>
            </w:tcMar>
          </w:tcPr>
          <w:p w14:paraId="04FFC56D" w14:textId="331D7CE4" w:rsidR="47925FFA" w:rsidRDefault="47925FFA" w:rsidP="47925FFA">
            <w:pPr>
              <w:jc w:val="center"/>
              <w:rPr>
                <w:rFonts w:ascii="Arial" w:eastAsia="Arial" w:hAnsi="Arial" w:cs="Arial"/>
                <w:color w:val="000000" w:themeColor="text1"/>
                <w:sz w:val="18"/>
                <w:szCs w:val="18"/>
              </w:rPr>
            </w:pPr>
            <w:r w:rsidRPr="47925FFA">
              <w:rPr>
                <w:rFonts w:ascii="Arial" w:eastAsia="Arial" w:hAnsi="Arial" w:cs="Arial"/>
                <w:color w:val="000000" w:themeColor="text1"/>
                <w:sz w:val="18"/>
                <w:szCs w:val="18"/>
                <w:lang w:val="en-US"/>
              </w:rPr>
              <w:t>165.920</w:t>
            </w:r>
          </w:p>
        </w:tc>
        <w:tc>
          <w:tcPr>
            <w:tcW w:w="1440" w:type="dxa"/>
            <w:tcBorders>
              <w:top w:val="single" w:sz="6" w:space="0" w:color="auto"/>
              <w:left w:val="single" w:sz="6" w:space="0" w:color="auto"/>
              <w:bottom w:val="single" w:sz="6" w:space="0" w:color="auto"/>
              <w:right w:val="single" w:sz="6" w:space="0" w:color="auto"/>
            </w:tcBorders>
            <w:tcMar>
              <w:left w:w="105" w:type="dxa"/>
              <w:right w:w="105" w:type="dxa"/>
            </w:tcMar>
          </w:tcPr>
          <w:p w14:paraId="17A79226" w14:textId="7D8A4437" w:rsidR="47925FFA" w:rsidRDefault="47925FFA" w:rsidP="47925FFA">
            <w:pPr>
              <w:jc w:val="center"/>
              <w:rPr>
                <w:rFonts w:ascii="Arial" w:eastAsia="Arial" w:hAnsi="Arial" w:cs="Arial"/>
                <w:color w:val="000000" w:themeColor="text1"/>
                <w:sz w:val="18"/>
                <w:szCs w:val="18"/>
              </w:rPr>
            </w:pPr>
            <w:r w:rsidRPr="47925FFA">
              <w:rPr>
                <w:rFonts w:ascii="Arial" w:eastAsia="Arial" w:hAnsi="Arial" w:cs="Arial"/>
                <w:color w:val="000000" w:themeColor="text1"/>
                <w:sz w:val="18"/>
                <w:szCs w:val="18"/>
                <w:lang w:val="en-US"/>
              </w:rPr>
              <w:t>98,6%</w:t>
            </w:r>
          </w:p>
        </w:tc>
        <w:tc>
          <w:tcPr>
            <w:tcW w:w="1440" w:type="dxa"/>
            <w:tcBorders>
              <w:top w:val="single" w:sz="6" w:space="0" w:color="auto"/>
              <w:left w:val="single" w:sz="6" w:space="0" w:color="auto"/>
              <w:bottom w:val="single" w:sz="6" w:space="0" w:color="auto"/>
              <w:right w:val="single" w:sz="6" w:space="0" w:color="auto"/>
            </w:tcBorders>
            <w:tcMar>
              <w:left w:w="105" w:type="dxa"/>
              <w:right w:w="105" w:type="dxa"/>
            </w:tcMar>
          </w:tcPr>
          <w:p w14:paraId="65DB7564" w14:textId="432EE3E8" w:rsidR="47925FFA" w:rsidRDefault="47925FFA" w:rsidP="47925FFA">
            <w:pPr>
              <w:jc w:val="center"/>
              <w:rPr>
                <w:rFonts w:ascii="Arial" w:eastAsia="Arial" w:hAnsi="Arial" w:cs="Arial"/>
                <w:color w:val="000000" w:themeColor="text1"/>
                <w:sz w:val="18"/>
                <w:szCs w:val="18"/>
              </w:rPr>
            </w:pPr>
            <w:r w:rsidRPr="47925FFA">
              <w:rPr>
                <w:rFonts w:ascii="Arial" w:eastAsia="Arial" w:hAnsi="Arial" w:cs="Arial"/>
                <w:color w:val="000000" w:themeColor="text1"/>
                <w:sz w:val="18"/>
                <w:szCs w:val="18"/>
                <w:lang w:val="en-US"/>
              </w:rPr>
              <w:t>145.706</w:t>
            </w:r>
          </w:p>
        </w:tc>
        <w:tc>
          <w:tcPr>
            <w:tcW w:w="1440" w:type="dxa"/>
            <w:tcBorders>
              <w:top w:val="single" w:sz="6" w:space="0" w:color="auto"/>
              <w:left w:val="single" w:sz="6" w:space="0" w:color="auto"/>
              <w:bottom w:val="single" w:sz="6" w:space="0" w:color="auto"/>
              <w:right w:val="single" w:sz="6" w:space="0" w:color="auto"/>
            </w:tcBorders>
            <w:tcMar>
              <w:left w:w="105" w:type="dxa"/>
              <w:right w:w="105" w:type="dxa"/>
            </w:tcMar>
          </w:tcPr>
          <w:p w14:paraId="045AECF1" w14:textId="3F3FD550" w:rsidR="47925FFA" w:rsidRDefault="47925FFA" w:rsidP="47925FFA">
            <w:pPr>
              <w:jc w:val="center"/>
              <w:rPr>
                <w:rFonts w:ascii="Arial" w:eastAsia="Arial" w:hAnsi="Arial" w:cs="Arial"/>
                <w:color w:val="000000" w:themeColor="text1"/>
                <w:sz w:val="18"/>
                <w:szCs w:val="18"/>
              </w:rPr>
            </w:pPr>
            <w:r w:rsidRPr="47925FFA">
              <w:rPr>
                <w:rFonts w:ascii="Arial" w:eastAsia="Arial" w:hAnsi="Arial" w:cs="Arial"/>
                <w:color w:val="000000" w:themeColor="text1"/>
                <w:sz w:val="18"/>
                <w:szCs w:val="18"/>
                <w:lang w:val="en-US"/>
              </w:rPr>
              <w:t>86,6%</w:t>
            </w:r>
          </w:p>
        </w:tc>
      </w:tr>
      <w:tr w:rsidR="47925FFA" w14:paraId="4DB960FE" w14:textId="77777777" w:rsidTr="7CD55BF5">
        <w:trPr>
          <w:trHeight w:val="285"/>
        </w:trPr>
        <w:tc>
          <w:tcPr>
            <w:tcW w:w="1440" w:type="dxa"/>
            <w:tcBorders>
              <w:top w:val="single" w:sz="6" w:space="0" w:color="auto"/>
              <w:left w:val="single" w:sz="6" w:space="0" w:color="auto"/>
              <w:bottom w:val="single" w:sz="6" w:space="0" w:color="auto"/>
              <w:right w:val="single" w:sz="6" w:space="0" w:color="auto"/>
            </w:tcBorders>
            <w:tcMar>
              <w:left w:w="105" w:type="dxa"/>
              <w:right w:w="105" w:type="dxa"/>
            </w:tcMar>
          </w:tcPr>
          <w:p w14:paraId="75CEE41D" w14:textId="3B07DDCA" w:rsidR="47925FFA" w:rsidRDefault="47925FFA" w:rsidP="47925FFA">
            <w:pPr>
              <w:rPr>
                <w:rFonts w:ascii="Arial" w:eastAsia="Arial" w:hAnsi="Arial" w:cs="Arial"/>
                <w:color w:val="000000" w:themeColor="text1"/>
                <w:sz w:val="18"/>
                <w:szCs w:val="18"/>
              </w:rPr>
            </w:pPr>
            <w:r w:rsidRPr="47925FFA">
              <w:rPr>
                <w:rFonts w:ascii="Arial" w:eastAsia="Arial" w:hAnsi="Arial" w:cs="Arial"/>
                <w:color w:val="000000" w:themeColor="text1"/>
                <w:sz w:val="18"/>
                <w:szCs w:val="18"/>
                <w:lang w:val="en-US"/>
              </w:rPr>
              <w:t>2025</w:t>
            </w:r>
          </w:p>
        </w:tc>
        <w:tc>
          <w:tcPr>
            <w:tcW w:w="1440" w:type="dxa"/>
            <w:tcBorders>
              <w:top w:val="single" w:sz="6" w:space="0" w:color="auto"/>
              <w:left w:val="single" w:sz="6" w:space="0" w:color="auto"/>
              <w:bottom w:val="single" w:sz="6" w:space="0" w:color="auto"/>
              <w:right w:val="single" w:sz="6" w:space="0" w:color="auto"/>
            </w:tcBorders>
            <w:tcMar>
              <w:left w:w="105" w:type="dxa"/>
              <w:right w:w="105" w:type="dxa"/>
            </w:tcMar>
          </w:tcPr>
          <w:p w14:paraId="5E473FFC" w14:textId="20AF6841" w:rsidR="47925FFA" w:rsidRDefault="47925FFA" w:rsidP="47925FFA">
            <w:pPr>
              <w:jc w:val="center"/>
              <w:rPr>
                <w:rFonts w:ascii="Arial" w:eastAsia="Arial" w:hAnsi="Arial" w:cs="Arial"/>
                <w:color w:val="000000" w:themeColor="text1"/>
                <w:sz w:val="18"/>
                <w:szCs w:val="18"/>
              </w:rPr>
            </w:pPr>
            <w:r w:rsidRPr="47925FFA">
              <w:rPr>
                <w:rFonts w:ascii="Arial" w:eastAsia="Arial" w:hAnsi="Arial" w:cs="Arial"/>
                <w:color w:val="000000" w:themeColor="text1"/>
                <w:sz w:val="18"/>
                <w:szCs w:val="18"/>
                <w:lang w:val="en-US"/>
              </w:rPr>
              <w:t>174.456</w:t>
            </w:r>
          </w:p>
        </w:tc>
        <w:tc>
          <w:tcPr>
            <w:tcW w:w="1485" w:type="dxa"/>
            <w:tcBorders>
              <w:top w:val="single" w:sz="6" w:space="0" w:color="auto"/>
              <w:left w:val="single" w:sz="6" w:space="0" w:color="auto"/>
              <w:bottom w:val="single" w:sz="6" w:space="0" w:color="auto"/>
              <w:right w:val="single" w:sz="6" w:space="0" w:color="auto"/>
            </w:tcBorders>
            <w:tcMar>
              <w:left w:w="105" w:type="dxa"/>
              <w:right w:w="105" w:type="dxa"/>
            </w:tcMar>
          </w:tcPr>
          <w:p w14:paraId="2E600C32" w14:textId="5EDB47CF" w:rsidR="47925FFA" w:rsidRDefault="47925FFA" w:rsidP="47925FFA">
            <w:pPr>
              <w:jc w:val="center"/>
              <w:rPr>
                <w:rFonts w:ascii="Arial" w:eastAsia="Arial" w:hAnsi="Arial" w:cs="Arial"/>
                <w:color w:val="000000" w:themeColor="text1"/>
                <w:sz w:val="18"/>
                <w:szCs w:val="18"/>
              </w:rPr>
            </w:pPr>
            <w:r w:rsidRPr="47925FFA">
              <w:rPr>
                <w:rFonts w:ascii="Arial" w:eastAsia="Arial" w:hAnsi="Arial" w:cs="Arial"/>
                <w:color w:val="000000" w:themeColor="text1"/>
                <w:sz w:val="18"/>
                <w:szCs w:val="18"/>
                <w:lang w:val="en-US"/>
              </w:rPr>
              <w:t>159.351</w:t>
            </w:r>
          </w:p>
        </w:tc>
        <w:tc>
          <w:tcPr>
            <w:tcW w:w="1440" w:type="dxa"/>
            <w:tcBorders>
              <w:top w:val="single" w:sz="6" w:space="0" w:color="auto"/>
              <w:left w:val="single" w:sz="6" w:space="0" w:color="auto"/>
              <w:bottom w:val="single" w:sz="6" w:space="0" w:color="auto"/>
              <w:right w:val="single" w:sz="6" w:space="0" w:color="auto"/>
            </w:tcBorders>
            <w:tcMar>
              <w:left w:w="105" w:type="dxa"/>
              <w:right w:w="105" w:type="dxa"/>
            </w:tcMar>
          </w:tcPr>
          <w:p w14:paraId="1E16604D" w14:textId="57318159" w:rsidR="47925FFA" w:rsidRDefault="47925FFA" w:rsidP="47925FFA">
            <w:pPr>
              <w:jc w:val="center"/>
              <w:rPr>
                <w:rFonts w:ascii="Arial" w:eastAsia="Arial" w:hAnsi="Arial" w:cs="Arial"/>
                <w:color w:val="000000" w:themeColor="text1"/>
                <w:sz w:val="18"/>
                <w:szCs w:val="18"/>
              </w:rPr>
            </w:pPr>
            <w:r w:rsidRPr="47925FFA">
              <w:rPr>
                <w:rFonts w:ascii="Arial" w:eastAsia="Arial" w:hAnsi="Arial" w:cs="Arial"/>
                <w:color w:val="000000" w:themeColor="text1"/>
                <w:sz w:val="18"/>
                <w:szCs w:val="18"/>
                <w:lang w:val="en-US"/>
              </w:rPr>
              <w:t>91,3%</w:t>
            </w:r>
          </w:p>
        </w:tc>
        <w:tc>
          <w:tcPr>
            <w:tcW w:w="1440" w:type="dxa"/>
            <w:tcBorders>
              <w:top w:val="single" w:sz="6" w:space="0" w:color="auto"/>
              <w:left w:val="single" w:sz="6" w:space="0" w:color="auto"/>
              <w:bottom w:val="single" w:sz="6" w:space="0" w:color="auto"/>
              <w:right w:val="single" w:sz="6" w:space="0" w:color="auto"/>
            </w:tcBorders>
            <w:tcMar>
              <w:left w:w="105" w:type="dxa"/>
              <w:right w:w="105" w:type="dxa"/>
            </w:tcMar>
          </w:tcPr>
          <w:p w14:paraId="6BD8CBD8" w14:textId="2A955CEF" w:rsidR="47925FFA" w:rsidRDefault="47925FFA" w:rsidP="47925FFA">
            <w:pPr>
              <w:jc w:val="center"/>
              <w:rPr>
                <w:rFonts w:ascii="Arial" w:eastAsia="Arial" w:hAnsi="Arial" w:cs="Arial"/>
                <w:color w:val="000000" w:themeColor="text1"/>
                <w:sz w:val="18"/>
                <w:szCs w:val="18"/>
              </w:rPr>
            </w:pPr>
            <w:r w:rsidRPr="47925FFA">
              <w:rPr>
                <w:rFonts w:ascii="Arial" w:eastAsia="Arial" w:hAnsi="Arial" w:cs="Arial"/>
                <w:color w:val="000000" w:themeColor="text1"/>
                <w:sz w:val="18"/>
                <w:szCs w:val="18"/>
                <w:lang w:val="en-US"/>
              </w:rPr>
              <w:t>114.241</w:t>
            </w:r>
          </w:p>
        </w:tc>
        <w:tc>
          <w:tcPr>
            <w:tcW w:w="1440" w:type="dxa"/>
            <w:tcBorders>
              <w:top w:val="single" w:sz="6" w:space="0" w:color="auto"/>
              <w:left w:val="single" w:sz="6" w:space="0" w:color="auto"/>
              <w:bottom w:val="single" w:sz="6" w:space="0" w:color="auto"/>
              <w:right w:val="single" w:sz="6" w:space="0" w:color="auto"/>
            </w:tcBorders>
            <w:tcMar>
              <w:left w:w="105" w:type="dxa"/>
              <w:right w:w="105" w:type="dxa"/>
            </w:tcMar>
          </w:tcPr>
          <w:p w14:paraId="32AF89EA" w14:textId="66F852E7" w:rsidR="47925FFA" w:rsidRDefault="47925FFA" w:rsidP="47925FFA">
            <w:pPr>
              <w:jc w:val="center"/>
              <w:rPr>
                <w:rFonts w:ascii="Arial" w:eastAsia="Arial" w:hAnsi="Arial" w:cs="Arial"/>
                <w:color w:val="000000" w:themeColor="text1"/>
                <w:sz w:val="18"/>
                <w:szCs w:val="18"/>
              </w:rPr>
            </w:pPr>
            <w:r w:rsidRPr="47925FFA">
              <w:rPr>
                <w:rFonts w:ascii="Arial" w:eastAsia="Arial" w:hAnsi="Arial" w:cs="Arial"/>
                <w:color w:val="000000" w:themeColor="text1"/>
                <w:sz w:val="18"/>
                <w:szCs w:val="18"/>
                <w:lang w:val="en-US"/>
              </w:rPr>
              <w:t>65,5%</w:t>
            </w:r>
          </w:p>
        </w:tc>
      </w:tr>
      <w:tr w:rsidR="47925FFA" w14:paraId="2A80970E" w14:textId="77777777" w:rsidTr="7CD55BF5">
        <w:trPr>
          <w:trHeight w:val="285"/>
        </w:trPr>
        <w:tc>
          <w:tcPr>
            <w:tcW w:w="1440" w:type="dxa"/>
            <w:tcBorders>
              <w:top w:val="single" w:sz="6" w:space="0" w:color="auto"/>
              <w:left w:val="single" w:sz="6" w:space="0" w:color="auto"/>
              <w:bottom w:val="single" w:sz="6" w:space="0" w:color="auto"/>
              <w:right w:val="single" w:sz="6" w:space="0" w:color="auto"/>
            </w:tcBorders>
            <w:tcMar>
              <w:left w:w="105" w:type="dxa"/>
              <w:right w:w="105" w:type="dxa"/>
            </w:tcMar>
          </w:tcPr>
          <w:p w14:paraId="51A197DF" w14:textId="1E833A24" w:rsidR="47925FFA" w:rsidRDefault="47925FFA" w:rsidP="47925FFA">
            <w:pPr>
              <w:rPr>
                <w:rFonts w:ascii="Arial" w:eastAsia="Arial" w:hAnsi="Arial" w:cs="Arial"/>
                <w:color w:val="000000" w:themeColor="text1"/>
                <w:sz w:val="18"/>
                <w:szCs w:val="18"/>
              </w:rPr>
            </w:pPr>
            <w:r w:rsidRPr="47925FFA">
              <w:rPr>
                <w:rFonts w:ascii="Arial" w:eastAsia="Arial" w:hAnsi="Arial" w:cs="Arial"/>
                <w:color w:val="000000" w:themeColor="text1"/>
                <w:sz w:val="18"/>
                <w:szCs w:val="18"/>
                <w:lang w:val="en-US"/>
              </w:rPr>
              <w:t>2026*</w:t>
            </w:r>
          </w:p>
        </w:tc>
        <w:tc>
          <w:tcPr>
            <w:tcW w:w="1440" w:type="dxa"/>
            <w:tcBorders>
              <w:top w:val="single" w:sz="6" w:space="0" w:color="auto"/>
              <w:left w:val="single" w:sz="6" w:space="0" w:color="auto"/>
              <w:bottom w:val="single" w:sz="6" w:space="0" w:color="auto"/>
              <w:right w:val="single" w:sz="6" w:space="0" w:color="auto"/>
            </w:tcBorders>
            <w:tcMar>
              <w:left w:w="105" w:type="dxa"/>
              <w:right w:w="105" w:type="dxa"/>
            </w:tcMar>
          </w:tcPr>
          <w:p w14:paraId="10A30030" w14:textId="4D89EFE6" w:rsidR="47925FFA" w:rsidRDefault="47925FFA" w:rsidP="47925FFA">
            <w:pPr>
              <w:jc w:val="center"/>
              <w:rPr>
                <w:rFonts w:ascii="Arial" w:eastAsia="Arial" w:hAnsi="Arial" w:cs="Arial"/>
                <w:color w:val="000000" w:themeColor="text1"/>
                <w:sz w:val="18"/>
                <w:szCs w:val="18"/>
              </w:rPr>
            </w:pPr>
            <w:r w:rsidRPr="47925FFA">
              <w:rPr>
                <w:rFonts w:ascii="Arial" w:eastAsia="Arial" w:hAnsi="Arial" w:cs="Arial"/>
                <w:color w:val="000000" w:themeColor="text1"/>
                <w:sz w:val="18"/>
                <w:szCs w:val="18"/>
                <w:lang w:val="en-US"/>
              </w:rPr>
              <w:t>233.310</w:t>
            </w:r>
          </w:p>
        </w:tc>
        <w:tc>
          <w:tcPr>
            <w:tcW w:w="1485" w:type="dxa"/>
            <w:tcBorders>
              <w:top w:val="single" w:sz="6" w:space="0" w:color="auto"/>
              <w:left w:val="single" w:sz="6" w:space="0" w:color="auto"/>
              <w:bottom w:val="single" w:sz="6" w:space="0" w:color="auto"/>
              <w:right w:val="single" w:sz="6" w:space="0" w:color="auto"/>
            </w:tcBorders>
            <w:tcMar>
              <w:left w:w="105" w:type="dxa"/>
              <w:right w:w="105" w:type="dxa"/>
            </w:tcMar>
          </w:tcPr>
          <w:p w14:paraId="0061B8AD" w14:textId="46CBF7A6" w:rsidR="47925FFA" w:rsidRDefault="47925FFA" w:rsidP="47925FFA">
            <w:pPr>
              <w:jc w:val="center"/>
              <w:rPr>
                <w:rFonts w:ascii="Arial" w:eastAsia="Arial" w:hAnsi="Arial" w:cs="Arial"/>
                <w:color w:val="000000" w:themeColor="text1"/>
                <w:sz w:val="18"/>
                <w:szCs w:val="18"/>
              </w:rPr>
            </w:pPr>
            <w:r w:rsidRPr="47925FFA">
              <w:rPr>
                <w:rFonts w:ascii="Arial" w:eastAsia="Arial" w:hAnsi="Arial" w:cs="Arial"/>
                <w:color w:val="000000" w:themeColor="text1"/>
                <w:sz w:val="18"/>
                <w:szCs w:val="18"/>
                <w:lang w:val="en-US"/>
              </w:rPr>
              <w:t>82.615</w:t>
            </w:r>
          </w:p>
        </w:tc>
        <w:tc>
          <w:tcPr>
            <w:tcW w:w="1440" w:type="dxa"/>
            <w:tcBorders>
              <w:top w:val="single" w:sz="6" w:space="0" w:color="auto"/>
              <w:left w:val="single" w:sz="6" w:space="0" w:color="auto"/>
              <w:bottom w:val="single" w:sz="6" w:space="0" w:color="auto"/>
              <w:right w:val="single" w:sz="6" w:space="0" w:color="auto"/>
            </w:tcBorders>
            <w:tcMar>
              <w:left w:w="105" w:type="dxa"/>
              <w:right w:w="105" w:type="dxa"/>
            </w:tcMar>
          </w:tcPr>
          <w:p w14:paraId="717B304E" w14:textId="50B251FA" w:rsidR="47925FFA" w:rsidRDefault="47925FFA" w:rsidP="47925FFA">
            <w:pPr>
              <w:jc w:val="center"/>
              <w:rPr>
                <w:rFonts w:ascii="Arial" w:eastAsia="Arial" w:hAnsi="Arial" w:cs="Arial"/>
                <w:color w:val="000000" w:themeColor="text1"/>
                <w:sz w:val="18"/>
                <w:szCs w:val="18"/>
              </w:rPr>
            </w:pPr>
            <w:r w:rsidRPr="47925FFA">
              <w:rPr>
                <w:rFonts w:ascii="Arial" w:eastAsia="Arial" w:hAnsi="Arial" w:cs="Arial"/>
                <w:color w:val="000000" w:themeColor="text1"/>
                <w:sz w:val="18"/>
                <w:szCs w:val="18"/>
                <w:lang w:val="en-US"/>
              </w:rPr>
              <w:t>35,4%</w:t>
            </w:r>
          </w:p>
        </w:tc>
        <w:tc>
          <w:tcPr>
            <w:tcW w:w="1440" w:type="dxa"/>
            <w:tcBorders>
              <w:top w:val="single" w:sz="6" w:space="0" w:color="auto"/>
              <w:left w:val="single" w:sz="6" w:space="0" w:color="auto"/>
              <w:bottom w:val="single" w:sz="6" w:space="0" w:color="auto"/>
              <w:right w:val="single" w:sz="6" w:space="0" w:color="auto"/>
            </w:tcBorders>
            <w:tcMar>
              <w:left w:w="105" w:type="dxa"/>
              <w:right w:w="105" w:type="dxa"/>
            </w:tcMar>
          </w:tcPr>
          <w:p w14:paraId="54181954" w14:textId="3FE0534D" w:rsidR="47925FFA" w:rsidRDefault="47925FFA" w:rsidP="47925FFA">
            <w:pPr>
              <w:jc w:val="center"/>
              <w:rPr>
                <w:rFonts w:ascii="Arial" w:eastAsia="Arial" w:hAnsi="Arial" w:cs="Arial"/>
                <w:color w:val="000000" w:themeColor="text1"/>
                <w:sz w:val="18"/>
                <w:szCs w:val="18"/>
              </w:rPr>
            </w:pPr>
            <w:r w:rsidRPr="47925FFA">
              <w:rPr>
                <w:rFonts w:ascii="Arial" w:eastAsia="Arial" w:hAnsi="Arial" w:cs="Arial"/>
                <w:color w:val="000000" w:themeColor="text1"/>
                <w:sz w:val="18"/>
                <w:szCs w:val="18"/>
                <w:lang w:val="en-US"/>
              </w:rPr>
              <w:t>36.513</w:t>
            </w:r>
          </w:p>
        </w:tc>
        <w:tc>
          <w:tcPr>
            <w:tcW w:w="1440" w:type="dxa"/>
            <w:tcBorders>
              <w:top w:val="single" w:sz="6" w:space="0" w:color="auto"/>
              <w:left w:val="single" w:sz="6" w:space="0" w:color="auto"/>
              <w:bottom w:val="single" w:sz="6" w:space="0" w:color="auto"/>
              <w:right w:val="single" w:sz="6" w:space="0" w:color="auto"/>
            </w:tcBorders>
            <w:tcMar>
              <w:left w:w="105" w:type="dxa"/>
              <w:right w:w="105" w:type="dxa"/>
            </w:tcMar>
          </w:tcPr>
          <w:p w14:paraId="7960DC07" w14:textId="2EF1C8A0" w:rsidR="47925FFA" w:rsidRDefault="47925FFA" w:rsidP="47925FFA">
            <w:pPr>
              <w:jc w:val="center"/>
              <w:rPr>
                <w:rFonts w:ascii="Arial" w:eastAsia="Arial" w:hAnsi="Arial" w:cs="Arial"/>
                <w:color w:val="000000" w:themeColor="text1"/>
                <w:sz w:val="18"/>
                <w:szCs w:val="18"/>
              </w:rPr>
            </w:pPr>
            <w:r w:rsidRPr="47925FFA">
              <w:rPr>
                <w:rFonts w:ascii="Arial" w:eastAsia="Arial" w:hAnsi="Arial" w:cs="Arial"/>
                <w:color w:val="000000" w:themeColor="text1"/>
                <w:sz w:val="18"/>
                <w:szCs w:val="18"/>
                <w:lang w:val="en-US"/>
              </w:rPr>
              <w:t>15,7%</w:t>
            </w:r>
          </w:p>
        </w:tc>
      </w:tr>
    </w:tbl>
    <w:p w14:paraId="172A3BF9" w14:textId="2833BC12" w:rsidR="44F168D7" w:rsidRDefault="44F168D7" w:rsidP="47925FFA">
      <w:pPr>
        <w:spacing w:after="200" w:line="276" w:lineRule="auto"/>
        <w:contextualSpacing/>
        <w:jc w:val="both"/>
        <w:rPr>
          <w:rFonts w:ascii="Arial" w:eastAsia="Arial" w:hAnsi="Arial" w:cs="Arial"/>
          <w:color w:val="000000" w:themeColor="text1"/>
          <w:lang w:val="es-ES"/>
        </w:rPr>
      </w:pPr>
      <w:r w:rsidRPr="47925FFA">
        <w:rPr>
          <w:rFonts w:ascii="Arial" w:eastAsia="Arial" w:hAnsi="Arial" w:cs="Arial"/>
          <w:i/>
          <w:iCs/>
          <w:color w:val="000000" w:themeColor="text1"/>
        </w:rPr>
        <w:t>* Vigencia en curso; ejecución parcial con corte al 31 de julio de 2026. Los porcentajes de compromiso y obligación se calculan sobre la asignación de cada vigencia.</w:t>
      </w:r>
    </w:p>
    <w:p w14:paraId="3B211256" w14:textId="7C43B480" w:rsidR="47925FFA" w:rsidRDefault="47925FFA" w:rsidP="47925FFA">
      <w:pPr>
        <w:spacing w:after="200" w:line="276" w:lineRule="auto"/>
        <w:contextualSpacing/>
        <w:jc w:val="both"/>
        <w:rPr>
          <w:rFonts w:ascii="Arial" w:eastAsia="Arial" w:hAnsi="Arial" w:cs="Arial"/>
          <w:color w:val="000000" w:themeColor="text1"/>
          <w:lang w:val="es-ES"/>
        </w:rPr>
      </w:pPr>
    </w:p>
    <w:p w14:paraId="314B707D" w14:textId="0045EDAA" w:rsidR="44F168D7" w:rsidRDefault="44F168D7" w:rsidP="47925FFA">
      <w:pPr>
        <w:spacing w:after="200" w:line="276" w:lineRule="auto"/>
        <w:contextualSpacing/>
        <w:jc w:val="both"/>
      </w:pPr>
      <w:r w:rsidRPr="47925FFA">
        <w:rPr>
          <w:rFonts w:ascii="Arial" w:eastAsia="Arial" w:hAnsi="Arial" w:cs="Arial"/>
          <w:color w:val="000000" w:themeColor="text1"/>
        </w:rPr>
        <w:t>Está ejecución se desagrega en programa y proyecto de inversión (BPIN), como se detalla a continuación:</w:t>
      </w:r>
    </w:p>
    <w:tbl>
      <w:tblPr>
        <w:tblW w:w="0" w:type="auto"/>
        <w:tblCellMar>
          <w:left w:w="10" w:type="dxa"/>
          <w:right w:w="10" w:type="dxa"/>
        </w:tblCellMar>
        <w:tblLook w:val="04A0" w:firstRow="1" w:lastRow="0" w:firstColumn="1" w:lastColumn="0" w:noHBand="0" w:noVBand="1"/>
      </w:tblPr>
      <w:tblGrid>
        <w:gridCol w:w="1347"/>
        <w:gridCol w:w="2017"/>
        <w:gridCol w:w="660"/>
        <w:gridCol w:w="964"/>
        <w:gridCol w:w="954"/>
        <w:gridCol w:w="1074"/>
        <w:gridCol w:w="938"/>
        <w:gridCol w:w="866"/>
      </w:tblGrid>
      <w:tr w:rsidR="47925FFA" w14:paraId="4619430F" w14:textId="77777777" w:rsidTr="47925FFA">
        <w:trPr>
          <w:trHeight w:val="150"/>
        </w:trPr>
        <w:tc>
          <w:tcPr>
            <w:tcW w:w="1380" w:type="dxa"/>
            <w:tcBorders>
              <w:top w:val="single" w:sz="8" w:space="0" w:color="auto"/>
              <w:left w:val="single" w:sz="8" w:space="0" w:color="auto"/>
              <w:bottom w:val="single" w:sz="8" w:space="0" w:color="auto"/>
              <w:right w:val="single" w:sz="8" w:space="0" w:color="auto"/>
            </w:tcBorders>
            <w:shd w:val="clear" w:color="auto" w:fill="1F3864" w:themeFill="accent1" w:themeFillShade="80"/>
            <w:tcMar>
              <w:left w:w="108" w:type="dxa"/>
              <w:right w:w="108" w:type="dxa"/>
            </w:tcMar>
            <w:vAlign w:val="center"/>
          </w:tcPr>
          <w:p w14:paraId="63F0FA20" w14:textId="3DD45887" w:rsidR="47925FFA" w:rsidRDefault="47925FFA" w:rsidP="47925FFA">
            <w:pPr>
              <w:jc w:val="center"/>
            </w:pPr>
            <w:r w:rsidRPr="47925FFA">
              <w:rPr>
                <w:rFonts w:ascii="Arial" w:eastAsia="Arial" w:hAnsi="Arial" w:cs="Arial"/>
                <w:b/>
                <w:bCs/>
                <w:color w:val="FFFFFF" w:themeColor="background1"/>
                <w:sz w:val="12"/>
                <w:szCs w:val="12"/>
                <w:lang w:val="en-US"/>
              </w:rPr>
              <w:lastRenderedPageBreak/>
              <w:t>BPIN</w:t>
            </w:r>
          </w:p>
        </w:tc>
        <w:tc>
          <w:tcPr>
            <w:tcW w:w="2220" w:type="dxa"/>
            <w:tcBorders>
              <w:top w:val="single" w:sz="8" w:space="0" w:color="auto"/>
              <w:left w:val="single" w:sz="8" w:space="0" w:color="auto"/>
              <w:bottom w:val="single" w:sz="8" w:space="0" w:color="auto"/>
              <w:right w:val="single" w:sz="8" w:space="0" w:color="auto"/>
            </w:tcBorders>
            <w:shd w:val="clear" w:color="auto" w:fill="1F3864" w:themeFill="accent1" w:themeFillShade="80"/>
            <w:tcMar>
              <w:left w:w="108" w:type="dxa"/>
              <w:right w:w="108" w:type="dxa"/>
            </w:tcMar>
            <w:vAlign w:val="center"/>
          </w:tcPr>
          <w:p w14:paraId="041AE1AF" w14:textId="110FC5AE" w:rsidR="47925FFA" w:rsidRDefault="47925FFA" w:rsidP="47925FFA">
            <w:pPr>
              <w:jc w:val="center"/>
            </w:pPr>
            <w:r w:rsidRPr="47925FFA">
              <w:rPr>
                <w:rFonts w:ascii="Arial" w:eastAsia="Arial" w:hAnsi="Arial" w:cs="Arial"/>
                <w:b/>
                <w:bCs/>
                <w:color w:val="FFFFFF" w:themeColor="background1"/>
                <w:sz w:val="12"/>
                <w:szCs w:val="12"/>
                <w:lang w:val="en-US"/>
              </w:rPr>
              <w:t>Proyecto</w:t>
            </w:r>
          </w:p>
        </w:tc>
        <w:tc>
          <w:tcPr>
            <w:tcW w:w="705" w:type="dxa"/>
            <w:tcBorders>
              <w:top w:val="single" w:sz="8" w:space="0" w:color="auto"/>
              <w:left w:val="single" w:sz="8" w:space="0" w:color="auto"/>
              <w:bottom w:val="single" w:sz="8" w:space="0" w:color="auto"/>
              <w:right w:val="single" w:sz="8" w:space="0" w:color="auto"/>
            </w:tcBorders>
            <w:shd w:val="clear" w:color="auto" w:fill="1F3864" w:themeFill="accent1" w:themeFillShade="80"/>
            <w:tcMar>
              <w:left w:w="108" w:type="dxa"/>
              <w:right w:w="108" w:type="dxa"/>
            </w:tcMar>
            <w:vAlign w:val="center"/>
          </w:tcPr>
          <w:p w14:paraId="0852E850" w14:textId="5FF3BE11" w:rsidR="47925FFA" w:rsidRDefault="47925FFA" w:rsidP="47925FFA">
            <w:pPr>
              <w:jc w:val="center"/>
            </w:pPr>
            <w:r w:rsidRPr="47925FFA">
              <w:rPr>
                <w:rFonts w:ascii="Arial" w:eastAsia="Arial" w:hAnsi="Arial" w:cs="Arial"/>
                <w:b/>
                <w:bCs/>
                <w:color w:val="FFFFFF" w:themeColor="background1"/>
                <w:sz w:val="12"/>
                <w:szCs w:val="12"/>
                <w:lang w:val="en-US"/>
              </w:rPr>
              <w:t>Vig.</w:t>
            </w:r>
          </w:p>
        </w:tc>
        <w:tc>
          <w:tcPr>
            <w:tcW w:w="990" w:type="dxa"/>
            <w:tcBorders>
              <w:top w:val="single" w:sz="8" w:space="0" w:color="auto"/>
              <w:left w:val="single" w:sz="8" w:space="0" w:color="auto"/>
              <w:bottom w:val="single" w:sz="8" w:space="0" w:color="auto"/>
              <w:right w:val="single" w:sz="8" w:space="0" w:color="auto"/>
            </w:tcBorders>
            <w:shd w:val="clear" w:color="auto" w:fill="1F3864" w:themeFill="accent1" w:themeFillShade="80"/>
            <w:tcMar>
              <w:left w:w="108" w:type="dxa"/>
              <w:right w:w="108" w:type="dxa"/>
            </w:tcMar>
            <w:vAlign w:val="center"/>
          </w:tcPr>
          <w:p w14:paraId="3EAE3846" w14:textId="3EE79D1B" w:rsidR="47925FFA" w:rsidRDefault="47925FFA" w:rsidP="47925FFA">
            <w:pPr>
              <w:jc w:val="center"/>
            </w:pPr>
            <w:r w:rsidRPr="47925FFA">
              <w:rPr>
                <w:rFonts w:ascii="Arial" w:eastAsia="Arial" w:hAnsi="Arial" w:cs="Arial"/>
                <w:b/>
                <w:bCs/>
                <w:color w:val="FFFFFF" w:themeColor="background1"/>
                <w:sz w:val="12"/>
                <w:szCs w:val="12"/>
                <w:lang w:val="en-US"/>
              </w:rPr>
              <w:t>Asignación</w:t>
            </w:r>
          </w:p>
        </w:tc>
        <w:tc>
          <w:tcPr>
            <w:tcW w:w="990" w:type="dxa"/>
            <w:tcBorders>
              <w:top w:val="single" w:sz="8" w:space="0" w:color="auto"/>
              <w:left w:val="single" w:sz="8" w:space="0" w:color="auto"/>
              <w:bottom w:val="single" w:sz="8" w:space="0" w:color="auto"/>
              <w:right w:val="single" w:sz="8" w:space="0" w:color="auto"/>
            </w:tcBorders>
            <w:shd w:val="clear" w:color="auto" w:fill="1F3864" w:themeFill="accent1" w:themeFillShade="80"/>
            <w:tcMar>
              <w:left w:w="108" w:type="dxa"/>
              <w:right w:w="108" w:type="dxa"/>
            </w:tcMar>
            <w:vAlign w:val="center"/>
          </w:tcPr>
          <w:p w14:paraId="01814778" w14:textId="205F54BB" w:rsidR="47925FFA" w:rsidRDefault="47925FFA" w:rsidP="47925FFA">
            <w:pPr>
              <w:jc w:val="center"/>
            </w:pPr>
            <w:r w:rsidRPr="47925FFA">
              <w:rPr>
                <w:rFonts w:ascii="Arial" w:eastAsia="Arial" w:hAnsi="Arial" w:cs="Arial"/>
                <w:b/>
                <w:bCs/>
                <w:color w:val="FFFFFF" w:themeColor="background1"/>
                <w:sz w:val="12"/>
                <w:szCs w:val="12"/>
                <w:lang w:val="en-US"/>
              </w:rPr>
              <w:t>Comprom.</w:t>
            </w:r>
          </w:p>
        </w:tc>
        <w:tc>
          <w:tcPr>
            <w:tcW w:w="1140" w:type="dxa"/>
            <w:tcBorders>
              <w:top w:val="single" w:sz="8" w:space="0" w:color="auto"/>
              <w:left w:val="single" w:sz="8" w:space="0" w:color="auto"/>
              <w:bottom w:val="single" w:sz="8" w:space="0" w:color="auto"/>
              <w:right w:val="single" w:sz="8" w:space="0" w:color="auto"/>
            </w:tcBorders>
            <w:shd w:val="clear" w:color="auto" w:fill="1F3864" w:themeFill="accent1" w:themeFillShade="80"/>
            <w:tcMar>
              <w:left w:w="108" w:type="dxa"/>
              <w:right w:w="108" w:type="dxa"/>
            </w:tcMar>
            <w:vAlign w:val="center"/>
          </w:tcPr>
          <w:p w14:paraId="64847BE8" w14:textId="7D24D2F2" w:rsidR="47925FFA" w:rsidRDefault="47925FFA" w:rsidP="47925FFA">
            <w:pPr>
              <w:jc w:val="center"/>
            </w:pPr>
            <w:r w:rsidRPr="47925FFA">
              <w:rPr>
                <w:rFonts w:ascii="Arial" w:eastAsia="Arial" w:hAnsi="Arial" w:cs="Arial"/>
                <w:b/>
                <w:bCs/>
                <w:color w:val="FFFFFF" w:themeColor="background1"/>
                <w:sz w:val="12"/>
                <w:szCs w:val="12"/>
                <w:lang w:val="en-US"/>
              </w:rPr>
              <w:t>% Comprom.</w:t>
            </w:r>
          </w:p>
        </w:tc>
        <w:tc>
          <w:tcPr>
            <w:tcW w:w="990" w:type="dxa"/>
            <w:tcBorders>
              <w:top w:val="single" w:sz="8" w:space="0" w:color="auto"/>
              <w:left w:val="single" w:sz="8" w:space="0" w:color="auto"/>
              <w:bottom w:val="single" w:sz="8" w:space="0" w:color="auto"/>
              <w:right w:val="single" w:sz="8" w:space="0" w:color="auto"/>
            </w:tcBorders>
            <w:shd w:val="clear" w:color="auto" w:fill="1F3864" w:themeFill="accent1" w:themeFillShade="80"/>
            <w:tcMar>
              <w:left w:w="108" w:type="dxa"/>
              <w:right w:w="108" w:type="dxa"/>
            </w:tcMar>
            <w:vAlign w:val="center"/>
          </w:tcPr>
          <w:p w14:paraId="6075492B" w14:textId="0674F640" w:rsidR="47925FFA" w:rsidRDefault="47925FFA" w:rsidP="47925FFA">
            <w:pPr>
              <w:jc w:val="center"/>
            </w:pPr>
            <w:r w:rsidRPr="47925FFA">
              <w:rPr>
                <w:rFonts w:ascii="Arial" w:eastAsia="Arial" w:hAnsi="Arial" w:cs="Arial"/>
                <w:b/>
                <w:bCs/>
                <w:color w:val="FFFFFF" w:themeColor="background1"/>
                <w:sz w:val="12"/>
                <w:szCs w:val="12"/>
                <w:lang w:val="en-US"/>
              </w:rPr>
              <w:t>Obligado</w:t>
            </w:r>
          </w:p>
        </w:tc>
        <w:tc>
          <w:tcPr>
            <w:tcW w:w="900" w:type="dxa"/>
            <w:tcBorders>
              <w:top w:val="single" w:sz="8" w:space="0" w:color="auto"/>
              <w:left w:val="single" w:sz="8" w:space="0" w:color="auto"/>
              <w:bottom w:val="single" w:sz="8" w:space="0" w:color="auto"/>
              <w:right w:val="single" w:sz="8" w:space="0" w:color="auto"/>
            </w:tcBorders>
            <w:shd w:val="clear" w:color="auto" w:fill="1F3864" w:themeFill="accent1" w:themeFillShade="80"/>
            <w:tcMar>
              <w:left w:w="108" w:type="dxa"/>
              <w:right w:w="108" w:type="dxa"/>
            </w:tcMar>
            <w:vAlign w:val="center"/>
          </w:tcPr>
          <w:p w14:paraId="510227D4" w14:textId="5A888AC3" w:rsidR="47925FFA" w:rsidRDefault="47925FFA" w:rsidP="47925FFA">
            <w:pPr>
              <w:jc w:val="center"/>
            </w:pPr>
            <w:r w:rsidRPr="47925FFA">
              <w:rPr>
                <w:rFonts w:ascii="Arial" w:eastAsia="Arial" w:hAnsi="Arial" w:cs="Arial"/>
                <w:b/>
                <w:bCs/>
                <w:color w:val="FFFFFF" w:themeColor="background1"/>
                <w:sz w:val="12"/>
                <w:szCs w:val="12"/>
                <w:lang w:val="en-US"/>
              </w:rPr>
              <w:t>% Obligado</w:t>
            </w:r>
          </w:p>
        </w:tc>
      </w:tr>
      <w:tr w:rsidR="47925FFA" w14:paraId="23FAFB09" w14:textId="77777777" w:rsidTr="47925FFA">
        <w:trPr>
          <w:trHeight w:val="135"/>
        </w:trPr>
        <w:tc>
          <w:tcPr>
            <w:tcW w:w="9315" w:type="dxa"/>
            <w:gridSpan w:val="8"/>
            <w:tcBorders>
              <w:top w:val="single" w:sz="8" w:space="0" w:color="auto"/>
              <w:left w:val="single" w:sz="8" w:space="0" w:color="auto"/>
              <w:bottom w:val="single" w:sz="8" w:space="0" w:color="auto"/>
              <w:right w:val="single" w:sz="8" w:space="0" w:color="auto"/>
            </w:tcBorders>
            <w:shd w:val="clear" w:color="auto" w:fill="BDD7EE"/>
            <w:tcMar>
              <w:left w:w="108" w:type="dxa"/>
              <w:right w:w="108" w:type="dxa"/>
            </w:tcMar>
            <w:vAlign w:val="center"/>
          </w:tcPr>
          <w:p w14:paraId="67525C21" w14:textId="5F4339AC" w:rsidR="47925FFA" w:rsidRDefault="47925FFA" w:rsidP="47925FFA">
            <w:pPr>
              <w:jc w:val="center"/>
            </w:pPr>
            <w:r w:rsidRPr="47925FFA">
              <w:rPr>
                <w:rFonts w:ascii="Arial" w:eastAsia="Arial" w:hAnsi="Arial" w:cs="Arial"/>
                <w:b/>
                <w:bCs/>
                <w:color w:val="000000" w:themeColor="text1"/>
                <w:sz w:val="12"/>
                <w:szCs w:val="12"/>
                <w:lang w:val="en-US"/>
              </w:rPr>
              <w:t>Programa 2409 - Seguridad de transporte</w:t>
            </w:r>
          </w:p>
        </w:tc>
      </w:tr>
      <w:tr w:rsidR="47925FFA" w14:paraId="4E7805A3" w14:textId="77777777" w:rsidTr="47925FFA">
        <w:trPr>
          <w:trHeight w:val="135"/>
        </w:trPr>
        <w:tc>
          <w:tcPr>
            <w:tcW w:w="1380" w:type="dxa"/>
            <w:vMerge w:val="restar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B98BD91" w14:textId="5D2D7FDB" w:rsidR="47925FFA" w:rsidRDefault="47925FFA" w:rsidP="47925FFA">
            <w:pPr>
              <w:jc w:val="center"/>
            </w:pPr>
            <w:r w:rsidRPr="47925FFA">
              <w:rPr>
                <w:rFonts w:ascii="Arial" w:eastAsia="Arial" w:hAnsi="Arial" w:cs="Arial"/>
                <w:color w:val="000000" w:themeColor="text1"/>
                <w:sz w:val="12"/>
                <w:szCs w:val="12"/>
                <w:lang w:val="en-US"/>
              </w:rPr>
              <w:t>2018011000398</w:t>
            </w:r>
          </w:p>
        </w:tc>
        <w:tc>
          <w:tcPr>
            <w:tcW w:w="2220" w:type="dxa"/>
            <w:vMerge w:val="restart"/>
            <w:tcBorders>
              <w:top w:val="nil"/>
              <w:left w:val="single" w:sz="8" w:space="0" w:color="auto"/>
              <w:bottom w:val="single" w:sz="8" w:space="0" w:color="auto"/>
              <w:right w:val="single" w:sz="8" w:space="0" w:color="auto"/>
            </w:tcBorders>
            <w:tcMar>
              <w:left w:w="108" w:type="dxa"/>
              <w:right w:w="108" w:type="dxa"/>
            </w:tcMar>
            <w:vAlign w:val="center"/>
          </w:tcPr>
          <w:p w14:paraId="142FADB8" w14:textId="2351F752" w:rsidR="47925FFA" w:rsidRDefault="47925FFA" w:rsidP="47925FFA">
            <w:pPr>
              <w:jc w:val="center"/>
            </w:pPr>
            <w:r w:rsidRPr="47925FFA">
              <w:rPr>
                <w:rFonts w:ascii="Arial" w:eastAsia="Arial" w:hAnsi="Arial" w:cs="Arial"/>
                <w:color w:val="000000" w:themeColor="text1"/>
                <w:sz w:val="12"/>
                <w:szCs w:val="12"/>
              </w:rPr>
              <w:t>Desarrollo del Observatorio Nacional de Seguridad Vial</w:t>
            </w:r>
          </w:p>
        </w:tc>
        <w:tc>
          <w:tcPr>
            <w:tcW w:w="705" w:type="dxa"/>
            <w:tcBorders>
              <w:top w:val="nil"/>
              <w:left w:val="single" w:sz="8" w:space="0" w:color="auto"/>
              <w:bottom w:val="single" w:sz="8" w:space="0" w:color="auto"/>
              <w:right w:val="single" w:sz="8" w:space="0" w:color="auto"/>
            </w:tcBorders>
            <w:tcMar>
              <w:left w:w="108" w:type="dxa"/>
              <w:right w:w="108" w:type="dxa"/>
            </w:tcMar>
            <w:vAlign w:val="center"/>
          </w:tcPr>
          <w:p w14:paraId="74100E89" w14:textId="3172B8BA" w:rsidR="47925FFA" w:rsidRDefault="47925FFA" w:rsidP="47925FFA">
            <w:pPr>
              <w:jc w:val="center"/>
            </w:pPr>
            <w:r w:rsidRPr="47925FFA">
              <w:rPr>
                <w:rFonts w:ascii="Arial" w:eastAsia="Arial" w:hAnsi="Arial" w:cs="Arial"/>
                <w:color w:val="000000" w:themeColor="text1"/>
                <w:sz w:val="12"/>
                <w:szCs w:val="12"/>
                <w:lang w:val="en-US"/>
              </w:rPr>
              <w:t>2022</w:t>
            </w:r>
          </w:p>
        </w:tc>
        <w:tc>
          <w:tcPr>
            <w:tcW w:w="990" w:type="dxa"/>
            <w:tcBorders>
              <w:top w:val="nil"/>
              <w:left w:val="single" w:sz="8" w:space="0" w:color="auto"/>
              <w:bottom w:val="single" w:sz="8" w:space="0" w:color="auto"/>
              <w:right w:val="single" w:sz="8" w:space="0" w:color="auto"/>
            </w:tcBorders>
            <w:tcMar>
              <w:left w:w="108" w:type="dxa"/>
              <w:right w:w="108" w:type="dxa"/>
            </w:tcMar>
            <w:vAlign w:val="center"/>
          </w:tcPr>
          <w:p w14:paraId="1F77CDFB" w14:textId="014EDE09" w:rsidR="47925FFA" w:rsidRDefault="47925FFA" w:rsidP="47925FFA">
            <w:pPr>
              <w:jc w:val="right"/>
            </w:pPr>
            <w:r w:rsidRPr="47925FFA">
              <w:rPr>
                <w:rFonts w:ascii="Arial" w:eastAsia="Arial" w:hAnsi="Arial" w:cs="Arial"/>
                <w:color w:val="000000" w:themeColor="text1"/>
                <w:sz w:val="12"/>
                <w:szCs w:val="12"/>
                <w:lang w:val="en-US"/>
              </w:rPr>
              <w:t>10.000</w:t>
            </w:r>
          </w:p>
        </w:tc>
        <w:tc>
          <w:tcPr>
            <w:tcW w:w="990" w:type="dxa"/>
            <w:tcBorders>
              <w:top w:val="nil"/>
              <w:left w:val="single" w:sz="8" w:space="0" w:color="auto"/>
              <w:bottom w:val="single" w:sz="8" w:space="0" w:color="auto"/>
              <w:right w:val="single" w:sz="8" w:space="0" w:color="auto"/>
            </w:tcBorders>
            <w:tcMar>
              <w:left w:w="108" w:type="dxa"/>
              <w:right w:w="108" w:type="dxa"/>
            </w:tcMar>
            <w:vAlign w:val="center"/>
          </w:tcPr>
          <w:p w14:paraId="45DC6FC8" w14:textId="1A1DD566" w:rsidR="47925FFA" w:rsidRDefault="47925FFA" w:rsidP="47925FFA">
            <w:pPr>
              <w:jc w:val="right"/>
            </w:pPr>
            <w:r w:rsidRPr="47925FFA">
              <w:rPr>
                <w:rFonts w:ascii="Arial" w:eastAsia="Arial" w:hAnsi="Arial" w:cs="Arial"/>
                <w:color w:val="000000" w:themeColor="text1"/>
                <w:sz w:val="12"/>
                <w:szCs w:val="12"/>
                <w:lang w:val="en-US"/>
              </w:rPr>
              <w:t>7.427</w:t>
            </w:r>
          </w:p>
        </w:tc>
        <w:tc>
          <w:tcPr>
            <w:tcW w:w="1140" w:type="dxa"/>
            <w:tcBorders>
              <w:top w:val="nil"/>
              <w:left w:val="single" w:sz="8" w:space="0" w:color="auto"/>
              <w:bottom w:val="single" w:sz="8" w:space="0" w:color="auto"/>
              <w:right w:val="single" w:sz="8" w:space="0" w:color="auto"/>
            </w:tcBorders>
            <w:tcMar>
              <w:left w:w="108" w:type="dxa"/>
              <w:right w:w="108" w:type="dxa"/>
            </w:tcMar>
            <w:vAlign w:val="center"/>
          </w:tcPr>
          <w:p w14:paraId="547D63C7" w14:textId="57B1109D" w:rsidR="47925FFA" w:rsidRDefault="47925FFA" w:rsidP="47925FFA">
            <w:pPr>
              <w:jc w:val="right"/>
            </w:pPr>
            <w:r w:rsidRPr="47925FFA">
              <w:rPr>
                <w:rFonts w:ascii="Arial" w:eastAsia="Arial" w:hAnsi="Arial" w:cs="Arial"/>
                <w:color w:val="000000" w:themeColor="text1"/>
                <w:sz w:val="12"/>
                <w:szCs w:val="12"/>
                <w:lang w:val="en-US"/>
              </w:rPr>
              <w:t>74,3%</w:t>
            </w:r>
          </w:p>
        </w:tc>
        <w:tc>
          <w:tcPr>
            <w:tcW w:w="990" w:type="dxa"/>
            <w:tcBorders>
              <w:top w:val="nil"/>
              <w:left w:val="single" w:sz="8" w:space="0" w:color="auto"/>
              <w:bottom w:val="single" w:sz="8" w:space="0" w:color="auto"/>
              <w:right w:val="single" w:sz="8" w:space="0" w:color="auto"/>
            </w:tcBorders>
            <w:tcMar>
              <w:left w:w="108" w:type="dxa"/>
              <w:right w:w="108" w:type="dxa"/>
            </w:tcMar>
            <w:vAlign w:val="center"/>
          </w:tcPr>
          <w:p w14:paraId="7D8163D1" w14:textId="5865D832" w:rsidR="47925FFA" w:rsidRDefault="47925FFA" w:rsidP="47925FFA">
            <w:pPr>
              <w:jc w:val="right"/>
            </w:pPr>
            <w:r w:rsidRPr="47925FFA">
              <w:rPr>
                <w:rFonts w:ascii="Arial" w:eastAsia="Arial" w:hAnsi="Arial" w:cs="Arial"/>
                <w:color w:val="000000" w:themeColor="text1"/>
                <w:sz w:val="12"/>
                <w:szCs w:val="12"/>
                <w:lang w:val="en-US"/>
              </w:rPr>
              <w:t>5.631</w:t>
            </w:r>
          </w:p>
        </w:tc>
        <w:tc>
          <w:tcPr>
            <w:tcW w:w="900" w:type="dxa"/>
            <w:tcBorders>
              <w:top w:val="nil"/>
              <w:left w:val="single" w:sz="8" w:space="0" w:color="auto"/>
              <w:bottom w:val="single" w:sz="8" w:space="0" w:color="auto"/>
              <w:right w:val="single" w:sz="8" w:space="0" w:color="auto"/>
            </w:tcBorders>
            <w:tcMar>
              <w:left w:w="108" w:type="dxa"/>
              <w:right w:w="108" w:type="dxa"/>
            </w:tcMar>
            <w:vAlign w:val="center"/>
          </w:tcPr>
          <w:p w14:paraId="5E874B1E" w14:textId="07FE6C0A" w:rsidR="47925FFA" w:rsidRDefault="47925FFA" w:rsidP="47925FFA">
            <w:pPr>
              <w:jc w:val="right"/>
            </w:pPr>
            <w:r w:rsidRPr="47925FFA">
              <w:rPr>
                <w:rFonts w:ascii="Arial" w:eastAsia="Arial" w:hAnsi="Arial" w:cs="Arial"/>
                <w:color w:val="000000" w:themeColor="text1"/>
                <w:sz w:val="12"/>
                <w:szCs w:val="12"/>
                <w:lang w:val="en-US"/>
              </w:rPr>
              <w:t>56,3%</w:t>
            </w:r>
          </w:p>
        </w:tc>
      </w:tr>
      <w:tr w:rsidR="47925FFA" w14:paraId="4638DDBF" w14:textId="77777777" w:rsidTr="13887E37">
        <w:trPr>
          <w:trHeight w:val="150"/>
        </w:trPr>
        <w:tc>
          <w:tcPr>
            <w:tcW w:w="1380" w:type="dxa"/>
            <w:vMerge/>
            <w:tcBorders>
              <w:left w:val="single" w:sz="0" w:space="0" w:color="auto"/>
              <w:bottom w:val="single" w:sz="0" w:space="0" w:color="auto"/>
              <w:right w:val="single" w:sz="0" w:space="0" w:color="auto"/>
            </w:tcBorders>
            <w:vAlign w:val="center"/>
          </w:tcPr>
          <w:p w14:paraId="0B288782" w14:textId="77777777" w:rsidR="005068E9" w:rsidRDefault="005068E9"/>
        </w:tc>
        <w:tc>
          <w:tcPr>
            <w:tcW w:w="2220" w:type="dxa"/>
            <w:vMerge/>
            <w:tcBorders>
              <w:left w:val="single" w:sz="0" w:space="0" w:color="auto"/>
              <w:bottom w:val="single" w:sz="0" w:space="0" w:color="auto"/>
              <w:right w:val="single" w:sz="0" w:space="0" w:color="auto"/>
            </w:tcBorders>
            <w:vAlign w:val="center"/>
          </w:tcPr>
          <w:p w14:paraId="47F841A7" w14:textId="77777777" w:rsidR="005068E9" w:rsidRDefault="005068E9"/>
        </w:tc>
        <w:tc>
          <w:tcPr>
            <w:tcW w:w="705" w:type="dxa"/>
            <w:tcBorders>
              <w:top w:val="single" w:sz="8" w:space="0" w:color="auto"/>
              <w:left w:val="nil"/>
              <w:bottom w:val="single" w:sz="8" w:space="0" w:color="auto"/>
              <w:right w:val="single" w:sz="8" w:space="0" w:color="auto"/>
            </w:tcBorders>
            <w:tcMar>
              <w:left w:w="108" w:type="dxa"/>
              <w:right w:w="108" w:type="dxa"/>
            </w:tcMar>
            <w:vAlign w:val="center"/>
          </w:tcPr>
          <w:p w14:paraId="33B208D2" w14:textId="0B4D1737" w:rsidR="47925FFA" w:rsidRDefault="47925FFA" w:rsidP="47925FFA">
            <w:pPr>
              <w:jc w:val="center"/>
            </w:pPr>
            <w:r w:rsidRPr="47925FFA">
              <w:rPr>
                <w:rFonts w:ascii="Arial" w:eastAsia="Arial" w:hAnsi="Arial" w:cs="Arial"/>
                <w:color w:val="000000" w:themeColor="text1"/>
                <w:sz w:val="12"/>
                <w:szCs w:val="12"/>
                <w:lang w:val="en-US"/>
              </w:rPr>
              <w:t>2023</w:t>
            </w:r>
          </w:p>
        </w:tc>
        <w:tc>
          <w:tcPr>
            <w:tcW w:w="99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EE19713" w14:textId="020FC093" w:rsidR="47925FFA" w:rsidRDefault="47925FFA" w:rsidP="47925FFA">
            <w:pPr>
              <w:jc w:val="right"/>
            </w:pPr>
            <w:r w:rsidRPr="47925FFA">
              <w:rPr>
                <w:rFonts w:ascii="Arial" w:eastAsia="Arial" w:hAnsi="Arial" w:cs="Arial"/>
                <w:color w:val="000000" w:themeColor="text1"/>
                <w:sz w:val="12"/>
                <w:szCs w:val="12"/>
                <w:lang w:val="en-US"/>
              </w:rPr>
              <w:t>14.540</w:t>
            </w:r>
          </w:p>
        </w:tc>
        <w:tc>
          <w:tcPr>
            <w:tcW w:w="99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375B5F8" w14:textId="432FB02A" w:rsidR="47925FFA" w:rsidRDefault="47925FFA" w:rsidP="47925FFA">
            <w:pPr>
              <w:jc w:val="right"/>
            </w:pPr>
            <w:r w:rsidRPr="47925FFA">
              <w:rPr>
                <w:rFonts w:ascii="Arial" w:eastAsia="Arial" w:hAnsi="Arial" w:cs="Arial"/>
                <w:color w:val="000000" w:themeColor="text1"/>
                <w:sz w:val="12"/>
                <w:szCs w:val="12"/>
                <w:lang w:val="en-US"/>
              </w:rPr>
              <w:t>14.357</w:t>
            </w:r>
          </w:p>
        </w:tc>
        <w:tc>
          <w:tcPr>
            <w:tcW w:w="11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43BDA29" w14:textId="38E1B5C3" w:rsidR="47925FFA" w:rsidRDefault="47925FFA" w:rsidP="47925FFA">
            <w:pPr>
              <w:jc w:val="right"/>
            </w:pPr>
            <w:r w:rsidRPr="47925FFA">
              <w:rPr>
                <w:rFonts w:ascii="Arial" w:eastAsia="Arial" w:hAnsi="Arial" w:cs="Arial"/>
                <w:color w:val="000000" w:themeColor="text1"/>
                <w:sz w:val="12"/>
                <w:szCs w:val="12"/>
                <w:lang w:val="en-US"/>
              </w:rPr>
              <w:t>98,7%</w:t>
            </w:r>
          </w:p>
        </w:tc>
        <w:tc>
          <w:tcPr>
            <w:tcW w:w="99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904DE1A" w14:textId="51C2BC1D" w:rsidR="47925FFA" w:rsidRDefault="47925FFA" w:rsidP="47925FFA">
            <w:pPr>
              <w:jc w:val="right"/>
            </w:pPr>
            <w:r w:rsidRPr="47925FFA">
              <w:rPr>
                <w:rFonts w:ascii="Arial" w:eastAsia="Arial" w:hAnsi="Arial" w:cs="Arial"/>
                <w:color w:val="000000" w:themeColor="text1"/>
                <w:sz w:val="12"/>
                <w:szCs w:val="12"/>
                <w:lang w:val="en-US"/>
              </w:rPr>
              <w:t>13.817</w:t>
            </w:r>
          </w:p>
        </w:tc>
        <w:tc>
          <w:tcPr>
            <w:tcW w:w="9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4B46711" w14:textId="3DA0F7BB" w:rsidR="47925FFA" w:rsidRDefault="47925FFA" w:rsidP="47925FFA">
            <w:pPr>
              <w:jc w:val="right"/>
            </w:pPr>
            <w:r w:rsidRPr="47925FFA">
              <w:rPr>
                <w:rFonts w:ascii="Arial" w:eastAsia="Arial" w:hAnsi="Arial" w:cs="Arial"/>
                <w:color w:val="000000" w:themeColor="text1"/>
                <w:sz w:val="12"/>
                <w:szCs w:val="12"/>
                <w:lang w:val="en-US"/>
              </w:rPr>
              <w:t>95,0%</w:t>
            </w:r>
          </w:p>
        </w:tc>
      </w:tr>
      <w:tr w:rsidR="47925FFA" w14:paraId="133E1B46" w14:textId="77777777" w:rsidTr="47925FFA">
        <w:trPr>
          <w:trHeight w:val="135"/>
        </w:trPr>
        <w:tc>
          <w:tcPr>
            <w:tcW w:w="1380" w:type="dxa"/>
            <w:vMerge w:val="restart"/>
            <w:tcBorders>
              <w:top w:val="nil"/>
              <w:left w:val="single" w:sz="8" w:space="0" w:color="auto"/>
              <w:bottom w:val="single" w:sz="8" w:space="0" w:color="auto"/>
              <w:right w:val="single" w:sz="8" w:space="0" w:color="auto"/>
            </w:tcBorders>
            <w:tcMar>
              <w:left w:w="108" w:type="dxa"/>
              <w:right w:w="108" w:type="dxa"/>
            </w:tcMar>
            <w:vAlign w:val="center"/>
          </w:tcPr>
          <w:p w14:paraId="21EA9B52" w14:textId="3D41E10E" w:rsidR="47925FFA" w:rsidRDefault="47925FFA" w:rsidP="47925FFA">
            <w:pPr>
              <w:jc w:val="center"/>
            </w:pPr>
            <w:r w:rsidRPr="47925FFA">
              <w:rPr>
                <w:rFonts w:ascii="Arial" w:eastAsia="Arial" w:hAnsi="Arial" w:cs="Arial"/>
                <w:color w:val="000000" w:themeColor="text1"/>
                <w:sz w:val="12"/>
                <w:szCs w:val="12"/>
                <w:lang w:val="en-US"/>
              </w:rPr>
              <w:t>2018011000772</w:t>
            </w:r>
          </w:p>
        </w:tc>
        <w:tc>
          <w:tcPr>
            <w:tcW w:w="2220" w:type="dxa"/>
            <w:vMerge w:val="restart"/>
            <w:tcBorders>
              <w:top w:val="nil"/>
              <w:left w:val="single" w:sz="8" w:space="0" w:color="auto"/>
              <w:bottom w:val="single" w:sz="8" w:space="0" w:color="auto"/>
              <w:right w:val="single" w:sz="8" w:space="0" w:color="auto"/>
            </w:tcBorders>
            <w:tcMar>
              <w:left w:w="108" w:type="dxa"/>
              <w:right w:w="108" w:type="dxa"/>
            </w:tcMar>
            <w:vAlign w:val="center"/>
          </w:tcPr>
          <w:p w14:paraId="10AF2FD3" w14:textId="3549239D" w:rsidR="47925FFA" w:rsidRDefault="47925FFA" w:rsidP="47925FFA">
            <w:pPr>
              <w:jc w:val="center"/>
            </w:pPr>
            <w:r w:rsidRPr="47925FFA">
              <w:rPr>
                <w:rFonts w:ascii="Arial" w:eastAsia="Arial" w:hAnsi="Arial" w:cs="Arial"/>
                <w:color w:val="000000" w:themeColor="text1"/>
                <w:sz w:val="12"/>
                <w:szCs w:val="12"/>
              </w:rPr>
              <w:t>Mejoramiento de los componentes de seguridad vial que constituyen la infraestructura vial, vehículos y el servicio de transporte</w:t>
            </w:r>
          </w:p>
        </w:tc>
        <w:tc>
          <w:tcPr>
            <w:tcW w:w="70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AF09F00" w14:textId="5CD0222A" w:rsidR="47925FFA" w:rsidRDefault="47925FFA" w:rsidP="47925FFA">
            <w:pPr>
              <w:jc w:val="center"/>
            </w:pPr>
            <w:r w:rsidRPr="47925FFA">
              <w:rPr>
                <w:rFonts w:ascii="Arial" w:eastAsia="Arial" w:hAnsi="Arial" w:cs="Arial"/>
                <w:color w:val="000000" w:themeColor="text1"/>
                <w:sz w:val="12"/>
                <w:szCs w:val="12"/>
                <w:lang w:val="en-US"/>
              </w:rPr>
              <w:t>2022</w:t>
            </w:r>
          </w:p>
        </w:tc>
        <w:tc>
          <w:tcPr>
            <w:tcW w:w="99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0FB2460" w14:textId="4AAB9C7F" w:rsidR="47925FFA" w:rsidRDefault="47925FFA" w:rsidP="47925FFA">
            <w:pPr>
              <w:jc w:val="right"/>
            </w:pPr>
            <w:r w:rsidRPr="47925FFA">
              <w:rPr>
                <w:rFonts w:ascii="Arial" w:eastAsia="Arial" w:hAnsi="Arial" w:cs="Arial"/>
                <w:color w:val="000000" w:themeColor="text1"/>
                <w:sz w:val="12"/>
                <w:szCs w:val="12"/>
                <w:lang w:val="en-US"/>
              </w:rPr>
              <w:t>30.256</w:t>
            </w:r>
          </w:p>
        </w:tc>
        <w:tc>
          <w:tcPr>
            <w:tcW w:w="99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FB1AE03" w14:textId="2B8148E8" w:rsidR="47925FFA" w:rsidRDefault="47925FFA" w:rsidP="47925FFA">
            <w:pPr>
              <w:jc w:val="right"/>
            </w:pPr>
            <w:r w:rsidRPr="47925FFA">
              <w:rPr>
                <w:rFonts w:ascii="Arial" w:eastAsia="Arial" w:hAnsi="Arial" w:cs="Arial"/>
                <w:color w:val="000000" w:themeColor="text1"/>
                <w:sz w:val="12"/>
                <w:szCs w:val="12"/>
                <w:lang w:val="en-US"/>
              </w:rPr>
              <w:t>29.808</w:t>
            </w:r>
          </w:p>
        </w:tc>
        <w:tc>
          <w:tcPr>
            <w:tcW w:w="11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3293C35" w14:textId="67388F27" w:rsidR="47925FFA" w:rsidRDefault="47925FFA" w:rsidP="47925FFA">
            <w:pPr>
              <w:jc w:val="right"/>
            </w:pPr>
            <w:r w:rsidRPr="47925FFA">
              <w:rPr>
                <w:rFonts w:ascii="Arial" w:eastAsia="Arial" w:hAnsi="Arial" w:cs="Arial"/>
                <w:color w:val="000000" w:themeColor="text1"/>
                <w:sz w:val="12"/>
                <w:szCs w:val="12"/>
                <w:lang w:val="en-US"/>
              </w:rPr>
              <w:t>98,5%</w:t>
            </w:r>
          </w:p>
        </w:tc>
        <w:tc>
          <w:tcPr>
            <w:tcW w:w="99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8784AF2" w14:textId="3D021146" w:rsidR="47925FFA" w:rsidRDefault="47925FFA" w:rsidP="47925FFA">
            <w:pPr>
              <w:jc w:val="right"/>
            </w:pPr>
            <w:r w:rsidRPr="47925FFA">
              <w:rPr>
                <w:rFonts w:ascii="Arial" w:eastAsia="Arial" w:hAnsi="Arial" w:cs="Arial"/>
                <w:color w:val="000000" w:themeColor="text1"/>
                <w:sz w:val="12"/>
                <w:szCs w:val="12"/>
                <w:lang w:val="en-US"/>
              </w:rPr>
              <w:t>26.249</w:t>
            </w:r>
          </w:p>
        </w:tc>
        <w:tc>
          <w:tcPr>
            <w:tcW w:w="9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57B1A2C" w14:textId="0EE3EA14" w:rsidR="47925FFA" w:rsidRDefault="47925FFA" w:rsidP="47925FFA">
            <w:pPr>
              <w:jc w:val="right"/>
            </w:pPr>
            <w:r w:rsidRPr="47925FFA">
              <w:rPr>
                <w:rFonts w:ascii="Arial" w:eastAsia="Arial" w:hAnsi="Arial" w:cs="Arial"/>
                <w:color w:val="000000" w:themeColor="text1"/>
                <w:sz w:val="12"/>
                <w:szCs w:val="12"/>
                <w:lang w:val="en-US"/>
              </w:rPr>
              <w:t>86,8%</w:t>
            </w:r>
          </w:p>
        </w:tc>
      </w:tr>
      <w:tr w:rsidR="47925FFA" w14:paraId="6C9265AC" w14:textId="77777777" w:rsidTr="13887E37">
        <w:trPr>
          <w:trHeight w:val="150"/>
        </w:trPr>
        <w:tc>
          <w:tcPr>
            <w:tcW w:w="1380" w:type="dxa"/>
            <w:vMerge/>
            <w:tcBorders>
              <w:left w:val="single" w:sz="0" w:space="0" w:color="auto"/>
              <w:bottom w:val="single" w:sz="0" w:space="0" w:color="auto"/>
              <w:right w:val="single" w:sz="0" w:space="0" w:color="auto"/>
            </w:tcBorders>
            <w:vAlign w:val="center"/>
          </w:tcPr>
          <w:p w14:paraId="6A8049CC" w14:textId="77777777" w:rsidR="005068E9" w:rsidRDefault="005068E9"/>
        </w:tc>
        <w:tc>
          <w:tcPr>
            <w:tcW w:w="2220" w:type="dxa"/>
            <w:vMerge/>
            <w:tcBorders>
              <w:left w:val="single" w:sz="0" w:space="0" w:color="auto"/>
              <w:bottom w:val="single" w:sz="0" w:space="0" w:color="auto"/>
              <w:right w:val="single" w:sz="0" w:space="0" w:color="auto"/>
            </w:tcBorders>
            <w:vAlign w:val="center"/>
          </w:tcPr>
          <w:p w14:paraId="34FDC36A" w14:textId="77777777" w:rsidR="005068E9" w:rsidRDefault="005068E9"/>
        </w:tc>
        <w:tc>
          <w:tcPr>
            <w:tcW w:w="705" w:type="dxa"/>
            <w:tcBorders>
              <w:top w:val="single" w:sz="8" w:space="0" w:color="auto"/>
              <w:left w:val="nil"/>
              <w:bottom w:val="single" w:sz="8" w:space="0" w:color="auto"/>
              <w:right w:val="single" w:sz="8" w:space="0" w:color="auto"/>
            </w:tcBorders>
            <w:tcMar>
              <w:left w:w="108" w:type="dxa"/>
              <w:right w:w="108" w:type="dxa"/>
            </w:tcMar>
            <w:vAlign w:val="center"/>
          </w:tcPr>
          <w:p w14:paraId="56E77471" w14:textId="0A9523D1" w:rsidR="47925FFA" w:rsidRDefault="47925FFA" w:rsidP="47925FFA">
            <w:pPr>
              <w:jc w:val="center"/>
            </w:pPr>
            <w:r w:rsidRPr="47925FFA">
              <w:rPr>
                <w:rFonts w:ascii="Arial" w:eastAsia="Arial" w:hAnsi="Arial" w:cs="Arial"/>
                <w:color w:val="000000" w:themeColor="text1"/>
                <w:sz w:val="12"/>
                <w:szCs w:val="12"/>
                <w:lang w:val="en-US"/>
              </w:rPr>
              <w:t>2023</w:t>
            </w:r>
          </w:p>
        </w:tc>
        <w:tc>
          <w:tcPr>
            <w:tcW w:w="99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45C3F46" w14:textId="4FDECF47" w:rsidR="47925FFA" w:rsidRDefault="47925FFA" w:rsidP="47925FFA">
            <w:pPr>
              <w:jc w:val="right"/>
            </w:pPr>
            <w:r w:rsidRPr="47925FFA">
              <w:rPr>
                <w:rFonts w:ascii="Arial" w:eastAsia="Arial" w:hAnsi="Arial" w:cs="Arial"/>
                <w:color w:val="000000" w:themeColor="text1"/>
                <w:sz w:val="12"/>
                <w:szCs w:val="12"/>
                <w:lang w:val="en-US"/>
              </w:rPr>
              <w:t>34.434</w:t>
            </w:r>
          </w:p>
        </w:tc>
        <w:tc>
          <w:tcPr>
            <w:tcW w:w="99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5267475" w14:textId="3AA64539" w:rsidR="47925FFA" w:rsidRDefault="47925FFA" w:rsidP="47925FFA">
            <w:pPr>
              <w:jc w:val="right"/>
            </w:pPr>
            <w:r w:rsidRPr="47925FFA">
              <w:rPr>
                <w:rFonts w:ascii="Arial" w:eastAsia="Arial" w:hAnsi="Arial" w:cs="Arial"/>
                <w:color w:val="000000" w:themeColor="text1"/>
                <w:sz w:val="12"/>
                <w:szCs w:val="12"/>
                <w:lang w:val="en-US"/>
              </w:rPr>
              <w:t>10.519</w:t>
            </w:r>
          </w:p>
        </w:tc>
        <w:tc>
          <w:tcPr>
            <w:tcW w:w="11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31F6CF0" w14:textId="03997B86" w:rsidR="47925FFA" w:rsidRDefault="47925FFA" w:rsidP="47925FFA">
            <w:pPr>
              <w:jc w:val="right"/>
            </w:pPr>
            <w:r w:rsidRPr="47925FFA">
              <w:rPr>
                <w:rFonts w:ascii="Arial" w:eastAsia="Arial" w:hAnsi="Arial" w:cs="Arial"/>
                <w:color w:val="000000" w:themeColor="text1"/>
                <w:sz w:val="12"/>
                <w:szCs w:val="12"/>
                <w:lang w:val="en-US"/>
              </w:rPr>
              <w:t>30,5%</w:t>
            </w:r>
          </w:p>
        </w:tc>
        <w:tc>
          <w:tcPr>
            <w:tcW w:w="99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D98BEF4" w14:textId="1C1CA953" w:rsidR="47925FFA" w:rsidRDefault="47925FFA" w:rsidP="47925FFA">
            <w:pPr>
              <w:jc w:val="right"/>
            </w:pPr>
            <w:r w:rsidRPr="47925FFA">
              <w:rPr>
                <w:rFonts w:ascii="Arial" w:eastAsia="Arial" w:hAnsi="Arial" w:cs="Arial"/>
                <w:color w:val="000000" w:themeColor="text1"/>
                <w:sz w:val="12"/>
                <w:szCs w:val="12"/>
                <w:lang w:val="en-US"/>
              </w:rPr>
              <w:t>7.850</w:t>
            </w:r>
          </w:p>
        </w:tc>
        <w:tc>
          <w:tcPr>
            <w:tcW w:w="9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4AF03C1" w14:textId="3A78B70F" w:rsidR="47925FFA" w:rsidRDefault="47925FFA" w:rsidP="47925FFA">
            <w:pPr>
              <w:jc w:val="right"/>
            </w:pPr>
            <w:r w:rsidRPr="47925FFA">
              <w:rPr>
                <w:rFonts w:ascii="Arial" w:eastAsia="Arial" w:hAnsi="Arial" w:cs="Arial"/>
                <w:color w:val="000000" w:themeColor="text1"/>
                <w:sz w:val="12"/>
                <w:szCs w:val="12"/>
                <w:lang w:val="en-US"/>
              </w:rPr>
              <w:t>22,8%</w:t>
            </w:r>
          </w:p>
        </w:tc>
      </w:tr>
      <w:tr w:rsidR="47925FFA" w14:paraId="7789E246" w14:textId="77777777" w:rsidTr="47925FFA">
        <w:trPr>
          <w:trHeight w:val="135"/>
        </w:trPr>
        <w:tc>
          <w:tcPr>
            <w:tcW w:w="1380" w:type="dxa"/>
            <w:vMerge w:val="restart"/>
            <w:tcBorders>
              <w:top w:val="nil"/>
              <w:left w:val="single" w:sz="8" w:space="0" w:color="auto"/>
              <w:bottom w:val="single" w:sz="8" w:space="0" w:color="auto"/>
              <w:right w:val="single" w:sz="8" w:space="0" w:color="auto"/>
            </w:tcBorders>
            <w:tcMar>
              <w:left w:w="108" w:type="dxa"/>
              <w:right w:w="108" w:type="dxa"/>
            </w:tcMar>
            <w:vAlign w:val="center"/>
          </w:tcPr>
          <w:p w14:paraId="53E6E36D" w14:textId="1A0E2780" w:rsidR="47925FFA" w:rsidRDefault="47925FFA" w:rsidP="47925FFA">
            <w:pPr>
              <w:jc w:val="center"/>
            </w:pPr>
            <w:r w:rsidRPr="47925FFA">
              <w:rPr>
                <w:rFonts w:ascii="Arial" w:eastAsia="Arial" w:hAnsi="Arial" w:cs="Arial"/>
                <w:color w:val="000000" w:themeColor="text1"/>
                <w:sz w:val="12"/>
                <w:szCs w:val="12"/>
                <w:lang w:val="en-US"/>
              </w:rPr>
              <w:t>2018011000807</w:t>
            </w:r>
          </w:p>
        </w:tc>
        <w:tc>
          <w:tcPr>
            <w:tcW w:w="2220" w:type="dxa"/>
            <w:vMerge w:val="restart"/>
            <w:tcBorders>
              <w:top w:val="nil"/>
              <w:left w:val="single" w:sz="8" w:space="0" w:color="auto"/>
              <w:bottom w:val="single" w:sz="8" w:space="0" w:color="auto"/>
              <w:right w:val="single" w:sz="8" w:space="0" w:color="auto"/>
            </w:tcBorders>
            <w:tcMar>
              <w:left w:w="108" w:type="dxa"/>
              <w:right w:w="108" w:type="dxa"/>
            </w:tcMar>
            <w:vAlign w:val="center"/>
          </w:tcPr>
          <w:p w14:paraId="642BAC61" w14:textId="108CF09A" w:rsidR="47925FFA" w:rsidRDefault="47925FFA" w:rsidP="47925FFA">
            <w:pPr>
              <w:jc w:val="center"/>
            </w:pPr>
            <w:r w:rsidRPr="47925FFA">
              <w:rPr>
                <w:rFonts w:ascii="Arial" w:eastAsia="Arial" w:hAnsi="Arial" w:cs="Arial"/>
                <w:color w:val="000000" w:themeColor="text1"/>
                <w:sz w:val="12"/>
                <w:szCs w:val="12"/>
              </w:rPr>
              <w:t>Aplicación de medidas en el comportamiento humano para la movilidad segura</w:t>
            </w:r>
          </w:p>
        </w:tc>
        <w:tc>
          <w:tcPr>
            <w:tcW w:w="70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13D7329" w14:textId="0387006A" w:rsidR="47925FFA" w:rsidRDefault="47925FFA" w:rsidP="47925FFA">
            <w:pPr>
              <w:jc w:val="center"/>
            </w:pPr>
            <w:r w:rsidRPr="47925FFA">
              <w:rPr>
                <w:rFonts w:ascii="Arial" w:eastAsia="Arial" w:hAnsi="Arial" w:cs="Arial"/>
                <w:color w:val="000000" w:themeColor="text1"/>
                <w:sz w:val="12"/>
                <w:szCs w:val="12"/>
                <w:lang w:val="en-US"/>
              </w:rPr>
              <w:t>2022</w:t>
            </w:r>
          </w:p>
        </w:tc>
        <w:tc>
          <w:tcPr>
            <w:tcW w:w="99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6D8AE20" w14:textId="0B0E5047" w:rsidR="47925FFA" w:rsidRDefault="47925FFA" w:rsidP="47925FFA">
            <w:pPr>
              <w:jc w:val="right"/>
            </w:pPr>
            <w:r w:rsidRPr="47925FFA">
              <w:rPr>
                <w:rFonts w:ascii="Arial" w:eastAsia="Arial" w:hAnsi="Arial" w:cs="Arial"/>
                <w:color w:val="000000" w:themeColor="text1"/>
                <w:sz w:val="12"/>
                <w:szCs w:val="12"/>
                <w:lang w:val="en-US"/>
              </w:rPr>
              <w:t>47.075</w:t>
            </w:r>
          </w:p>
        </w:tc>
        <w:tc>
          <w:tcPr>
            <w:tcW w:w="99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523D8BB" w14:textId="214916F6" w:rsidR="47925FFA" w:rsidRDefault="47925FFA" w:rsidP="47925FFA">
            <w:pPr>
              <w:jc w:val="right"/>
            </w:pPr>
            <w:r w:rsidRPr="47925FFA">
              <w:rPr>
                <w:rFonts w:ascii="Arial" w:eastAsia="Arial" w:hAnsi="Arial" w:cs="Arial"/>
                <w:color w:val="000000" w:themeColor="text1"/>
                <w:sz w:val="12"/>
                <w:szCs w:val="12"/>
                <w:lang w:val="en-US"/>
              </w:rPr>
              <w:t>46.893</w:t>
            </w:r>
          </w:p>
        </w:tc>
        <w:tc>
          <w:tcPr>
            <w:tcW w:w="11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EC1C043" w14:textId="3BFCE54C" w:rsidR="47925FFA" w:rsidRDefault="47925FFA" w:rsidP="47925FFA">
            <w:pPr>
              <w:jc w:val="right"/>
            </w:pPr>
            <w:r w:rsidRPr="47925FFA">
              <w:rPr>
                <w:rFonts w:ascii="Arial" w:eastAsia="Arial" w:hAnsi="Arial" w:cs="Arial"/>
                <w:color w:val="000000" w:themeColor="text1"/>
                <w:sz w:val="12"/>
                <w:szCs w:val="12"/>
                <w:lang w:val="en-US"/>
              </w:rPr>
              <w:t>99,6%</w:t>
            </w:r>
          </w:p>
        </w:tc>
        <w:tc>
          <w:tcPr>
            <w:tcW w:w="99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86069AC" w14:textId="1CF64116" w:rsidR="47925FFA" w:rsidRDefault="47925FFA" w:rsidP="47925FFA">
            <w:pPr>
              <w:jc w:val="right"/>
            </w:pPr>
            <w:r w:rsidRPr="47925FFA">
              <w:rPr>
                <w:rFonts w:ascii="Arial" w:eastAsia="Arial" w:hAnsi="Arial" w:cs="Arial"/>
                <w:color w:val="000000" w:themeColor="text1"/>
                <w:sz w:val="12"/>
                <w:szCs w:val="12"/>
                <w:lang w:val="en-US"/>
              </w:rPr>
              <w:t>45.453</w:t>
            </w:r>
          </w:p>
        </w:tc>
        <w:tc>
          <w:tcPr>
            <w:tcW w:w="9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D1DD637" w14:textId="15722323" w:rsidR="47925FFA" w:rsidRDefault="47925FFA" w:rsidP="47925FFA">
            <w:pPr>
              <w:jc w:val="right"/>
            </w:pPr>
            <w:r w:rsidRPr="47925FFA">
              <w:rPr>
                <w:rFonts w:ascii="Arial" w:eastAsia="Arial" w:hAnsi="Arial" w:cs="Arial"/>
                <w:color w:val="000000" w:themeColor="text1"/>
                <w:sz w:val="12"/>
                <w:szCs w:val="12"/>
                <w:lang w:val="en-US"/>
              </w:rPr>
              <w:t>96,6%</w:t>
            </w:r>
          </w:p>
        </w:tc>
      </w:tr>
      <w:tr w:rsidR="47925FFA" w14:paraId="24AA4395" w14:textId="77777777" w:rsidTr="13887E37">
        <w:trPr>
          <w:trHeight w:val="150"/>
        </w:trPr>
        <w:tc>
          <w:tcPr>
            <w:tcW w:w="1380" w:type="dxa"/>
            <w:vMerge/>
            <w:tcBorders>
              <w:left w:val="single" w:sz="0" w:space="0" w:color="auto"/>
              <w:bottom w:val="single" w:sz="0" w:space="0" w:color="auto"/>
              <w:right w:val="single" w:sz="0" w:space="0" w:color="auto"/>
            </w:tcBorders>
            <w:vAlign w:val="center"/>
          </w:tcPr>
          <w:p w14:paraId="01744961" w14:textId="77777777" w:rsidR="005068E9" w:rsidRDefault="005068E9"/>
        </w:tc>
        <w:tc>
          <w:tcPr>
            <w:tcW w:w="2220" w:type="dxa"/>
            <w:vMerge/>
            <w:tcBorders>
              <w:left w:val="single" w:sz="0" w:space="0" w:color="auto"/>
              <w:bottom w:val="single" w:sz="0" w:space="0" w:color="auto"/>
              <w:right w:val="single" w:sz="0" w:space="0" w:color="auto"/>
            </w:tcBorders>
            <w:vAlign w:val="center"/>
          </w:tcPr>
          <w:p w14:paraId="42B1B630" w14:textId="77777777" w:rsidR="005068E9" w:rsidRDefault="005068E9"/>
        </w:tc>
        <w:tc>
          <w:tcPr>
            <w:tcW w:w="705" w:type="dxa"/>
            <w:tcBorders>
              <w:top w:val="single" w:sz="8" w:space="0" w:color="auto"/>
              <w:left w:val="nil"/>
              <w:bottom w:val="single" w:sz="8" w:space="0" w:color="auto"/>
              <w:right w:val="single" w:sz="8" w:space="0" w:color="auto"/>
            </w:tcBorders>
            <w:tcMar>
              <w:left w:w="108" w:type="dxa"/>
              <w:right w:w="108" w:type="dxa"/>
            </w:tcMar>
            <w:vAlign w:val="center"/>
          </w:tcPr>
          <w:p w14:paraId="71B50C1D" w14:textId="470680CF" w:rsidR="47925FFA" w:rsidRDefault="47925FFA" w:rsidP="47925FFA">
            <w:pPr>
              <w:jc w:val="center"/>
            </w:pPr>
            <w:r w:rsidRPr="47925FFA">
              <w:rPr>
                <w:rFonts w:ascii="Arial" w:eastAsia="Arial" w:hAnsi="Arial" w:cs="Arial"/>
                <w:color w:val="000000" w:themeColor="text1"/>
                <w:sz w:val="12"/>
                <w:szCs w:val="12"/>
                <w:lang w:val="en-US"/>
              </w:rPr>
              <w:t>2023</w:t>
            </w:r>
          </w:p>
        </w:tc>
        <w:tc>
          <w:tcPr>
            <w:tcW w:w="99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366948C" w14:textId="48D395EB" w:rsidR="47925FFA" w:rsidRDefault="47925FFA" w:rsidP="47925FFA">
            <w:pPr>
              <w:jc w:val="right"/>
            </w:pPr>
            <w:r w:rsidRPr="47925FFA">
              <w:rPr>
                <w:rFonts w:ascii="Arial" w:eastAsia="Arial" w:hAnsi="Arial" w:cs="Arial"/>
                <w:color w:val="000000" w:themeColor="text1"/>
                <w:sz w:val="12"/>
                <w:szCs w:val="12"/>
                <w:lang w:val="en-US"/>
              </w:rPr>
              <w:t>53.775</w:t>
            </w:r>
          </w:p>
        </w:tc>
        <w:tc>
          <w:tcPr>
            <w:tcW w:w="99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5338C46" w14:textId="345A37C0" w:rsidR="47925FFA" w:rsidRDefault="47925FFA" w:rsidP="47925FFA">
            <w:pPr>
              <w:jc w:val="right"/>
            </w:pPr>
            <w:r w:rsidRPr="47925FFA">
              <w:rPr>
                <w:rFonts w:ascii="Arial" w:eastAsia="Arial" w:hAnsi="Arial" w:cs="Arial"/>
                <w:color w:val="000000" w:themeColor="text1"/>
                <w:sz w:val="12"/>
                <w:szCs w:val="12"/>
                <w:lang w:val="en-US"/>
              </w:rPr>
              <w:t>53.658</w:t>
            </w:r>
          </w:p>
        </w:tc>
        <w:tc>
          <w:tcPr>
            <w:tcW w:w="11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84F6126" w14:textId="5128AAE3" w:rsidR="47925FFA" w:rsidRDefault="47925FFA" w:rsidP="47925FFA">
            <w:pPr>
              <w:jc w:val="right"/>
            </w:pPr>
            <w:r w:rsidRPr="47925FFA">
              <w:rPr>
                <w:rFonts w:ascii="Arial" w:eastAsia="Arial" w:hAnsi="Arial" w:cs="Arial"/>
                <w:color w:val="000000" w:themeColor="text1"/>
                <w:sz w:val="12"/>
                <w:szCs w:val="12"/>
                <w:lang w:val="en-US"/>
              </w:rPr>
              <w:t>99,8%</w:t>
            </w:r>
          </w:p>
        </w:tc>
        <w:tc>
          <w:tcPr>
            <w:tcW w:w="99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AAC54DF" w14:textId="441F9168" w:rsidR="47925FFA" w:rsidRDefault="47925FFA" w:rsidP="47925FFA">
            <w:pPr>
              <w:jc w:val="right"/>
            </w:pPr>
            <w:r w:rsidRPr="47925FFA">
              <w:rPr>
                <w:rFonts w:ascii="Arial" w:eastAsia="Arial" w:hAnsi="Arial" w:cs="Arial"/>
                <w:color w:val="000000" w:themeColor="text1"/>
                <w:sz w:val="12"/>
                <w:szCs w:val="12"/>
                <w:lang w:val="en-US"/>
              </w:rPr>
              <w:t>45.839</w:t>
            </w:r>
          </w:p>
        </w:tc>
        <w:tc>
          <w:tcPr>
            <w:tcW w:w="9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A7932E9" w14:textId="0A16B692" w:rsidR="47925FFA" w:rsidRDefault="47925FFA" w:rsidP="47925FFA">
            <w:pPr>
              <w:jc w:val="right"/>
            </w:pPr>
            <w:r w:rsidRPr="47925FFA">
              <w:rPr>
                <w:rFonts w:ascii="Arial" w:eastAsia="Arial" w:hAnsi="Arial" w:cs="Arial"/>
                <w:color w:val="000000" w:themeColor="text1"/>
                <w:sz w:val="12"/>
                <w:szCs w:val="12"/>
                <w:lang w:val="en-US"/>
              </w:rPr>
              <w:t>85,2%</w:t>
            </w:r>
          </w:p>
        </w:tc>
      </w:tr>
      <w:tr w:rsidR="47925FFA" w14:paraId="186A6C20" w14:textId="77777777" w:rsidTr="47925FFA">
        <w:trPr>
          <w:trHeight w:val="135"/>
        </w:trPr>
        <w:tc>
          <w:tcPr>
            <w:tcW w:w="1380" w:type="dxa"/>
            <w:vMerge w:val="restart"/>
            <w:tcBorders>
              <w:top w:val="nil"/>
              <w:left w:val="single" w:sz="8" w:space="0" w:color="auto"/>
              <w:bottom w:val="single" w:sz="8" w:space="0" w:color="auto"/>
              <w:right w:val="single" w:sz="8" w:space="0" w:color="auto"/>
            </w:tcBorders>
            <w:tcMar>
              <w:left w:w="108" w:type="dxa"/>
              <w:right w:w="108" w:type="dxa"/>
            </w:tcMar>
            <w:vAlign w:val="center"/>
          </w:tcPr>
          <w:p w14:paraId="1425F8D0" w14:textId="5144139C" w:rsidR="47925FFA" w:rsidRDefault="47925FFA" w:rsidP="47925FFA">
            <w:pPr>
              <w:jc w:val="center"/>
            </w:pPr>
            <w:r w:rsidRPr="47925FFA">
              <w:rPr>
                <w:rFonts w:ascii="Arial" w:eastAsia="Arial" w:hAnsi="Arial" w:cs="Arial"/>
                <w:color w:val="000000" w:themeColor="text1"/>
                <w:sz w:val="12"/>
                <w:szCs w:val="12"/>
                <w:lang w:val="en-US"/>
              </w:rPr>
              <w:t>2018011000818</w:t>
            </w:r>
          </w:p>
        </w:tc>
        <w:tc>
          <w:tcPr>
            <w:tcW w:w="2220" w:type="dxa"/>
            <w:vMerge w:val="restart"/>
            <w:tcBorders>
              <w:top w:val="nil"/>
              <w:left w:val="single" w:sz="8" w:space="0" w:color="auto"/>
              <w:bottom w:val="single" w:sz="8" w:space="0" w:color="auto"/>
              <w:right w:val="single" w:sz="8" w:space="0" w:color="auto"/>
            </w:tcBorders>
            <w:tcMar>
              <w:left w:w="108" w:type="dxa"/>
              <w:right w:w="108" w:type="dxa"/>
            </w:tcMar>
            <w:vAlign w:val="center"/>
          </w:tcPr>
          <w:p w14:paraId="1955692D" w14:textId="656EE4D2" w:rsidR="47925FFA" w:rsidRDefault="47925FFA" w:rsidP="47925FFA">
            <w:pPr>
              <w:jc w:val="center"/>
            </w:pPr>
            <w:r w:rsidRPr="47925FFA">
              <w:rPr>
                <w:rFonts w:ascii="Arial" w:eastAsia="Arial" w:hAnsi="Arial" w:cs="Arial"/>
                <w:color w:val="000000" w:themeColor="text1"/>
                <w:sz w:val="12"/>
                <w:szCs w:val="12"/>
              </w:rPr>
              <w:t>Fortalecimiento de la capacidad técnica, gestión e implementación de la Política Pública de Seguridad Vial</w:t>
            </w:r>
          </w:p>
        </w:tc>
        <w:tc>
          <w:tcPr>
            <w:tcW w:w="70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81625E7" w14:textId="349307CD" w:rsidR="47925FFA" w:rsidRDefault="47925FFA" w:rsidP="47925FFA">
            <w:pPr>
              <w:jc w:val="center"/>
            </w:pPr>
            <w:r w:rsidRPr="47925FFA">
              <w:rPr>
                <w:rFonts w:ascii="Arial" w:eastAsia="Arial" w:hAnsi="Arial" w:cs="Arial"/>
                <w:color w:val="000000" w:themeColor="text1"/>
                <w:sz w:val="12"/>
                <w:szCs w:val="12"/>
                <w:lang w:val="en-US"/>
              </w:rPr>
              <w:t>2022</w:t>
            </w:r>
          </w:p>
        </w:tc>
        <w:tc>
          <w:tcPr>
            <w:tcW w:w="99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1248C18" w14:textId="655408A1" w:rsidR="47925FFA" w:rsidRDefault="47925FFA" w:rsidP="47925FFA">
            <w:pPr>
              <w:jc w:val="right"/>
            </w:pPr>
            <w:r w:rsidRPr="47925FFA">
              <w:rPr>
                <w:rFonts w:ascii="Arial" w:eastAsia="Arial" w:hAnsi="Arial" w:cs="Arial"/>
                <w:color w:val="000000" w:themeColor="text1"/>
                <w:sz w:val="12"/>
                <w:szCs w:val="12"/>
                <w:lang w:val="en-US"/>
              </w:rPr>
              <w:t>28.359</w:t>
            </w:r>
          </w:p>
        </w:tc>
        <w:tc>
          <w:tcPr>
            <w:tcW w:w="99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FFD7B4F" w14:textId="47C2AF88" w:rsidR="47925FFA" w:rsidRDefault="47925FFA" w:rsidP="47925FFA">
            <w:pPr>
              <w:jc w:val="right"/>
            </w:pPr>
            <w:r w:rsidRPr="47925FFA">
              <w:rPr>
                <w:rFonts w:ascii="Arial" w:eastAsia="Arial" w:hAnsi="Arial" w:cs="Arial"/>
                <w:color w:val="000000" w:themeColor="text1"/>
                <w:sz w:val="12"/>
                <w:szCs w:val="12"/>
                <w:lang w:val="en-US"/>
              </w:rPr>
              <w:t>26.783</w:t>
            </w:r>
          </w:p>
        </w:tc>
        <w:tc>
          <w:tcPr>
            <w:tcW w:w="11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AE752FE" w14:textId="4193CFAD" w:rsidR="47925FFA" w:rsidRDefault="47925FFA" w:rsidP="47925FFA">
            <w:pPr>
              <w:jc w:val="right"/>
            </w:pPr>
            <w:r w:rsidRPr="47925FFA">
              <w:rPr>
                <w:rFonts w:ascii="Arial" w:eastAsia="Arial" w:hAnsi="Arial" w:cs="Arial"/>
                <w:color w:val="000000" w:themeColor="text1"/>
                <w:sz w:val="12"/>
                <w:szCs w:val="12"/>
                <w:lang w:val="en-US"/>
              </w:rPr>
              <w:t>94,4%</w:t>
            </w:r>
          </w:p>
        </w:tc>
        <w:tc>
          <w:tcPr>
            <w:tcW w:w="99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ABD55AF" w14:textId="083D3EAD" w:rsidR="47925FFA" w:rsidRDefault="47925FFA" w:rsidP="47925FFA">
            <w:pPr>
              <w:jc w:val="right"/>
            </w:pPr>
            <w:r w:rsidRPr="47925FFA">
              <w:rPr>
                <w:rFonts w:ascii="Arial" w:eastAsia="Arial" w:hAnsi="Arial" w:cs="Arial"/>
                <w:color w:val="000000" w:themeColor="text1"/>
                <w:sz w:val="12"/>
                <w:szCs w:val="12"/>
                <w:lang w:val="en-US"/>
              </w:rPr>
              <w:t>26.438</w:t>
            </w:r>
          </w:p>
        </w:tc>
        <w:tc>
          <w:tcPr>
            <w:tcW w:w="9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397D798" w14:textId="126E0EDC" w:rsidR="47925FFA" w:rsidRDefault="47925FFA" w:rsidP="47925FFA">
            <w:pPr>
              <w:jc w:val="right"/>
            </w:pPr>
            <w:r w:rsidRPr="47925FFA">
              <w:rPr>
                <w:rFonts w:ascii="Arial" w:eastAsia="Arial" w:hAnsi="Arial" w:cs="Arial"/>
                <w:color w:val="000000" w:themeColor="text1"/>
                <w:sz w:val="12"/>
                <w:szCs w:val="12"/>
                <w:lang w:val="en-US"/>
              </w:rPr>
              <w:t>93,2%</w:t>
            </w:r>
          </w:p>
        </w:tc>
      </w:tr>
      <w:tr w:rsidR="47925FFA" w14:paraId="1D724A79" w14:textId="77777777" w:rsidTr="13887E37">
        <w:trPr>
          <w:trHeight w:val="150"/>
        </w:trPr>
        <w:tc>
          <w:tcPr>
            <w:tcW w:w="1380" w:type="dxa"/>
            <w:vMerge/>
            <w:tcBorders>
              <w:left w:val="single" w:sz="0" w:space="0" w:color="auto"/>
              <w:bottom w:val="single" w:sz="0" w:space="0" w:color="auto"/>
              <w:right w:val="single" w:sz="0" w:space="0" w:color="auto"/>
            </w:tcBorders>
            <w:vAlign w:val="center"/>
          </w:tcPr>
          <w:p w14:paraId="41DBFC3A" w14:textId="77777777" w:rsidR="005068E9" w:rsidRDefault="005068E9"/>
        </w:tc>
        <w:tc>
          <w:tcPr>
            <w:tcW w:w="2220" w:type="dxa"/>
            <w:vMerge/>
            <w:tcBorders>
              <w:left w:val="single" w:sz="0" w:space="0" w:color="auto"/>
              <w:bottom w:val="single" w:sz="0" w:space="0" w:color="auto"/>
              <w:right w:val="single" w:sz="0" w:space="0" w:color="auto"/>
            </w:tcBorders>
            <w:vAlign w:val="center"/>
          </w:tcPr>
          <w:p w14:paraId="3E4423AB" w14:textId="77777777" w:rsidR="005068E9" w:rsidRDefault="005068E9"/>
        </w:tc>
        <w:tc>
          <w:tcPr>
            <w:tcW w:w="705" w:type="dxa"/>
            <w:tcBorders>
              <w:top w:val="single" w:sz="8" w:space="0" w:color="auto"/>
              <w:left w:val="nil"/>
              <w:bottom w:val="single" w:sz="8" w:space="0" w:color="auto"/>
              <w:right w:val="single" w:sz="8" w:space="0" w:color="auto"/>
            </w:tcBorders>
            <w:tcMar>
              <w:left w:w="108" w:type="dxa"/>
              <w:right w:w="108" w:type="dxa"/>
            </w:tcMar>
            <w:vAlign w:val="center"/>
          </w:tcPr>
          <w:p w14:paraId="62248F90" w14:textId="58B9FFAE" w:rsidR="47925FFA" w:rsidRDefault="47925FFA" w:rsidP="47925FFA">
            <w:pPr>
              <w:jc w:val="center"/>
            </w:pPr>
            <w:r w:rsidRPr="47925FFA">
              <w:rPr>
                <w:rFonts w:ascii="Arial" w:eastAsia="Arial" w:hAnsi="Arial" w:cs="Arial"/>
                <w:color w:val="000000" w:themeColor="text1"/>
                <w:sz w:val="12"/>
                <w:szCs w:val="12"/>
                <w:lang w:val="en-US"/>
              </w:rPr>
              <w:t>2023</w:t>
            </w:r>
          </w:p>
        </w:tc>
        <w:tc>
          <w:tcPr>
            <w:tcW w:w="99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1D3F4FA" w14:textId="45A3B644" w:rsidR="47925FFA" w:rsidRDefault="47925FFA" w:rsidP="47925FFA">
            <w:pPr>
              <w:jc w:val="right"/>
            </w:pPr>
            <w:r w:rsidRPr="47925FFA">
              <w:rPr>
                <w:rFonts w:ascii="Arial" w:eastAsia="Arial" w:hAnsi="Arial" w:cs="Arial"/>
                <w:color w:val="000000" w:themeColor="text1"/>
                <w:sz w:val="12"/>
                <w:szCs w:val="12"/>
                <w:lang w:val="en-US"/>
              </w:rPr>
              <w:t>36.005</w:t>
            </w:r>
          </w:p>
        </w:tc>
        <w:tc>
          <w:tcPr>
            <w:tcW w:w="99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B091160" w14:textId="024F0791" w:rsidR="47925FFA" w:rsidRDefault="47925FFA" w:rsidP="47925FFA">
            <w:pPr>
              <w:jc w:val="right"/>
            </w:pPr>
            <w:r w:rsidRPr="47925FFA">
              <w:rPr>
                <w:rFonts w:ascii="Arial" w:eastAsia="Arial" w:hAnsi="Arial" w:cs="Arial"/>
                <w:color w:val="000000" w:themeColor="text1"/>
                <w:sz w:val="12"/>
                <w:szCs w:val="12"/>
                <w:lang w:val="en-US"/>
              </w:rPr>
              <w:t>35.733</w:t>
            </w:r>
          </w:p>
        </w:tc>
        <w:tc>
          <w:tcPr>
            <w:tcW w:w="11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D122CF4" w14:textId="7A1C2716" w:rsidR="47925FFA" w:rsidRDefault="47925FFA" w:rsidP="47925FFA">
            <w:pPr>
              <w:jc w:val="right"/>
            </w:pPr>
            <w:r w:rsidRPr="47925FFA">
              <w:rPr>
                <w:rFonts w:ascii="Arial" w:eastAsia="Arial" w:hAnsi="Arial" w:cs="Arial"/>
                <w:color w:val="000000" w:themeColor="text1"/>
                <w:sz w:val="12"/>
                <w:szCs w:val="12"/>
                <w:lang w:val="en-US"/>
              </w:rPr>
              <w:t>99,2%</w:t>
            </w:r>
          </w:p>
        </w:tc>
        <w:tc>
          <w:tcPr>
            <w:tcW w:w="99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C33D395" w14:textId="575CFE62" w:rsidR="47925FFA" w:rsidRDefault="47925FFA" w:rsidP="47925FFA">
            <w:pPr>
              <w:jc w:val="right"/>
            </w:pPr>
            <w:r w:rsidRPr="47925FFA">
              <w:rPr>
                <w:rFonts w:ascii="Arial" w:eastAsia="Arial" w:hAnsi="Arial" w:cs="Arial"/>
                <w:color w:val="000000" w:themeColor="text1"/>
                <w:sz w:val="12"/>
                <w:szCs w:val="12"/>
                <w:lang w:val="en-US"/>
              </w:rPr>
              <w:t>32.147</w:t>
            </w:r>
          </w:p>
        </w:tc>
        <w:tc>
          <w:tcPr>
            <w:tcW w:w="9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AC6AD50" w14:textId="7268EE64" w:rsidR="47925FFA" w:rsidRDefault="47925FFA" w:rsidP="47925FFA">
            <w:pPr>
              <w:jc w:val="right"/>
            </w:pPr>
            <w:r w:rsidRPr="47925FFA">
              <w:rPr>
                <w:rFonts w:ascii="Arial" w:eastAsia="Arial" w:hAnsi="Arial" w:cs="Arial"/>
                <w:color w:val="000000" w:themeColor="text1"/>
                <w:sz w:val="12"/>
                <w:szCs w:val="12"/>
                <w:lang w:val="en-US"/>
              </w:rPr>
              <w:t>89,3%</w:t>
            </w:r>
          </w:p>
        </w:tc>
      </w:tr>
      <w:tr w:rsidR="47925FFA" w14:paraId="74CF770C" w14:textId="77777777" w:rsidTr="47925FFA">
        <w:trPr>
          <w:trHeight w:val="135"/>
        </w:trPr>
        <w:tc>
          <w:tcPr>
            <w:tcW w:w="1380" w:type="dxa"/>
            <w:vMerge w:val="restart"/>
            <w:tcBorders>
              <w:top w:val="nil"/>
              <w:left w:val="single" w:sz="8" w:space="0" w:color="auto"/>
              <w:bottom w:val="single" w:sz="8" w:space="0" w:color="auto"/>
              <w:right w:val="single" w:sz="8" w:space="0" w:color="auto"/>
            </w:tcBorders>
            <w:tcMar>
              <w:left w:w="108" w:type="dxa"/>
              <w:right w:w="108" w:type="dxa"/>
            </w:tcMar>
            <w:vAlign w:val="center"/>
          </w:tcPr>
          <w:p w14:paraId="6036F17A" w14:textId="6AF655FE" w:rsidR="47925FFA" w:rsidRDefault="47925FFA" w:rsidP="47925FFA">
            <w:pPr>
              <w:jc w:val="center"/>
            </w:pPr>
            <w:r w:rsidRPr="47925FFA">
              <w:rPr>
                <w:rFonts w:ascii="Arial" w:eastAsia="Arial" w:hAnsi="Arial" w:cs="Arial"/>
                <w:color w:val="000000" w:themeColor="text1"/>
                <w:sz w:val="12"/>
                <w:szCs w:val="12"/>
                <w:lang w:val="en-US"/>
              </w:rPr>
              <w:t>202300000000157</w:t>
            </w:r>
          </w:p>
        </w:tc>
        <w:tc>
          <w:tcPr>
            <w:tcW w:w="2220" w:type="dxa"/>
            <w:vMerge w:val="restart"/>
            <w:tcBorders>
              <w:top w:val="nil"/>
              <w:left w:val="single" w:sz="8" w:space="0" w:color="auto"/>
              <w:bottom w:val="single" w:sz="8" w:space="0" w:color="auto"/>
              <w:right w:val="single" w:sz="8" w:space="0" w:color="auto"/>
            </w:tcBorders>
            <w:tcMar>
              <w:left w:w="108" w:type="dxa"/>
              <w:right w:w="108" w:type="dxa"/>
            </w:tcMar>
            <w:vAlign w:val="center"/>
          </w:tcPr>
          <w:p w14:paraId="22C73E6F" w14:textId="036CAA0C" w:rsidR="47925FFA" w:rsidRDefault="47925FFA" w:rsidP="47925FFA">
            <w:pPr>
              <w:jc w:val="center"/>
            </w:pPr>
            <w:r w:rsidRPr="47925FFA">
              <w:rPr>
                <w:rFonts w:ascii="Arial" w:eastAsia="Arial" w:hAnsi="Arial" w:cs="Arial"/>
                <w:color w:val="000000" w:themeColor="text1"/>
                <w:sz w:val="12"/>
                <w:szCs w:val="12"/>
              </w:rPr>
              <w:t>Fortalecimiento de la generación y transferencia de nuevo conocimiento en materia de seguridad vial</w:t>
            </w:r>
          </w:p>
        </w:tc>
        <w:tc>
          <w:tcPr>
            <w:tcW w:w="70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0E5D567" w14:textId="5E3C40C8" w:rsidR="47925FFA" w:rsidRDefault="47925FFA" w:rsidP="47925FFA">
            <w:pPr>
              <w:jc w:val="center"/>
            </w:pPr>
            <w:r w:rsidRPr="47925FFA">
              <w:rPr>
                <w:rFonts w:ascii="Arial" w:eastAsia="Arial" w:hAnsi="Arial" w:cs="Arial"/>
                <w:color w:val="000000" w:themeColor="text1"/>
                <w:sz w:val="12"/>
                <w:szCs w:val="12"/>
                <w:lang w:val="en-US"/>
              </w:rPr>
              <w:t>2024</w:t>
            </w:r>
          </w:p>
        </w:tc>
        <w:tc>
          <w:tcPr>
            <w:tcW w:w="99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AB1B127" w14:textId="4553AC12" w:rsidR="47925FFA" w:rsidRDefault="47925FFA" w:rsidP="47925FFA">
            <w:pPr>
              <w:jc w:val="right"/>
            </w:pPr>
            <w:r w:rsidRPr="47925FFA">
              <w:rPr>
                <w:rFonts w:ascii="Arial" w:eastAsia="Arial" w:hAnsi="Arial" w:cs="Arial"/>
                <w:color w:val="000000" w:themeColor="text1"/>
                <w:sz w:val="12"/>
                <w:szCs w:val="12"/>
                <w:lang w:val="en-US"/>
              </w:rPr>
              <w:t>12.745</w:t>
            </w:r>
          </w:p>
        </w:tc>
        <w:tc>
          <w:tcPr>
            <w:tcW w:w="99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B292FEA" w14:textId="7291DBF1" w:rsidR="47925FFA" w:rsidRDefault="47925FFA" w:rsidP="47925FFA">
            <w:pPr>
              <w:jc w:val="right"/>
            </w:pPr>
            <w:r w:rsidRPr="47925FFA">
              <w:rPr>
                <w:rFonts w:ascii="Arial" w:eastAsia="Arial" w:hAnsi="Arial" w:cs="Arial"/>
                <w:color w:val="000000" w:themeColor="text1"/>
                <w:sz w:val="12"/>
                <w:szCs w:val="12"/>
                <w:lang w:val="en-US"/>
              </w:rPr>
              <w:t>12.277</w:t>
            </w:r>
          </w:p>
        </w:tc>
        <w:tc>
          <w:tcPr>
            <w:tcW w:w="11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F283A0E" w14:textId="0670FFE3" w:rsidR="47925FFA" w:rsidRDefault="47925FFA" w:rsidP="47925FFA">
            <w:pPr>
              <w:jc w:val="right"/>
            </w:pPr>
            <w:r w:rsidRPr="47925FFA">
              <w:rPr>
                <w:rFonts w:ascii="Arial" w:eastAsia="Arial" w:hAnsi="Arial" w:cs="Arial"/>
                <w:color w:val="000000" w:themeColor="text1"/>
                <w:sz w:val="12"/>
                <w:szCs w:val="12"/>
                <w:lang w:val="en-US"/>
              </w:rPr>
              <w:t>96,3%</w:t>
            </w:r>
          </w:p>
        </w:tc>
        <w:tc>
          <w:tcPr>
            <w:tcW w:w="99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B5AC1FB" w14:textId="5FC85DBD" w:rsidR="47925FFA" w:rsidRDefault="47925FFA" w:rsidP="47925FFA">
            <w:pPr>
              <w:jc w:val="right"/>
            </w:pPr>
            <w:r w:rsidRPr="47925FFA">
              <w:rPr>
                <w:rFonts w:ascii="Arial" w:eastAsia="Arial" w:hAnsi="Arial" w:cs="Arial"/>
                <w:color w:val="000000" w:themeColor="text1"/>
                <w:sz w:val="12"/>
                <w:szCs w:val="12"/>
                <w:lang w:val="en-US"/>
              </w:rPr>
              <w:t>11.894</w:t>
            </w:r>
          </w:p>
        </w:tc>
        <w:tc>
          <w:tcPr>
            <w:tcW w:w="9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0C1601B" w14:textId="333074B7" w:rsidR="47925FFA" w:rsidRDefault="47925FFA" w:rsidP="47925FFA">
            <w:pPr>
              <w:jc w:val="right"/>
            </w:pPr>
            <w:r w:rsidRPr="47925FFA">
              <w:rPr>
                <w:rFonts w:ascii="Arial" w:eastAsia="Arial" w:hAnsi="Arial" w:cs="Arial"/>
                <w:color w:val="000000" w:themeColor="text1"/>
                <w:sz w:val="12"/>
                <w:szCs w:val="12"/>
                <w:lang w:val="en-US"/>
              </w:rPr>
              <w:t>93,3%</w:t>
            </w:r>
          </w:p>
        </w:tc>
      </w:tr>
      <w:tr w:rsidR="47925FFA" w14:paraId="12E87860" w14:textId="77777777" w:rsidTr="13887E37">
        <w:trPr>
          <w:trHeight w:val="150"/>
        </w:trPr>
        <w:tc>
          <w:tcPr>
            <w:tcW w:w="1380" w:type="dxa"/>
            <w:vMerge/>
            <w:tcBorders>
              <w:left w:val="single" w:sz="0" w:space="0" w:color="auto"/>
              <w:bottom w:val="single" w:sz="0" w:space="0" w:color="auto"/>
              <w:right w:val="single" w:sz="0" w:space="0" w:color="auto"/>
            </w:tcBorders>
            <w:vAlign w:val="center"/>
          </w:tcPr>
          <w:p w14:paraId="11CAF5BB" w14:textId="77777777" w:rsidR="005068E9" w:rsidRDefault="005068E9"/>
        </w:tc>
        <w:tc>
          <w:tcPr>
            <w:tcW w:w="2220" w:type="dxa"/>
            <w:vMerge/>
            <w:tcBorders>
              <w:left w:val="single" w:sz="0" w:space="0" w:color="auto"/>
              <w:bottom w:val="single" w:sz="0" w:space="0" w:color="auto"/>
              <w:right w:val="single" w:sz="0" w:space="0" w:color="auto"/>
            </w:tcBorders>
            <w:vAlign w:val="center"/>
          </w:tcPr>
          <w:p w14:paraId="4992582B" w14:textId="77777777" w:rsidR="005068E9" w:rsidRDefault="005068E9"/>
        </w:tc>
        <w:tc>
          <w:tcPr>
            <w:tcW w:w="705" w:type="dxa"/>
            <w:tcBorders>
              <w:top w:val="single" w:sz="8" w:space="0" w:color="auto"/>
              <w:left w:val="nil"/>
              <w:bottom w:val="single" w:sz="8" w:space="0" w:color="auto"/>
              <w:right w:val="single" w:sz="8" w:space="0" w:color="auto"/>
            </w:tcBorders>
            <w:tcMar>
              <w:left w:w="108" w:type="dxa"/>
              <w:right w:w="108" w:type="dxa"/>
            </w:tcMar>
            <w:vAlign w:val="center"/>
          </w:tcPr>
          <w:p w14:paraId="1FCB362F" w14:textId="50B32C34" w:rsidR="47925FFA" w:rsidRDefault="47925FFA" w:rsidP="47925FFA">
            <w:pPr>
              <w:jc w:val="center"/>
            </w:pPr>
            <w:r w:rsidRPr="47925FFA">
              <w:rPr>
                <w:rFonts w:ascii="Arial" w:eastAsia="Arial" w:hAnsi="Arial" w:cs="Arial"/>
                <w:color w:val="000000" w:themeColor="text1"/>
                <w:sz w:val="12"/>
                <w:szCs w:val="12"/>
                <w:lang w:val="en-US"/>
              </w:rPr>
              <w:t>2025</w:t>
            </w:r>
          </w:p>
        </w:tc>
        <w:tc>
          <w:tcPr>
            <w:tcW w:w="99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716C970" w14:textId="19BC5C34" w:rsidR="47925FFA" w:rsidRDefault="47925FFA" w:rsidP="47925FFA">
            <w:pPr>
              <w:jc w:val="right"/>
            </w:pPr>
            <w:r w:rsidRPr="47925FFA">
              <w:rPr>
                <w:rFonts w:ascii="Arial" w:eastAsia="Arial" w:hAnsi="Arial" w:cs="Arial"/>
                <w:color w:val="000000" w:themeColor="text1"/>
                <w:sz w:val="12"/>
                <w:szCs w:val="12"/>
                <w:lang w:val="en-US"/>
              </w:rPr>
              <w:t>13.191</w:t>
            </w:r>
          </w:p>
        </w:tc>
        <w:tc>
          <w:tcPr>
            <w:tcW w:w="99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045864F" w14:textId="3EC8C4CF" w:rsidR="47925FFA" w:rsidRDefault="47925FFA" w:rsidP="47925FFA">
            <w:pPr>
              <w:jc w:val="right"/>
            </w:pPr>
            <w:r w:rsidRPr="47925FFA">
              <w:rPr>
                <w:rFonts w:ascii="Arial" w:eastAsia="Arial" w:hAnsi="Arial" w:cs="Arial"/>
                <w:color w:val="000000" w:themeColor="text1"/>
                <w:sz w:val="12"/>
                <w:szCs w:val="12"/>
                <w:lang w:val="en-US"/>
              </w:rPr>
              <w:t>13.068</w:t>
            </w:r>
          </w:p>
        </w:tc>
        <w:tc>
          <w:tcPr>
            <w:tcW w:w="11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CCB8248" w14:textId="66A04FEE" w:rsidR="47925FFA" w:rsidRDefault="47925FFA" w:rsidP="47925FFA">
            <w:pPr>
              <w:jc w:val="right"/>
            </w:pPr>
            <w:r w:rsidRPr="47925FFA">
              <w:rPr>
                <w:rFonts w:ascii="Arial" w:eastAsia="Arial" w:hAnsi="Arial" w:cs="Arial"/>
                <w:color w:val="000000" w:themeColor="text1"/>
                <w:sz w:val="12"/>
                <w:szCs w:val="12"/>
                <w:lang w:val="en-US"/>
              </w:rPr>
              <w:t>99,1%</w:t>
            </w:r>
          </w:p>
        </w:tc>
        <w:tc>
          <w:tcPr>
            <w:tcW w:w="99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765BD4C" w14:textId="177EEB88" w:rsidR="47925FFA" w:rsidRDefault="47925FFA" w:rsidP="47925FFA">
            <w:pPr>
              <w:jc w:val="right"/>
            </w:pPr>
            <w:r w:rsidRPr="47925FFA">
              <w:rPr>
                <w:rFonts w:ascii="Arial" w:eastAsia="Arial" w:hAnsi="Arial" w:cs="Arial"/>
                <w:color w:val="000000" w:themeColor="text1"/>
                <w:sz w:val="12"/>
                <w:szCs w:val="12"/>
                <w:lang w:val="en-US"/>
              </w:rPr>
              <w:t>6.450</w:t>
            </w:r>
          </w:p>
        </w:tc>
        <w:tc>
          <w:tcPr>
            <w:tcW w:w="9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1EA4DBB" w14:textId="2A3CF97A" w:rsidR="47925FFA" w:rsidRDefault="47925FFA" w:rsidP="47925FFA">
            <w:pPr>
              <w:jc w:val="right"/>
            </w:pPr>
            <w:r w:rsidRPr="47925FFA">
              <w:rPr>
                <w:rFonts w:ascii="Arial" w:eastAsia="Arial" w:hAnsi="Arial" w:cs="Arial"/>
                <w:color w:val="000000" w:themeColor="text1"/>
                <w:sz w:val="12"/>
                <w:szCs w:val="12"/>
                <w:lang w:val="en-US"/>
              </w:rPr>
              <w:t>48,9%</w:t>
            </w:r>
          </w:p>
        </w:tc>
      </w:tr>
      <w:tr w:rsidR="47925FFA" w14:paraId="33B91333" w14:textId="77777777" w:rsidTr="13887E37">
        <w:trPr>
          <w:trHeight w:val="150"/>
        </w:trPr>
        <w:tc>
          <w:tcPr>
            <w:tcW w:w="1380" w:type="dxa"/>
            <w:vMerge/>
            <w:tcBorders>
              <w:left w:val="single" w:sz="0" w:space="0" w:color="auto"/>
              <w:bottom w:val="single" w:sz="0" w:space="0" w:color="auto"/>
              <w:right w:val="single" w:sz="0" w:space="0" w:color="auto"/>
            </w:tcBorders>
            <w:vAlign w:val="center"/>
          </w:tcPr>
          <w:p w14:paraId="6159A7F0" w14:textId="77777777" w:rsidR="005068E9" w:rsidRDefault="005068E9"/>
        </w:tc>
        <w:tc>
          <w:tcPr>
            <w:tcW w:w="2220" w:type="dxa"/>
            <w:vMerge/>
            <w:tcBorders>
              <w:left w:val="single" w:sz="0" w:space="0" w:color="auto"/>
              <w:bottom w:val="single" w:sz="0" w:space="0" w:color="auto"/>
              <w:right w:val="single" w:sz="0" w:space="0" w:color="auto"/>
            </w:tcBorders>
            <w:vAlign w:val="center"/>
          </w:tcPr>
          <w:p w14:paraId="00E4F13A" w14:textId="77777777" w:rsidR="005068E9" w:rsidRDefault="005068E9"/>
        </w:tc>
        <w:tc>
          <w:tcPr>
            <w:tcW w:w="705" w:type="dxa"/>
            <w:tcBorders>
              <w:top w:val="single" w:sz="8" w:space="0" w:color="auto"/>
              <w:left w:val="nil"/>
              <w:bottom w:val="single" w:sz="8" w:space="0" w:color="auto"/>
              <w:right w:val="single" w:sz="8" w:space="0" w:color="auto"/>
            </w:tcBorders>
            <w:tcMar>
              <w:left w:w="108" w:type="dxa"/>
              <w:right w:w="108" w:type="dxa"/>
            </w:tcMar>
            <w:vAlign w:val="center"/>
          </w:tcPr>
          <w:p w14:paraId="2FFCE960" w14:textId="3B465406" w:rsidR="47925FFA" w:rsidRDefault="47925FFA" w:rsidP="47925FFA">
            <w:pPr>
              <w:jc w:val="center"/>
            </w:pPr>
            <w:r w:rsidRPr="47925FFA">
              <w:rPr>
                <w:rFonts w:ascii="Arial" w:eastAsia="Arial" w:hAnsi="Arial" w:cs="Arial"/>
                <w:color w:val="000000" w:themeColor="text1"/>
                <w:sz w:val="12"/>
                <w:szCs w:val="12"/>
                <w:lang w:val="en-US"/>
              </w:rPr>
              <w:t>2026</w:t>
            </w:r>
          </w:p>
        </w:tc>
        <w:tc>
          <w:tcPr>
            <w:tcW w:w="99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889D3F4" w14:textId="3A74B779" w:rsidR="47925FFA" w:rsidRDefault="47925FFA" w:rsidP="47925FFA">
            <w:pPr>
              <w:jc w:val="right"/>
            </w:pPr>
            <w:r w:rsidRPr="47925FFA">
              <w:rPr>
                <w:rFonts w:ascii="Arial" w:eastAsia="Arial" w:hAnsi="Arial" w:cs="Arial"/>
                <w:color w:val="000000" w:themeColor="text1"/>
                <w:sz w:val="12"/>
                <w:szCs w:val="12"/>
                <w:lang w:val="en-US"/>
              </w:rPr>
              <w:t>13.653</w:t>
            </w:r>
          </w:p>
        </w:tc>
        <w:tc>
          <w:tcPr>
            <w:tcW w:w="99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54BDACF" w14:textId="521FCB65" w:rsidR="47925FFA" w:rsidRDefault="47925FFA" w:rsidP="47925FFA">
            <w:pPr>
              <w:jc w:val="right"/>
            </w:pPr>
            <w:r w:rsidRPr="47925FFA">
              <w:rPr>
                <w:rFonts w:ascii="Arial" w:eastAsia="Arial" w:hAnsi="Arial" w:cs="Arial"/>
                <w:color w:val="000000" w:themeColor="text1"/>
                <w:sz w:val="12"/>
                <w:szCs w:val="12"/>
                <w:lang w:val="en-US"/>
              </w:rPr>
              <w:t>1.966</w:t>
            </w:r>
          </w:p>
        </w:tc>
        <w:tc>
          <w:tcPr>
            <w:tcW w:w="11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9DDE700" w14:textId="37F929DF" w:rsidR="47925FFA" w:rsidRDefault="47925FFA" w:rsidP="47925FFA">
            <w:pPr>
              <w:jc w:val="right"/>
            </w:pPr>
            <w:r w:rsidRPr="47925FFA">
              <w:rPr>
                <w:rFonts w:ascii="Arial" w:eastAsia="Arial" w:hAnsi="Arial" w:cs="Arial"/>
                <w:color w:val="000000" w:themeColor="text1"/>
                <w:sz w:val="12"/>
                <w:szCs w:val="12"/>
                <w:lang w:val="en-US"/>
              </w:rPr>
              <w:t>14,4%</w:t>
            </w:r>
          </w:p>
        </w:tc>
        <w:tc>
          <w:tcPr>
            <w:tcW w:w="99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2CDB7C0" w14:textId="7974EC8F" w:rsidR="47925FFA" w:rsidRDefault="47925FFA" w:rsidP="47925FFA">
            <w:pPr>
              <w:jc w:val="right"/>
            </w:pPr>
            <w:r w:rsidRPr="47925FFA">
              <w:rPr>
                <w:rFonts w:ascii="Arial" w:eastAsia="Arial" w:hAnsi="Arial" w:cs="Arial"/>
                <w:color w:val="000000" w:themeColor="text1"/>
                <w:sz w:val="12"/>
                <w:szCs w:val="12"/>
                <w:lang w:val="en-US"/>
              </w:rPr>
              <w:t>617</w:t>
            </w:r>
          </w:p>
        </w:tc>
        <w:tc>
          <w:tcPr>
            <w:tcW w:w="9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4B4F34F" w14:textId="5B98E322" w:rsidR="47925FFA" w:rsidRDefault="47925FFA" w:rsidP="47925FFA">
            <w:pPr>
              <w:jc w:val="right"/>
            </w:pPr>
            <w:r w:rsidRPr="47925FFA">
              <w:rPr>
                <w:rFonts w:ascii="Arial" w:eastAsia="Arial" w:hAnsi="Arial" w:cs="Arial"/>
                <w:color w:val="000000" w:themeColor="text1"/>
                <w:sz w:val="12"/>
                <w:szCs w:val="12"/>
                <w:lang w:val="en-US"/>
              </w:rPr>
              <w:t>4,5%</w:t>
            </w:r>
          </w:p>
        </w:tc>
      </w:tr>
      <w:tr w:rsidR="47925FFA" w14:paraId="50941CF9" w14:textId="77777777" w:rsidTr="47925FFA">
        <w:trPr>
          <w:trHeight w:val="135"/>
        </w:trPr>
        <w:tc>
          <w:tcPr>
            <w:tcW w:w="1380" w:type="dxa"/>
            <w:vMerge w:val="restart"/>
            <w:tcBorders>
              <w:top w:val="nil"/>
              <w:left w:val="single" w:sz="8" w:space="0" w:color="auto"/>
              <w:bottom w:val="single" w:sz="8" w:space="0" w:color="auto"/>
              <w:right w:val="single" w:sz="8" w:space="0" w:color="auto"/>
            </w:tcBorders>
            <w:tcMar>
              <w:left w:w="108" w:type="dxa"/>
              <w:right w:w="108" w:type="dxa"/>
            </w:tcMar>
            <w:vAlign w:val="center"/>
          </w:tcPr>
          <w:p w14:paraId="4346B9EA" w14:textId="4A26067B" w:rsidR="47925FFA" w:rsidRDefault="47925FFA" w:rsidP="47925FFA">
            <w:pPr>
              <w:jc w:val="center"/>
            </w:pPr>
            <w:r w:rsidRPr="47925FFA">
              <w:rPr>
                <w:rFonts w:ascii="Arial" w:eastAsia="Arial" w:hAnsi="Arial" w:cs="Arial"/>
                <w:color w:val="000000" w:themeColor="text1"/>
                <w:sz w:val="12"/>
                <w:szCs w:val="12"/>
                <w:lang w:val="en-US"/>
              </w:rPr>
              <w:t>202300000000168</w:t>
            </w:r>
          </w:p>
        </w:tc>
        <w:tc>
          <w:tcPr>
            <w:tcW w:w="2220" w:type="dxa"/>
            <w:vMerge w:val="restart"/>
            <w:tcBorders>
              <w:top w:val="nil"/>
              <w:left w:val="single" w:sz="8" w:space="0" w:color="auto"/>
              <w:bottom w:val="single" w:sz="8" w:space="0" w:color="auto"/>
              <w:right w:val="single" w:sz="8" w:space="0" w:color="auto"/>
            </w:tcBorders>
            <w:tcMar>
              <w:left w:w="108" w:type="dxa"/>
              <w:right w:w="108" w:type="dxa"/>
            </w:tcMar>
            <w:vAlign w:val="center"/>
          </w:tcPr>
          <w:p w14:paraId="7E8A1F8E" w14:textId="6B09BD4B" w:rsidR="47925FFA" w:rsidRDefault="47925FFA" w:rsidP="47925FFA">
            <w:pPr>
              <w:jc w:val="center"/>
            </w:pPr>
            <w:r w:rsidRPr="47925FFA">
              <w:rPr>
                <w:rFonts w:ascii="Arial" w:eastAsia="Arial" w:hAnsi="Arial" w:cs="Arial"/>
                <w:color w:val="000000" w:themeColor="text1"/>
                <w:sz w:val="12"/>
                <w:szCs w:val="12"/>
              </w:rPr>
              <w:t>Mejoramiento de los componentes de seguridad vial que constituyen la infraestructura vial y vehículos</w:t>
            </w:r>
          </w:p>
        </w:tc>
        <w:tc>
          <w:tcPr>
            <w:tcW w:w="70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EAD71F7" w14:textId="6D23A8F8" w:rsidR="47925FFA" w:rsidRDefault="47925FFA" w:rsidP="47925FFA">
            <w:pPr>
              <w:jc w:val="center"/>
            </w:pPr>
            <w:r w:rsidRPr="47925FFA">
              <w:rPr>
                <w:rFonts w:ascii="Arial" w:eastAsia="Arial" w:hAnsi="Arial" w:cs="Arial"/>
                <w:color w:val="000000" w:themeColor="text1"/>
                <w:sz w:val="12"/>
                <w:szCs w:val="12"/>
                <w:lang w:val="en-US"/>
              </w:rPr>
              <w:t>2024</w:t>
            </w:r>
          </w:p>
        </w:tc>
        <w:tc>
          <w:tcPr>
            <w:tcW w:w="99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152AEC9" w14:textId="47076303" w:rsidR="47925FFA" w:rsidRDefault="47925FFA" w:rsidP="47925FFA">
            <w:pPr>
              <w:jc w:val="right"/>
            </w:pPr>
            <w:r w:rsidRPr="47925FFA">
              <w:rPr>
                <w:rFonts w:ascii="Arial" w:eastAsia="Arial" w:hAnsi="Arial" w:cs="Arial"/>
                <w:color w:val="000000" w:themeColor="text1"/>
                <w:sz w:val="12"/>
                <w:szCs w:val="12"/>
                <w:lang w:val="en-US"/>
              </w:rPr>
              <w:t>38.991</w:t>
            </w:r>
          </w:p>
        </w:tc>
        <w:tc>
          <w:tcPr>
            <w:tcW w:w="99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FDB25BD" w14:textId="4BABEF16" w:rsidR="47925FFA" w:rsidRDefault="47925FFA" w:rsidP="47925FFA">
            <w:pPr>
              <w:jc w:val="right"/>
            </w:pPr>
            <w:r w:rsidRPr="47925FFA">
              <w:rPr>
                <w:rFonts w:ascii="Arial" w:eastAsia="Arial" w:hAnsi="Arial" w:cs="Arial"/>
                <w:color w:val="000000" w:themeColor="text1"/>
                <w:sz w:val="12"/>
                <w:szCs w:val="12"/>
                <w:lang w:val="en-US"/>
              </w:rPr>
              <w:t>37.863</w:t>
            </w:r>
          </w:p>
        </w:tc>
        <w:tc>
          <w:tcPr>
            <w:tcW w:w="11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3EA3CFE" w14:textId="2F819D2D" w:rsidR="47925FFA" w:rsidRDefault="47925FFA" w:rsidP="47925FFA">
            <w:pPr>
              <w:jc w:val="right"/>
            </w:pPr>
            <w:r w:rsidRPr="47925FFA">
              <w:rPr>
                <w:rFonts w:ascii="Arial" w:eastAsia="Arial" w:hAnsi="Arial" w:cs="Arial"/>
                <w:color w:val="000000" w:themeColor="text1"/>
                <w:sz w:val="12"/>
                <w:szCs w:val="12"/>
                <w:lang w:val="en-US"/>
              </w:rPr>
              <w:t>97,1%</w:t>
            </w:r>
          </w:p>
        </w:tc>
        <w:tc>
          <w:tcPr>
            <w:tcW w:w="99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3431093" w14:textId="096564B9" w:rsidR="47925FFA" w:rsidRDefault="47925FFA" w:rsidP="47925FFA">
            <w:pPr>
              <w:jc w:val="right"/>
            </w:pPr>
            <w:r w:rsidRPr="47925FFA">
              <w:rPr>
                <w:rFonts w:ascii="Arial" w:eastAsia="Arial" w:hAnsi="Arial" w:cs="Arial"/>
                <w:color w:val="000000" w:themeColor="text1"/>
                <w:sz w:val="12"/>
                <w:szCs w:val="12"/>
                <w:lang w:val="en-US"/>
              </w:rPr>
              <w:t>30.644</w:t>
            </w:r>
          </w:p>
        </w:tc>
        <w:tc>
          <w:tcPr>
            <w:tcW w:w="9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5BD5AC9" w14:textId="07E79743" w:rsidR="47925FFA" w:rsidRDefault="47925FFA" w:rsidP="47925FFA">
            <w:pPr>
              <w:jc w:val="right"/>
            </w:pPr>
            <w:r w:rsidRPr="47925FFA">
              <w:rPr>
                <w:rFonts w:ascii="Arial" w:eastAsia="Arial" w:hAnsi="Arial" w:cs="Arial"/>
                <w:color w:val="000000" w:themeColor="text1"/>
                <w:sz w:val="12"/>
                <w:szCs w:val="12"/>
                <w:lang w:val="en-US"/>
              </w:rPr>
              <w:t>78,6%</w:t>
            </w:r>
          </w:p>
        </w:tc>
      </w:tr>
      <w:tr w:rsidR="47925FFA" w14:paraId="262B841E" w14:textId="77777777" w:rsidTr="13887E37">
        <w:trPr>
          <w:trHeight w:val="150"/>
        </w:trPr>
        <w:tc>
          <w:tcPr>
            <w:tcW w:w="1380" w:type="dxa"/>
            <w:vMerge/>
            <w:tcBorders>
              <w:left w:val="single" w:sz="0" w:space="0" w:color="auto"/>
              <w:right w:val="single" w:sz="0" w:space="0" w:color="auto"/>
            </w:tcBorders>
            <w:vAlign w:val="center"/>
          </w:tcPr>
          <w:p w14:paraId="71A5C7E9" w14:textId="77777777" w:rsidR="005068E9" w:rsidRDefault="005068E9"/>
        </w:tc>
        <w:tc>
          <w:tcPr>
            <w:tcW w:w="2220" w:type="dxa"/>
            <w:vMerge/>
            <w:tcBorders>
              <w:left w:val="single" w:sz="0" w:space="0" w:color="auto"/>
              <w:right w:val="single" w:sz="0" w:space="0" w:color="auto"/>
            </w:tcBorders>
            <w:vAlign w:val="center"/>
          </w:tcPr>
          <w:p w14:paraId="4CDEFC6F" w14:textId="77777777" w:rsidR="005068E9" w:rsidRDefault="005068E9"/>
        </w:tc>
        <w:tc>
          <w:tcPr>
            <w:tcW w:w="705" w:type="dxa"/>
            <w:tcBorders>
              <w:top w:val="single" w:sz="8" w:space="0" w:color="auto"/>
              <w:left w:val="nil"/>
              <w:bottom w:val="single" w:sz="8" w:space="0" w:color="auto"/>
              <w:right w:val="single" w:sz="8" w:space="0" w:color="auto"/>
            </w:tcBorders>
            <w:tcMar>
              <w:left w:w="108" w:type="dxa"/>
              <w:right w:w="108" w:type="dxa"/>
            </w:tcMar>
            <w:vAlign w:val="center"/>
          </w:tcPr>
          <w:p w14:paraId="3A72390F" w14:textId="580B6D53" w:rsidR="47925FFA" w:rsidRDefault="47925FFA" w:rsidP="47925FFA">
            <w:pPr>
              <w:jc w:val="center"/>
            </w:pPr>
            <w:r w:rsidRPr="47925FFA">
              <w:rPr>
                <w:rFonts w:ascii="Arial" w:eastAsia="Arial" w:hAnsi="Arial" w:cs="Arial"/>
                <w:color w:val="000000" w:themeColor="text1"/>
                <w:sz w:val="12"/>
                <w:szCs w:val="12"/>
                <w:lang w:val="en-US"/>
              </w:rPr>
              <w:t>2025</w:t>
            </w:r>
          </w:p>
        </w:tc>
        <w:tc>
          <w:tcPr>
            <w:tcW w:w="99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CE3B138" w14:textId="090C5BE6" w:rsidR="47925FFA" w:rsidRDefault="47925FFA" w:rsidP="47925FFA">
            <w:pPr>
              <w:jc w:val="right"/>
            </w:pPr>
            <w:r w:rsidRPr="47925FFA">
              <w:rPr>
                <w:rFonts w:ascii="Arial" w:eastAsia="Arial" w:hAnsi="Arial" w:cs="Arial"/>
                <w:color w:val="000000" w:themeColor="text1"/>
                <w:sz w:val="12"/>
                <w:szCs w:val="12"/>
                <w:lang w:val="en-US"/>
              </w:rPr>
              <w:t>39.991</w:t>
            </w:r>
          </w:p>
        </w:tc>
        <w:tc>
          <w:tcPr>
            <w:tcW w:w="99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AB9546D" w14:textId="5F999D6A" w:rsidR="47925FFA" w:rsidRDefault="47925FFA" w:rsidP="47925FFA">
            <w:pPr>
              <w:jc w:val="right"/>
            </w:pPr>
            <w:r w:rsidRPr="47925FFA">
              <w:rPr>
                <w:rFonts w:ascii="Arial" w:eastAsia="Arial" w:hAnsi="Arial" w:cs="Arial"/>
                <w:color w:val="000000" w:themeColor="text1"/>
                <w:sz w:val="12"/>
                <w:szCs w:val="12"/>
                <w:lang w:val="en-US"/>
              </w:rPr>
              <w:t>27.440</w:t>
            </w:r>
          </w:p>
        </w:tc>
        <w:tc>
          <w:tcPr>
            <w:tcW w:w="11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78CFBE7" w14:textId="46F18025" w:rsidR="47925FFA" w:rsidRDefault="47925FFA" w:rsidP="47925FFA">
            <w:pPr>
              <w:jc w:val="right"/>
            </w:pPr>
            <w:r w:rsidRPr="47925FFA">
              <w:rPr>
                <w:rFonts w:ascii="Arial" w:eastAsia="Arial" w:hAnsi="Arial" w:cs="Arial"/>
                <w:color w:val="000000" w:themeColor="text1"/>
                <w:sz w:val="12"/>
                <w:szCs w:val="12"/>
                <w:lang w:val="en-US"/>
              </w:rPr>
              <w:t>68,6%</w:t>
            </w:r>
          </w:p>
        </w:tc>
        <w:tc>
          <w:tcPr>
            <w:tcW w:w="99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F64D6E6" w14:textId="19A29906" w:rsidR="47925FFA" w:rsidRDefault="47925FFA" w:rsidP="47925FFA">
            <w:pPr>
              <w:jc w:val="right"/>
            </w:pPr>
            <w:r w:rsidRPr="47925FFA">
              <w:rPr>
                <w:rFonts w:ascii="Arial" w:eastAsia="Arial" w:hAnsi="Arial" w:cs="Arial"/>
                <w:color w:val="000000" w:themeColor="text1"/>
                <w:sz w:val="12"/>
                <w:szCs w:val="12"/>
                <w:lang w:val="en-US"/>
              </w:rPr>
              <w:t>4.609</w:t>
            </w:r>
          </w:p>
        </w:tc>
        <w:tc>
          <w:tcPr>
            <w:tcW w:w="9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B6C96D3" w14:textId="3A50B7EA" w:rsidR="47925FFA" w:rsidRDefault="47925FFA" w:rsidP="47925FFA">
            <w:pPr>
              <w:jc w:val="right"/>
            </w:pPr>
            <w:r w:rsidRPr="47925FFA">
              <w:rPr>
                <w:rFonts w:ascii="Arial" w:eastAsia="Arial" w:hAnsi="Arial" w:cs="Arial"/>
                <w:color w:val="000000" w:themeColor="text1"/>
                <w:sz w:val="12"/>
                <w:szCs w:val="12"/>
                <w:lang w:val="en-US"/>
              </w:rPr>
              <w:t>11,5%</w:t>
            </w:r>
          </w:p>
        </w:tc>
      </w:tr>
      <w:tr w:rsidR="47925FFA" w14:paraId="59FE171A" w14:textId="77777777" w:rsidTr="13887E37">
        <w:trPr>
          <w:trHeight w:val="150"/>
        </w:trPr>
        <w:tc>
          <w:tcPr>
            <w:tcW w:w="1380" w:type="dxa"/>
            <w:vMerge/>
            <w:tcBorders>
              <w:left w:val="single" w:sz="0" w:space="0" w:color="auto"/>
              <w:bottom w:val="single" w:sz="0" w:space="0" w:color="auto"/>
              <w:right w:val="single" w:sz="0" w:space="0" w:color="auto"/>
            </w:tcBorders>
            <w:vAlign w:val="center"/>
          </w:tcPr>
          <w:p w14:paraId="2BF36555" w14:textId="77777777" w:rsidR="005068E9" w:rsidRDefault="005068E9"/>
        </w:tc>
        <w:tc>
          <w:tcPr>
            <w:tcW w:w="2220" w:type="dxa"/>
            <w:vMerge/>
            <w:tcBorders>
              <w:left w:val="single" w:sz="0" w:space="0" w:color="auto"/>
              <w:bottom w:val="single" w:sz="0" w:space="0" w:color="auto"/>
              <w:right w:val="single" w:sz="0" w:space="0" w:color="auto"/>
            </w:tcBorders>
            <w:vAlign w:val="center"/>
          </w:tcPr>
          <w:p w14:paraId="19661BBD" w14:textId="77777777" w:rsidR="005068E9" w:rsidRDefault="005068E9"/>
        </w:tc>
        <w:tc>
          <w:tcPr>
            <w:tcW w:w="705" w:type="dxa"/>
            <w:tcBorders>
              <w:top w:val="single" w:sz="8" w:space="0" w:color="auto"/>
              <w:left w:val="nil"/>
              <w:bottom w:val="single" w:sz="8" w:space="0" w:color="auto"/>
              <w:right w:val="single" w:sz="8" w:space="0" w:color="auto"/>
            </w:tcBorders>
            <w:tcMar>
              <w:left w:w="108" w:type="dxa"/>
              <w:right w:w="108" w:type="dxa"/>
            </w:tcMar>
            <w:vAlign w:val="center"/>
          </w:tcPr>
          <w:p w14:paraId="1C103080" w14:textId="40FA331F" w:rsidR="47925FFA" w:rsidRDefault="47925FFA" w:rsidP="47925FFA">
            <w:pPr>
              <w:jc w:val="center"/>
            </w:pPr>
            <w:r w:rsidRPr="47925FFA">
              <w:rPr>
                <w:rFonts w:ascii="Arial" w:eastAsia="Arial" w:hAnsi="Arial" w:cs="Arial"/>
                <w:color w:val="000000" w:themeColor="text1"/>
                <w:sz w:val="12"/>
                <w:szCs w:val="12"/>
                <w:lang w:val="en-US"/>
              </w:rPr>
              <w:t>2026</w:t>
            </w:r>
          </w:p>
        </w:tc>
        <w:tc>
          <w:tcPr>
            <w:tcW w:w="99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41097D8" w14:textId="69590DCD" w:rsidR="47925FFA" w:rsidRDefault="47925FFA" w:rsidP="47925FFA">
            <w:pPr>
              <w:jc w:val="right"/>
            </w:pPr>
            <w:r w:rsidRPr="47925FFA">
              <w:rPr>
                <w:rFonts w:ascii="Arial" w:eastAsia="Arial" w:hAnsi="Arial" w:cs="Arial"/>
                <w:color w:val="000000" w:themeColor="text1"/>
                <w:sz w:val="12"/>
                <w:szCs w:val="12"/>
                <w:lang w:val="en-US"/>
              </w:rPr>
              <w:t>39.991</w:t>
            </w:r>
          </w:p>
        </w:tc>
        <w:tc>
          <w:tcPr>
            <w:tcW w:w="99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C6EC515" w14:textId="3F0B08A8" w:rsidR="47925FFA" w:rsidRDefault="47925FFA" w:rsidP="47925FFA">
            <w:pPr>
              <w:jc w:val="right"/>
            </w:pPr>
            <w:r w:rsidRPr="47925FFA">
              <w:rPr>
                <w:rFonts w:ascii="Arial" w:eastAsia="Arial" w:hAnsi="Arial" w:cs="Arial"/>
                <w:color w:val="000000" w:themeColor="text1"/>
                <w:sz w:val="12"/>
                <w:szCs w:val="12"/>
                <w:lang w:val="en-US"/>
              </w:rPr>
              <w:t>4.765</w:t>
            </w:r>
          </w:p>
        </w:tc>
        <w:tc>
          <w:tcPr>
            <w:tcW w:w="11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F6A6EE4" w14:textId="55A48E37" w:rsidR="47925FFA" w:rsidRDefault="47925FFA" w:rsidP="47925FFA">
            <w:pPr>
              <w:jc w:val="right"/>
            </w:pPr>
            <w:r w:rsidRPr="47925FFA">
              <w:rPr>
                <w:rFonts w:ascii="Arial" w:eastAsia="Arial" w:hAnsi="Arial" w:cs="Arial"/>
                <w:color w:val="000000" w:themeColor="text1"/>
                <w:sz w:val="12"/>
                <w:szCs w:val="12"/>
                <w:lang w:val="en-US"/>
              </w:rPr>
              <w:t>11,9%</w:t>
            </w:r>
          </w:p>
        </w:tc>
        <w:tc>
          <w:tcPr>
            <w:tcW w:w="99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25C8815" w14:textId="46C2F6DA" w:rsidR="47925FFA" w:rsidRDefault="47925FFA" w:rsidP="47925FFA">
            <w:pPr>
              <w:jc w:val="right"/>
            </w:pPr>
            <w:r w:rsidRPr="47925FFA">
              <w:rPr>
                <w:rFonts w:ascii="Arial" w:eastAsia="Arial" w:hAnsi="Arial" w:cs="Arial"/>
                <w:color w:val="000000" w:themeColor="text1"/>
                <w:sz w:val="12"/>
                <w:szCs w:val="12"/>
                <w:lang w:val="en-US"/>
              </w:rPr>
              <w:t>960</w:t>
            </w:r>
          </w:p>
        </w:tc>
        <w:tc>
          <w:tcPr>
            <w:tcW w:w="9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EF70322" w14:textId="38B18EBC" w:rsidR="47925FFA" w:rsidRDefault="47925FFA" w:rsidP="47925FFA">
            <w:pPr>
              <w:jc w:val="right"/>
            </w:pPr>
            <w:r w:rsidRPr="47925FFA">
              <w:rPr>
                <w:rFonts w:ascii="Arial" w:eastAsia="Arial" w:hAnsi="Arial" w:cs="Arial"/>
                <w:color w:val="000000" w:themeColor="text1"/>
                <w:sz w:val="12"/>
                <w:szCs w:val="12"/>
                <w:lang w:val="en-US"/>
              </w:rPr>
              <w:t>2,4%</w:t>
            </w:r>
          </w:p>
        </w:tc>
      </w:tr>
      <w:tr w:rsidR="47925FFA" w14:paraId="20E05AC3" w14:textId="77777777" w:rsidTr="47925FFA">
        <w:trPr>
          <w:trHeight w:val="150"/>
        </w:trPr>
        <w:tc>
          <w:tcPr>
            <w:tcW w:w="1380" w:type="dxa"/>
            <w:vMerge w:val="restart"/>
            <w:tcBorders>
              <w:top w:val="nil"/>
              <w:left w:val="single" w:sz="8" w:space="0" w:color="auto"/>
              <w:bottom w:val="single" w:sz="8" w:space="0" w:color="auto"/>
              <w:right w:val="single" w:sz="8" w:space="0" w:color="auto"/>
            </w:tcBorders>
            <w:tcMar>
              <w:left w:w="108" w:type="dxa"/>
              <w:right w:w="108" w:type="dxa"/>
            </w:tcMar>
            <w:vAlign w:val="center"/>
          </w:tcPr>
          <w:p w14:paraId="56F8E580" w14:textId="30D1259E" w:rsidR="47925FFA" w:rsidRDefault="47925FFA" w:rsidP="47925FFA">
            <w:pPr>
              <w:jc w:val="center"/>
            </w:pPr>
            <w:r w:rsidRPr="47925FFA">
              <w:rPr>
                <w:rFonts w:ascii="Arial" w:eastAsia="Arial" w:hAnsi="Arial" w:cs="Arial"/>
                <w:color w:val="000000" w:themeColor="text1"/>
                <w:sz w:val="12"/>
                <w:szCs w:val="12"/>
                <w:lang w:val="en-US"/>
              </w:rPr>
              <w:t>202300000000170</w:t>
            </w:r>
          </w:p>
        </w:tc>
        <w:tc>
          <w:tcPr>
            <w:tcW w:w="2220" w:type="dxa"/>
            <w:vMerge w:val="restart"/>
            <w:tcBorders>
              <w:top w:val="nil"/>
              <w:left w:val="single" w:sz="8" w:space="0" w:color="auto"/>
              <w:bottom w:val="single" w:sz="8" w:space="0" w:color="auto"/>
              <w:right w:val="single" w:sz="8" w:space="0" w:color="auto"/>
            </w:tcBorders>
            <w:tcMar>
              <w:left w:w="108" w:type="dxa"/>
              <w:right w:w="108" w:type="dxa"/>
            </w:tcMar>
            <w:vAlign w:val="center"/>
          </w:tcPr>
          <w:p w14:paraId="2C0CD3BE" w14:textId="0FAE8B5D" w:rsidR="47925FFA" w:rsidRDefault="47925FFA" w:rsidP="47925FFA">
            <w:pPr>
              <w:jc w:val="center"/>
            </w:pPr>
            <w:r w:rsidRPr="47925FFA">
              <w:rPr>
                <w:rFonts w:ascii="Arial" w:eastAsia="Arial" w:hAnsi="Arial" w:cs="Arial"/>
                <w:color w:val="000000" w:themeColor="text1"/>
                <w:sz w:val="12"/>
                <w:szCs w:val="12"/>
              </w:rPr>
              <w:t>Implementación de estrategias de comunicación para la apropiación de la cultura ciudadana y corresponsabilidad en la seguridad vial</w:t>
            </w:r>
          </w:p>
        </w:tc>
        <w:tc>
          <w:tcPr>
            <w:tcW w:w="70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23396B6" w14:textId="616EBBC7" w:rsidR="47925FFA" w:rsidRDefault="47925FFA" w:rsidP="47925FFA">
            <w:pPr>
              <w:jc w:val="center"/>
            </w:pPr>
            <w:r w:rsidRPr="47925FFA">
              <w:rPr>
                <w:rFonts w:ascii="Arial" w:eastAsia="Arial" w:hAnsi="Arial" w:cs="Arial"/>
                <w:color w:val="000000" w:themeColor="text1"/>
                <w:sz w:val="12"/>
                <w:szCs w:val="12"/>
                <w:lang w:val="en-US"/>
              </w:rPr>
              <w:t>2024</w:t>
            </w:r>
          </w:p>
        </w:tc>
        <w:tc>
          <w:tcPr>
            <w:tcW w:w="99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B606991" w14:textId="476F9E79" w:rsidR="47925FFA" w:rsidRDefault="47925FFA" w:rsidP="47925FFA">
            <w:pPr>
              <w:jc w:val="right"/>
            </w:pPr>
            <w:r w:rsidRPr="47925FFA">
              <w:rPr>
                <w:rFonts w:ascii="Arial" w:eastAsia="Arial" w:hAnsi="Arial" w:cs="Arial"/>
                <w:color w:val="000000" w:themeColor="text1"/>
                <w:sz w:val="12"/>
                <w:szCs w:val="12"/>
                <w:lang w:val="en-US"/>
              </w:rPr>
              <w:t>24.340</w:t>
            </w:r>
          </w:p>
        </w:tc>
        <w:tc>
          <w:tcPr>
            <w:tcW w:w="99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28EFAA5" w14:textId="283EFDA5" w:rsidR="47925FFA" w:rsidRDefault="47925FFA" w:rsidP="47925FFA">
            <w:pPr>
              <w:jc w:val="right"/>
            </w:pPr>
            <w:r w:rsidRPr="47925FFA">
              <w:rPr>
                <w:rFonts w:ascii="Arial" w:eastAsia="Arial" w:hAnsi="Arial" w:cs="Arial"/>
                <w:color w:val="000000" w:themeColor="text1"/>
                <w:sz w:val="12"/>
                <w:szCs w:val="12"/>
                <w:lang w:val="en-US"/>
              </w:rPr>
              <w:t>24.009</w:t>
            </w:r>
          </w:p>
        </w:tc>
        <w:tc>
          <w:tcPr>
            <w:tcW w:w="11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2251390" w14:textId="534F3AA3" w:rsidR="47925FFA" w:rsidRDefault="47925FFA" w:rsidP="47925FFA">
            <w:pPr>
              <w:jc w:val="right"/>
            </w:pPr>
            <w:r w:rsidRPr="47925FFA">
              <w:rPr>
                <w:rFonts w:ascii="Arial" w:eastAsia="Arial" w:hAnsi="Arial" w:cs="Arial"/>
                <w:color w:val="000000" w:themeColor="text1"/>
                <w:sz w:val="12"/>
                <w:szCs w:val="12"/>
                <w:lang w:val="en-US"/>
              </w:rPr>
              <w:t>98,6%</w:t>
            </w:r>
          </w:p>
        </w:tc>
        <w:tc>
          <w:tcPr>
            <w:tcW w:w="99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D720D74" w14:textId="3F43DA37" w:rsidR="47925FFA" w:rsidRDefault="47925FFA" w:rsidP="47925FFA">
            <w:pPr>
              <w:jc w:val="right"/>
            </w:pPr>
            <w:r w:rsidRPr="47925FFA">
              <w:rPr>
                <w:rFonts w:ascii="Arial" w:eastAsia="Arial" w:hAnsi="Arial" w:cs="Arial"/>
                <w:color w:val="000000" w:themeColor="text1"/>
                <w:sz w:val="12"/>
                <w:szCs w:val="12"/>
                <w:lang w:val="en-US"/>
              </w:rPr>
              <w:t>23.775</w:t>
            </w:r>
          </w:p>
        </w:tc>
        <w:tc>
          <w:tcPr>
            <w:tcW w:w="9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39996A4" w14:textId="0E230CBA" w:rsidR="47925FFA" w:rsidRDefault="47925FFA" w:rsidP="47925FFA">
            <w:pPr>
              <w:jc w:val="right"/>
            </w:pPr>
            <w:r w:rsidRPr="47925FFA">
              <w:rPr>
                <w:rFonts w:ascii="Arial" w:eastAsia="Arial" w:hAnsi="Arial" w:cs="Arial"/>
                <w:color w:val="000000" w:themeColor="text1"/>
                <w:sz w:val="12"/>
                <w:szCs w:val="12"/>
                <w:lang w:val="en-US"/>
              </w:rPr>
              <w:t>97,7%</w:t>
            </w:r>
          </w:p>
        </w:tc>
      </w:tr>
      <w:tr w:rsidR="47925FFA" w14:paraId="380C1879" w14:textId="77777777" w:rsidTr="13887E37">
        <w:trPr>
          <w:trHeight w:val="150"/>
        </w:trPr>
        <w:tc>
          <w:tcPr>
            <w:tcW w:w="1380" w:type="dxa"/>
            <w:vMerge/>
            <w:tcBorders>
              <w:left w:val="single" w:sz="0" w:space="0" w:color="auto"/>
              <w:right w:val="single" w:sz="0" w:space="0" w:color="auto"/>
            </w:tcBorders>
            <w:vAlign w:val="center"/>
          </w:tcPr>
          <w:p w14:paraId="2557CD49" w14:textId="77777777" w:rsidR="005068E9" w:rsidRDefault="005068E9"/>
        </w:tc>
        <w:tc>
          <w:tcPr>
            <w:tcW w:w="2220" w:type="dxa"/>
            <w:vMerge/>
            <w:tcBorders>
              <w:left w:val="single" w:sz="0" w:space="0" w:color="auto"/>
              <w:right w:val="single" w:sz="0" w:space="0" w:color="auto"/>
            </w:tcBorders>
            <w:vAlign w:val="center"/>
          </w:tcPr>
          <w:p w14:paraId="0803AB8E" w14:textId="77777777" w:rsidR="005068E9" w:rsidRDefault="005068E9"/>
        </w:tc>
        <w:tc>
          <w:tcPr>
            <w:tcW w:w="705" w:type="dxa"/>
            <w:tcBorders>
              <w:top w:val="single" w:sz="8" w:space="0" w:color="auto"/>
              <w:left w:val="nil"/>
              <w:bottom w:val="single" w:sz="8" w:space="0" w:color="auto"/>
              <w:right w:val="single" w:sz="8" w:space="0" w:color="auto"/>
            </w:tcBorders>
            <w:tcMar>
              <w:left w:w="108" w:type="dxa"/>
              <w:right w:w="108" w:type="dxa"/>
            </w:tcMar>
            <w:vAlign w:val="center"/>
          </w:tcPr>
          <w:p w14:paraId="7001814F" w14:textId="7A81C7D9" w:rsidR="47925FFA" w:rsidRDefault="47925FFA" w:rsidP="47925FFA">
            <w:pPr>
              <w:jc w:val="center"/>
            </w:pPr>
            <w:r w:rsidRPr="47925FFA">
              <w:rPr>
                <w:rFonts w:ascii="Arial" w:eastAsia="Arial" w:hAnsi="Arial" w:cs="Arial"/>
                <w:color w:val="000000" w:themeColor="text1"/>
                <w:sz w:val="12"/>
                <w:szCs w:val="12"/>
                <w:lang w:val="en-US"/>
              </w:rPr>
              <w:t>2025</w:t>
            </w:r>
          </w:p>
        </w:tc>
        <w:tc>
          <w:tcPr>
            <w:tcW w:w="99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C8D649A" w14:textId="2899325E" w:rsidR="47925FFA" w:rsidRDefault="47925FFA" w:rsidP="47925FFA">
            <w:pPr>
              <w:jc w:val="right"/>
            </w:pPr>
            <w:r w:rsidRPr="47925FFA">
              <w:rPr>
                <w:rFonts w:ascii="Arial" w:eastAsia="Arial" w:hAnsi="Arial" w:cs="Arial"/>
                <w:color w:val="000000" w:themeColor="text1"/>
                <w:sz w:val="12"/>
                <w:szCs w:val="12"/>
                <w:lang w:val="en-US"/>
              </w:rPr>
              <w:t>25.192</w:t>
            </w:r>
          </w:p>
        </w:tc>
        <w:tc>
          <w:tcPr>
            <w:tcW w:w="99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CDA748A" w14:textId="6D0AD068" w:rsidR="47925FFA" w:rsidRDefault="47925FFA" w:rsidP="47925FFA">
            <w:pPr>
              <w:jc w:val="right"/>
            </w:pPr>
            <w:r w:rsidRPr="47925FFA">
              <w:rPr>
                <w:rFonts w:ascii="Arial" w:eastAsia="Arial" w:hAnsi="Arial" w:cs="Arial"/>
                <w:color w:val="000000" w:themeColor="text1"/>
                <w:sz w:val="12"/>
                <w:szCs w:val="12"/>
                <w:lang w:val="en-US"/>
              </w:rPr>
              <w:t>24.893</w:t>
            </w:r>
          </w:p>
        </w:tc>
        <w:tc>
          <w:tcPr>
            <w:tcW w:w="11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CB862E4" w14:textId="4A4E15F0" w:rsidR="47925FFA" w:rsidRDefault="47925FFA" w:rsidP="47925FFA">
            <w:pPr>
              <w:jc w:val="right"/>
            </w:pPr>
            <w:r w:rsidRPr="47925FFA">
              <w:rPr>
                <w:rFonts w:ascii="Arial" w:eastAsia="Arial" w:hAnsi="Arial" w:cs="Arial"/>
                <w:color w:val="000000" w:themeColor="text1"/>
                <w:sz w:val="12"/>
                <w:szCs w:val="12"/>
                <w:lang w:val="en-US"/>
              </w:rPr>
              <w:t>98,8%</w:t>
            </w:r>
          </w:p>
        </w:tc>
        <w:tc>
          <w:tcPr>
            <w:tcW w:w="99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44D8DC4" w14:textId="73504195" w:rsidR="47925FFA" w:rsidRDefault="47925FFA" w:rsidP="47925FFA">
            <w:pPr>
              <w:jc w:val="right"/>
            </w:pPr>
            <w:r w:rsidRPr="47925FFA">
              <w:rPr>
                <w:rFonts w:ascii="Arial" w:eastAsia="Arial" w:hAnsi="Arial" w:cs="Arial"/>
                <w:color w:val="000000" w:themeColor="text1"/>
                <w:sz w:val="12"/>
                <w:szCs w:val="12"/>
                <w:lang w:val="en-US"/>
              </w:rPr>
              <w:t>20.740</w:t>
            </w:r>
          </w:p>
        </w:tc>
        <w:tc>
          <w:tcPr>
            <w:tcW w:w="9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FB35D69" w14:textId="78182B1B" w:rsidR="47925FFA" w:rsidRDefault="47925FFA" w:rsidP="47925FFA">
            <w:pPr>
              <w:jc w:val="right"/>
            </w:pPr>
            <w:r w:rsidRPr="47925FFA">
              <w:rPr>
                <w:rFonts w:ascii="Arial" w:eastAsia="Arial" w:hAnsi="Arial" w:cs="Arial"/>
                <w:color w:val="000000" w:themeColor="text1"/>
                <w:sz w:val="12"/>
                <w:szCs w:val="12"/>
                <w:lang w:val="en-US"/>
              </w:rPr>
              <w:t>82,3%</w:t>
            </w:r>
          </w:p>
        </w:tc>
      </w:tr>
      <w:tr w:rsidR="47925FFA" w14:paraId="461204A6" w14:textId="77777777" w:rsidTr="13887E37">
        <w:trPr>
          <w:trHeight w:val="150"/>
        </w:trPr>
        <w:tc>
          <w:tcPr>
            <w:tcW w:w="1380" w:type="dxa"/>
            <w:vMerge/>
            <w:tcBorders>
              <w:left w:val="single" w:sz="0" w:space="0" w:color="auto"/>
              <w:bottom w:val="single" w:sz="0" w:space="0" w:color="auto"/>
              <w:right w:val="single" w:sz="0" w:space="0" w:color="auto"/>
            </w:tcBorders>
            <w:vAlign w:val="center"/>
          </w:tcPr>
          <w:p w14:paraId="4DC763B2" w14:textId="77777777" w:rsidR="005068E9" w:rsidRDefault="005068E9"/>
        </w:tc>
        <w:tc>
          <w:tcPr>
            <w:tcW w:w="2220" w:type="dxa"/>
            <w:vMerge/>
            <w:tcBorders>
              <w:left w:val="single" w:sz="0" w:space="0" w:color="auto"/>
              <w:bottom w:val="single" w:sz="0" w:space="0" w:color="auto"/>
              <w:right w:val="single" w:sz="0" w:space="0" w:color="auto"/>
            </w:tcBorders>
            <w:vAlign w:val="center"/>
          </w:tcPr>
          <w:p w14:paraId="688F2A9A" w14:textId="77777777" w:rsidR="005068E9" w:rsidRDefault="005068E9"/>
        </w:tc>
        <w:tc>
          <w:tcPr>
            <w:tcW w:w="705" w:type="dxa"/>
            <w:tcBorders>
              <w:top w:val="single" w:sz="8" w:space="0" w:color="auto"/>
              <w:left w:val="nil"/>
              <w:bottom w:val="single" w:sz="8" w:space="0" w:color="auto"/>
              <w:right w:val="single" w:sz="8" w:space="0" w:color="auto"/>
            </w:tcBorders>
            <w:tcMar>
              <w:left w:w="108" w:type="dxa"/>
              <w:right w:w="108" w:type="dxa"/>
            </w:tcMar>
            <w:vAlign w:val="center"/>
          </w:tcPr>
          <w:p w14:paraId="7C644BFF" w14:textId="5C04B10E" w:rsidR="47925FFA" w:rsidRDefault="47925FFA" w:rsidP="47925FFA">
            <w:pPr>
              <w:jc w:val="center"/>
            </w:pPr>
            <w:r w:rsidRPr="47925FFA">
              <w:rPr>
                <w:rFonts w:ascii="Arial" w:eastAsia="Arial" w:hAnsi="Arial" w:cs="Arial"/>
                <w:color w:val="000000" w:themeColor="text1"/>
                <w:sz w:val="12"/>
                <w:szCs w:val="12"/>
                <w:lang w:val="en-US"/>
              </w:rPr>
              <w:t>2026</w:t>
            </w:r>
          </w:p>
        </w:tc>
        <w:tc>
          <w:tcPr>
            <w:tcW w:w="99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3B23D15" w14:textId="69FEE5DB" w:rsidR="47925FFA" w:rsidRDefault="47925FFA" w:rsidP="47925FFA">
            <w:pPr>
              <w:jc w:val="right"/>
            </w:pPr>
            <w:r w:rsidRPr="47925FFA">
              <w:rPr>
                <w:rFonts w:ascii="Arial" w:eastAsia="Arial" w:hAnsi="Arial" w:cs="Arial"/>
                <w:color w:val="000000" w:themeColor="text1"/>
                <w:sz w:val="12"/>
                <w:szCs w:val="12"/>
                <w:lang w:val="en-US"/>
              </w:rPr>
              <w:t>26.074</w:t>
            </w:r>
          </w:p>
        </w:tc>
        <w:tc>
          <w:tcPr>
            <w:tcW w:w="99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2D3196C" w14:textId="5313E0B9" w:rsidR="47925FFA" w:rsidRDefault="47925FFA" w:rsidP="47925FFA">
            <w:pPr>
              <w:jc w:val="right"/>
            </w:pPr>
            <w:r w:rsidRPr="47925FFA">
              <w:rPr>
                <w:rFonts w:ascii="Arial" w:eastAsia="Arial" w:hAnsi="Arial" w:cs="Arial"/>
                <w:color w:val="000000" w:themeColor="text1"/>
                <w:sz w:val="12"/>
                <w:szCs w:val="12"/>
                <w:lang w:val="en-US"/>
              </w:rPr>
              <w:t>24.011</w:t>
            </w:r>
          </w:p>
        </w:tc>
        <w:tc>
          <w:tcPr>
            <w:tcW w:w="11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A1A232F" w14:textId="5B583186" w:rsidR="47925FFA" w:rsidRDefault="47925FFA" w:rsidP="47925FFA">
            <w:pPr>
              <w:jc w:val="right"/>
            </w:pPr>
            <w:r w:rsidRPr="47925FFA">
              <w:rPr>
                <w:rFonts w:ascii="Arial" w:eastAsia="Arial" w:hAnsi="Arial" w:cs="Arial"/>
                <w:color w:val="000000" w:themeColor="text1"/>
                <w:sz w:val="12"/>
                <w:szCs w:val="12"/>
                <w:lang w:val="en-US"/>
              </w:rPr>
              <w:t>92,1%</w:t>
            </w:r>
          </w:p>
        </w:tc>
        <w:tc>
          <w:tcPr>
            <w:tcW w:w="99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E2C2B6B" w14:textId="2A18EC1B" w:rsidR="47925FFA" w:rsidRDefault="47925FFA" w:rsidP="47925FFA">
            <w:pPr>
              <w:jc w:val="right"/>
            </w:pPr>
            <w:r w:rsidRPr="47925FFA">
              <w:rPr>
                <w:rFonts w:ascii="Arial" w:eastAsia="Arial" w:hAnsi="Arial" w:cs="Arial"/>
                <w:color w:val="000000" w:themeColor="text1"/>
                <w:sz w:val="12"/>
                <w:szCs w:val="12"/>
                <w:lang w:val="en-US"/>
              </w:rPr>
              <w:t>21.253</w:t>
            </w:r>
          </w:p>
        </w:tc>
        <w:tc>
          <w:tcPr>
            <w:tcW w:w="9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20FECD2" w14:textId="1678DF30" w:rsidR="47925FFA" w:rsidRDefault="47925FFA" w:rsidP="47925FFA">
            <w:pPr>
              <w:jc w:val="right"/>
            </w:pPr>
            <w:r w:rsidRPr="47925FFA">
              <w:rPr>
                <w:rFonts w:ascii="Arial" w:eastAsia="Arial" w:hAnsi="Arial" w:cs="Arial"/>
                <w:color w:val="000000" w:themeColor="text1"/>
                <w:sz w:val="12"/>
                <w:szCs w:val="12"/>
                <w:lang w:val="en-US"/>
              </w:rPr>
              <w:t>81,5%</w:t>
            </w:r>
          </w:p>
        </w:tc>
      </w:tr>
      <w:tr w:rsidR="47925FFA" w14:paraId="499F468B" w14:textId="77777777" w:rsidTr="47925FFA">
        <w:trPr>
          <w:trHeight w:val="150"/>
        </w:trPr>
        <w:tc>
          <w:tcPr>
            <w:tcW w:w="1380" w:type="dxa"/>
            <w:vMerge w:val="restart"/>
            <w:tcBorders>
              <w:top w:val="nil"/>
              <w:left w:val="single" w:sz="8" w:space="0" w:color="auto"/>
              <w:bottom w:val="single" w:sz="8" w:space="0" w:color="auto"/>
              <w:right w:val="single" w:sz="8" w:space="0" w:color="auto"/>
            </w:tcBorders>
            <w:tcMar>
              <w:left w:w="108" w:type="dxa"/>
              <w:right w:w="108" w:type="dxa"/>
            </w:tcMar>
            <w:vAlign w:val="center"/>
          </w:tcPr>
          <w:p w14:paraId="4F293129" w14:textId="6E24D57B" w:rsidR="47925FFA" w:rsidRDefault="47925FFA" w:rsidP="47925FFA">
            <w:pPr>
              <w:jc w:val="center"/>
            </w:pPr>
            <w:r w:rsidRPr="47925FFA">
              <w:rPr>
                <w:rFonts w:ascii="Arial" w:eastAsia="Arial" w:hAnsi="Arial" w:cs="Arial"/>
                <w:color w:val="000000" w:themeColor="text1"/>
                <w:sz w:val="12"/>
                <w:szCs w:val="12"/>
                <w:lang w:val="en-US"/>
              </w:rPr>
              <w:t>202300000000223</w:t>
            </w:r>
          </w:p>
        </w:tc>
        <w:tc>
          <w:tcPr>
            <w:tcW w:w="2220" w:type="dxa"/>
            <w:vMerge w:val="restart"/>
            <w:tcBorders>
              <w:top w:val="nil"/>
              <w:left w:val="single" w:sz="8" w:space="0" w:color="auto"/>
              <w:bottom w:val="single" w:sz="8" w:space="0" w:color="auto"/>
              <w:right w:val="single" w:sz="8" w:space="0" w:color="auto"/>
            </w:tcBorders>
            <w:tcMar>
              <w:left w:w="108" w:type="dxa"/>
              <w:right w:w="108" w:type="dxa"/>
            </w:tcMar>
            <w:vAlign w:val="center"/>
          </w:tcPr>
          <w:p w14:paraId="01DFE260" w14:textId="6558808A" w:rsidR="47925FFA" w:rsidRDefault="47925FFA" w:rsidP="47925FFA">
            <w:pPr>
              <w:jc w:val="center"/>
            </w:pPr>
            <w:r w:rsidRPr="47925FFA">
              <w:rPr>
                <w:rFonts w:ascii="Arial" w:eastAsia="Arial" w:hAnsi="Arial" w:cs="Arial"/>
                <w:color w:val="000000" w:themeColor="text1"/>
                <w:sz w:val="12"/>
                <w:szCs w:val="12"/>
              </w:rPr>
              <w:t>Mejoramiento de las habilidades, destrezas, conocimientos y percepciones en seguridad vial de los diferentes actores en la vía en el marco de la corresponsabilidad y la cultura del autocuidado</w:t>
            </w:r>
          </w:p>
        </w:tc>
        <w:tc>
          <w:tcPr>
            <w:tcW w:w="70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F6AC46A" w14:textId="0A901662" w:rsidR="47925FFA" w:rsidRDefault="47925FFA" w:rsidP="47925FFA">
            <w:pPr>
              <w:jc w:val="center"/>
            </w:pPr>
            <w:r w:rsidRPr="47925FFA">
              <w:rPr>
                <w:rFonts w:ascii="Arial" w:eastAsia="Arial" w:hAnsi="Arial" w:cs="Arial"/>
                <w:color w:val="000000" w:themeColor="text1"/>
                <w:sz w:val="12"/>
                <w:szCs w:val="12"/>
                <w:lang w:val="en-US"/>
              </w:rPr>
              <w:t>2024</w:t>
            </w:r>
          </w:p>
        </w:tc>
        <w:tc>
          <w:tcPr>
            <w:tcW w:w="99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604F580" w14:textId="3A0172AC" w:rsidR="47925FFA" w:rsidRDefault="47925FFA" w:rsidP="47925FFA">
            <w:pPr>
              <w:jc w:val="right"/>
            </w:pPr>
            <w:r w:rsidRPr="47925FFA">
              <w:rPr>
                <w:rFonts w:ascii="Arial" w:eastAsia="Arial" w:hAnsi="Arial" w:cs="Arial"/>
                <w:color w:val="000000" w:themeColor="text1"/>
                <w:sz w:val="12"/>
                <w:szCs w:val="12"/>
                <w:lang w:val="en-US"/>
              </w:rPr>
              <w:t>41.392</w:t>
            </w:r>
          </w:p>
        </w:tc>
        <w:tc>
          <w:tcPr>
            <w:tcW w:w="99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4D17B45" w14:textId="1EC24893" w:rsidR="47925FFA" w:rsidRDefault="47925FFA" w:rsidP="47925FFA">
            <w:pPr>
              <w:jc w:val="right"/>
            </w:pPr>
            <w:r w:rsidRPr="47925FFA">
              <w:rPr>
                <w:rFonts w:ascii="Arial" w:eastAsia="Arial" w:hAnsi="Arial" w:cs="Arial"/>
                <w:color w:val="000000" w:themeColor="text1"/>
                <w:sz w:val="12"/>
                <w:szCs w:val="12"/>
                <w:lang w:val="en-US"/>
              </w:rPr>
              <w:t>41.326</w:t>
            </w:r>
          </w:p>
        </w:tc>
        <w:tc>
          <w:tcPr>
            <w:tcW w:w="11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28BF459" w14:textId="49099A76" w:rsidR="47925FFA" w:rsidRDefault="47925FFA" w:rsidP="47925FFA">
            <w:pPr>
              <w:jc w:val="right"/>
            </w:pPr>
            <w:r w:rsidRPr="47925FFA">
              <w:rPr>
                <w:rFonts w:ascii="Arial" w:eastAsia="Arial" w:hAnsi="Arial" w:cs="Arial"/>
                <w:color w:val="000000" w:themeColor="text1"/>
                <w:sz w:val="12"/>
                <w:szCs w:val="12"/>
                <w:lang w:val="en-US"/>
              </w:rPr>
              <w:t>99,8%</w:t>
            </w:r>
          </w:p>
        </w:tc>
        <w:tc>
          <w:tcPr>
            <w:tcW w:w="99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AA97C12" w14:textId="0A3295F4" w:rsidR="47925FFA" w:rsidRDefault="47925FFA" w:rsidP="47925FFA">
            <w:pPr>
              <w:jc w:val="right"/>
            </w:pPr>
            <w:r w:rsidRPr="47925FFA">
              <w:rPr>
                <w:rFonts w:ascii="Arial" w:eastAsia="Arial" w:hAnsi="Arial" w:cs="Arial"/>
                <w:color w:val="000000" w:themeColor="text1"/>
                <w:sz w:val="12"/>
                <w:szCs w:val="12"/>
                <w:lang w:val="en-US"/>
              </w:rPr>
              <w:t>41.040</w:t>
            </w:r>
          </w:p>
        </w:tc>
        <w:tc>
          <w:tcPr>
            <w:tcW w:w="9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53BC12C" w14:textId="39F537BB" w:rsidR="47925FFA" w:rsidRDefault="47925FFA" w:rsidP="47925FFA">
            <w:pPr>
              <w:jc w:val="right"/>
            </w:pPr>
            <w:r w:rsidRPr="47925FFA">
              <w:rPr>
                <w:rFonts w:ascii="Arial" w:eastAsia="Arial" w:hAnsi="Arial" w:cs="Arial"/>
                <w:color w:val="000000" w:themeColor="text1"/>
                <w:sz w:val="12"/>
                <w:szCs w:val="12"/>
                <w:lang w:val="en-US"/>
              </w:rPr>
              <w:t>99,2%</w:t>
            </w:r>
          </w:p>
        </w:tc>
      </w:tr>
      <w:tr w:rsidR="47925FFA" w14:paraId="1628A41D" w14:textId="77777777" w:rsidTr="13887E37">
        <w:trPr>
          <w:trHeight w:val="150"/>
        </w:trPr>
        <w:tc>
          <w:tcPr>
            <w:tcW w:w="1380" w:type="dxa"/>
            <w:vMerge/>
            <w:tcBorders>
              <w:left w:val="single" w:sz="0" w:space="0" w:color="auto"/>
              <w:right w:val="single" w:sz="0" w:space="0" w:color="auto"/>
            </w:tcBorders>
            <w:vAlign w:val="center"/>
          </w:tcPr>
          <w:p w14:paraId="32771FBB" w14:textId="77777777" w:rsidR="005068E9" w:rsidRDefault="005068E9"/>
        </w:tc>
        <w:tc>
          <w:tcPr>
            <w:tcW w:w="2220" w:type="dxa"/>
            <w:vMerge/>
            <w:tcBorders>
              <w:left w:val="single" w:sz="0" w:space="0" w:color="auto"/>
              <w:right w:val="single" w:sz="0" w:space="0" w:color="auto"/>
            </w:tcBorders>
            <w:vAlign w:val="center"/>
          </w:tcPr>
          <w:p w14:paraId="35A6A83A" w14:textId="77777777" w:rsidR="005068E9" w:rsidRDefault="005068E9"/>
        </w:tc>
        <w:tc>
          <w:tcPr>
            <w:tcW w:w="705" w:type="dxa"/>
            <w:tcBorders>
              <w:top w:val="single" w:sz="8" w:space="0" w:color="auto"/>
              <w:left w:val="nil"/>
              <w:bottom w:val="single" w:sz="8" w:space="0" w:color="auto"/>
              <w:right w:val="single" w:sz="8" w:space="0" w:color="auto"/>
            </w:tcBorders>
            <w:tcMar>
              <w:left w:w="108" w:type="dxa"/>
              <w:right w:w="108" w:type="dxa"/>
            </w:tcMar>
            <w:vAlign w:val="center"/>
          </w:tcPr>
          <w:p w14:paraId="017B2747" w14:textId="4FB41D22" w:rsidR="47925FFA" w:rsidRDefault="47925FFA" w:rsidP="47925FFA">
            <w:pPr>
              <w:jc w:val="center"/>
            </w:pPr>
            <w:r w:rsidRPr="47925FFA">
              <w:rPr>
                <w:rFonts w:ascii="Arial" w:eastAsia="Arial" w:hAnsi="Arial" w:cs="Arial"/>
                <w:color w:val="000000" w:themeColor="text1"/>
                <w:sz w:val="12"/>
                <w:szCs w:val="12"/>
                <w:lang w:val="en-US"/>
              </w:rPr>
              <w:t>2025</w:t>
            </w:r>
          </w:p>
        </w:tc>
        <w:tc>
          <w:tcPr>
            <w:tcW w:w="99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690BCE0" w14:textId="2BB14A74" w:rsidR="47925FFA" w:rsidRDefault="47925FFA" w:rsidP="47925FFA">
            <w:pPr>
              <w:jc w:val="right"/>
            </w:pPr>
            <w:r w:rsidRPr="47925FFA">
              <w:rPr>
                <w:rFonts w:ascii="Arial" w:eastAsia="Arial" w:hAnsi="Arial" w:cs="Arial"/>
                <w:color w:val="000000" w:themeColor="text1"/>
                <w:sz w:val="12"/>
                <w:szCs w:val="12"/>
                <w:lang w:val="en-US"/>
              </w:rPr>
              <w:t>43.503</w:t>
            </w:r>
          </w:p>
        </w:tc>
        <w:tc>
          <w:tcPr>
            <w:tcW w:w="99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7AD330D" w14:textId="11A5451D" w:rsidR="47925FFA" w:rsidRDefault="47925FFA" w:rsidP="47925FFA">
            <w:pPr>
              <w:jc w:val="right"/>
            </w:pPr>
            <w:r w:rsidRPr="47925FFA">
              <w:rPr>
                <w:rFonts w:ascii="Arial" w:eastAsia="Arial" w:hAnsi="Arial" w:cs="Arial"/>
                <w:color w:val="000000" w:themeColor="text1"/>
                <w:sz w:val="12"/>
                <w:szCs w:val="12"/>
                <w:lang w:val="en-US"/>
              </w:rPr>
              <w:t>43.452</w:t>
            </w:r>
          </w:p>
        </w:tc>
        <w:tc>
          <w:tcPr>
            <w:tcW w:w="11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007C1DA" w14:textId="788ADAF1" w:rsidR="47925FFA" w:rsidRDefault="47925FFA" w:rsidP="47925FFA">
            <w:pPr>
              <w:jc w:val="right"/>
            </w:pPr>
            <w:r w:rsidRPr="47925FFA">
              <w:rPr>
                <w:rFonts w:ascii="Arial" w:eastAsia="Arial" w:hAnsi="Arial" w:cs="Arial"/>
                <w:color w:val="000000" w:themeColor="text1"/>
                <w:sz w:val="12"/>
                <w:szCs w:val="12"/>
                <w:lang w:val="en-US"/>
              </w:rPr>
              <w:t>99,9%</w:t>
            </w:r>
          </w:p>
        </w:tc>
        <w:tc>
          <w:tcPr>
            <w:tcW w:w="99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648A08D" w14:textId="20B3FFEE" w:rsidR="47925FFA" w:rsidRDefault="47925FFA" w:rsidP="47925FFA">
            <w:pPr>
              <w:jc w:val="right"/>
            </w:pPr>
            <w:r w:rsidRPr="47925FFA">
              <w:rPr>
                <w:rFonts w:ascii="Arial" w:eastAsia="Arial" w:hAnsi="Arial" w:cs="Arial"/>
                <w:color w:val="000000" w:themeColor="text1"/>
                <w:sz w:val="12"/>
                <w:szCs w:val="12"/>
                <w:lang w:val="en-US"/>
              </w:rPr>
              <w:t>42.355</w:t>
            </w:r>
          </w:p>
        </w:tc>
        <w:tc>
          <w:tcPr>
            <w:tcW w:w="9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C2D3E19" w14:textId="617C9CE0" w:rsidR="47925FFA" w:rsidRDefault="47925FFA" w:rsidP="47925FFA">
            <w:pPr>
              <w:jc w:val="right"/>
            </w:pPr>
            <w:r w:rsidRPr="47925FFA">
              <w:rPr>
                <w:rFonts w:ascii="Arial" w:eastAsia="Arial" w:hAnsi="Arial" w:cs="Arial"/>
                <w:color w:val="000000" w:themeColor="text1"/>
                <w:sz w:val="12"/>
                <w:szCs w:val="12"/>
                <w:lang w:val="en-US"/>
              </w:rPr>
              <w:t>97,4%</w:t>
            </w:r>
          </w:p>
        </w:tc>
      </w:tr>
      <w:tr w:rsidR="47925FFA" w14:paraId="102A3BB8" w14:textId="77777777" w:rsidTr="13887E37">
        <w:trPr>
          <w:trHeight w:val="150"/>
        </w:trPr>
        <w:tc>
          <w:tcPr>
            <w:tcW w:w="1380" w:type="dxa"/>
            <w:vMerge/>
            <w:tcBorders>
              <w:left w:val="single" w:sz="0" w:space="0" w:color="auto"/>
              <w:bottom w:val="single" w:sz="0" w:space="0" w:color="auto"/>
              <w:right w:val="single" w:sz="0" w:space="0" w:color="auto"/>
            </w:tcBorders>
            <w:vAlign w:val="center"/>
          </w:tcPr>
          <w:p w14:paraId="4DF5EEA4" w14:textId="77777777" w:rsidR="005068E9" w:rsidRDefault="005068E9"/>
        </w:tc>
        <w:tc>
          <w:tcPr>
            <w:tcW w:w="2220" w:type="dxa"/>
            <w:vMerge/>
            <w:tcBorders>
              <w:left w:val="single" w:sz="0" w:space="0" w:color="auto"/>
              <w:bottom w:val="single" w:sz="0" w:space="0" w:color="auto"/>
              <w:right w:val="single" w:sz="0" w:space="0" w:color="auto"/>
            </w:tcBorders>
            <w:vAlign w:val="center"/>
          </w:tcPr>
          <w:p w14:paraId="3F9E2146" w14:textId="77777777" w:rsidR="005068E9" w:rsidRDefault="005068E9"/>
        </w:tc>
        <w:tc>
          <w:tcPr>
            <w:tcW w:w="705" w:type="dxa"/>
            <w:tcBorders>
              <w:top w:val="single" w:sz="8" w:space="0" w:color="auto"/>
              <w:left w:val="nil"/>
              <w:bottom w:val="single" w:sz="8" w:space="0" w:color="auto"/>
              <w:right w:val="single" w:sz="8" w:space="0" w:color="auto"/>
            </w:tcBorders>
            <w:tcMar>
              <w:left w:w="108" w:type="dxa"/>
              <w:right w:w="108" w:type="dxa"/>
            </w:tcMar>
            <w:vAlign w:val="center"/>
          </w:tcPr>
          <w:p w14:paraId="28F0F8AB" w14:textId="09C08CD8" w:rsidR="47925FFA" w:rsidRDefault="47925FFA" w:rsidP="47925FFA">
            <w:pPr>
              <w:jc w:val="center"/>
            </w:pPr>
            <w:r w:rsidRPr="47925FFA">
              <w:rPr>
                <w:rFonts w:ascii="Arial" w:eastAsia="Arial" w:hAnsi="Arial" w:cs="Arial"/>
                <w:color w:val="000000" w:themeColor="text1"/>
                <w:sz w:val="12"/>
                <w:szCs w:val="12"/>
                <w:lang w:val="en-US"/>
              </w:rPr>
              <w:t>2026</w:t>
            </w:r>
          </w:p>
        </w:tc>
        <w:tc>
          <w:tcPr>
            <w:tcW w:w="99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3BEB535" w14:textId="3A2D681E" w:rsidR="47925FFA" w:rsidRDefault="47925FFA" w:rsidP="47925FFA">
            <w:pPr>
              <w:jc w:val="right"/>
            </w:pPr>
            <w:r w:rsidRPr="47925FFA">
              <w:rPr>
                <w:rFonts w:ascii="Arial" w:eastAsia="Arial" w:hAnsi="Arial" w:cs="Arial"/>
                <w:color w:val="000000" w:themeColor="text1"/>
                <w:sz w:val="12"/>
                <w:szCs w:val="12"/>
                <w:lang w:val="en-US"/>
              </w:rPr>
              <w:t>76.808</w:t>
            </w:r>
          </w:p>
        </w:tc>
        <w:tc>
          <w:tcPr>
            <w:tcW w:w="99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2DF58BB" w14:textId="61D51161" w:rsidR="47925FFA" w:rsidRDefault="47925FFA" w:rsidP="47925FFA">
            <w:pPr>
              <w:jc w:val="right"/>
            </w:pPr>
            <w:r w:rsidRPr="47925FFA">
              <w:rPr>
                <w:rFonts w:ascii="Arial" w:eastAsia="Arial" w:hAnsi="Arial" w:cs="Arial"/>
                <w:color w:val="000000" w:themeColor="text1"/>
                <w:sz w:val="12"/>
                <w:szCs w:val="12"/>
                <w:lang w:val="en-US"/>
              </w:rPr>
              <w:t>28.477</w:t>
            </w:r>
          </w:p>
        </w:tc>
        <w:tc>
          <w:tcPr>
            <w:tcW w:w="11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A7D62A7" w14:textId="51B11180" w:rsidR="47925FFA" w:rsidRDefault="47925FFA" w:rsidP="47925FFA">
            <w:pPr>
              <w:jc w:val="right"/>
            </w:pPr>
            <w:r w:rsidRPr="47925FFA">
              <w:rPr>
                <w:rFonts w:ascii="Arial" w:eastAsia="Arial" w:hAnsi="Arial" w:cs="Arial"/>
                <w:color w:val="000000" w:themeColor="text1"/>
                <w:sz w:val="12"/>
                <w:szCs w:val="12"/>
                <w:lang w:val="en-US"/>
              </w:rPr>
              <w:t>37,1%</w:t>
            </w:r>
          </w:p>
        </w:tc>
        <w:tc>
          <w:tcPr>
            <w:tcW w:w="99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91643E3" w14:textId="6E8DCAF3" w:rsidR="47925FFA" w:rsidRDefault="47925FFA" w:rsidP="47925FFA">
            <w:pPr>
              <w:jc w:val="right"/>
            </w:pPr>
            <w:r w:rsidRPr="47925FFA">
              <w:rPr>
                <w:rFonts w:ascii="Arial" w:eastAsia="Arial" w:hAnsi="Arial" w:cs="Arial"/>
                <w:color w:val="000000" w:themeColor="text1"/>
                <w:sz w:val="12"/>
                <w:szCs w:val="12"/>
                <w:lang w:val="en-US"/>
              </w:rPr>
              <w:t>9.907</w:t>
            </w:r>
          </w:p>
        </w:tc>
        <w:tc>
          <w:tcPr>
            <w:tcW w:w="9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B001FF5" w14:textId="3FF902D9" w:rsidR="47925FFA" w:rsidRDefault="47925FFA" w:rsidP="47925FFA">
            <w:pPr>
              <w:jc w:val="right"/>
            </w:pPr>
            <w:r w:rsidRPr="47925FFA">
              <w:rPr>
                <w:rFonts w:ascii="Arial" w:eastAsia="Arial" w:hAnsi="Arial" w:cs="Arial"/>
                <w:color w:val="000000" w:themeColor="text1"/>
                <w:sz w:val="12"/>
                <w:szCs w:val="12"/>
                <w:lang w:val="en-US"/>
              </w:rPr>
              <w:t>12,9%</w:t>
            </w:r>
          </w:p>
        </w:tc>
      </w:tr>
      <w:tr w:rsidR="47925FFA" w14:paraId="0C5B013A" w14:textId="77777777" w:rsidTr="47925FFA">
        <w:trPr>
          <w:trHeight w:val="150"/>
        </w:trPr>
        <w:tc>
          <w:tcPr>
            <w:tcW w:w="1380" w:type="dxa"/>
            <w:vMerge w:val="restart"/>
            <w:tcBorders>
              <w:top w:val="nil"/>
              <w:left w:val="single" w:sz="8" w:space="0" w:color="auto"/>
              <w:bottom w:val="single" w:sz="8" w:space="0" w:color="auto"/>
              <w:right w:val="single" w:sz="8" w:space="0" w:color="auto"/>
            </w:tcBorders>
            <w:tcMar>
              <w:left w:w="108" w:type="dxa"/>
              <w:right w:w="108" w:type="dxa"/>
            </w:tcMar>
            <w:vAlign w:val="center"/>
          </w:tcPr>
          <w:p w14:paraId="2EB8D3D7" w14:textId="46D5E02A" w:rsidR="47925FFA" w:rsidRDefault="47925FFA" w:rsidP="47925FFA">
            <w:pPr>
              <w:jc w:val="center"/>
            </w:pPr>
            <w:r w:rsidRPr="47925FFA">
              <w:rPr>
                <w:rFonts w:ascii="Arial" w:eastAsia="Arial" w:hAnsi="Arial" w:cs="Arial"/>
                <w:color w:val="000000" w:themeColor="text1"/>
                <w:sz w:val="12"/>
                <w:szCs w:val="12"/>
                <w:lang w:val="en-US"/>
              </w:rPr>
              <w:t>202300000000225</w:t>
            </w:r>
          </w:p>
        </w:tc>
        <w:tc>
          <w:tcPr>
            <w:tcW w:w="2220" w:type="dxa"/>
            <w:vMerge w:val="restart"/>
            <w:tcBorders>
              <w:top w:val="nil"/>
              <w:left w:val="single" w:sz="8" w:space="0" w:color="auto"/>
              <w:bottom w:val="single" w:sz="8" w:space="0" w:color="auto"/>
              <w:right w:val="single" w:sz="8" w:space="0" w:color="auto"/>
            </w:tcBorders>
            <w:tcMar>
              <w:left w:w="108" w:type="dxa"/>
              <w:right w:w="108" w:type="dxa"/>
            </w:tcMar>
            <w:vAlign w:val="center"/>
          </w:tcPr>
          <w:p w14:paraId="7726BAB4" w14:textId="383550DE" w:rsidR="47925FFA" w:rsidRDefault="47925FFA" w:rsidP="47925FFA">
            <w:pPr>
              <w:jc w:val="center"/>
            </w:pPr>
            <w:r w:rsidRPr="47925FFA">
              <w:rPr>
                <w:rFonts w:ascii="Arial" w:eastAsia="Arial" w:hAnsi="Arial" w:cs="Arial"/>
                <w:color w:val="000000" w:themeColor="text1"/>
                <w:sz w:val="12"/>
                <w:szCs w:val="12"/>
              </w:rPr>
              <w:t>Implementación de la Política Pública de Seguridad Vial para el fortalecimiento de herramientas de articulación para la planificación, ejecución y seguimiento de las estrategias orientadas a la seguridad vial de conformidad con el PNSV</w:t>
            </w:r>
          </w:p>
        </w:tc>
        <w:tc>
          <w:tcPr>
            <w:tcW w:w="70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197EEE5" w14:textId="78EB3218" w:rsidR="47925FFA" w:rsidRDefault="47925FFA" w:rsidP="47925FFA">
            <w:pPr>
              <w:jc w:val="center"/>
            </w:pPr>
            <w:r w:rsidRPr="47925FFA">
              <w:rPr>
                <w:rFonts w:ascii="Arial" w:eastAsia="Arial" w:hAnsi="Arial" w:cs="Arial"/>
                <w:color w:val="000000" w:themeColor="text1"/>
                <w:sz w:val="12"/>
                <w:szCs w:val="12"/>
                <w:lang w:val="en-US"/>
              </w:rPr>
              <w:t>2024</w:t>
            </w:r>
          </w:p>
        </w:tc>
        <w:tc>
          <w:tcPr>
            <w:tcW w:w="99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CF1D313" w14:textId="25306412" w:rsidR="47925FFA" w:rsidRDefault="47925FFA" w:rsidP="47925FFA">
            <w:pPr>
              <w:jc w:val="right"/>
            </w:pPr>
            <w:r w:rsidRPr="47925FFA">
              <w:rPr>
                <w:rFonts w:ascii="Arial" w:eastAsia="Arial" w:hAnsi="Arial" w:cs="Arial"/>
                <w:color w:val="000000" w:themeColor="text1"/>
                <w:sz w:val="12"/>
                <w:szCs w:val="12"/>
                <w:lang w:val="en-US"/>
              </w:rPr>
              <w:t>38.847</w:t>
            </w:r>
          </w:p>
        </w:tc>
        <w:tc>
          <w:tcPr>
            <w:tcW w:w="99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691FF95" w14:textId="0FB062D6" w:rsidR="47925FFA" w:rsidRDefault="47925FFA" w:rsidP="47925FFA">
            <w:pPr>
              <w:jc w:val="right"/>
            </w:pPr>
            <w:r w:rsidRPr="47925FFA">
              <w:rPr>
                <w:rFonts w:ascii="Arial" w:eastAsia="Arial" w:hAnsi="Arial" w:cs="Arial"/>
                <w:color w:val="000000" w:themeColor="text1"/>
                <w:sz w:val="12"/>
                <w:szCs w:val="12"/>
                <w:lang w:val="en-US"/>
              </w:rPr>
              <w:t>38.619</w:t>
            </w:r>
          </w:p>
        </w:tc>
        <w:tc>
          <w:tcPr>
            <w:tcW w:w="11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CED046E" w14:textId="757F233B" w:rsidR="47925FFA" w:rsidRDefault="47925FFA" w:rsidP="47925FFA">
            <w:pPr>
              <w:jc w:val="right"/>
            </w:pPr>
            <w:r w:rsidRPr="47925FFA">
              <w:rPr>
                <w:rFonts w:ascii="Arial" w:eastAsia="Arial" w:hAnsi="Arial" w:cs="Arial"/>
                <w:color w:val="000000" w:themeColor="text1"/>
                <w:sz w:val="12"/>
                <w:szCs w:val="12"/>
                <w:lang w:val="en-US"/>
              </w:rPr>
              <w:t>99,4%</w:t>
            </w:r>
          </w:p>
        </w:tc>
        <w:tc>
          <w:tcPr>
            <w:tcW w:w="99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B3EA881" w14:textId="1C484966" w:rsidR="47925FFA" w:rsidRDefault="47925FFA" w:rsidP="47925FFA">
            <w:pPr>
              <w:jc w:val="right"/>
            </w:pPr>
            <w:r w:rsidRPr="47925FFA">
              <w:rPr>
                <w:rFonts w:ascii="Arial" w:eastAsia="Arial" w:hAnsi="Arial" w:cs="Arial"/>
                <w:color w:val="000000" w:themeColor="text1"/>
                <w:sz w:val="12"/>
                <w:szCs w:val="12"/>
                <w:lang w:val="en-US"/>
              </w:rPr>
              <w:t>26.628</w:t>
            </w:r>
          </w:p>
        </w:tc>
        <w:tc>
          <w:tcPr>
            <w:tcW w:w="9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F893AA8" w14:textId="1E7AF01D" w:rsidR="47925FFA" w:rsidRDefault="47925FFA" w:rsidP="47925FFA">
            <w:pPr>
              <w:jc w:val="right"/>
            </w:pPr>
            <w:r w:rsidRPr="47925FFA">
              <w:rPr>
                <w:rFonts w:ascii="Arial" w:eastAsia="Arial" w:hAnsi="Arial" w:cs="Arial"/>
                <w:color w:val="000000" w:themeColor="text1"/>
                <w:sz w:val="12"/>
                <w:szCs w:val="12"/>
                <w:lang w:val="en-US"/>
              </w:rPr>
              <w:t>68,5%</w:t>
            </w:r>
          </w:p>
        </w:tc>
      </w:tr>
      <w:tr w:rsidR="47925FFA" w14:paraId="17D8F36B" w14:textId="77777777" w:rsidTr="13887E37">
        <w:trPr>
          <w:trHeight w:val="150"/>
        </w:trPr>
        <w:tc>
          <w:tcPr>
            <w:tcW w:w="1380" w:type="dxa"/>
            <w:vMerge/>
            <w:tcBorders>
              <w:left w:val="single" w:sz="0" w:space="0" w:color="auto"/>
              <w:right w:val="single" w:sz="0" w:space="0" w:color="auto"/>
            </w:tcBorders>
            <w:vAlign w:val="center"/>
          </w:tcPr>
          <w:p w14:paraId="55B38816" w14:textId="77777777" w:rsidR="005068E9" w:rsidRDefault="005068E9"/>
        </w:tc>
        <w:tc>
          <w:tcPr>
            <w:tcW w:w="2220" w:type="dxa"/>
            <w:vMerge/>
            <w:tcBorders>
              <w:left w:val="single" w:sz="0" w:space="0" w:color="auto"/>
              <w:right w:val="single" w:sz="0" w:space="0" w:color="auto"/>
            </w:tcBorders>
            <w:vAlign w:val="center"/>
          </w:tcPr>
          <w:p w14:paraId="29AFED21" w14:textId="77777777" w:rsidR="005068E9" w:rsidRDefault="005068E9"/>
        </w:tc>
        <w:tc>
          <w:tcPr>
            <w:tcW w:w="705" w:type="dxa"/>
            <w:tcBorders>
              <w:top w:val="single" w:sz="8" w:space="0" w:color="auto"/>
              <w:left w:val="nil"/>
              <w:bottom w:val="single" w:sz="8" w:space="0" w:color="auto"/>
              <w:right w:val="single" w:sz="8" w:space="0" w:color="auto"/>
            </w:tcBorders>
            <w:tcMar>
              <w:left w:w="108" w:type="dxa"/>
              <w:right w:w="108" w:type="dxa"/>
            </w:tcMar>
            <w:vAlign w:val="center"/>
          </w:tcPr>
          <w:p w14:paraId="57902E3E" w14:textId="72F28EB8" w:rsidR="47925FFA" w:rsidRDefault="47925FFA" w:rsidP="47925FFA">
            <w:pPr>
              <w:jc w:val="center"/>
            </w:pPr>
            <w:r w:rsidRPr="47925FFA">
              <w:rPr>
                <w:rFonts w:ascii="Arial" w:eastAsia="Arial" w:hAnsi="Arial" w:cs="Arial"/>
                <w:color w:val="000000" w:themeColor="text1"/>
                <w:sz w:val="12"/>
                <w:szCs w:val="12"/>
                <w:lang w:val="en-US"/>
              </w:rPr>
              <w:t>2025</w:t>
            </w:r>
          </w:p>
        </w:tc>
        <w:tc>
          <w:tcPr>
            <w:tcW w:w="99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7DEBE41" w14:textId="3E395147" w:rsidR="47925FFA" w:rsidRDefault="47925FFA" w:rsidP="47925FFA">
            <w:pPr>
              <w:jc w:val="right"/>
            </w:pPr>
            <w:r w:rsidRPr="47925FFA">
              <w:rPr>
                <w:rFonts w:ascii="Arial" w:eastAsia="Arial" w:hAnsi="Arial" w:cs="Arial"/>
                <w:color w:val="000000" w:themeColor="text1"/>
                <w:sz w:val="12"/>
                <w:szCs w:val="12"/>
                <w:lang w:val="en-US"/>
              </w:rPr>
              <w:t>40.206</w:t>
            </w:r>
          </w:p>
        </w:tc>
        <w:tc>
          <w:tcPr>
            <w:tcW w:w="99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89A1806" w14:textId="7F8E5DEC" w:rsidR="47925FFA" w:rsidRDefault="47925FFA" w:rsidP="47925FFA">
            <w:pPr>
              <w:jc w:val="right"/>
            </w:pPr>
            <w:r w:rsidRPr="47925FFA">
              <w:rPr>
                <w:rFonts w:ascii="Arial" w:eastAsia="Arial" w:hAnsi="Arial" w:cs="Arial"/>
                <w:color w:val="000000" w:themeColor="text1"/>
                <w:sz w:val="12"/>
                <w:szCs w:val="12"/>
                <w:lang w:val="en-US"/>
              </w:rPr>
              <w:t>38.667</w:t>
            </w:r>
          </w:p>
        </w:tc>
        <w:tc>
          <w:tcPr>
            <w:tcW w:w="11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28D15F2" w14:textId="198C6D4F" w:rsidR="47925FFA" w:rsidRDefault="47925FFA" w:rsidP="47925FFA">
            <w:pPr>
              <w:jc w:val="right"/>
            </w:pPr>
            <w:r w:rsidRPr="47925FFA">
              <w:rPr>
                <w:rFonts w:ascii="Arial" w:eastAsia="Arial" w:hAnsi="Arial" w:cs="Arial"/>
                <w:color w:val="000000" w:themeColor="text1"/>
                <w:sz w:val="12"/>
                <w:szCs w:val="12"/>
                <w:lang w:val="en-US"/>
              </w:rPr>
              <w:t>96,2%</w:t>
            </w:r>
          </w:p>
        </w:tc>
        <w:tc>
          <w:tcPr>
            <w:tcW w:w="99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6601909" w14:textId="3B003819" w:rsidR="47925FFA" w:rsidRDefault="47925FFA" w:rsidP="47925FFA">
            <w:pPr>
              <w:jc w:val="right"/>
            </w:pPr>
            <w:r w:rsidRPr="47925FFA">
              <w:rPr>
                <w:rFonts w:ascii="Arial" w:eastAsia="Arial" w:hAnsi="Arial" w:cs="Arial"/>
                <w:color w:val="000000" w:themeColor="text1"/>
                <w:sz w:val="12"/>
                <w:szCs w:val="12"/>
                <w:lang w:val="en-US"/>
              </w:rPr>
              <w:t>28.904</w:t>
            </w:r>
          </w:p>
        </w:tc>
        <w:tc>
          <w:tcPr>
            <w:tcW w:w="9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BC4A1B7" w14:textId="4418B762" w:rsidR="47925FFA" w:rsidRDefault="47925FFA" w:rsidP="47925FFA">
            <w:pPr>
              <w:jc w:val="right"/>
            </w:pPr>
            <w:r w:rsidRPr="47925FFA">
              <w:rPr>
                <w:rFonts w:ascii="Arial" w:eastAsia="Arial" w:hAnsi="Arial" w:cs="Arial"/>
                <w:color w:val="000000" w:themeColor="text1"/>
                <w:sz w:val="12"/>
                <w:szCs w:val="12"/>
                <w:lang w:val="en-US"/>
              </w:rPr>
              <w:t>71,9%</w:t>
            </w:r>
          </w:p>
        </w:tc>
      </w:tr>
      <w:tr w:rsidR="47925FFA" w14:paraId="6E870357" w14:textId="77777777" w:rsidTr="13887E37">
        <w:trPr>
          <w:trHeight w:val="150"/>
        </w:trPr>
        <w:tc>
          <w:tcPr>
            <w:tcW w:w="1380" w:type="dxa"/>
            <w:vMerge/>
            <w:tcBorders>
              <w:left w:val="single" w:sz="0" w:space="0" w:color="auto"/>
              <w:bottom w:val="single" w:sz="0" w:space="0" w:color="auto"/>
              <w:right w:val="single" w:sz="0" w:space="0" w:color="auto"/>
            </w:tcBorders>
            <w:vAlign w:val="center"/>
          </w:tcPr>
          <w:p w14:paraId="4E178AEF" w14:textId="77777777" w:rsidR="005068E9" w:rsidRDefault="005068E9"/>
        </w:tc>
        <w:tc>
          <w:tcPr>
            <w:tcW w:w="2220" w:type="dxa"/>
            <w:vMerge/>
            <w:tcBorders>
              <w:left w:val="single" w:sz="0" w:space="0" w:color="auto"/>
              <w:bottom w:val="single" w:sz="0" w:space="0" w:color="auto"/>
              <w:right w:val="single" w:sz="0" w:space="0" w:color="auto"/>
            </w:tcBorders>
            <w:vAlign w:val="center"/>
          </w:tcPr>
          <w:p w14:paraId="6B65433C" w14:textId="77777777" w:rsidR="005068E9" w:rsidRDefault="005068E9"/>
        </w:tc>
        <w:tc>
          <w:tcPr>
            <w:tcW w:w="705" w:type="dxa"/>
            <w:tcBorders>
              <w:top w:val="single" w:sz="8" w:space="0" w:color="auto"/>
              <w:left w:val="nil"/>
              <w:bottom w:val="single" w:sz="8" w:space="0" w:color="auto"/>
              <w:right w:val="single" w:sz="8" w:space="0" w:color="auto"/>
            </w:tcBorders>
            <w:tcMar>
              <w:left w:w="108" w:type="dxa"/>
              <w:right w:w="108" w:type="dxa"/>
            </w:tcMar>
            <w:vAlign w:val="center"/>
          </w:tcPr>
          <w:p w14:paraId="22261E34" w14:textId="12AAF0A9" w:rsidR="47925FFA" w:rsidRDefault="47925FFA" w:rsidP="47925FFA">
            <w:pPr>
              <w:jc w:val="center"/>
            </w:pPr>
            <w:r w:rsidRPr="47925FFA">
              <w:rPr>
                <w:rFonts w:ascii="Arial" w:eastAsia="Arial" w:hAnsi="Arial" w:cs="Arial"/>
                <w:color w:val="000000" w:themeColor="text1"/>
                <w:sz w:val="12"/>
                <w:szCs w:val="12"/>
                <w:lang w:val="en-US"/>
              </w:rPr>
              <w:t>2026</w:t>
            </w:r>
          </w:p>
        </w:tc>
        <w:tc>
          <w:tcPr>
            <w:tcW w:w="99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6A92C7E" w14:textId="05BC2C3F" w:rsidR="47925FFA" w:rsidRDefault="47925FFA" w:rsidP="47925FFA">
            <w:pPr>
              <w:jc w:val="right"/>
            </w:pPr>
            <w:r w:rsidRPr="47925FFA">
              <w:rPr>
                <w:rFonts w:ascii="Arial" w:eastAsia="Arial" w:hAnsi="Arial" w:cs="Arial"/>
                <w:color w:val="000000" w:themeColor="text1"/>
                <w:sz w:val="12"/>
                <w:szCs w:val="12"/>
                <w:lang w:val="en-US"/>
              </w:rPr>
              <w:t>42.217</w:t>
            </w:r>
          </w:p>
        </w:tc>
        <w:tc>
          <w:tcPr>
            <w:tcW w:w="99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5BC8899" w14:textId="2BE3B7A7" w:rsidR="47925FFA" w:rsidRDefault="47925FFA" w:rsidP="47925FFA">
            <w:pPr>
              <w:jc w:val="right"/>
            </w:pPr>
            <w:r w:rsidRPr="47925FFA">
              <w:rPr>
                <w:rFonts w:ascii="Arial" w:eastAsia="Arial" w:hAnsi="Arial" w:cs="Arial"/>
                <w:color w:val="000000" w:themeColor="text1"/>
                <w:sz w:val="12"/>
                <w:szCs w:val="12"/>
                <w:lang w:val="en-US"/>
              </w:rPr>
              <w:t>12.285</w:t>
            </w:r>
          </w:p>
        </w:tc>
        <w:tc>
          <w:tcPr>
            <w:tcW w:w="11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3A01F1F" w14:textId="7C1BAA7E" w:rsidR="47925FFA" w:rsidRDefault="47925FFA" w:rsidP="47925FFA">
            <w:pPr>
              <w:jc w:val="right"/>
            </w:pPr>
            <w:r w:rsidRPr="47925FFA">
              <w:rPr>
                <w:rFonts w:ascii="Arial" w:eastAsia="Arial" w:hAnsi="Arial" w:cs="Arial"/>
                <w:color w:val="000000" w:themeColor="text1"/>
                <w:sz w:val="12"/>
                <w:szCs w:val="12"/>
                <w:lang w:val="en-US"/>
              </w:rPr>
              <w:t>29,1%</w:t>
            </w:r>
          </w:p>
        </w:tc>
        <w:tc>
          <w:tcPr>
            <w:tcW w:w="99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79B76A8" w14:textId="522827CD" w:rsidR="47925FFA" w:rsidRDefault="47925FFA" w:rsidP="47925FFA">
            <w:pPr>
              <w:jc w:val="right"/>
            </w:pPr>
            <w:r w:rsidRPr="47925FFA">
              <w:rPr>
                <w:rFonts w:ascii="Arial" w:eastAsia="Arial" w:hAnsi="Arial" w:cs="Arial"/>
                <w:color w:val="000000" w:themeColor="text1"/>
                <w:sz w:val="12"/>
                <w:szCs w:val="12"/>
                <w:lang w:val="en-US"/>
              </w:rPr>
              <w:t>2.220</w:t>
            </w:r>
          </w:p>
        </w:tc>
        <w:tc>
          <w:tcPr>
            <w:tcW w:w="9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AF63305" w14:textId="28D8FD0F" w:rsidR="47925FFA" w:rsidRDefault="47925FFA" w:rsidP="47925FFA">
            <w:pPr>
              <w:jc w:val="right"/>
            </w:pPr>
            <w:r w:rsidRPr="47925FFA">
              <w:rPr>
                <w:rFonts w:ascii="Arial" w:eastAsia="Arial" w:hAnsi="Arial" w:cs="Arial"/>
                <w:color w:val="000000" w:themeColor="text1"/>
                <w:sz w:val="12"/>
                <w:szCs w:val="12"/>
                <w:lang w:val="en-US"/>
              </w:rPr>
              <w:t>5,3%</w:t>
            </w:r>
          </w:p>
        </w:tc>
      </w:tr>
      <w:tr w:rsidR="47925FFA" w14:paraId="236445A6" w14:textId="77777777" w:rsidTr="47925FFA">
        <w:trPr>
          <w:trHeight w:val="150"/>
        </w:trPr>
        <w:tc>
          <w:tcPr>
            <w:tcW w:w="9315" w:type="dxa"/>
            <w:gridSpan w:val="8"/>
            <w:tcBorders>
              <w:top w:val="nil"/>
              <w:left w:val="single" w:sz="8" w:space="0" w:color="auto"/>
              <w:bottom w:val="single" w:sz="8" w:space="0" w:color="auto"/>
              <w:right w:val="single" w:sz="8" w:space="0" w:color="auto"/>
            </w:tcBorders>
            <w:shd w:val="clear" w:color="auto" w:fill="BDD7EE"/>
            <w:tcMar>
              <w:left w:w="108" w:type="dxa"/>
              <w:right w:w="108" w:type="dxa"/>
            </w:tcMar>
            <w:vAlign w:val="center"/>
          </w:tcPr>
          <w:p w14:paraId="0BF72ED4" w14:textId="4F204E14" w:rsidR="47925FFA" w:rsidRDefault="47925FFA" w:rsidP="47925FFA">
            <w:pPr>
              <w:jc w:val="center"/>
            </w:pPr>
            <w:r w:rsidRPr="47925FFA">
              <w:rPr>
                <w:rFonts w:ascii="Arial" w:eastAsia="Arial" w:hAnsi="Arial" w:cs="Arial"/>
                <w:b/>
                <w:bCs/>
                <w:color w:val="000000" w:themeColor="text1"/>
                <w:sz w:val="12"/>
                <w:szCs w:val="12"/>
              </w:rPr>
              <w:t>Programa 2499 - Fortalecimiento y apoyo a la gestión institucional del sector transporte</w:t>
            </w:r>
          </w:p>
        </w:tc>
      </w:tr>
      <w:tr w:rsidR="47925FFA" w14:paraId="0009C8C4" w14:textId="77777777" w:rsidTr="47925FFA">
        <w:trPr>
          <w:trHeight w:val="150"/>
        </w:trPr>
        <w:tc>
          <w:tcPr>
            <w:tcW w:w="1380" w:type="dxa"/>
            <w:vMerge w:val="restar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B2CA003" w14:textId="5A11C224" w:rsidR="47925FFA" w:rsidRDefault="47925FFA" w:rsidP="47925FFA">
            <w:pPr>
              <w:jc w:val="center"/>
            </w:pPr>
            <w:r w:rsidRPr="47925FFA">
              <w:rPr>
                <w:rFonts w:ascii="Arial" w:eastAsia="Arial" w:hAnsi="Arial" w:cs="Arial"/>
                <w:color w:val="000000" w:themeColor="text1"/>
                <w:sz w:val="12"/>
                <w:szCs w:val="12"/>
                <w:lang w:val="en-US"/>
              </w:rPr>
              <w:t>2018011000399</w:t>
            </w:r>
          </w:p>
        </w:tc>
        <w:tc>
          <w:tcPr>
            <w:tcW w:w="2220" w:type="dxa"/>
            <w:vMerge w:val="restart"/>
            <w:tcBorders>
              <w:top w:val="nil"/>
              <w:left w:val="single" w:sz="8" w:space="0" w:color="auto"/>
              <w:bottom w:val="single" w:sz="8" w:space="0" w:color="auto"/>
              <w:right w:val="single" w:sz="8" w:space="0" w:color="auto"/>
            </w:tcBorders>
            <w:tcMar>
              <w:left w:w="108" w:type="dxa"/>
              <w:right w:w="108" w:type="dxa"/>
            </w:tcMar>
            <w:vAlign w:val="center"/>
          </w:tcPr>
          <w:p w14:paraId="2369D797" w14:textId="3E684969" w:rsidR="47925FFA" w:rsidRDefault="47925FFA" w:rsidP="47925FFA">
            <w:pPr>
              <w:jc w:val="center"/>
            </w:pPr>
            <w:r w:rsidRPr="47925FFA">
              <w:rPr>
                <w:rFonts w:ascii="Arial" w:eastAsia="Arial" w:hAnsi="Arial" w:cs="Arial"/>
                <w:color w:val="000000" w:themeColor="text1"/>
                <w:sz w:val="12"/>
                <w:szCs w:val="12"/>
              </w:rPr>
              <w:t>Fortalecimiento institucional de la Agencia Nacional de Seguridad Vial - ANSV</w:t>
            </w:r>
          </w:p>
        </w:tc>
        <w:tc>
          <w:tcPr>
            <w:tcW w:w="705" w:type="dxa"/>
            <w:tcBorders>
              <w:top w:val="nil"/>
              <w:left w:val="single" w:sz="8" w:space="0" w:color="auto"/>
              <w:bottom w:val="single" w:sz="8" w:space="0" w:color="auto"/>
              <w:right w:val="single" w:sz="8" w:space="0" w:color="auto"/>
            </w:tcBorders>
            <w:tcMar>
              <w:left w:w="108" w:type="dxa"/>
              <w:right w:w="108" w:type="dxa"/>
            </w:tcMar>
            <w:vAlign w:val="center"/>
          </w:tcPr>
          <w:p w14:paraId="4CE46579" w14:textId="4DF979E7" w:rsidR="47925FFA" w:rsidRDefault="47925FFA" w:rsidP="47925FFA">
            <w:pPr>
              <w:jc w:val="center"/>
            </w:pPr>
            <w:r w:rsidRPr="47925FFA">
              <w:rPr>
                <w:rFonts w:ascii="Arial" w:eastAsia="Arial" w:hAnsi="Arial" w:cs="Arial"/>
                <w:color w:val="000000" w:themeColor="text1"/>
                <w:sz w:val="12"/>
                <w:szCs w:val="12"/>
                <w:lang w:val="en-US"/>
              </w:rPr>
              <w:t>2022</w:t>
            </w:r>
          </w:p>
        </w:tc>
        <w:tc>
          <w:tcPr>
            <w:tcW w:w="990" w:type="dxa"/>
            <w:tcBorders>
              <w:top w:val="nil"/>
              <w:left w:val="single" w:sz="8" w:space="0" w:color="auto"/>
              <w:bottom w:val="single" w:sz="8" w:space="0" w:color="auto"/>
              <w:right w:val="single" w:sz="8" w:space="0" w:color="auto"/>
            </w:tcBorders>
            <w:tcMar>
              <w:left w:w="108" w:type="dxa"/>
              <w:right w:w="108" w:type="dxa"/>
            </w:tcMar>
            <w:vAlign w:val="center"/>
          </w:tcPr>
          <w:p w14:paraId="128D8FED" w14:textId="62D38493" w:rsidR="47925FFA" w:rsidRDefault="47925FFA" w:rsidP="47925FFA">
            <w:pPr>
              <w:jc w:val="right"/>
            </w:pPr>
            <w:r w:rsidRPr="47925FFA">
              <w:rPr>
                <w:rFonts w:ascii="Arial" w:eastAsia="Arial" w:hAnsi="Arial" w:cs="Arial"/>
                <w:color w:val="000000" w:themeColor="text1"/>
                <w:sz w:val="12"/>
                <w:szCs w:val="12"/>
                <w:lang w:val="en-US"/>
              </w:rPr>
              <w:t>8.000</w:t>
            </w:r>
          </w:p>
        </w:tc>
        <w:tc>
          <w:tcPr>
            <w:tcW w:w="990" w:type="dxa"/>
            <w:tcBorders>
              <w:top w:val="nil"/>
              <w:left w:val="single" w:sz="8" w:space="0" w:color="auto"/>
              <w:bottom w:val="single" w:sz="8" w:space="0" w:color="auto"/>
              <w:right w:val="single" w:sz="8" w:space="0" w:color="auto"/>
            </w:tcBorders>
            <w:tcMar>
              <w:left w:w="108" w:type="dxa"/>
              <w:right w:w="108" w:type="dxa"/>
            </w:tcMar>
            <w:vAlign w:val="center"/>
          </w:tcPr>
          <w:p w14:paraId="52BE81C7" w14:textId="6237CED4" w:rsidR="47925FFA" w:rsidRDefault="47925FFA" w:rsidP="47925FFA">
            <w:pPr>
              <w:jc w:val="right"/>
            </w:pPr>
            <w:r w:rsidRPr="47925FFA">
              <w:rPr>
                <w:rFonts w:ascii="Arial" w:eastAsia="Arial" w:hAnsi="Arial" w:cs="Arial"/>
                <w:color w:val="000000" w:themeColor="text1"/>
                <w:sz w:val="12"/>
                <w:szCs w:val="12"/>
                <w:lang w:val="en-US"/>
              </w:rPr>
              <w:t>7.887</w:t>
            </w:r>
          </w:p>
        </w:tc>
        <w:tc>
          <w:tcPr>
            <w:tcW w:w="1140" w:type="dxa"/>
            <w:tcBorders>
              <w:top w:val="nil"/>
              <w:left w:val="single" w:sz="8" w:space="0" w:color="auto"/>
              <w:bottom w:val="single" w:sz="8" w:space="0" w:color="auto"/>
              <w:right w:val="single" w:sz="8" w:space="0" w:color="auto"/>
            </w:tcBorders>
            <w:tcMar>
              <w:left w:w="108" w:type="dxa"/>
              <w:right w:w="108" w:type="dxa"/>
            </w:tcMar>
            <w:vAlign w:val="center"/>
          </w:tcPr>
          <w:p w14:paraId="7B76913C" w14:textId="62E356AD" w:rsidR="47925FFA" w:rsidRDefault="47925FFA" w:rsidP="47925FFA">
            <w:pPr>
              <w:jc w:val="right"/>
            </w:pPr>
            <w:r w:rsidRPr="47925FFA">
              <w:rPr>
                <w:rFonts w:ascii="Arial" w:eastAsia="Arial" w:hAnsi="Arial" w:cs="Arial"/>
                <w:color w:val="000000" w:themeColor="text1"/>
                <w:sz w:val="12"/>
                <w:szCs w:val="12"/>
                <w:lang w:val="en-US"/>
              </w:rPr>
              <w:t>98,6%</w:t>
            </w:r>
          </w:p>
        </w:tc>
        <w:tc>
          <w:tcPr>
            <w:tcW w:w="990" w:type="dxa"/>
            <w:tcBorders>
              <w:top w:val="nil"/>
              <w:left w:val="single" w:sz="8" w:space="0" w:color="auto"/>
              <w:bottom w:val="single" w:sz="8" w:space="0" w:color="auto"/>
              <w:right w:val="single" w:sz="8" w:space="0" w:color="auto"/>
            </w:tcBorders>
            <w:tcMar>
              <w:left w:w="108" w:type="dxa"/>
              <w:right w:w="108" w:type="dxa"/>
            </w:tcMar>
            <w:vAlign w:val="center"/>
          </w:tcPr>
          <w:p w14:paraId="7D5D1B63" w14:textId="305E8E1C" w:rsidR="47925FFA" w:rsidRDefault="47925FFA" w:rsidP="47925FFA">
            <w:pPr>
              <w:jc w:val="right"/>
            </w:pPr>
            <w:r w:rsidRPr="47925FFA">
              <w:rPr>
                <w:rFonts w:ascii="Arial" w:eastAsia="Arial" w:hAnsi="Arial" w:cs="Arial"/>
                <w:color w:val="000000" w:themeColor="text1"/>
                <w:sz w:val="12"/>
                <w:szCs w:val="12"/>
                <w:lang w:val="en-US"/>
              </w:rPr>
              <w:t>7.674</w:t>
            </w:r>
          </w:p>
        </w:tc>
        <w:tc>
          <w:tcPr>
            <w:tcW w:w="900" w:type="dxa"/>
            <w:tcBorders>
              <w:top w:val="nil"/>
              <w:left w:val="single" w:sz="8" w:space="0" w:color="auto"/>
              <w:bottom w:val="single" w:sz="8" w:space="0" w:color="auto"/>
              <w:right w:val="single" w:sz="8" w:space="0" w:color="auto"/>
            </w:tcBorders>
            <w:tcMar>
              <w:left w:w="108" w:type="dxa"/>
              <w:right w:w="108" w:type="dxa"/>
            </w:tcMar>
            <w:vAlign w:val="center"/>
          </w:tcPr>
          <w:p w14:paraId="12E08A73" w14:textId="3CD83B56" w:rsidR="47925FFA" w:rsidRDefault="47925FFA" w:rsidP="47925FFA">
            <w:pPr>
              <w:jc w:val="right"/>
            </w:pPr>
            <w:r w:rsidRPr="47925FFA">
              <w:rPr>
                <w:rFonts w:ascii="Arial" w:eastAsia="Arial" w:hAnsi="Arial" w:cs="Arial"/>
                <w:color w:val="000000" w:themeColor="text1"/>
                <w:sz w:val="12"/>
                <w:szCs w:val="12"/>
                <w:lang w:val="en-US"/>
              </w:rPr>
              <w:t>95,9%</w:t>
            </w:r>
          </w:p>
        </w:tc>
      </w:tr>
      <w:tr w:rsidR="47925FFA" w14:paraId="074E0D64" w14:textId="77777777" w:rsidTr="13887E37">
        <w:trPr>
          <w:trHeight w:val="150"/>
        </w:trPr>
        <w:tc>
          <w:tcPr>
            <w:tcW w:w="1380" w:type="dxa"/>
            <w:vMerge/>
            <w:tcBorders>
              <w:left w:val="single" w:sz="0" w:space="0" w:color="auto"/>
              <w:bottom w:val="single" w:sz="0" w:space="0" w:color="auto"/>
              <w:right w:val="single" w:sz="0" w:space="0" w:color="auto"/>
            </w:tcBorders>
            <w:vAlign w:val="center"/>
          </w:tcPr>
          <w:p w14:paraId="54B58C67" w14:textId="77777777" w:rsidR="005068E9" w:rsidRDefault="005068E9"/>
        </w:tc>
        <w:tc>
          <w:tcPr>
            <w:tcW w:w="2220" w:type="dxa"/>
            <w:vMerge/>
            <w:tcBorders>
              <w:left w:val="single" w:sz="0" w:space="0" w:color="auto"/>
              <w:bottom w:val="single" w:sz="0" w:space="0" w:color="auto"/>
              <w:right w:val="single" w:sz="0" w:space="0" w:color="auto"/>
            </w:tcBorders>
            <w:vAlign w:val="center"/>
          </w:tcPr>
          <w:p w14:paraId="68D2D0F1" w14:textId="77777777" w:rsidR="005068E9" w:rsidRDefault="005068E9"/>
        </w:tc>
        <w:tc>
          <w:tcPr>
            <w:tcW w:w="705" w:type="dxa"/>
            <w:tcBorders>
              <w:top w:val="single" w:sz="8" w:space="0" w:color="auto"/>
              <w:left w:val="nil"/>
              <w:bottom w:val="single" w:sz="8" w:space="0" w:color="auto"/>
              <w:right w:val="single" w:sz="8" w:space="0" w:color="auto"/>
            </w:tcBorders>
            <w:tcMar>
              <w:left w:w="108" w:type="dxa"/>
              <w:right w:w="108" w:type="dxa"/>
            </w:tcMar>
            <w:vAlign w:val="center"/>
          </w:tcPr>
          <w:p w14:paraId="5E69F2E8" w14:textId="1AAF9DEC" w:rsidR="47925FFA" w:rsidRDefault="47925FFA" w:rsidP="47925FFA">
            <w:pPr>
              <w:jc w:val="center"/>
            </w:pPr>
            <w:r w:rsidRPr="47925FFA">
              <w:rPr>
                <w:rFonts w:ascii="Arial" w:eastAsia="Arial" w:hAnsi="Arial" w:cs="Arial"/>
                <w:color w:val="000000" w:themeColor="text1"/>
                <w:sz w:val="12"/>
                <w:szCs w:val="12"/>
                <w:lang w:val="en-US"/>
              </w:rPr>
              <w:t>2023</w:t>
            </w:r>
          </w:p>
        </w:tc>
        <w:tc>
          <w:tcPr>
            <w:tcW w:w="99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C36BB9A" w14:textId="6F5BB5E0" w:rsidR="47925FFA" w:rsidRDefault="47925FFA" w:rsidP="47925FFA">
            <w:pPr>
              <w:jc w:val="right"/>
            </w:pPr>
            <w:r w:rsidRPr="47925FFA">
              <w:rPr>
                <w:rFonts w:ascii="Arial" w:eastAsia="Arial" w:hAnsi="Arial" w:cs="Arial"/>
                <w:color w:val="000000" w:themeColor="text1"/>
                <w:sz w:val="12"/>
                <w:szCs w:val="12"/>
                <w:lang w:val="en-US"/>
              </w:rPr>
              <w:t>8.450</w:t>
            </w:r>
          </w:p>
        </w:tc>
        <w:tc>
          <w:tcPr>
            <w:tcW w:w="99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FDD8416" w14:textId="2EA67FF3" w:rsidR="47925FFA" w:rsidRDefault="47925FFA" w:rsidP="47925FFA">
            <w:pPr>
              <w:jc w:val="right"/>
            </w:pPr>
            <w:r w:rsidRPr="47925FFA">
              <w:rPr>
                <w:rFonts w:ascii="Arial" w:eastAsia="Arial" w:hAnsi="Arial" w:cs="Arial"/>
                <w:color w:val="000000" w:themeColor="text1"/>
                <w:sz w:val="12"/>
                <w:szCs w:val="12"/>
                <w:lang w:val="en-US"/>
              </w:rPr>
              <w:t>8.432</w:t>
            </w:r>
          </w:p>
        </w:tc>
        <w:tc>
          <w:tcPr>
            <w:tcW w:w="11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FF282B1" w14:textId="0F23242E" w:rsidR="47925FFA" w:rsidRDefault="47925FFA" w:rsidP="47925FFA">
            <w:pPr>
              <w:jc w:val="right"/>
            </w:pPr>
            <w:r w:rsidRPr="47925FFA">
              <w:rPr>
                <w:rFonts w:ascii="Arial" w:eastAsia="Arial" w:hAnsi="Arial" w:cs="Arial"/>
                <w:color w:val="000000" w:themeColor="text1"/>
                <w:sz w:val="12"/>
                <w:szCs w:val="12"/>
                <w:lang w:val="en-US"/>
              </w:rPr>
              <w:t>99,8%</w:t>
            </w:r>
          </w:p>
        </w:tc>
        <w:tc>
          <w:tcPr>
            <w:tcW w:w="99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090A32F" w14:textId="25046577" w:rsidR="47925FFA" w:rsidRDefault="47925FFA" w:rsidP="47925FFA">
            <w:pPr>
              <w:jc w:val="right"/>
            </w:pPr>
            <w:r w:rsidRPr="47925FFA">
              <w:rPr>
                <w:rFonts w:ascii="Arial" w:eastAsia="Arial" w:hAnsi="Arial" w:cs="Arial"/>
                <w:color w:val="000000" w:themeColor="text1"/>
                <w:sz w:val="12"/>
                <w:szCs w:val="12"/>
                <w:lang w:val="en-US"/>
              </w:rPr>
              <w:t>7.154</w:t>
            </w:r>
          </w:p>
        </w:tc>
        <w:tc>
          <w:tcPr>
            <w:tcW w:w="9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33A64E6" w14:textId="58766667" w:rsidR="47925FFA" w:rsidRDefault="47925FFA" w:rsidP="47925FFA">
            <w:pPr>
              <w:jc w:val="right"/>
            </w:pPr>
            <w:r w:rsidRPr="47925FFA">
              <w:rPr>
                <w:rFonts w:ascii="Arial" w:eastAsia="Arial" w:hAnsi="Arial" w:cs="Arial"/>
                <w:color w:val="000000" w:themeColor="text1"/>
                <w:sz w:val="12"/>
                <w:szCs w:val="12"/>
                <w:lang w:val="en-US"/>
              </w:rPr>
              <w:t>84,7%</w:t>
            </w:r>
          </w:p>
        </w:tc>
      </w:tr>
      <w:tr w:rsidR="47925FFA" w14:paraId="246F8853" w14:textId="77777777" w:rsidTr="47925FFA">
        <w:trPr>
          <w:trHeight w:val="150"/>
        </w:trPr>
        <w:tc>
          <w:tcPr>
            <w:tcW w:w="1380" w:type="dxa"/>
            <w:vMerge w:val="restart"/>
            <w:tcBorders>
              <w:top w:val="nil"/>
              <w:left w:val="single" w:sz="8" w:space="0" w:color="auto"/>
              <w:bottom w:val="single" w:sz="8" w:space="0" w:color="auto"/>
              <w:right w:val="single" w:sz="8" w:space="0" w:color="auto"/>
            </w:tcBorders>
            <w:tcMar>
              <w:left w:w="108" w:type="dxa"/>
              <w:right w:w="108" w:type="dxa"/>
            </w:tcMar>
            <w:vAlign w:val="center"/>
          </w:tcPr>
          <w:p w14:paraId="6D945784" w14:textId="71EF51DC" w:rsidR="47925FFA" w:rsidRDefault="47925FFA" w:rsidP="47925FFA">
            <w:pPr>
              <w:jc w:val="center"/>
            </w:pPr>
            <w:r w:rsidRPr="47925FFA">
              <w:rPr>
                <w:rFonts w:ascii="Arial" w:eastAsia="Arial" w:hAnsi="Arial" w:cs="Arial"/>
                <w:color w:val="000000" w:themeColor="text1"/>
                <w:sz w:val="12"/>
                <w:szCs w:val="12"/>
                <w:lang w:val="en-US"/>
              </w:rPr>
              <w:t>202300000000169</w:t>
            </w:r>
          </w:p>
        </w:tc>
        <w:tc>
          <w:tcPr>
            <w:tcW w:w="2220" w:type="dxa"/>
            <w:vMerge w:val="restart"/>
            <w:tcBorders>
              <w:top w:val="nil"/>
              <w:left w:val="single" w:sz="8" w:space="0" w:color="auto"/>
              <w:bottom w:val="single" w:sz="8" w:space="0" w:color="auto"/>
              <w:right w:val="single" w:sz="8" w:space="0" w:color="auto"/>
            </w:tcBorders>
            <w:tcMar>
              <w:left w:w="108" w:type="dxa"/>
              <w:right w:w="108" w:type="dxa"/>
            </w:tcMar>
            <w:vAlign w:val="center"/>
          </w:tcPr>
          <w:p w14:paraId="216ACE86" w14:textId="5ACBDD62" w:rsidR="47925FFA" w:rsidRDefault="47925FFA" w:rsidP="47925FFA">
            <w:pPr>
              <w:jc w:val="center"/>
            </w:pPr>
            <w:r w:rsidRPr="47925FFA">
              <w:rPr>
                <w:rFonts w:ascii="Arial" w:eastAsia="Arial" w:hAnsi="Arial" w:cs="Arial"/>
                <w:color w:val="000000" w:themeColor="text1"/>
                <w:sz w:val="12"/>
                <w:szCs w:val="12"/>
              </w:rPr>
              <w:t>Fortalecimiento del diseño, implementación y seguimiento de la planeación estratégica institucional de la Agencia Nacional de Seguridad Vial - ANSV</w:t>
            </w:r>
          </w:p>
        </w:tc>
        <w:tc>
          <w:tcPr>
            <w:tcW w:w="70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5854C63" w14:textId="7CB17FE3" w:rsidR="47925FFA" w:rsidRDefault="47925FFA" w:rsidP="47925FFA">
            <w:pPr>
              <w:jc w:val="center"/>
            </w:pPr>
            <w:r w:rsidRPr="47925FFA">
              <w:rPr>
                <w:rFonts w:ascii="Arial" w:eastAsia="Arial" w:hAnsi="Arial" w:cs="Arial"/>
                <w:color w:val="000000" w:themeColor="text1"/>
                <w:sz w:val="12"/>
                <w:szCs w:val="12"/>
                <w:lang w:val="en-US"/>
              </w:rPr>
              <w:t>2024</w:t>
            </w:r>
          </w:p>
        </w:tc>
        <w:tc>
          <w:tcPr>
            <w:tcW w:w="99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9945CB0" w14:textId="5680A2DF" w:rsidR="47925FFA" w:rsidRDefault="47925FFA" w:rsidP="47925FFA">
            <w:pPr>
              <w:jc w:val="right"/>
            </w:pPr>
            <w:r w:rsidRPr="47925FFA">
              <w:rPr>
                <w:rFonts w:ascii="Arial" w:eastAsia="Arial" w:hAnsi="Arial" w:cs="Arial"/>
                <w:color w:val="000000" w:themeColor="text1"/>
                <w:sz w:val="12"/>
                <w:szCs w:val="12"/>
                <w:lang w:val="en-US"/>
              </w:rPr>
              <w:t>2.980</w:t>
            </w:r>
          </w:p>
        </w:tc>
        <w:tc>
          <w:tcPr>
            <w:tcW w:w="99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07D0153" w14:textId="4817C9F6" w:rsidR="47925FFA" w:rsidRDefault="47925FFA" w:rsidP="47925FFA">
            <w:pPr>
              <w:jc w:val="right"/>
            </w:pPr>
            <w:r w:rsidRPr="47925FFA">
              <w:rPr>
                <w:rFonts w:ascii="Arial" w:eastAsia="Arial" w:hAnsi="Arial" w:cs="Arial"/>
                <w:color w:val="000000" w:themeColor="text1"/>
                <w:sz w:val="12"/>
                <w:szCs w:val="12"/>
                <w:lang w:val="en-US"/>
              </w:rPr>
              <w:t>2.962</w:t>
            </w:r>
          </w:p>
        </w:tc>
        <w:tc>
          <w:tcPr>
            <w:tcW w:w="11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98B1A93" w14:textId="3515E610" w:rsidR="47925FFA" w:rsidRDefault="47925FFA" w:rsidP="47925FFA">
            <w:pPr>
              <w:jc w:val="right"/>
            </w:pPr>
            <w:r w:rsidRPr="47925FFA">
              <w:rPr>
                <w:rFonts w:ascii="Arial" w:eastAsia="Arial" w:hAnsi="Arial" w:cs="Arial"/>
                <w:color w:val="000000" w:themeColor="text1"/>
                <w:sz w:val="12"/>
                <w:szCs w:val="12"/>
                <w:lang w:val="en-US"/>
              </w:rPr>
              <w:t>99,4%</w:t>
            </w:r>
          </w:p>
        </w:tc>
        <w:tc>
          <w:tcPr>
            <w:tcW w:w="99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2FA66D1" w14:textId="212AD32D" w:rsidR="47925FFA" w:rsidRDefault="47925FFA" w:rsidP="47925FFA">
            <w:pPr>
              <w:jc w:val="right"/>
            </w:pPr>
            <w:r w:rsidRPr="47925FFA">
              <w:rPr>
                <w:rFonts w:ascii="Arial" w:eastAsia="Arial" w:hAnsi="Arial" w:cs="Arial"/>
                <w:color w:val="000000" w:themeColor="text1"/>
                <w:sz w:val="12"/>
                <w:szCs w:val="12"/>
                <w:lang w:val="en-US"/>
              </w:rPr>
              <w:t>2.946</w:t>
            </w:r>
          </w:p>
        </w:tc>
        <w:tc>
          <w:tcPr>
            <w:tcW w:w="9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63587E3" w14:textId="4203E887" w:rsidR="47925FFA" w:rsidRDefault="47925FFA" w:rsidP="47925FFA">
            <w:pPr>
              <w:jc w:val="right"/>
            </w:pPr>
            <w:r w:rsidRPr="47925FFA">
              <w:rPr>
                <w:rFonts w:ascii="Arial" w:eastAsia="Arial" w:hAnsi="Arial" w:cs="Arial"/>
                <w:color w:val="000000" w:themeColor="text1"/>
                <w:sz w:val="12"/>
                <w:szCs w:val="12"/>
                <w:lang w:val="en-US"/>
              </w:rPr>
              <w:t>98,9%</w:t>
            </w:r>
          </w:p>
        </w:tc>
      </w:tr>
      <w:tr w:rsidR="47925FFA" w14:paraId="4F14D488" w14:textId="77777777" w:rsidTr="13887E37">
        <w:trPr>
          <w:trHeight w:val="150"/>
        </w:trPr>
        <w:tc>
          <w:tcPr>
            <w:tcW w:w="1380" w:type="dxa"/>
            <w:vMerge/>
            <w:tcBorders>
              <w:left w:val="single" w:sz="0" w:space="0" w:color="auto"/>
              <w:bottom w:val="single" w:sz="0" w:space="0" w:color="auto"/>
              <w:right w:val="single" w:sz="0" w:space="0" w:color="auto"/>
            </w:tcBorders>
            <w:vAlign w:val="center"/>
          </w:tcPr>
          <w:p w14:paraId="5FFF37E7" w14:textId="77777777" w:rsidR="005068E9" w:rsidRDefault="005068E9"/>
        </w:tc>
        <w:tc>
          <w:tcPr>
            <w:tcW w:w="2220" w:type="dxa"/>
            <w:vMerge/>
            <w:tcBorders>
              <w:left w:val="single" w:sz="0" w:space="0" w:color="auto"/>
              <w:bottom w:val="single" w:sz="0" w:space="0" w:color="auto"/>
              <w:right w:val="single" w:sz="0" w:space="0" w:color="auto"/>
            </w:tcBorders>
            <w:vAlign w:val="center"/>
          </w:tcPr>
          <w:p w14:paraId="0E2C66D0" w14:textId="77777777" w:rsidR="005068E9" w:rsidRDefault="005068E9"/>
        </w:tc>
        <w:tc>
          <w:tcPr>
            <w:tcW w:w="705" w:type="dxa"/>
            <w:tcBorders>
              <w:top w:val="single" w:sz="8" w:space="0" w:color="auto"/>
              <w:left w:val="nil"/>
              <w:bottom w:val="single" w:sz="8" w:space="0" w:color="auto"/>
              <w:right w:val="single" w:sz="8" w:space="0" w:color="auto"/>
            </w:tcBorders>
            <w:tcMar>
              <w:left w:w="108" w:type="dxa"/>
              <w:right w:w="108" w:type="dxa"/>
            </w:tcMar>
            <w:vAlign w:val="center"/>
          </w:tcPr>
          <w:p w14:paraId="547C3345" w14:textId="7F0729AE" w:rsidR="47925FFA" w:rsidRDefault="47925FFA" w:rsidP="47925FFA">
            <w:pPr>
              <w:jc w:val="center"/>
            </w:pPr>
            <w:r w:rsidRPr="47925FFA">
              <w:rPr>
                <w:rFonts w:ascii="Arial" w:eastAsia="Arial" w:hAnsi="Arial" w:cs="Arial"/>
                <w:color w:val="000000" w:themeColor="text1"/>
                <w:sz w:val="12"/>
                <w:szCs w:val="12"/>
                <w:lang w:val="en-US"/>
              </w:rPr>
              <w:t>2025</w:t>
            </w:r>
          </w:p>
        </w:tc>
        <w:tc>
          <w:tcPr>
            <w:tcW w:w="99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A95456E" w14:textId="2F8FE6CB" w:rsidR="47925FFA" w:rsidRDefault="47925FFA" w:rsidP="47925FFA">
            <w:pPr>
              <w:jc w:val="right"/>
            </w:pPr>
            <w:r w:rsidRPr="47925FFA">
              <w:rPr>
                <w:rFonts w:ascii="Arial" w:eastAsia="Arial" w:hAnsi="Arial" w:cs="Arial"/>
                <w:color w:val="000000" w:themeColor="text1"/>
                <w:sz w:val="12"/>
                <w:szCs w:val="12"/>
                <w:lang w:val="en-US"/>
              </w:rPr>
              <w:t>3.084</w:t>
            </w:r>
          </w:p>
        </w:tc>
        <w:tc>
          <w:tcPr>
            <w:tcW w:w="99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6ECA5CD" w14:textId="43205880" w:rsidR="47925FFA" w:rsidRDefault="47925FFA" w:rsidP="47925FFA">
            <w:pPr>
              <w:jc w:val="right"/>
            </w:pPr>
            <w:r w:rsidRPr="47925FFA">
              <w:rPr>
                <w:rFonts w:ascii="Arial" w:eastAsia="Arial" w:hAnsi="Arial" w:cs="Arial"/>
                <w:color w:val="000000" w:themeColor="text1"/>
                <w:sz w:val="12"/>
                <w:szCs w:val="12"/>
                <w:lang w:val="en-US"/>
              </w:rPr>
              <w:t>2.866</w:t>
            </w:r>
          </w:p>
        </w:tc>
        <w:tc>
          <w:tcPr>
            <w:tcW w:w="11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ECDFC16" w14:textId="788D72FC" w:rsidR="47925FFA" w:rsidRDefault="47925FFA" w:rsidP="47925FFA">
            <w:pPr>
              <w:jc w:val="right"/>
            </w:pPr>
            <w:r w:rsidRPr="47925FFA">
              <w:rPr>
                <w:rFonts w:ascii="Arial" w:eastAsia="Arial" w:hAnsi="Arial" w:cs="Arial"/>
                <w:color w:val="000000" w:themeColor="text1"/>
                <w:sz w:val="12"/>
                <w:szCs w:val="12"/>
                <w:lang w:val="en-US"/>
              </w:rPr>
              <w:t>92,9%</w:t>
            </w:r>
          </w:p>
        </w:tc>
        <w:tc>
          <w:tcPr>
            <w:tcW w:w="99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42C6581" w14:textId="770038A9" w:rsidR="47925FFA" w:rsidRDefault="47925FFA" w:rsidP="47925FFA">
            <w:pPr>
              <w:jc w:val="right"/>
            </w:pPr>
            <w:r w:rsidRPr="47925FFA">
              <w:rPr>
                <w:rFonts w:ascii="Arial" w:eastAsia="Arial" w:hAnsi="Arial" w:cs="Arial"/>
                <w:color w:val="000000" w:themeColor="text1"/>
                <w:sz w:val="12"/>
                <w:szCs w:val="12"/>
                <w:lang w:val="en-US"/>
              </w:rPr>
              <w:t>2.704</w:t>
            </w:r>
          </w:p>
        </w:tc>
        <w:tc>
          <w:tcPr>
            <w:tcW w:w="9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49BC3AB" w14:textId="14517E3A" w:rsidR="47925FFA" w:rsidRDefault="47925FFA" w:rsidP="47925FFA">
            <w:pPr>
              <w:jc w:val="right"/>
            </w:pPr>
            <w:r w:rsidRPr="47925FFA">
              <w:rPr>
                <w:rFonts w:ascii="Arial" w:eastAsia="Arial" w:hAnsi="Arial" w:cs="Arial"/>
                <w:color w:val="000000" w:themeColor="text1"/>
                <w:sz w:val="12"/>
                <w:szCs w:val="12"/>
                <w:lang w:val="en-US"/>
              </w:rPr>
              <w:t>87,7%</w:t>
            </w:r>
          </w:p>
        </w:tc>
      </w:tr>
      <w:tr w:rsidR="47925FFA" w14:paraId="7F5BB248" w14:textId="77777777" w:rsidTr="13887E37">
        <w:trPr>
          <w:trHeight w:val="150"/>
        </w:trPr>
        <w:tc>
          <w:tcPr>
            <w:tcW w:w="1380" w:type="dxa"/>
            <w:vMerge/>
            <w:tcBorders>
              <w:left w:val="single" w:sz="0" w:space="0" w:color="auto"/>
              <w:bottom w:val="single" w:sz="0" w:space="0" w:color="auto"/>
              <w:right w:val="single" w:sz="0" w:space="0" w:color="auto"/>
            </w:tcBorders>
            <w:vAlign w:val="center"/>
          </w:tcPr>
          <w:p w14:paraId="6437DFE0" w14:textId="77777777" w:rsidR="005068E9" w:rsidRDefault="005068E9"/>
        </w:tc>
        <w:tc>
          <w:tcPr>
            <w:tcW w:w="2220" w:type="dxa"/>
            <w:vMerge/>
            <w:tcBorders>
              <w:left w:val="single" w:sz="0" w:space="0" w:color="auto"/>
              <w:bottom w:val="single" w:sz="0" w:space="0" w:color="auto"/>
              <w:right w:val="single" w:sz="0" w:space="0" w:color="auto"/>
            </w:tcBorders>
            <w:vAlign w:val="center"/>
          </w:tcPr>
          <w:p w14:paraId="10EDE405" w14:textId="77777777" w:rsidR="005068E9" w:rsidRDefault="005068E9"/>
        </w:tc>
        <w:tc>
          <w:tcPr>
            <w:tcW w:w="705" w:type="dxa"/>
            <w:tcBorders>
              <w:top w:val="single" w:sz="8" w:space="0" w:color="auto"/>
              <w:left w:val="nil"/>
              <w:bottom w:val="single" w:sz="8" w:space="0" w:color="auto"/>
              <w:right w:val="single" w:sz="8" w:space="0" w:color="auto"/>
            </w:tcBorders>
            <w:tcMar>
              <w:left w:w="108" w:type="dxa"/>
              <w:right w:w="108" w:type="dxa"/>
            </w:tcMar>
            <w:vAlign w:val="center"/>
          </w:tcPr>
          <w:p w14:paraId="574F56AD" w14:textId="52AAB7DA" w:rsidR="47925FFA" w:rsidRDefault="47925FFA" w:rsidP="47925FFA">
            <w:pPr>
              <w:jc w:val="center"/>
            </w:pPr>
            <w:r w:rsidRPr="47925FFA">
              <w:rPr>
                <w:rFonts w:ascii="Arial" w:eastAsia="Arial" w:hAnsi="Arial" w:cs="Arial"/>
                <w:color w:val="000000" w:themeColor="text1"/>
                <w:sz w:val="12"/>
                <w:szCs w:val="12"/>
                <w:lang w:val="en-US"/>
              </w:rPr>
              <w:t>2026</w:t>
            </w:r>
          </w:p>
        </w:tc>
        <w:tc>
          <w:tcPr>
            <w:tcW w:w="99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FE7E4C8" w14:textId="6C16AA3F" w:rsidR="47925FFA" w:rsidRDefault="47925FFA" w:rsidP="47925FFA">
            <w:pPr>
              <w:jc w:val="right"/>
            </w:pPr>
            <w:r w:rsidRPr="47925FFA">
              <w:rPr>
                <w:rFonts w:ascii="Arial" w:eastAsia="Arial" w:hAnsi="Arial" w:cs="Arial"/>
                <w:color w:val="000000" w:themeColor="text1"/>
                <w:sz w:val="12"/>
                <w:szCs w:val="12"/>
                <w:lang w:val="en-US"/>
              </w:rPr>
              <w:t>3.192</w:t>
            </w:r>
          </w:p>
        </w:tc>
        <w:tc>
          <w:tcPr>
            <w:tcW w:w="99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BBFC136" w14:textId="1810F0B6" w:rsidR="47925FFA" w:rsidRDefault="47925FFA" w:rsidP="47925FFA">
            <w:pPr>
              <w:jc w:val="right"/>
            </w:pPr>
            <w:r w:rsidRPr="47925FFA">
              <w:rPr>
                <w:rFonts w:ascii="Arial" w:eastAsia="Arial" w:hAnsi="Arial" w:cs="Arial"/>
                <w:color w:val="000000" w:themeColor="text1"/>
                <w:sz w:val="12"/>
                <w:szCs w:val="12"/>
                <w:lang w:val="en-US"/>
              </w:rPr>
              <w:t>960</w:t>
            </w:r>
          </w:p>
        </w:tc>
        <w:tc>
          <w:tcPr>
            <w:tcW w:w="11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4DF4D8C" w14:textId="272CE3EC" w:rsidR="47925FFA" w:rsidRDefault="47925FFA" w:rsidP="47925FFA">
            <w:pPr>
              <w:jc w:val="right"/>
            </w:pPr>
            <w:r w:rsidRPr="47925FFA">
              <w:rPr>
                <w:rFonts w:ascii="Arial" w:eastAsia="Arial" w:hAnsi="Arial" w:cs="Arial"/>
                <w:color w:val="000000" w:themeColor="text1"/>
                <w:sz w:val="12"/>
                <w:szCs w:val="12"/>
                <w:lang w:val="en-US"/>
              </w:rPr>
              <w:t>30,1%</w:t>
            </w:r>
          </w:p>
        </w:tc>
        <w:tc>
          <w:tcPr>
            <w:tcW w:w="99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2C10714" w14:textId="6FDDB62E" w:rsidR="47925FFA" w:rsidRDefault="47925FFA" w:rsidP="47925FFA">
            <w:pPr>
              <w:jc w:val="right"/>
            </w:pPr>
            <w:r w:rsidRPr="47925FFA">
              <w:rPr>
                <w:rFonts w:ascii="Arial" w:eastAsia="Arial" w:hAnsi="Arial" w:cs="Arial"/>
                <w:color w:val="000000" w:themeColor="text1"/>
                <w:sz w:val="12"/>
                <w:szCs w:val="12"/>
                <w:lang w:val="en-US"/>
              </w:rPr>
              <w:t>507</w:t>
            </w:r>
          </w:p>
        </w:tc>
        <w:tc>
          <w:tcPr>
            <w:tcW w:w="9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2C22651" w14:textId="6D45B7CE" w:rsidR="47925FFA" w:rsidRDefault="47925FFA" w:rsidP="47925FFA">
            <w:pPr>
              <w:jc w:val="right"/>
            </w:pPr>
            <w:r w:rsidRPr="47925FFA">
              <w:rPr>
                <w:rFonts w:ascii="Arial" w:eastAsia="Arial" w:hAnsi="Arial" w:cs="Arial"/>
                <w:color w:val="000000" w:themeColor="text1"/>
                <w:sz w:val="12"/>
                <w:szCs w:val="12"/>
                <w:lang w:val="en-US"/>
              </w:rPr>
              <w:t>15,9%</w:t>
            </w:r>
          </w:p>
        </w:tc>
      </w:tr>
      <w:tr w:rsidR="47925FFA" w14:paraId="6C3302CB" w14:textId="77777777" w:rsidTr="47925FFA">
        <w:trPr>
          <w:trHeight w:val="150"/>
        </w:trPr>
        <w:tc>
          <w:tcPr>
            <w:tcW w:w="1380" w:type="dxa"/>
            <w:vMerge w:val="restart"/>
            <w:tcBorders>
              <w:top w:val="nil"/>
              <w:left w:val="single" w:sz="8" w:space="0" w:color="auto"/>
              <w:bottom w:val="single" w:sz="8" w:space="0" w:color="auto"/>
              <w:right w:val="single" w:sz="8" w:space="0" w:color="auto"/>
            </w:tcBorders>
            <w:tcMar>
              <w:left w:w="108" w:type="dxa"/>
              <w:right w:w="108" w:type="dxa"/>
            </w:tcMar>
            <w:vAlign w:val="center"/>
          </w:tcPr>
          <w:p w14:paraId="0ED4C13F" w14:textId="21C777E3" w:rsidR="47925FFA" w:rsidRDefault="47925FFA" w:rsidP="47925FFA">
            <w:pPr>
              <w:jc w:val="center"/>
            </w:pPr>
            <w:r w:rsidRPr="47925FFA">
              <w:rPr>
                <w:rFonts w:ascii="Arial" w:eastAsia="Arial" w:hAnsi="Arial" w:cs="Arial"/>
                <w:color w:val="000000" w:themeColor="text1"/>
                <w:sz w:val="12"/>
                <w:szCs w:val="12"/>
                <w:lang w:val="en-US"/>
              </w:rPr>
              <w:t>202300000000218</w:t>
            </w:r>
          </w:p>
        </w:tc>
        <w:tc>
          <w:tcPr>
            <w:tcW w:w="2220" w:type="dxa"/>
            <w:vMerge w:val="restart"/>
            <w:tcBorders>
              <w:top w:val="nil"/>
              <w:left w:val="single" w:sz="8" w:space="0" w:color="auto"/>
              <w:bottom w:val="single" w:sz="8" w:space="0" w:color="auto"/>
              <w:right w:val="single" w:sz="8" w:space="0" w:color="auto"/>
            </w:tcBorders>
            <w:tcMar>
              <w:left w:w="108" w:type="dxa"/>
              <w:right w:w="108" w:type="dxa"/>
            </w:tcMar>
            <w:vAlign w:val="center"/>
          </w:tcPr>
          <w:p w14:paraId="140A5880" w14:textId="1043FDB1" w:rsidR="47925FFA" w:rsidRDefault="47925FFA" w:rsidP="47925FFA">
            <w:pPr>
              <w:jc w:val="center"/>
            </w:pPr>
            <w:r w:rsidRPr="47925FFA">
              <w:rPr>
                <w:rFonts w:ascii="Arial" w:eastAsia="Arial" w:hAnsi="Arial" w:cs="Arial"/>
                <w:color w:val="000000" w:themeColor="text1"/>
                <w:sz w:val="12"/>
                <w:szCs w:val="12"/>
              </w:rPr>
              <w:t>Fortalecimiento de la gestión institucional de la Agencia Nacional de Seguridad Vial</w:t>
            </w:r>
          </w:p>
        </w:tc>
        <w:tc>
          <w:tcPr>
            <w:tcW w:w="70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7537EB2" w14:textId="0CB1E742" w:rsidR="47925FFA" w:rsidRDefault="47925FFA" w:rsidP="47925FFA">
            <w:pPr>
              <w:jc w:val="center"/>
            </w:pPr>
            <w:r w:rsidRPr="47925FFA">
              <w:rPr>
                <w:rFonts w:ascii="Arial" w:eastAsia="Arial" w:hAnsi="Arial" w:cs="Arial"/>
                <w:color w:val="000000" w:themeColor="text1"/>
                <w:sz w:val="12"/>
                <w:szCs w:val="12"/>
                <w:lang w:val="en-US"/>
              </w:rPr>
              <w:t>2024</w:t>
            </w:r>
          </w:p>
        </w:tc>
        <w:tc>
          <w:tcPr>
            <w:tcW w:w="99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C975281" w14:textId="6D39A8A4" w:rsidR="47925FFA" w:rsidRDefault="47925FFA" w:rsidP="47925FFA">
            <w:pPr>
              <w:jc w:val="right"/>
            </w:pPr>
            <w:r w:rsidRPr="47925FFA">
              <w:rPr>
                <w:rFonts w:ascii="Arial" w:eastAsia="Arial" w:hAnsi="Arial" w:cs="Arial"/>
                <w:color w:val="000000" w:themeColor="text1"/>
                <w:sz w:val="12"/>
                <w:szCs w:val="12"/>
                <w:lang w:val="en-US"/>
              </w:rPr>
              <w:t>8.974</w:t>
            </w:r>
          </w:p>
        </w:tc>
        <w:tc>
          <w:tcPr>
            <w:tcW w:w="99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CD727ED" w14:textId="10779C95" w:rsidR="47925FFA" w:rsidRDefault="47925FFA" w:rsidP="47925FFA">
            <w:pPr>
              <w:jc w:val="right"/>
            </w:pPr>
            <w:r w:rsidRPr="47925FFA">
              <w:rPr>
                <w:rFonts w:ascii="Arial" w:eastAsia="Arial" w:hAnsi="Arial" w:cs="Arial"/>
                <w:color w:val="000000" w:themeColor="text1"/>
                <w:sz w:val="12"/>
                <w:szCs w:val="12"/>
                <w:lang w:val="en-US"/>
              </w:rPr>
              <w:t>8.866</w:t>
            </w:r>
          </w:p>
        </w:tc>
        <w:tc>
          <w:tcPr>
            <w:tcW w:w="11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19DC742" w14:textId="6B893FF6" w:rsidR="47925FFA" w:rsidRDefault="47925FFA" w:rsidP="47925FFA">
            <w:pPr>
              <w:jc w:val="right"/>
            </w:pPr>
            <w:r w:rsidRPr="47925FFA">
              <w:rPr>
                <w:rFonts w:ascii="Arial" w:eastAsia="Arial" w:hAnsi="Arial" w:cs="Arial"/>
                <w:color w:val="000000" w:themeColor="text1"/>
                <w:sz w:val="12"/>
                <w:szCs w:val="12"/>
                <w:lang w:val="en-US"/>
              </w:rPr>
              <w:t>98,8%</w:t>
            </w:r>
          </w:p>
        </w:tc>
        <w:tc>
          <w:tcPr>
            <w:tcW w:w="99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2A7509C" w14:textId="18D1B7C9" w:rsidR="47925FFA" w:rsidRDefault="47925FFA" w:rsidP="47925FFA">
            <w:pPr>
              <w:jc w:val="right"/>
            </w:pPr>
            <w:r w:rsidRPr="47925FFA">
              <w:rPr>
                <w:rFonts w:ascii="Arial" w:eastAsia="Arial" w:hAnsi="Arial" w:cs="Arial"/>
                <w:color w:val="000000" w:themeColor="text1"/>
                <w:sz w:val="12"/>
                <w:szCs w:val="12"/>
                <w:lang w:val="en-US"/>
              </w:rPr>
              <w:t>8.779</w:t>
            </w:r>
          </w:p>
        </w:tc>
        <w:tc>
          <w:tcPr>
            <w:tcW w:w="9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6AD879F" w14:textId="31B427E5" w:rsidR="47925FFA" w:rsidRDefault="47925FFA" w:rsidP="47925FFA">
            <w:pPr>
              <w:jc w:val="right"/>
            </w:pPr>
            <w:r w:rsidRPr="47925FFA">
              <w:rPr>
                <w:rFonts w:ascii="Arial" w:eastAsia="Arial" w:hAnsi="Arial" w:cs="Arial"/>
                <w:color w:val="000000" w:themeColor="text1"/>
                <w:sz w:val="12"/>
                <w:szCs w:val="12"/>
                <w:lang w:val="en-US"/>
              </w:rPr>
              <w:t>97,8%</w:t>
            </w:r>
          </w:p>
        </w:tc>
      </w:tr>
      <w:tr w:rsidR="47925FFA" w14:paraId="512F6EAB" w14:textId="77777777" w:rsidTr="13887E37">
        <w:trPr>
          <w:trHeight w:val="150"/>
        </w:trPr>
        <w:tc>
          <w:tcPr>
            <w:tcW w:w="1380" w:type="dxa"/>
            <w:vMerge/>
            <w:tcBorders>
              <w:left w:val="single" w:sz="0" w:space="0" w:color="auto"/>
              <w:right w:val="single" w:sz="0" w:space="0" w:color="auto"/>
            </w:tcBorders>
            <w:vAlign w:val="center"/>
          </w:tcPr>
          <w:p w14:paraId="0693F526" w14:textId="77777777" w:rsidR="005068E9" w:rsidRDefault="005068E9"/>
        </w:tc>
        <w:tc>
          <w:tcPr>
            <w:tcW w:w="2220" w:type="dxa"/>
            <w:vMerge/>
            <w:tcBorders>
              <w:left w:val="single" w:sz="0" w:space="0" w:color="auto"/>
              <w:right w:val="single" w:sz="0" w:space="0" w:color="auto"/>
            </w:tcBorders>
            <w:vAlign w:val="center"/>
          </w:tcPr>
          <w:p w14:paraId="54651AC3" w14:textId="77777777" w:rsidR="005068E9" w:rsidRDefault="005068E9"/>
        </w:tc>
        <w:tc>
          <w:tcPr>
            <w:tcW w:w="705" w:type="dxa"/>
            <w:tcBorders>
              <w:top w:val="single" w:sz="8" w:space="0" w:color="auto"/>
              <w:left w:val="nil"/>
              <w:bottom w:val="single" w:sz="8" w:space="0" w:color="auto"/>
              <w:right w:val="single" w:sz="8" w:space="0" w:color="auto"/>
            </w:tcBorders>
            <w:tcMar>
              <w:left w:w="108" w:type="dxa"/>
              <w:right w:w="108" w:type="dxa"/>
            </w:tcMar>
            <w:vAlign w:val="center"/>
          </w:tcPr>
          <w:p w14:paraId="0364C08A" w14:textId="25280DD9" w:rsidR="47925FFA" w:rsidRDefault="47925FFA" w:rsidP="47925FFA">
            <w:pPr>
              <w:jc w:val="center"/>
            </w:pPr>
            <w:r w:rsidRPr="47925FFA">
              <w:rPr>
                <w:rFonts w:ascii="Arial" w:eastAsia="Arial" w:hAnsi="Arial" w:cs="Arial"/>
                <w:color w:val="000000" w:themeColor="text1"/>
                <w:sz w:val="12"/>
                <w:szCs w:val="12"/>
                <w:lang w:val="en-US"/>
              </w:rPr>
              <w:t>2025</w:t>
            </w:r>
          </w:p>
        </w:tc>
        <w:tc>
          <w:tcPr>
            <w:tcW w:w="99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47BF70F" w14:textId="2CE76EF3" w:rsidR="47925FFA" w:rsidRDefault="47925FFA" w:rsidP="47925FFA">
            <w:pPr>
              <w:jc w:val="right"/>
            </w:pPr>
            <w:r w:rsidRPr="47925FFA">
              <w:rPr>
                <w:rFonts w:ascii="Arial" w:eastAsia="Arial" w:hAnsi="Arial" w:cs="Arial"/>
                <w:color w:val="000000" w:themeColor="text1"/>
                <w:sz w:val="12"/>
                <w:szCs w:val="12"/>
                <w:lang w:val="en-US"/>
              </w:rPr>
              <w:t>9.288</w:t>
            </w:r>
          </w:p>
        </w:tc>
        <w:tc>
          <w:tcPr>
            <w:tcW w:w="99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C132CA4" w14:textId="0A26B276" w:rsidR="47925FFA" w:rsidRDefault="47925FFA" w:rsidP="47925FFA">
            <w:pPr>
              <w:jc w:val="right"/>
            </w:pPr>
            <w:r w:rsidRPr="47925FFA">
              <w:rPr>
                <w:rFonts w:ascii="Arial" w:eastAsia="Arial" w:hAnsi="Arial" w:cs="Arial"/>
                <w:color w:val="000000" w:themeColor="text1"/>
                <w:sz w:val="12"/>
                <w:szCs w:val="12"/>
                <w:lang w:val="en-US"/>
              </w:rPr>
              <w:t>8.964</w:t>
            </w:r>
          </w:p>
        </w:tc>
        <w:tc>
          <w:tcPr>
            <w:tcW w:w="11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709CF41" w14:textId="06B2C5E5" w:rsidR="47925FFA" w:rsidRDefault="47925FFA" w:rsidP="47925FFA">
            <w:pPr>
              <w:jc w:val="right"/>
            </w:pPr>
            <w:r w:rsidRPr="47925FFA">
              <w:rPr>
                <w:rFonts w:ascii="Arial" w:eastAsia="Arial" w:hAnsi="Arial" w:cs="Arial"/>
                <w:color w:val="000000" w:themeColor="text1"/>
                <w:sz w:val="12"/>
                <w:szCs w:val="12"/>
                <w:lang w:val="en-US"/>
              </w:rPr>
              <w:t>96,5%</w:t>
            </w:r>
          </w:p>
        </w:tc>
        <w:tc>
          <w:tcPr>
            <w:tcW w:w="99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A47A387" w14:textId="22D138F5" w:rsidR="47925FFA" w:rsidRDefault="47925FFA" w:rsidP="47925FFA">
            <w:pPr>
              <w:jc w:val="right"/>
            </w:pPr>
            <w:r w:rsidRPr="47925FFA">
              <w:rPr>
                <w:rFonts w:ascii="Arial" w:eastAsia="Arial" w:hAnsi="Arial" w:cs="Arial"/>
                <w:color w:val="000000" w:themeColor="text1"/>
                <w:sz w:val="12"/>
                <w:szCs w:val="12"/>
                <w:lang w:val="en-US"/>
              </w:rPr>
              <w:t>8.480</w:t>
            </w:r>
          </w:p>
        </w:tc>
        <w:tc>
          <w:tcPr>
            <w:tcW w:w="9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EDF6154" w14:textId="019FA353" w:rsidR="47925FFA" w:rsidRDefault="47925FFA" w:rsidP="47925FFA">
            <w:pPr>
              <w:jc w:val="right"/>
            </w:pPr>
            <w:r w:rsidRPr="47925FFA">
              <w:rPr>
                <w:rFonts w:ascii="Arial" w:eastAsia="Arial" w:hAnsi="Arial" w:cs="Arial"/>
                <w:color w:val="000000" w:themeColor="text1"/>
                <w:sz w:val="12"/>
                <w:szCs w:val="12"/>
                <w:lang w:val="en-US"/>
              </w:rPr>
              <w:t>91,3%</w:t>
            </w:r>
          </w:p>
        </w:tc>
      </w:tr>
      <w:tr w:rsidR="47925FFA" w14:paraId="3EF46D98" w14:textId="77777777" w:rsidTr="13887E37">
        <w:trPr>
          <w:trHeight w:val="150"/>
        </w:trPr>
        <w:tc>
          <w:tcPr>
            <w:tcW w:w="1380" w:type="dxa"/>
            <w:vMerge/>
            <w:tcBorders>
              <w:left w:val="single" w:sz="0" w:space="0" w:color="auto"/>
              <w:bottom w:val="single" w:sz="0" w:space="0" w:color="auto"/>
              <w:right w:val="single" w:sz="0" w:space="0" w:color="auto"/>
            </w:tcBorders>
            <w:vAlign w:val="center"/>
          </w:tcPr>
          <w:p w14:paraId="71465C5A" w14:textId="77777777" w:rsidR="005068E9" w:rsidRDefault="005068E9"/>
        </w:tc>
        <w:tc>
          <w:tcPr>
            <w:tcW w:w="2220" w:type="dxa"/>
            <w:vMerge/>
            <w:tcBorders>
              <w:left w:val="single" w:sz="0" w:space="0" w:color="auto"/>
              <w:bottom w:val="single" w:sz="0" w:space="0" w:color="auto"/>
              <w:right w:val="single" w:sz="0" w:space="0" w:color="auto"/>
            </w:tcBorders>
            <w:vAlign w:val="center"/>
          </w:tcPr>
          <w:p w14:paraId="1D28FF69" w14:textId="77777777" w:rsidR="005068E9" w:rsidRDefault="005068E9"/>
        </w:tc>
        <w:tc>
          <w:tcPr>
            <w:tcW w:w="705" w:type="dxa"/>
            <w:tcBorders>
              <w:top w:val="single" w:sz="8" w:space="0" w:color="auto"/>
              <w:left w:val="nil"/>
              <w:bottom w:val="single" w:sz="8" w:space="0" w:color="auto"/>
              <w:right w:val="single" w:sz="8" w:space="0" w:color="auto"/>
            </w:tcBorders>
            <w:tcMar>
              <w:left w:w="108" w:type="dxa"/>
              <w:right w:w="108" w:type="dxa"/>
            </w:tcMar>
            <w:vAlign w:val="center"/>
          </w:tcPr>
          <w:p w14:paraId="4BBFBD56" w14:textId="0EE3F088" w:rsidR="47925FFA" w:rsidRDefault="47925FFA" w:rsidP="47925FFA">
            <w:pPr>
              <w:jc w:val="center"/>
            </w:pPr>
            <w:r w:rsidRPr="47925FFA">
              <w:rPr>
                <w:rFonts w:ascii="Arial" w:eastAsia="Arial" w:hAnsi="Arial" w:cs="Arial"/>
                <w:color w:val="000000" w:themeColor="text1"/>
                <w:sz w:val="12"/>
                <w:szCs w:val="12"/>
                <w:lang w:val="en-US"/>
              </w:rPr>
              <w:t>2026</w:t>
            </w:r>
          </w:p>
        </w:tc>
        <w:tc>
          <w:tcPr>
            <w:tcW w:w="99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02D7DAC" w14:textId="02181BAE" w:rsidR="47925FFA" w:rsidRDefault="47925FFA" w:rsidP="47925FFA">
            <w:pPr>
              <w:jc w:val="right"/>
            </w:pPr>
            <w:r w:rsidRPr="47925FFA">
              <w:rPr>
                <w:rFonts w:ascii="Arial" w:eastAsia="Arial" w:hAnsi="Arial" w:cs="Arial"/>
                <w:color w:val="000000" w:themeColor="text1"/>
                <w:sz w:val="12"/>
                <w:szCs w:val="12"/>
                <w:lang w:val="en-US"/>
              </w:rPr>
              <w:t>31.376</w:t>
            </w:r>
          </w:p>
        </w:tc>
        <w:tc>
          <w:tcPr>
            <w:tcW w:w="99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D1DF12C" w14:textId="65C2219F" w:rsidR="47925FFA" w:rsidRDefault="47925FFA" w:rsidP="47925FFA">
            <w:pPr>
              <w:jc w:val="right"/>
            </w:pPr>
            <w:r w:rsidRPr="47925FFA">
              <w:rPr>
                <w:rFonts w:ascii="Arial" w:eastAsia="Arial" w:hAnsi="Arial" w:cs="Arial"/>
                <w:color w:val="000000" w:themeColor="text1"/>
                <w:sz w:val="12"/>
                <w:szCs w:val="12"/>
                <w:lang w:val="en-US"/>
              </w:rPr>
              <w:t>10.152</w:t>
            </w:r>
          </w:p>
        </w:tc>
        <w:tc>
          <w:tcPr>
            <w:tcW w:w="11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BDF38E9" w14:textId="0AA4543B" w:rsidR="47925FFA" w:rsidRDefault="47925FFA" w:rsidP="47925FFA">
            <w:pPr>
              <w:jc w:val="right"/>
            </w:pPr>
            <w:r w:rsidRPr="47925FFA">
              <w:rPr>
                <w:rFonts w:ascii="Arial" w:eastAsia="Arial" w:hAnsi="Arial" w:cs="Arial"/>
                <w:color w:val="000000" w:themeColor="text1"/>
                <w:sz w:val="12"/>
                <w:szCs w:val="12"/>
                <w:lang w:val="en-US"/>
              </w:rPr>
              <w:t>32,4%</w:t>
            </w:r>
          </w:p>
        </w:tc>
        <w:tc>
          <w:tcPr>
            <w:tcW w:w="99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1A08214" w14:textId="45CDADB3" w:rsidR="47925FFA" w:rsidRDefault="47925FFA" w:rsidP="47925FFA">
            <w:pPr>
              <w:jc w:val="right"/>
            </w:pPr>
            <w:r w:rsidRPr="47925FFA">
              <w:rPr>
                <w:rFonts w:ascii="Arial" w:eastAsia="Arial" w:hAnsi="Arial" w:cs="Arial"/>
                <w:color w:val="000000" w:themeColor="text1"/>
                <w:sz w:val="12"/>
                <w:szCs w:val="12"/>
                <w:lang w:val="en-US"/>
              </w:rPr>
              <w:t>1.049</w:t>
            </w:r>
          </w:p>
        </w:tc>
        <w:tc>
          <w:tcPr>
            <w:tcW w:w="9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47E4003" w14:textId="71E7B2EC" w:rsidR="47925FFA" w:rsidRDefault="47925FFA" w:rsidP="47925FFA">
            <w:pPr>
              <w:jc w:val="right"/>
            </w:pPr>
            <w:r w:rsidRPr="47925FFA">
              <w:rPr>
                <w:rFonts w:ascii="Arial" w:eastAsia="Arial" w:hAnsi="Arial" w:cs="Arial"/>
                <w:color w:val="000000" w:themeColor="text1"/>
                <w:sz w:val="12"/>
                <w:szCs w:val="12"/>
                <w:lang w:val="en-US"/>
              </w:rPr>
              <w:t>3,3%</w:t>
            </w:r>
          </w:p>
        </w:tc>
      </w:tr>
    </w:tbl>
    <w:p w14:paraId="50BC6BE6" w14:textId="1A0BB93B" w:rsidR="44F168D7" w:rsidRDefault="44F168D7" w:rsidP="47925FFA">
      <w:pPr>
        <w:spacing w:after="200" w:line="276" w:lineRule="auto"/>
        <w:contextualSpacing/>
        <w:jc w:val="both"/>
        <w:rPr>
          <w:rFonts w:ascii="Arial" w:eastAsia="Arial" w:hAnsi="Arial" w:cs="Arial"/>
          <w:color w:val="000000" w:themeColor="text1"/>
          <w:sz w:val="20"/>
          <w:szCs w:val="20"/>
          <w:lang w:val="es-ES"/>
        </w:rPr>
      </w:pPr>
      <w:r w:rsidRPr="47925FFA">
        <w:rPr>
          <w:rFonts w:ascii="Arial" w:eastAsia="Arial" w:hAnsi="Arial" w:cs="Arial"/>
          <w:i/>
          <w:iCs/>
          <w:color w:val="000000" w:themeColor="text1"/>
          <w:sz w:val="20"/>
          <w:szCs w:val="20"/>
        </w:rPr>
        <w:t xml:space="preserve">Cifras en millones de pesos (corte 31 de julio de 2026): </w:t>
      </w:r>
    </w:p>
    <w:p w14:paraId="5ECE7BCB" w14:textId="589FF0D5" w:rsidR="44F168D7" w:rsidRDefault="44F168D7" w:rsidP="47925FFA">
      <w:pPr>
        <w:spacing w:after="200" w:line="276" w:lineRule="auto"/>
        <w:contextualSpacing/>
        <w:jc w:val="both"/>
        <w:rPr>
          <w:rFonts w:ascii="Arial" w:eastAsia="Arial" w:hAnsi="Arial" w:cs="Arial"/>
          <w:color w:val="000000" w:themeColor="text1"/>
          <w:sz w:val="20"/>
          <w:szCs w:val="20"/>
          <w:lang w:val="es-ES"/>
        </w:rPr>
      </w:pPr>
      <w:r w:rsidRPr="47925FFA">
        <w:rPr>
          <w:rFonts w:ascii="Arial" w:eastAsia="Arial" w:hAnsi="Arial" w:cs="Arial"/>
          <w:i/>
          <w:iCs/>
          <w:color w:val="000000" w:themeColor="text1"/>
          <w:sz w:val="20"/>
          <w:szCs w:val="20"/>
        </w:rPr>
        <w:t>Programas: 2409 Seguridad de transporte; 2499 Fortalecimiento y apoyo a la gestión institucional del sector transporte. Los recursos se ejecutan en el marco del Fondo Nacional de Seguridad Vial.</w:t>
      </w:r>
    </w:p>
    <w:p w14:paraId="6474D980" w14:textId="5C200A77" w:rsidR="44F168D7" w:rsidRDefault="44F168D7" w:rsidP="47925FFA">
      <w:pPr>
        <w:spacing w:after="200" w:line="276" w:lineRule="auto"/>
        <w:contextualSpacing/>
        <w:jc w:val="both"/>
        <w:rPr>
          <w:rFonts w:ascii="Arial" w:eastAsia="Arial" w:hAnsi="Arial" w:cs="Arial"/>
          <w:color w:val="000000" w:themeColor="text1"/>
          <w:sz w:val="20"/>
          <w:szCs w:val="20"/>
          <w:lang w:val="es-ES"/>
        </w:rPr>
      </w:pPr>
      <w:r w:rsidRPr="47925FFA">
        <w:rPr>
          <w:rFonts w:ascii="Arial" w:eastAsia="Arial" w:hAnsi="Arial" w:cs="Arial"/>
          <w:i/>
          <w:iCs/>
          <w:color w:val="000000" w:themeColor="text1"/>
          <w:sz w:val="20"/>
          <w:szCs w:val="20"/>
        </w:rPr>
        <w:t>Los porcentajes de compromiso y obligación se calculan sobre la asignación de cada vigencia.</w:t>
      </w:r>
    </w:p>
    <w:p w14:paraId="0E2BE847" w14:textId="56696D68" w:rsidR="47925FFA" w:rsidRDefault="47925FFA" w:rsidP="47925FFA">
      <w:pPr>
        <w:pStyle w:val="Prrafodelista"/>
        <w:tabs>
          <w:tab w:val="left" w:pos="719"/>
          <w:tab w:val="left" w:pos="721"/>
        </w:tabs>
        <w:spacing w:before="247" w:line="261" w:lineRule="auto"/>
        <w:ind w:left="166" w:right="147"/>
        <w:rPr>
          <w:sz w:val="24"/>
          <w:szCs w:val="24"/>
        </w:rPr>
      </w:pPr>
    </w:p>
    <w:p w14:paraId="6765130E" w14:textId="77777777" w:rsidR="00A472D1" w:rsidRDefault="00A472D1" w:rsidP="00A472D1">
      <w:pPr>
        <w:pStyle w:val="Prrafodelista"/>
        <w:numPr>
          <w:ilvl w:val="1"/>
          <w:numId w:val="13"/>
        </w:numPr>
        <w:tabs>
          <w:tab w:val="left" w:pos="719"/>
        </w:tabs>
        <w:spacing w:before="0" w:line="289" w:lineRule="exact"/>
        <w:ind w:left="719" w:hanging="358"/>
        <w:rPr>
          <w:sz w:val="24"/>
        </w:rPr>
      </w:pPr>
      <w:r>
        <w:rPr>
          <w:w w:val="80"/>
          <w:sz w:val="24"/>
        </w:rPr>
        <w:lastRenderedPageBreak/>
        <w:t>Informe</w:t>
      </w:r>
      <w:r>
        <w:rPr>
          <w:spacing w:val="-3"/>
          <w:sz w:val="24"/>
        </w:rPr>
        <w:t xml:space="preserve"> </w:t>
      </w:r>
      <w:r>
        <w:rPr>
          <w:w w:val="80"/>
          <w:sz w:val="24"/>
        </w:rPr>
        <w:t>cuánto</w:t>
      </w:r>
      <w:r>
        <w:rPr>
          <w:spacing w:val="-3"/>
          <w:sz w:val="24"/>
        </w:rPr>
        <w:t xml:space="preserve"> </w:t>
      </w:r>
      <w:r>
        <w:rPr>
          <w:w w:val="80"/>
          <w:sz w:val="24"/>
        </w:rPr>
        <w:t>se</w:t>
      </w:r>
      <w:r>
        <w:rPr>
          <w:spacing w:val="-5"/>
          <w:sz w:val="24"/>
        </w:rPr>
        <w:t xml:space="preserve"> </w:t>
      </w:r>
      <w:r>
        <w:rPr>
          <w:w w:val="80"/>
          <w:sz w:val="24"/>
        </w:rPr>
        <w:t>ha</w:t>
      </w:r>
      <w:r>
        <w:rPr>
          <w:spacing w:val="-6"/>
          <w:sz w:val="24"/>
        </w:rPr>
        <w:t xml:space="preserve"> </w:t>
      </w:r>
      <w:r>
        <w:rPr>
          <w:w w:val="80"/>
          <w:sz w:val="24"/>
        </w:rPr>
        <w:t>destinado</w:t>
      </w:r>
      <w:r>
        <w:rPr>
          <w:spacing w:val="-5"/>
          <w:sz w:val="24"/>
        </w:rPr>
        <w:t xml:space="preserve"> </w:t>
      </w:r>
      <w:r>
        <w:rPr>
          <w:w w:val="80"/>
          <w:sz w:val="24"/>
        </w:rPr>
        <w:t>específicamente</w:t>
      </w:r>
      <w:r>
        <w:rPr>
          <w:spacing w:val="-5"/>
          <w:sz w:val="24"/>
        </w:rPr>
        <w:t xml:space="preserve"> </w:t>
      </w:r>
      <w:r>
        <w:rPr>
          <w:spacing w:val="-5"/>
          <w:w w:val="80"/>
          <w:sz w:val="24"/>
        </w:rPr>
        <w:t xml:space="preserve">a: </w:t>
      </w:r>
      <w:r>
        <w:rPr>
          <w:b/>
          <w:bCs/>
          <w:color w:val="FF0000"/>
          <w:w w:val="85"/>
          <w:sz w:val="24"/>
        </w:rPr>
        <w:t>OAP</w:t>
      </w:r>
    </w:p>
    <w:p w14:paraId="2B98E817" w14:textId="77777777" w:rsidR="00A472D1" w:rsidRDefault="00A472D1" w:rsidP="00A472D1">
      <w:pPr>
        <w:pStyle w:val="Prrafodelista"/>
        <w:numPr>
          <w:ilvl w:val="2"/>
          <w:numId w:val="13"/>
        </w:numPr>
        <w:tabs>
          <w:tab w:val="left" w:pos="1441"/>
        </w:tabs>
        <w:rPr>
          <w:sz w:val="24"/>
        </w:rPr>
      </w:pPr>
      <w:r>
        <w:rPr>
          <w:spacing w:val="2"/>
          <w:w w:val="75"/>
          <w:sz w:val="24"/>
        </w:rPr>
        <w:t>Infraestructura</w:t>
      </w:r>
      <w:r>
        <w:rPr>
          <w:spacing w:val="15"/>
          <w:sz w:val="24"/>
        </w:rPr>
        <w:t xml:space="preserve"> </w:t>
      </w:r>
      <w:r>
        <w:rPr>
          <w:spacing w:val="-2"/>
          <w:w w:val="90"/>
          <w:sz w:val="24"/>
        </w:rPr>
        <w:t>segura.</w:t>
      </w:r>
    </w:p>
    <w:p w14:paraId="240C7254" w14:textId="77777777" w:rsidR="00A472D1" w:rsidRDefault="00A472D1" w:rsidP="00A472D1">
      <w:pPr>
        <w:pStyle w:val="Prrafodelista"/>
        <w:numPr>
          <w:ilvl w:val="2"/>
          <w:numId w:val="13"/>
        </w:numPr>
        <w:tabs>
          <w:tab w:val="left" w:pos="1441"/>
        </w:tabs>
        <w:spacing w:before="55"/>
        <w:rPr>
          <w:sz w:val="24"/>
        </w:rPr>
      </w:pPr>
      <w:r>
        <w:rPr>
          <w:spacing w:val="-2"/>
          <w:w w:val="95"/>
          <w:sz w:val="24"/>
        </w:rPr>
        <w:t>Prevención.</w:t>
      </w:r>
    </w:p>
    <w:p w14:paraId="0C8ACE4B" w14:textId="77777777" w:rsidR="00A472D1" w:rsidRDefault="00A472D1" w:rsidP="00A472D1">
      <w:pPr>
        <w:pStyle w:val="Prrafodelista"/>
        <w:numPr>
          <w:ilvl w:val="2"/>
          <w:numId w:val="13"/>
        </w:numPr>
        <w:tabs>
          <w:tab w:val="left" w:pos="1441"/>
        </w:tabs>
        <w:rPr>
          <w:sz w:val="24"/>
        </w:rPr>
      </w:pPr>
      <w:r>
        <w:rPr>
          <w:spacing w:val="-2"/>
          <w:w w:val="85"/>
          <w:sz w:val="24"/>
        </w:rPr>
        <w:t>Educación</w:t>
      </w:r>
      <w:r>
        <w:rPr>
          <w:spacing w:val="-4"/>
          <w:sz w:val="24"/>
        </w:rPr>
        <w:t xml:space="preserve"> </w:t>
      </w:r>
      <w:r>
        <w:rPr>
          <w:spacing w:val="-2"/>
          <w:w w:val="95"/>
          <w:sz w:val="24"/>
        </w:rPr>
        <w:t>vial.</w:t>
      </w:r>
    </w:p>
    <w:p w14:paraId="4418DB8D" w14:textId="77777777" w:rsidR="00A472D1" w:rsidRDefault="00A472D1" w:rsidP="00A472D1">
      <w:pPr>
        <w:pStyle w:val="Prrafodelista"/>
        <w:numPr>
          <w:ilvl w:val="2"/>
          <w:numId w:val="13"/>
        </w:numPr>
        <w:tabs>
          <w:tab w:val="left" w:pos="1441"/>
        </w:tabs>
        <w:rPr>
          <w:sz w:val="24"/>
        </w:rPr>
      </w:pPr>
      <w:r>
        <w:rPr>
          <w:spacing w:val="-2"/>
          <w:w w:val="95"/>
          <w:sz w:val="24"/>
        </w:rPr>
        <w:t>Motociclistas.</w:t>
      </w:r>
    </w:p>
    <w:p w14:paraId="08AB94EE" w14:textId="77777777" w:rsidR="00A472D1" w:rsidRDefault="00A472D1" w:rsidP="00A472D1">
      <w:pPr>
        <w:pStyle w:val="Prrafodelista"/>
        <w:numPr>
          <w:ilvl w:val="2"/>
          <w:numId w:val="13"/>
        </w:numPr>
        <w:tabs>
          <w:tab w:val="left" w:pos="1441"/>
        </w:tabs>
        <w:spacing w:before="28"/>
        <w:rPr>
          <w:sz w:val="24"/>
        </w:rPr>
      </w:pPr>
      <w:r>
        <w:rPr>
          <w:w w:val="85"/>
          <w:sz w:val="24"/>
        </w:rPr>
        <w:t>Peatones</w:t>
      </w:r>
      <w:r>
        <w:rPr>
          <w:spacing w:val="-11"/>
          <w:w w:val="85"/>
          <w:sz w:val="24"/>
        </w:rPr>
        <w:t xml:space="preserve"> </w:t>
      </w:r>
      <w:r>
        <w:rPr>
          <w:w w:val="85"/>
          <w:sz w:val="24"/>
        </w:rPr>
        <w:t>y</w:t>
      </w:r>
      <w:r>
        <w:rPr>
          <w:spacing w:val="-8"/>
          <w:w w:val="85"/>
          <w:sz w:val="24"/>
        </w:rPr>
        <w:t xml:space="preserve"> </w:t>
      </w:r>
      <w:r>
        <w:rPr>
          <w:spacing w:val="-2"/>
          <w:w w:val="85"/>
          <w:sz w:val="24"/>
        </w:rPr>
        <w:t>ciclistas.</w:t>
      </w:r>
    </w:p>
    <w:p w14:paraId="397D26BC" w14:textId="77777777" w:rsidR="00A472D1" w:rsidRDefault="00A472D1" w:rsidP="00A472D1">
      <w:pPr>
        <w:pStyle w:val="Prrafodelista"/>
        <w:numPr>
          <w:ilvl w:val="2"/>
          <w:numId w:val="13"/>
        </w:numPr>
        <w:tabs>
          <w:tab w:val="left" w:pos="1441"/>
        </w:tabs>
        <w:rPr>
          <w:sz w:val="24"/>
        </w:rPr>
      </w:pPr>
      <w:r>
        <w:rPr>
          <w:w w:val="80"/>
          <w:sz w:val="24"/>
        </w:rPr>
        <w:t>Intervención</w:t>
      </w:r>
      <w:r>
        <w:rPr>
          <w:spacing w:val="-1"/>
          <w:w w:val="80"/>
          <w:sz w:val="24"/>
        </w:rPr>
        <w:t xml:space="preserve"> </w:t>
      </w:r>
      <w:r>
        <w:rPr>
          <w:w w:val="80"/>
          <w:sz w:val="24"/>
        </w:rPr>
        <w:t>de</w:t>
      </w:r>
      <w:r>
        <w:rPr>
          <w:spacing w:val="-1"/>
          <w:w w:val="80"/>
          <w:sz w:val="24"/>
        </w:rPr>
        <w:t xml:space="preserve"> </w:t>
      </w:r>
      <w:r>
        <w:rPr>
          <w:w w:val="80"/>
          <w:sz w:val="24"/>
        </w:rPr>
        <w:t>puntos</w:t>
      </w:r>
      <w:r>
        <w:rPr>
          <w:spacing w:val="-15"/>
          <w:sz w:val="24"/>
        </w:rPr>
        <w:t xml:space="preserve"> </w:t>
      </w:r>
      <w:r>
        <w:rPr>
          <w:spacing w:val="-2"/>
          <w:w w:val="80"/>
          <w:sz w:val="24"/>
        </w:rPr>
        <w:t>críticos.</w:t>
      </w:r>
    </w:p>
    <w:p w14:paraId="1143BD96" w14:textId="77777777" w:rsidR="00A472D1" w:rsidRDefault="00A472D1" w:rsidP="00A472D1">
      <w:pPr>
        <w:pStyle w:val="Prrafodelista"/>
        <w:numPr>
          <w:ilvl w:val="2"/>
          <w:numId w:val="13"/>
        </w:numPr>
        <w:tabs>
          <w:tab w:val="left" w:pos="1441"/>
        </w:tabs>
        <w:rPr>
          <w:sz w:val="24"/>
        </w:rPr>
      </w:pPr>
      <w:r>
        <w:rPr>
          <w:w w:val="80"/>
          <w:sz w:val="24"/>
        </w:rPr>
        <w:t>Asistencia</w:t>
      </w:r>
      <w:r>
        <w:rPr>
          <w:spacing w:val="14"/>
          <w:sz w:val="24"/>
        </w:rPr>
        <w:t xml:space="preserve"> </w:t>
      </w:r>
      <w:r>
        <w:rPr>
          <w:w w:val="80"/>
          <w:sz w:val="24"/>
        </w:rPr>
        <w:t>técnica</w:t>
      </w:r>
      <w:r>
        <w:rPr>
          <w:spacing w:val="17"/>
          <w:sz w:val="24"/>
        </w:rPr>
        <w:t xml:space="preserve"> </w:t>
      </w:r>
      <w:r>
        <w:rPr>
          <w:spacing w:val="-2"/>
          <w:w w:val="80"/>
          <w:sz w:val="24"/>
        </w:rPr>
        <w:t>territorial.</w:t>
      </w:r>
    </w:p>
    <w:p w14:paraId="6ECCDB50" w14:textId="77777777" w:rsidR="00A472D1" w:rsidRDefault="00A472D1" w:rsidP="00A472D1">
      <w:pPr>
        <w:pStyle w:val="Prrafodelista"/>
        <w:numPr>
          <w:ilvl w:val="2"/>
          <w:numId w:val="13"/>
        </w:numPr>
        <w:tabs>
          <w:tab w:val="left" w:pos="1441"/>
        </w:tabs>
        <w:rPr>
          <w:sz w:val="24"/>
          <w:szCs w:val="24"/>
        </w:rPr>
      </w:pPr>
      <w:r w:rsidRPr="47925FFA">
        <w:rPr>
          <w:w w:val="80"/>
          <w:sz w:val="24"/>
          <w:szCs w:val="24"/>
        </w:rPr>
        <w:t>Atención</w:t>
      </w:r>
      <w:r w:rsidRPr="47925FFA">
        <w:rPr>
          <w:spacing w:val="-3"/>
          <w:sz w:val="24"/>
          <w:szCs w:val="24"/>
        </w:rPr>
        <w:t xml:space="preserve"> </w:t>
      </w:r>
      <w:r w:rsidRPr="47925FFA">
        <w:rPr>
          <w:w w:val="80"/>
          <w:sz w:val="24"/>
          <w:szCs w:val="24"/>
        </w:rPr>
        <w:t>a</w:t>
      </w:r>
      <w:r w:rsidRPr="47925FFA">
        <w:rPr>
          <w:spacing w:val="-5"/>
          <w:sz w:val="24"/>
          <w:szCs w:val="24"/>
        </w:rPr>
        <w:t xml:space="preserve"> </w:t>
      </w:r>
      <w:r w:rsidRPr="47925FFA">
        <w:rPr>
          <w:spacing w:val="-2"/>
          <w:w w:val="80"/>
          <w:sz w:val="24"/>
          <w:szCs w:val="24"/>
        </w:rPr>
        <w:t>víctimas.</w:t>
      </w:r>
    </w:p>
    <w:p w14:paraId="587E2FBA" w14:textId="252EDDA1" w:rsidR="47925FFA" w:rsidRDefault="47925FFA" w:rsidP="47925FFA">
      <w:pPr>
        <w:tabs>
          <w:tab w:val="left" w:pos="1441"/>
        </w:tabs>
        <w:rPr>
          <w:sz w:val="24"/>
          <w:szCs w:val="24"/>
        </w:rPr>
      </w:pPr>
    </w:p>
    <w:p w14:paraId="693AC3D8" w14:textId="41FDBBD6" w:rsidR="7AF89CD1" w:rsidRDefault="7AF89CD1" w:rsidP="47925FFA">
      <w:pPr>
        <w:spacing w:after="200" w:line="276" w:lineRule="auto"/>
        <w:jc w:val="both"/>
        <w:rPr>
          <w:rFonts w:ascii="Arial" w:eastAsia="Arial" w:hAnsi="Arial" w:cs="Arial"/>
          <w:color w:val="000000" w:themeColor="text1"/>
        </w:rPr>
      </w:pPr>
      <w:r w:rsidRPr="47925FFA">
        <w:rPr>
          <w:rFonts w:ascii="Arial" w:eastAsia="Arial" w:hAnsi="Arial" w:cs="Arial"/>
          <w:b/>
          <w:bCs/>
          <w:color w:val="000000" w:themeColor="text1"/>
        </w:rPr>
        <w:t xml:space="preserve">Respuesta: </w:t>
      </w:r>
      <w:r w:rsidRPr="47925FFA">
        <w:rPr>
          <w:rFonts w:ascii="Arial" w:eastAsia="Arial" w:hAnsi="Arial" w:cs="Arial"/>
          <w:color w:val="000000" w:themeColor="text1"/>
        </w:rPr>
        <w:t>Los proyectos de inversión de la Agencia Nacional de Seguridad Vial se articulan con el Plan Nacional de Seguridad Vial 2022-2031, adoptado mediante el Decreto 1430 de 2022, en sus áreas de acción, entre ellas infraestructura segura, comportamiento seguro, velocidades seguras, vehículos seguros, cumplimiento de normas de tránsito, atención integral a víctimas, gobernanza y gestión del conocimiento. Dichos proyectos se formulan a través de la Metodología General Ajustada (MGA), en la que, mediante la estructura de desglose del trabajo</w:t>
      </w:r>
      <w:r w:rsidR="1E885218" w:rsidRPr="47925FFA">
        <w:rPr>
          <w:rFonts w:ascii="Arial" w:eastAsia="Arial" w:hAnsi="Arial" w:cs="Arial"/>
          <w:color w:val="000000" w:themeColor="text1"/>
        </w:rPr>
        <w:t xml:space="preserve"> y de cadena de valor</w:t>
      </w:r>
      <w:r w:rsidRPr="47925FFA">
        <w:rPr>
          <w:rFonts w:ascii="Arial" w:eastAsia="Arial" w:hAnsi="Arial" w:cs="Arial"/>
          <w:color w:val="000000" w:themeColor="text1"/>
        </w:rPr>
        <w:t>, se asigna a cada objetivo específico su producto, con sus respectivos entregables y actividades.</w:t>
      </w:r>
    </w:p>
    <w:p w14:paraId="3635916B" w14:textId="775AE106" w:rsidR="63A60609" w:rsidRDefault="63A60609" w:rsidP="47925FFA">
      <w:pPr>
        <w:spacing w:after="200" w:line="276" w:lineRule="auto"/>
        <w:jc w:val="both"/>
      </w:pPr>
      <w:r w:rsidRPr="47925FFA">
        <w:rPr>
          <w:rFonts w:ascii="Arial" w:eastAsia="Arial" w:hAnsi="Arial" w:cs="Arial"/>
          <w:color w:val="000000" w:themeColor="text1"/>
        </w:rPr>
        <w:t>En este sentido, a</w:t>
      </w:r>
      <w:r w:rsidR="7F3BED4C" w:rsidRPr="47925FFA">
        <w:rPr>
          <w:rFonts w:ascii="Arial" w:eastAsia="Arial" w:hAnsi="Arial" w:cs="Arial"/>
          <w:color w:val="000000" w:themeColor="text1"/>
        </w:rPr>
        <w:t xml:space="preserve"> partir de los proyectos de inversión que ejecuta la ANSV en el marco de sus respectivas cadenas de valor, y cuya oferta institucional comprende acciones y estrategias orientadas a las líneas solicitadas</w:t>
      </w:r>
      <w:r w:rsidR="7EC10AE7" w:rsidRPr="47925FFA">
        <w:rPr>
          <w:rFonts w:ascii="Arial" w:eastAsia="Arial" w:hAnsi="Arial" w:cs="Arial"/>
          <w:color w:val="000000" w:themeColor="text1"/>
        </w:rPr>
        <w:t xml:space="preserve"> (infraestructura segura, prevención, educación vial, motociclistas, peatones y ciclistas, intervención de puntos críticos, asistencia técnica territorial y atención a víctimas)</w:t>
      </w:r>
      <w:r w:rsidR="7F3BED4C" w:rsidRPr="47925FFA">
        <w:rPr>
          <w:rFonts w:ascii="Arial" w:eastAsia="Arial" w:hAnsi="Arial" w:cs="Arial"/>
          <w:color w:val="000000" w:themeColor="text1"/>
        </w:rPr>
        <w:t>, se determinó la inversión estimada asociada a cada línea. Los resultados de este análisis se remiten en la matriz consolidada adjunta</w:t>
      </w:r>
      <w:r w:rsidR="3BE3A12A" w:rsidRPr="47925FFA">
        <w:rPr>
          <w:rFonts w:ascii="Arial" w:eastAsia="Arial" w:hAnsi="Arial" w:cs="Arial"/>
          <w:color w:val="000000" w:themeColor="text1"/>
        </w:rPr>
        <w:t xml:space="preserve"> </w:t>
      </w:r>
      <w:r w:rsidR="7AF89CD1" w:rsidRPr="47925FFA">
        <w:rPr>
          <w:rFonts w:ascii="Arial" w:eastAsia="Arial" w:hAnsi="Arial" w:cs="Arial"/>
          <w:color w:val="000000" w:themeColor="text1"/>
        </w:rPr>
        <w:t>denominada "VIII_2_Destinacion_por_linea_ANSV.xlsx", que relaciona, por dependencia, el proyecto (BPIN), el producto, la actividad y su apropiación vigente por año (2022-2026), y que se remite adjunta a esta respuesta.</w:t>
      </w:r>
    </w:p>
    <w:p w14:paraId="5E01CA1D" w14:textId="4E1E46A8" w:rsidR="7D6D8610" w:rsidRDefault="24D7B3B1" w:rsidP="7179EE42">
      <w:pPr>
        <w:spacing w:after="200" w:line="276" w:lineRule="auto"/>
        <w:jc w:val="both"/>
        <w:rPr>
          <w:rFonts w:ascii="Arial" w:eastAsia="Arial" w:hAnsi="Arial" w:cs="Arial"/>
          <w:color w:val="000000" w:themeColor="text1"/>
        </w:rPr>
      </w:pPr>
      <w:r w:rsidRPr="7179EE42">
        <w:rPr>
          <w:rFonts w:ascii="Arial" w:eastAsia="Arial" w:hAnsi="Arial" w:cs="Arial"/>
          <w:color w:val="000000" w:themeColor="text1"/>
        </w:rPr>
        <w:t>Se estima que</w:t>
      </w:r>
      <w:r w:rsidR="7D6D8610">
        <w:tab/>
      </w:r>
      <w:r w:rsidR="7D6D8610" w:rsidRPr="7179EE42">
        <w:rPr>
          <w:rFonts w:ascii="Arial" w:eastAsia="Arial" w:hAnsi="Arial" w:cs="Arial"/>
          <w:color w:val="000000" w:themeColor="text1"/>
        </w:rPr>
        <w:t>, en el periodo 2022-2026 los recursos se destinaron principalmente a educación vial ($154.536 millones), asistencia técnica territorial ($149.175 millones), intervención de puntos críticos ($54.650 millones), peatones y ciclistas ($31.746 millones), infraestructura segura ($30.718 millones), atención a víctimas ($20.329 millones) y motociclistas ($17.810 millones). Las acciones de prevención de la siniestralidad no se asignaron a una línea exclusiva, en tanto se materializan de manera distribuida a través de las demás líneas.</w:t>
      </w:r>
    </w:p>
    <w:p w14:paraId="4E77FEE0" w14:textId="0FDD552A" w:rsidR="7D6D8610" w:rsidRDefault="7D6D8610" w:rsidP="726A3959">
      <w:pPr>
        <w:spacing w:after="200" w:line="276" w:lineRule="auto"/>
        <w:jc w:val="both"/>
      </w:pPr>
      <w:r w:rsidRPr="726A3959">
        <w:rPr>
          <w:rFonts w:ascii="Arial" w:eastAsia="Arial" w:hAnsi="Arial" w:cs="Arial"/>
          <w:color w:val="000000" w:themeColor="text1"/>
        </w:rPr>
        <w:t xml:space="preserve">Adicionalmente, la entidad clasificó como transversales actividades por $180.027 millones, correspondientes a bienes y servicios de carácter institucional y de alcance nacional, planeación estratégica, gestión institucional, sistemas de información, generación de conocimiento, comunicación y gobernanza, que dan soporte al conjunto de la política de seguridad vial sin destinarse de manera exclusiva a una línea específica. </w:t>
      </w:r>
    </w:p>
    <w:tbl>
      <w:tblPr>
        <w:tblW w:w="0" w:type="auto"/>
        <w:jc w:val="center"/>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CellMar>
          <w:left w:w="10" w:type="dxa"/>
          <w:right w:w="10" w:type="dxa"/>
        </w:tblCellMar>
        <w:tblLook w:val="06A0" w:firstRow="1" w:lastRow="0" w:firstColumn="1" w:lastColumn="0" w:noHBand="1" w:noVBand="1"/>
      </w:tblPr>
      <w:tblGrid>
        <w:gridCol w:w="4300"/>
        <w:gridCol w:w="2620"/>
      </w:tblGrid>
      <w:tr w:rsidR="726A3959" w14:paraId="3A2402EF" w14:textId="77777777" w:rsidTr="726A3959">
        <w:trPr>
          <w:trHeight w:val="300"/>
          <w:jc w:val="center"/>
        </w:trPr>
        <w:tc>
          <w:tcPr>
            <w:tcW w:w="4300" w:type="dxa"/>
            <w:vAlign w:val="center"/>
          </w:tcPr>
          <w:p w14:paraId="73A76F2C" w14:textId="3229E115" w:rsidR="726A3959" w:rsidRDefault="726A3959" w:rsidP="726A3959">
            <w:pPr>
              <w:spacing w:after="0"/>
              <w:jc w:val="center"/>
            </w:pPr>
            <w:r w:rsidRPr="726A3959">
              <w:rPr>
                <w:rFonts w:ascii="Calibri" w:eastAsia="Calibri" w:hAnsi="Calibri" w:cs="Calibri"/>
                <w:b/>
                <w:bCs/>
              </w:rPr>
              <w:t>Línea</w:t>
            </w:r>
          </w:p>
        </w:tc>
        <w:tc>
          <w:tcPr>
            <w:tcW w:w="2620" w:type="dxa"/>
            <w:vAlign w:val="center"/>
          </w:tcPr>
          <w:p w14:paraId="12283AF7" w14:textId="3E08266C" w:rsidR="726A3959" w:rsidRDefault="726A3959" w:rsidP="726A3959">
            <w:pPr>
              <w:spacing w:after="0"/>
              <w:jc w:val="center"/>
            </w:pPr>
            <w:r w:rsidRPr="726A3959">
              <w:rPr>
                <w:rFonts w:ascii="Calibri" w:eastAsia="Calibri" w:hAnsi="Calibri" w:cs="Calibri"/>
                <w:b/>
                <w:bCs/>
              </w:rPr>
              <w:t>Presupuesto destinado</w:t>
            </w:r>
          </w:p>
        </w:tc>
      </w:tr>
      <w:tr w:rsidR="726A3959" w14:paraId="0B5BA678" w14:textId="77777777" w:rsidTr="726A3959">
        <w:trPr>
          <w:trHeight w:val="300"/>
          <w:jc w:val="center"/>
        </w:trPr>
        <w:tc>
          <w:tcPr>
            <w:tcW w:w="4300" w:type="dxa"/>
            <w:vAlign w:val="center"/>
          </w:tcPr>
          <w:p w14:paraId="5909FDBB" w14:textId="2EB20618" w:rsidR="726A3959" w:rsidRDefault="726A3959" w:rsidP="726A3959">
            <w:pPr>
              <w:spacing w:after="0"/>
              <w:jc w:val="center"/>
            </w:pPr>
            <w:r w:rsidRPr="726A3959">
              <w:rPr>
                <w:rFonts w:ascii="Calibri" w:eastAsia="Calibri" w:hAnsi="Calibri" w:cs="Calibri"/>
                <w:color w:val="000000" w:themeColor="text1"/>
              </w:rPr>
              <w:t>Infraestructura segura</w:t>
            </w:r>
          </w:p>
        </w:tc>
        <w:tc>
          <w:tcPr>
            <w:tcW w:w="2620" w:type="dxa"/>
            <w:vAlign w:val="center"/>
          </w:tcPr>
          <w:p w14:paraId="2136F1FA" w14:textId="2792BD00" w:rsidR="726A3959" w:rsidRDefault="726A3959" w:rsidP="726A3959">
            <w:pPr>
              <w:spacing w:after="0"/>
              <w:jc w:val="center"/>
            </w:pPr>
            <w:r w:rsidRPr="726A3959">
              <w:rPr>
                <w:rFonts w:ascii="Calibri" w:eastAsia="Calibri" w:hAnsi="Calibri" w:cs="Calibri"/>
                <w:color w:val="000000" w:themeColor="text1"/>
              </w:rPr>
              <w:t>30.71</w:t>
            </w:r>
            <w:r w:rsidR="541E9D05" w:rsidRPr="726A3959">
              <w:rPr>
                <w:rFonts w:ascii="Calibri" w:eastAsia="Calibri" w:hAnsi="Calibri" w:cs="Calibri"/>
                <w:color w:val="000000" w:themeColor="text1"/>
              </w:rPr>
              <w:t>8</w:t>
            </w:r>
          </w:p>
        </w:tc>
      </w:tr>
      <w:tr w:rsidR="726A3959" w14:paraId="21E5A478" w14:textId="77777777" w:rsidTr="726A3959">
        <w:trPr>
          <w:trHeight w:val="300"/>
          <w:jc w:val="center"/>
        </w:trPr>
        <w:tc>
          <w:tcPr>
            <w:tcW w:w="4300" w:type="dxa"/>
            <w:vAlign w:val="center"/>
          </w:tcPr>
          <w:p w14:paraId="13D5B6D3" w14:textId="679149E1" w:rsidR="726A3959" w:rsidRDefault="726A3959" w:rsidP="726A3959">
            <w:pPr>
              <w:spacing w:after="0"/>
              <w:jc w:val="center"/>
            </w:pPr>
            <w:r w:rsidRPr="726A3959">
              <w:rPr>
                <w:rFonts w:ascii="Calibri" w:eastAsia="Calibri" w:hAnsi="Calibri" w:cs="Calibri"/>
                <w:color w:val="000000" w:themeColor="text1"/>
              </w:rPr>
              <w:t>Educación vial</w:t>
            </w:r>
          </w:p>
        </w:tc>
        <w:tc>
          <w:tcPr>
            <w:tcW w:w="2620" w:type="dxa"/>
            <w:vAlign w:val="center"/>
          </w:tcPr>
          <w:p w14:paraId="1096B3E8" w14:textId="373765F1" w:rsidR="726A3959" w:rsidRDefault="726A3959" w:rsidP="726A3959">
            <w:pPr>
              <w:spacing w:after="0"/>
              <w:jc w:val="center"/>
            </w:pPr>
            <w:r w:rsidRPr="726A3959">
              <w:rPr>
                <w:rFonts w:ascii="Calibri" w:eastAsia="Calibri" w:hAnsi="Calibri" w:cs="Calibri"/>
                <w:color w:val="000000" w:themeColor="text1"/>
              </w:rPr>
              <w:t>154.536</w:t>
            </w:r>
          </w:p>
        </w:tc>
      </w:tr>
      <w:tr w:rsidR="726A3959" w14:paraId="0DDA9489" w14:textId="77777777" w:rsidTr="726A3959">
        <w:trPr>
          <w:trHeight w:val="300"/>
          <w:jc w:val="center"/>
        </w:trPr>
        <w:tc>
          <w:tcPr>
            <w:tcW w:w="4300" w:type="dxa"/>
            <w:vAlign w:val="center"/>
          </w:tcPr>
          <w:p w14:paraId="4BEB550F" w14:textId="4C3AB281" w:rsidR="726A3959" w:rsidRDefault="726A3959" w:rsidP="726A3959">
            <w:pPr>
              <w:spacing w:after="0"/>
              <w:jc w:val="center"/>
            </w:pPr>
            <w:r w:rsidRPr="726A3959">
              <w:rPr>
                <w:rFonts w:ascii="Calibri" w:eastAsia="Calibri" w:hAnsi="Calibri" w:cs="Calibri"/>
                <w:color w:val="000000" w:themeColor="text1"/>
              </w:rPr>
              <w:t>Motociclistas</w:t>
            </w:r>
          </w:p>
        </w:tc>
        <w:tc>
          <w:tcPr>
            <w:tcW w:w="2620" w:type="dxa"/>
            <w:vAlign w:val="center"/>
          </w:tcPr>
          <w:p w14:paraId="34DD43E5" w14:textId="073E5878" w:rsidR="726A3959" w:rsidRDefault="726A3959" w:rsidP="726A3959">
            <w:pPr>
              <w:spacing w:after="0"/>
              <w:jc w:val="center"/>
            </w:pPr>
            <w:r w:rsidRPr="726A3959">
              <w:rPr>
                <w:rFonts w:ascii="Calibri" w:eastAsia="Calibri" w:hAnsi="Calibri" w:cs="Calibri"/>
                <w:color w:val="000000" w:themeColor="text1"/>
              </w:rPr>
              <w:t>17.810</w:t>
            </w:r>
          </w:p>
        </w:tc>
      </w:tr>
      <w:tr w:rsidR="726A3959" w14:paraId="2FFBCE54" w14:textId="77777777" w:rsidTr="726A3959">
        <w:trPr>
          <w:trHeight w:val="300"/>
          <w:jc w:val="center"/>
        </w:trPr>
        <w:tc>
          <w:tcPr>
            <w:tcW w:w="4300" w:type="dxa"/>
            <w:vAlign w:val="center"/>
          </w:tcPr>
          <w:p w14:paraId="4DE1AB14" w14:textId="7FBCEDBB" w:rsidR="726A3959" w:rsidRDefault="726A3959" w:rsidP="726A3959">
            <w:pPr>
              <w:spacing w:after="0"/>
              <w:jc w:val="center"/>
            </w:pPr>
            <w:r w:rsidRPr="726A3959">
              <w:rPr>
                <w:rFonts w:ascii="Calibri" w:eastAsia="Calibri" w:hAnsi="Calibri" w:cs="Calibri"/>
                <w:color w:val="000000" w:themeColor="text1"/>
              </w:rPr>
              <w:t>Peatones y ciclistas</w:t>
            </w:r>
          </w:p>
        </w:tc>
        <w:tc>
          <w:tcPr>
            <w:tcW w:w="2620" w:type="dxa"/>
            <w:vAlign w:val="center"/>
          </w:tcPr>
          <w:p w14:paraId="35580E52" w14:textId="3E0F5A68" w:rsidR="726A3959" w:rsidRDefault="726A3959" w:rsidP="726A3959">
            <w:pPr>
              <w:spacing w:after="0"/>
              <w:jc w:val="center"/>
            </w:pPr>
            <w:r w:rsidRPr="726A3959">
              <w:rPr>
                <w:rFonts w:ascii="Calibri" w:eastAsia="Calibri" w:hAnsi="Calibri" w:cs="Calibri"/>
                <w:color w:val="000000" w:themeColor="text1"/>
              </w:rPr>
              <w:t>31.746</w:t>
            </w:r>
          </w:p>
        </w:tc>
      </w:tr>
      <w:tr w:rsidR="726A3959" w14:paraId="5D8FE1A0" w14:textId="77777777" w:rsidTr="726A3959">
        <w:trPr>
          <w:trHeight w:val="300"/>
          <w:jc w:val="center"/>
        </w:trPr>
        <w:tc>
          <w:tcPr>
            <w:tcW w:w="4300" w:type="dxa"/>
            <w:vAlign w:val="center"/>
          </w:tcPr>
          <w:p w14:paraId="7241F9A4" w14:textId="5D16E43D" w:rsidR="726A3959" w:rsidRDefault="726A3959" w:rsidP="726A3959">
            <w:pPr>
              <w:spacing w:after="0"/>
              <w:jc w:val="center"/>
            </w:pPr>
            <w:r w:rsidRPr="726A3959">
              <w:rPr>
                <w:rFonts w:ascii="Calibri" w:eastAsia="Calibri" w:hAnsi="Calibri" w:cs="Calibri"/>
                <w:color w:val="000000" w:themeColor="text1"/>
              </w:rPr>
              <w:lastRenderedPageBreak/>
              <w:t>Intervención de puntos críticos</w:t>
            </w:r>
          </w:p>
        </w:tc>
        <w:tc>
          <w:tcPr>
            <w:tcW w:w="2620" w:type="dxa"/>
            <w:vAlign w:val="center"/>
          </w:tcPr>
          <w:p w14:paraId="5AD43B63" w14:textId="48D06656" w:rsidR="726A3959" w:rsidRDefault="726A3959" w:rsidP="726A3959">
            <w:pPr>
              <w:spacing w:after="0"/>
              <w:jc w:val="center"/>
            </w:pPr>
            <w:r w:rsidRPr="726A3959">
              <w:rPr>
                <w:rFonts w:ascii="Calibri" w:eastAsia="Calibri" w:hAnsi="Calibri" w:cs="Calibri"/>
                <w:color w:val="000000" w:themeColor="text1"/>
              </w:rPr>
              <w:t>54.6</w:t>
            </w:r>
            <w:r w:rsidR="77D7E8EC" w:rsidRPr="726A3959">
              <w:rPr>
                <w:rFonts w:ascii="Calibri" w:eastAsia="Calibri" w:hAnsi="Calibri" w:cs="Calibri"/>
                <w:color w:val="000000" w:themeColor="text1"/>
              </w:rPr>
              <w:t>50</w:t>
            </w:r>
          </w:p>
        </w:tc>
      </w:tr>
      <w:tr w:rsidR="726A3959" w14:paraId="37D78BA6" w14:textId="77777777" w:rsidTr="726A3959">
        <w:trPr>
          <w:trHeight w:val="300"/>
          <w:jc w:val="center"/>
        </w:trPr>
        <w:tc>
          <w:tcPr>
            <w:tcW w:w="4300" w:type="dxa"/>
            <w:vAlign w:val="center"/>
          </w:tcPr>
          <w:p w14:paraId="58AC7396" w14:textId="2C1B09C4" w:rsidR="726A3959" w:rsidRDefault="726A3959" w:rsidP="726A3959">
            <w:pPr>
              <w:spacing w:after="0"/>
              <w:jc w:val="center"/>
            </w:pPr>
            <w:r w:rsidRPr="726A3959">
              <w:rPr>
                <w:rFonts w:ascii="Calibri" w:eastAsia="Calibri" w:hAnsi="Calibri" w:cs="Calibri"/>
                <w:color w:val="000000" w:themeColor="text1"/>
              </w:rPr>
              <w:t>Asistencia técnica territorial</w:t>
            </w:r>
          </w:p>
        </w:tc>
        <w:tc>
          <w:tcPr>
            <w:tcW w:w="2620" w:type="dxa"/>
            <w:vAlign w:val="center"/>
          </w:tcPr>
          <w:p w14:paraId="5056074E" w14:textId="7717B32E" w:rsidR="726A3959" w:rsidRDefault="726A3959" w:rsidP="726A3959">
            <w:pPr>
              <w:spacing w:after="0"/>
              <w:jc w:val="center"/>
            </w:pPr>
            <w:r w:rsidRPr="726A3959">
              <w:rPr>
                <w:rFonts w:ascii="Calibri" w:eastAsia="Calibri" w:hAnsi="Calibri" w:cs="Calibri"/>
                <w:color w:val="000000" w:themeColor="text1"/>
              </w:rPr>
              <w:t>149.175</w:t>
            </w:r>
          </w:p>
        </w:tc>
      </w:tr>
      <w:tr w:rsidR="726A3959" w14:paraId="0A235868" w14:textId="77777777" w:rsidTr="726A3959">
        <w:trPr>
          <w:trHeight w:val="300"/>
          <w:jc w:val="center"/>
        </w:trPr>
        <w:tc>
          <w:tcPr>
            <w:tcW w:w="4300" w:type="dxa"/>
            <w:vAlign w:val="center"/>
          </w:tcPr>
          <w:p w14:paraId="446CD16A" w14:textId="40AA718A" w:rsidR="726A3959" w:rsidRDefault="726A3959" w:rsidP="726A3959">
            <w:pPr>
              <w:spacing w:after="0"/>
              <w:jc w:val="center"/>
            </w:pPr>
            <w:r w:rsidRPr="726A3959">
              <w:rPr>
                <w:rFonts w:ascii="Calibri" w:eastAsia="Calibri" w:hAnsi="Calibri" w:cs="Calibri"/>
                <w:color w:val="000000" w:themeColor="text1"/>
              </w:rPr>
              <w:t>Atención a víctimas</w:t>
            </w:r>
          </w:p>
        </w:tc>
        <w:tc>
          <w:tcPr>
            <w:tcW w:w="2620" w:type="dxa"/>
            <w:vAlign w:val="center"/>
          </w:tcPr>
          <w:p w14:paraId="50F4F6FC" w14:textId="363ADC98" w:rsidR="726A3959" w:rsidRDefault="726A3959" w:rsidP="726A3959">
            <w:pPr>
              <w:spacing w:after="0"/>
              <w:jc w:val="center"/>
            </w:pPr>
            <w:r w:rsidRPr="726A3959">
              <w:rPr>
                <w:rFonts w:ascii="Calibri" w:eastAsia="Calibri" w:hAnsi="Calibri" w:cs="Calibri"/>
                <w:color w:val="000000" w:themeColor="text1"/>
              </w:rPr>
              <w:t>20.329</w:t>
            </w:r>
          </w:p>
        </w:tc>
      </w:tr>
      <w:tr w:rsidR="726A3959" w14:paraId="234CA943" w14:textId="77777777" w:rsidTr="726A3959">
        <w:trPr>
          <w:trHeight w:val="300"/>
          <w:jc w:val="center"/>
        </w:trPr>
        <w:tc>
          <w:tcPr>
            <w:tcW w:w="4300" w:type="dxa"/>
            <w:vAlign w:val="center"/>
          </w:tcPr>
          <w:p w14:paraId="2E66FF12" w14:textId="44880D20" w:rsidR="726A3959" w:rsidRDefault="726A3959" w:rsidP="726A3959">
            <w:pPr>
              <w:spacing w:after="0"/>
              <w:jc w:val="center"/>
            </w:pPr>
            <w:r w:rsidRPr="726A3959">
              <w:rPr>
                <w:rFonts w:ascii="Calibri" w:eastAsia="Calibri" w:hAnsi="Calibri" w:cs="Calibri"/>
                <w:color w:val="000000" w:themeColor="text1"/>
              </w:rPr>
              <w:t>Transversal - No aplica</w:t>
            </w:r>
          </w:p>
        </w:tc>
        <w:tc>
          <w:tcPr>
            <w:tcW w:w="2620" w:type="dxa"/>
            <w:vAlign w:val="center"/>
          </w:tcPr>
          <w:p w14:paraId="7964C4E5" w14:textId="7BC2343A" w:rsidR="726A3959" w:rsidRDefault="726A3959" w:rsidP="726A3959">
            <w:pPr>
              <w:spacing w:after="0"/>
              <w:jc w:val="center"/>
            </w:pPr>
            <w:r w:rsidRPr="726A3959">
              <w:rPr>
                <w:rFonts w:ascii="Calibri" w:eastAsia="Calibri" w:hAnsi="Calibri" w:cs="Calibri"/>
                <w:color w:val="000000" w:themeColor="text1"/>
              </w:rPr>
              <w:t>180.02</w:t>
            </w:r>
            <w:r w:rsidR="6E85FB23" w:rsidRPr="726A3959">
              <w:rPr>
                <w:rFonts w:ascii="Calibri" w:eastAsia="Calibri" w:hAnsi="Calibri" w:cs="Calibri"/>
                <w:color w:val="000000" w:themeColor="text1"/>
              </w:rPr>
              <w:t>7</w:t>
            </w:r>
          </w:p>
        </w:tc>
      </w:tr>
      <w:tr w:rsidR="726A3959" w14:paraId="4D4D8B18" w14:textId="77777777" w:rsidTr="726A3959">
        <w:trPr>
          <w:trHeight w:val="300"/>
          <w:jc w:val="center"/>
        </w:trPr>
        <w:tc>
          <w:tcPr>
            <w:tcW w:w="4300" w:type="dxa"/>
            <w:vAlign w:val="center"/>
          </w:tcPr>
          <w:p w14:paraId="0BC8368D" w14:textId="7156C270" w:rsidR="726A3959" w:rsidRDefault="726A3959" w:rsidP="726A3959">
            <w:pPr>
              <w:spacing w:after="0"/>
              <w:jc w:val="center"/>
            </w:pPr>
            <w:r w:rsidRPr="726A3959">
              <w:rPr>
                <w:rFonts w:ascii="Calibri" w:eastAsia="Calibri" w:hAnsi="Calibri" w:cs="Calibri"/>
                <w:b/>
                <w:bCs/>
              </w:rPr>
              <w:t>TOTAL</w:t>
            </w:r>
          </w:p>
        </w:tc>
        <w:tc>
          <w:tcPr>
            <w:tcW w:w="2620" w:type="dxa"/>
            <w:vAlign w:val="center"/>
          </w:tcPr>
          <w:p w14:paraId="098C743B" w14:textId="4067572B" w:rsidR="726A3959" w:rsidRDefault="726A3959" w:rsidP="726A3959">
            <w:pPr>
              <w:spacing w:after="0"/>
              <w:jc w:val="center"/>
            </w:pPr>
            <w:r w:rsidRPr="726A3959">
              <w:rPr>
                <w:rFonts w:ascii="Calibri" w:eastAsia="Calibri" w:hAnsi="Calibri" w:cs="Calibri"/>
                <w:color w:val="000000" w:themeColor="text1"/>
              </w:rPr>
              <w:t>638.991</w:t>
            </w:r>
          </w:p>
        </w:tc>
      </w:tr>
    </w:tbl>
    <w:p w14:paraId="60A1B738" w14:textId="3481D674" w:rsidR="65167AD4" w:rsidRDefault="65167AD4" w:rsidP="7179EE42">
      <w:pPr>
        <w:spacing w:after="200" w:line="276" w:lineRule="auto"/>
        <w:jc w:val="center"/>
        <w:rPr>
          <w:rFonts w:ascii="Arial" w:eastAsia="Arial" w:hAnsi="Arial" w:cs="Arial"/>
          <w:color w:val="000000" w:themeColor="text1"/>
          <w:sz w:val="18"/>
          <w:szCs w:val="18"/>
        </w:rPr>
      </w:pPr>
      <w:r w:rsidRPr="7179EE42">
        <w:rPr>
          <w:rFonts w:ascii="Arial" w:eastAsia="Arial" w:hAnsi="Arial" w:cs="Arial"/>
          <w:color w:val="000000" w:themeColor="text1"/>
          <w:sz w:val="18"/>
          <w:szCs w:val="18"/>
        </w:rPr>
        <w:t>Nota. Cifras en millones de pesos.</w:t>
      </w:r>
    </w:p>
    <w:p w14:paraId="7B42EABE" w14:textId="3B662A11" w:rsidR="7D6D8610" w:rsidRDefault="7D6D8610" w:rsidP="726A3959">
      <w:pPr>
        <w:spacing w:after="200" w:line="276" w:lineRule="auto"/>
        <w:jc w:val="both"/>
      </w:pPr>
      <w:r w:rsidRPr="726A3959">
        <w:rPr>
          <w:rFonts w:ascii="Arial" w:eastAsia="Arial" w:hAnsi="Arial" w:cs="Arial"/>
          <w:b/>
          <w:bCs/>
          <w:i/>
          <w:iCs/>
          <w:color w:val="000000" w:themeColor="text1"/>
          <w:u w:val="single"/>
        </w:rPr>
        <w:t>Nota metodológica:</w:t>
      </w:r>
      <w:r w:rsidRPr="726A3959">
        <w:rPr>
          <w:rFonts w:ascii="Arial" w:eastAsia="Arial" w:hAnsi="Arial" w:cs="Arial"/>
          <w:color w:val="000000" w:themeColor="text1"/>
        </w:rPr>
        <w:t xml:space="preserve"> Debe tenerse en cuenta que los proyectos de inversión con BPIN 2018011000xxx contaron con apropiación únicamente en las vigencias 2022 y 2023 y solo en algunas de sus actividades, tras lo cual, a partir de 2024, entraron en ejecución los proyectos formulados con BPIN 2023xxxxxxxxx; por ello, en la relación las actividades de los proyectos anteriores registran valor cero o sin dato a partir de 2024, y las de los proyectos vigentes no registran apropiación en 2022 y 2023.</w:t>
      </w:r>
    </w:p>
    <w:p w14:paraId="44067244" w14:textId="77777777" w:rsidR="00A472D1" w:rsidRDefault="00A472D1" w:rsidP="00A472D1">
      <w:pPr>
        <w:pStyle w:val="Prrafodelista"/>
        <w:numPr>
          <w:ilvl w:val="1"/>
          <w:numId w:val="13"/>
        </w:numPr>
        <w:tabs>
          <w:tab w:val="left" w:pos="719"/>
          <w:tab w:val="left" w:pos="721"/>
        </w:tabs>
        <w:spacing w:line="261" w:lineRule="auto"/>
        <w:ind w:right="134"/>
        <w:rPr>
          <w:sz w:val="24"/>
          <w:szCs w:val="24"/>
        </w:rPr>
      </w:pPr>
      <w:r w:rsidRPr="47925FFA">
        <w:rPr>
          <w:w w:val="85"/>
          <w:sz w:val="24"/>
          <w:szCs w:val="24"/>
        </w:rPr>
        <w:t xml:space="preserve">Remita la relación de proyectos financiados con recursos del </w:t>
      </w:r>
      <w:r w:rsidRPr="47925FFA">
        <w:rPr>
          <w:rFonts w:ascii="Arial" w:hAnsi="Arial"/>
          <w:b/>
          <w:w w:val="85"/>
          <w:sz w:val="24"/>
          <w:szCs w:val="24"/>
        </w:rPr>
        <w:t>Fondo Nacional de Seguridad Vial</w:t>
      </w:r>
      <w:r w:rsidRPr="47925FFA">
        <w:rPr>
          <w:w w:val="85"/>
          <w:sz w:val="24"/>
          <w:szCs w:val="24"/>
        </w:rPr>
        <w:t xml:space="preserve">, </w:t>
      </w:r>
      <w:r w:rsidRPr="47925FFA">
        <w:rPr>
          <w:w w:val="80"/>
          <w:sz w:val="24"/>
          <w:szCs w:val="24"/>
        </w:rPr>
        <w:t xml:space="preserve">indicando monto, beneficiario, departamento, objeto, estado y resultados obtenidos. </w:t>
      </w:r>
      <w:r w:rsidRPr="47925FFA">
        <w:rPr>
          <w:b/>
          <w:color w:val="FF0000"/>
          <w:w w:val="85"/>
          <w:sz w:val="24"/>
          <w:szCs w:val="24"/>
        </w:rPr>
        <w:t>OAP-FINANCIERA</w:t>
      </w:r>
    </w:p>
    <w:p w14:paraId="0BE6B5C8" w14:textId="1C5AA365" w:rsidR="47925FFA" w:rsidRDefault="47925FFA" w:rsidP="47925FFA">
      <w:pPr>
        <w:tabs>
          <w:tab w:val="left" w:pos="719"/>
          <w:tab w:val="left" w:pos="721"/>
        </w:tabs>
        <w:spacing w:line="261" w:lineRule="auto"/>
        <w:ind w:right="134"/>
        <w:rPr>
          <w:sz w:val="24"/>
          <w:szCs w:val="24"/>
        </w:rPr>
      </w:pPr>
    </w:p>
    <w:p w14:paraId="48EAEF92" w14:textId="42414F2B" w:rsidR="19DD2473" w:rsidRDefault="19DD2473" w:rsidP="47925FFA">
      <w:pPr>
        <w:spacing w:after="200" w:line="276" w:lineRule="auto"/>
        <w:jc w:val="both"/>
      </w:pPr>
      <w:r w:rsidRPr="47925FFA">
        <w:rPr>
          <w:rFonts w:ascii="Arial" w:eastAsia="Arial" w:hAnsi="Arial" w:cs="Arial"/>
          <w:b/>
          <w:bCs/>
          <w:color w:val="000000" w:themeColor="text1"/>
        </w:rPr>
        <w:t xml:space="preserve">Respuesta: </w:t>
      </w:r>
      <w:r w:rsidRPr="47925FFA">
        <w:rPr>
          <w:rFonts w:ascii="Arial" w:eastAsia="Arial" w:hAnsi="Arial" w:cs="Arial"/>
          <w:color w:val="000000" w:themeColor="text1"/>
        </w:rPr>
        <w:t>Como se menciono previamente, los recursos de inversión de la Agencia Nacional de Seguridad Vial se financian con recursos del Fondo Nacional de Seguridad Vial, que en el marco de lo dispuesto en el</w:t>
      </w:r>
      <w:r w:rsidR="60440412" w:rsidRPr="47925FFA">
        <w:rPr>
          <w:rFonts w:ascii="Arial" w:eastAsia="Arial" w:hAnsi="Arial" w:cs="Arial"/>
          <w:color w:val="000000" w:themeColor="text1"/>
        </w:rPr>
        <w:t xml:space="preserve"> artículo 7° de la Ley 1702 de 2013, se ejecutan a través de un patrimonio autónomo administrado por fiducia al cual se aplican para su ejecución reglas del derech</w:t>
      </w:r>
      <w:r w:rsidR="2952C090" w:rsidRPr="47925FFA">
        <w:rPr>
          <w:rFonts w:ascii="Arial" w:eastAsia="Arial" w:hAnsi="Arial" w:cs="Arial"/>
          <w:color w:val="000000" w:themeColor="text1"/>
        </w:rPr>
        <w:t>o privado</w:t>
      </w:r>
      <w:r w:rsidRPr="47925FFA">
        <w:rPr>
          <w:rFonts w:ascii="Arial" w:eastAsia="Arial" w:hAnsi="Arial" w:cs="Arial"/>
          <w:color w:val="000000" w:themeColor="text1"/>
        </w:rPr>
        <w:t>. Entre 2022 y 2026, la Agencia ejecutó presupuesto y recursos del patrimonio de doce proyectos de inversión, articulados al Plan Nacional de Seguridad Vial 2022-2031 y al Plan Nacional de Desarrollo, en los programas presupuestales 2409 (Seguridad de transporte) y 2499 (Fortalecimiento y apoyo a la gestión institucional del sector transporte), por una asignación total cercana a $846.929 millones. El beneficiario de estos proyectos corresponde a la población nacional en su conjunto (tipo: personas), dado que las acciones de seguridad vial tienen alcance e impacto nacional. Esta cifra se cuantifica según la proyección de población del DANE vigente al momento de la formulación de cada proyecto en la Metodología General Ajustada (MGA): los proyectos de las vigencias 2022-2023 (BPIN 2018011000xxx) se formularon con una proyección de 50.105.851 y 50.643.867 personas, mientras que los proyectos formulados a partir de 2023 (BPIN 2023xxxxxxxxx) incorporaron la estimación actualizada de 52.156.254 personas; por ello la tabla anexa presenta ambas cifras.</w:t>
      </w:r>
    </w:p>
    <w:p w14:paraId="50B606C5" w14:textId="711F5F9F" w:rsidR="19DD2473" w:rsidRDefault="19DD2473" w:rsidP="47925FFA">
      <w:pPr>
        <w:spacing w:after="200" w:line="276" w:lineRule="auto"/>
        <w:jc w:val="both"/>
      </w:pPr>
      <w:r w:rsidRPr="47925FFA">
        <w:rPr>
          <w:rFonts w:ascii="Arial" w:eastAsia="Arial" w:hAnsi="Arial" w:cs="Arial"/>
          <w:color w:val="000000" w:themeColor="text1"/>
        </w:rPr>
        <w:t xml:space="preserve">Estos recursos se tradujeron en resultados concretos en las distintas áreas de acción del PNSV. En infraestructura segura, el programa Obras por la Vida intervino 147 puntos críticos de siniestralidad (122.115 metros lineales) y se auditaron 26.229 kilómetros-calzada; en gestión de la velocidad se realizaron 258 asistencias técnicas (3.491 actores en 125 municipios) y se acompañó la formulación de planes de gestión de la velocidad; y en vehículos seguros se elaboraron siete Análisis de Impacto Normativo y el AIN de dispositivos antiempotramiento, además de la adhesión al Acuerdo de 1958. En comportamiento, la Estrategia Pedagógica Territorial impactó a 1.731.905 personas en los 32 departamentos y más de 500 municipios. En gobernanza y coordinación, se adoptaron planes locales de seguridad vial en 177 entidades territoriales, se fortaleció el control operativo mediante el Plan 365 y el Grupo Operativo GOPES Vial, y se ampliaron los mecanismos de participación ciudadana. En atención a víctimas, se brindó asistencia </w:t>
      </w:r>
      <w:r w:rsidRPr="47925FFA">
        <w:rPr>
          <w:rFonts w:ascii="Arial" w:eastAsia="Arial" w:hAnsi="Arial" w:cs="Arial"/>
          <w:color w:val="000000" w:themeColor="text1"/>
        </w:rPr>
        <w:lastRenderedPageBreak/>
        <w:t>técnica a los 32 departamentos en la ruta de atención integral y se formaron primeros respondientes con el protocolo PAS. En gestión del conocimiento, se consolidó el Observatorio Nacional de Seguridad Vial y su Red de Observatorios Territoriales (291 integrantes). En comunicación, las campañas sensibilizaron a 29,7 millones de personas. Finalmente, en el plano institucional se registró una ejecución de inversión histórica ($181.608 millones en 2024), una calificación de 90,2 puntos en el Índice de Desempeño Institucional (FURAG 2024) y 100/100 en el Índice de Transparencia y Acceso a la Información.</w:t>
      </w:r>
    </w:p>
    <w:p w14:paraId="2A5266DF" w14:textId="1BF3121F" w:rsidR="19DD2473" w:rsidRDefault="19DD2473" w:rsidP="47925FFA">
      <w:pPr>
        <w:spacing w:after="200" w:line="276" w:lineRule="auto"/>
        <w:jc w:val="both"/>
      </w:pPr>
      <w:r w:rsidRPr="47925FFA">
        <w:rPr>
          <w:rFonts w:ascii="Arial" w:eastAsia="Arial" w:hAnsi="Arial" w:cs="Arial"/>
          <w:color w:val="000000" w:themeColor="text1"/>
        </w:rPr>
        <w:t>La relación detallada por programa / proyecto, monto por año, beneficiarios, objeto, estado y resultados obtenidos, se presenta en el archivo anexo "VIII_3_Relacion_Proyectos_FNSV.xlsx".</w:t>
      </w:r>
    </w:p>
    <w:p w14:paraId="5136DC0E" w14:textId="063564F8" w:rsidR="19DD2473" w:rsidRDefault="19DD2473" w:rsidP="47925FFA">
      <w:pPr>
        <w:spacing w:after="200" w:line="276" w:lineRule="auto"/>
        <w:jc w:val="both"/>
      </w:pPr>
      <w:r w:rsidRPr="47925FFA">
        <w:rPr>
          <w:rFonts w:ascii="Arial" w:eastAsia="Arial" w:hAnsi="Arial" w:cs="Arial"/>
          <w:color w:val="000000" w:themeColor="text1"/>
        </w:rPr>
        <w:t xml:space="preserve">En cuanto al departamento, la regionalización de la ejecución de los recursos opera por demanda teniendo en cuenta que la Agencia Nacional de Seguridad Vial - ANSV implementa las acciones establecidas en sus planes, programas y proyectos de acuerdo con el comportamiento de la siniestralidad vial en el país, esto significa que la regionalización de la ejecución de sus recursos de inversión se ejecuta por demanda, de acuerdo con los lineamientos establecidos por el Departamento Nacional de Planeación - DNP: </w:t>
      </w:r>
      <w:r w:rsidRPr="47925FFA">
        <w:rPr>
          <w:rFonts w:ascii="Arial" w:eastAsia="Arial" w:hAnsi="Arial" w:cs="Arial"/>
          <w:i/>
          <w:iCs/>
          <w:color w:val="000000" w:themeColor="text1"/>
        </w:rPr>
        <w:t>Debido a que no todos los proyectos conocen el destino final de los recursos que se van a ejecutar, es necesario diferenciar entre los proyectos que funcionan bajo mecanismos de oferta y de demanda. Frente a estos últimos, es decir, en aquellos productos cuyos recursos son asignados bajo solicitud de una determinada entidad territorial o algún sector específico de la población, así como aquellos que se disponen para atender hechos sobrevinientes que no pueden pronosticarse. Esto implica que la información correspondiente a la regionalización debe detallarse durante la ejecución de estos proyectos y que al final de cada vigencia, se conozca cuál fue la destinación final de los recursos de estos (…)”</w:t>
      </w:r>
      <w:r w:rsidRPr="47925FFA">
        <w:rPr>
          <w:rFonts w:ascii="Arial" w:eastAsia="Arial" w:hAnsi="Arial" w:cs="Arial"/>
          <w:color w:val="000000" w:themeColor="text1"/>
        </w:rPr>
        <w:t xml:space="preserve">. </w:t>
      </w:r>
    </w:p>
    <w:p w14:paraId="416BA1A8" w14:textId="19FCC981" w:rsidR="19DD2473" w:rsidRDefault="19DD2473" w:rsidP="47925FFA">
      <w:pPr>
        <w:spacing w:after="200" w:line="276" w:lineRule="auto"/>
        <w:jc w:val="both"/>
      </w:pPr>
      <w:r w:rsidRPr="47925FFA">
        <w:rPr>
          <w:rFonts w:ascii="Arial" w:eastAsia="Arial" w:hAnsi="Arial" w:cs="Arial"/>
          <w:color w:val="000000" w:themeColor="text1"/>
        </w:rPr>
        <w:t>En este sentido, obtenemos la información de la estimación de recursos de inversión regionalizados, una vez se efectúa la entrega del bien o servicio en territorio a través de la ejecución de los distintos objetos contractuales. Es importante tener en cuenta que, por otro lado, existen acciones que ejecuta la ANSV que no se regionalizan en algún territorio en específico, por tanto, no todo el presupuesto de la entidad se puede determinar regionalizado, tal es el caso de los bienes o servicios públicos nacionales generados, tales como documentos de lineamientos técnicos, de planeación, normativos, de investigación, etc., que se generan desde la entidad y que tienen un impacto nacional.</w:t>
      </w:r>
      <w:r w:rsidR="41C853E4" w:rsidRPr="47925FFA">
        <w:rPr>
          <w:rFonts w:ascii="Arial" w:eastAsia="Arial" w:hAnsi="Arial" w:cs="Arial"/>
          <w:color w:val="000000" w:themeColor="text1"/>
        </w:rPr>
        <w:t xml:space="preserve"> Así las cosas, adjunto se remite regionalización de la inversión preliminarmente identificada a corte julio 2026.</w:t>
      </w:r>
    </w:p>
    <w:p w14:paraId="03B45C4A" w14:textId="27C7D05B" w:rsidR="00A472D1" w:rsidRDefault="00A472D1" w:rsidP="4D2FCEEE">
      <w:pPr>
        <w:pStyle w:val="Prrafodelista"/>
        <w:numPr>
          <w:ilvl w:val="1"/>
          <w:numId w:val="13"/>
        </w:numPr>
        <w:tabs>
          <w:tab w:val="left" w:pos="719"/>
          <w:tab w:val="left" w:pos="721"/>
        </w:tabs>
        <w:spacing w:before="1" w:line="261" w:lineRule="auto"/>
        <w:ind w:right="149"/>
        <w:rPr>
          <w:sz w:val="24"/>
          <w:szCs w:val="24"/>
        </w:rPr>
      </w:pPr>
      <w:commentRangeStart w:id="103"/>
      <w:r w:rsidRPr="4D2FCEEE">
        <w:rPr>
          <w:w w:val="85"/>
          <w:sz w:val="24"/>
          <w:szCs w:val="24"/>
        </w:rPr>
        <w:t>¿Qué</w:t>
      </w:r>
      <w:r w:rsidRPr="4D2FCEEE">
        <w:rPr>
          <w:spacing w:val="-8"/>
          <w:w w:val="85"/>
          <w:sz w:val="24"/>
          <w:szCs w:val="24"/>
        </w:rPr>
        <w:t xml:space="preserve"> </w:t>
      </w:r>
      <w:r w:rsidRPr="4D2FCEEE">
        <w:rPr>
          <w:w w:val="85"/>
          <w:sz w:val="24"/>
          <w:szCs w:val="24"/>
        </w:rPr>
        <w:t>mecanismos</w:t>
      </w:r>
      <w:r w:rsidRPr="4D2FCEEE">
        <w:rPr>
          <w:spacing w:val="-7"/>
          <w:w w:val="85"/>
          <w:sz w:val="24"/>
          <w:szCs w:val="24"/>
        </w:rPr>
        <w:t xml:space="preserve"> </w:t>
      </w:r>
      <w:r w:rsidRPr="4D2FCEEE">
        <w:rPr>
          <w:w w:val="85"/>
          <w:sz w:val="24"/>
          <w:szCs w:val="24"/>
        </w:rPr>
        <w:t>existen</w:t>
      </w:r>
      <w:r w:rsidRPr="4D2FCEEE">
        <w:rPr>
          <w:spacing w:val="-8"/>
          <w:w w:val="85"/>
          <w:sz w:val="24"/>
          <w:szCs w:val="24"/>
        </w:rPr>
        <w:t xml:space="preserve"> </w:t>
      </w:r>
      <w:r w:rsidRPr="4D2FCEEE">
        <w:rPr>
          <w:w w:val="85"/>
          <w:sz w:val="24"/>
          <w:szCs w:val="24"/>
        </w:rPr>
        <w:t>para</w:t>
      </w:r>
      <w:r w:rsidRPr="4D2FCEEE">
        <w:rPr>
          <w:spacing w:val="-7"/>
          <w:w w:val="85"/>
          <w:sz w:val="24"/>
          <w:szCs w:val="24"/>
        </w:rPr>
        <w:t xml:space="preserve"> </w:t>
      </w:r>
      <w:r w:rsidRPr="4D2FCEEE">
        <w:rPr>
          <w:w w:val="85"/>
          <w:sz w:val="24"/>
          <w:szCs w:val="24"/>
        </w:rPr>
        <w:t>medir</w:t>
      </w:r>
      <w:r w:rsidRPr="4D2FCEEE">
        <w:rPr>
          <w:spacing w:val="-8"/>
          <w:w w:val="85"/>
          <w:sz w:val="24"/>
          <w:szCs w:val="24"/>
        </w:rPr>
        <w:t xml:space="preserve"> </w:t>
      </w:r>
      <w:r w:rsidRPr="4D2FCEEE">
        <w:rPr>
          <w:w w:val="85"/>
          <w:sz w:val="24"/>
          <w:szCs w:val="24"/>
        </w:rPr>
        <w:t>el</w:t>
      </w:r>
      <w:r w:rsidRPr="4D2FCEEE">
        <w:rPr>
          <w:spacing w:val="-7"/>
          <w:w w:val="85"/>
          <w:sz w:val="24"/>
          <w:szCs w:val="24"/>
        </w:rPr>
        <w:t xml:space="preserve"> </w:t>
      </w:r>
      <w:r w:rsidRPr="4D2FCEEE">
        <w:rPr>
          <w:w w:val="85"/>
          <w:sz w:val="24"/>
          <w:szCs w:val="24"/>
        </w:rPr>
        <w:t>impacto</w:t>
      </w:r>
      <w:r w:rsidRPr="4D2FCEEE">
        <w:rPr>
          <w:spacing w:val="-8"/>
          <w:w w:val="85"/>
          <w:sz w:val="24"/>
          <w:szCs w:val="24"/>
        </w:rPr>
        <w:t xml:space="preserve"> </w:t>
      </w:r>
      <w:r w:rsidRPr="4D2FCEEE">
        <w:rPr>
          <w:w w:val="85"/>
          <w:sz w:val="24"/>
          <w:szCs w:val="24"/>
        </w:rPr>
        <w:t>de</w:t>
      </w:r>
      <w:r w:rsidRPr="4D2FCEEE">
        <w:rPr>
          <w:spacing w:val="-7"/>
          <w:w w:val="85"/>
          <w:sz w:val="24"/>
          <w:szCs w:val="24"/>
        </w:rPr>
        <w:t xml:space="preserve"> </w:t>
      </w:r>
      <w:r w:rsidRPr="4D2FCEEE">
        <w:rPr>
          <w:w w:val="85"/>
          <w:sz w:val="24"/>
          <w:szCs w:val="24"/>
        </w:rPr>
        <w:t>los</w:t>
      </w:r>
      <w:r w:rsidRPr="4D2FCEEE">
        <w:rPr>
          <w:spacing w:val="-8"/>
          <w:w w:val="85"/>
          <w:sz w:val="24"/>
          <w:szCs w:val="24"/>
        </w:rPr>
        <w:t xml:space="preserve"> </w:t>
      </w:r>
      <w:r w:rsidRPr="4D2FCEEE">
        <w:rPr>
          <w:w w:val="85"/>
          <w:sz w:val="24"/>
          <w:szCs w:val="24"/>
        </w:rPr>
        <w:t>recursos</w:t>
      </w:r>
      <w:r w:rsidRPr="4D2FCEEE">
        <w:rPr>
          <w:spacing w:val="-7"/>
          <w:w w:val="85"/>
          <w:sz w:val="24"/>
          <w:szCs w:val="24"/>
        </w:rPr>
        <w:t xml:space="preserve"> </w:t>
      </w:r>
      <w:r w:rsidRPr="4D2FCEEE">
        <w:rPr>
          <w:w w:val="85"/>
          <w:sz w:val="24"/>
          <w:szCs w:val="24"/>
        </w:rPr>
        <w:t>invertidos</w:t>
      </w:r>
      <w:r w:rsidRPr="4D2FCEEE">
        <w:rPr>
          <w:spacing w:val="-8"/>
          <w:w w:val="85"/>
          <w:sz w:val="24"/>
          <w:szCs w:val="24"/>
        </w:rPr>
        <w:t xml:space="preserve"> </w:t>
      </w:r>
      <w:r w:rsidRPr="4D2FCEEE">
        <w:rPr>
          <w:w w:val="85"/>
          <w:sz w:val="24"/>
          <w:szCs w:val="24"/>
        </w:rPr>
        <w:t>en</w:t>
      </w:r>
      <w:r w:rsidRPr="4D2FCEEE">
        <w:rPr>
          <w:spacing w:val="-7"/>
          <w:w w:val="85"/>
          <w:sz w:val="24"/>
          <w:szCs w:val="24"/>
        </w:rPr>
        <w:t xml:space="preserve"> </w:t>
      </w:r>
      <w:r w:rsidRPr="4D2FCEEE">
        <w:rPr>
          <w:w w:val="85"/>
          <w:sz w:val="24"/>
          <w:szCs w:val="24"/>
        </w:rPr>
        <w:t>términos</w:t>
      </w:r>
      <w:r w:rsidRPr="4D2FCEEE">
        <w:rPr>
          <w:spacing w:val="-8"/>
          <w:w w:val="85"/>
          <w:sz w:val="24"/>
          <w:szCs w:val="24"/>
        </w:rPr>
        <w:t xml:space="preserve"> </w:t>
      </w:r>
      <w:r w:rsidRPr="4D2FCEEE">
        <w:rPr>
          <w:w w:val="85"/>
          <w:sz w:val="24"/>
          <w:szCs w:val="24"/>
        </w:rPr>
        <w:t>de</w:t>
      </w:r>
      <w:r w:rsidRPr="4D2FCEEE">
        <w:rPr>
          <w:spacing w:val="-7"/>
          <w:w w:val="85"/>
          <w:sz w:val="24"/>
          <w:szCs w:val="24"/>
        </w:rPr>
        <w:t xml:space="preserve"> </w:t>
      </w:r>
      <w:r w:rsidRPr="4D2FCEEE">
        <w:rPr>
          <w:w w:val="85"/>
          <w:sz w:val="24"/>
          <w:szCs w:val="24"/>
        </w:rPr>
        <w:t xml:space="preserve">reducción </w:t>
      </w:r>
      <w:r w:rsidRPr="4D2FCEEE">
        <w:rPr>
          <w:w w:val="90"/>
          <w:sz w:val="24"/>
          <w:szCs w:val="24"/>
        </w:rPr>
        <w:t>de</w:t>
      </w:r>
      <w:r w:rsidRPr="4D2FCEEE">
        <w:rPr>
          <w:spacing w:val="-6"/>
          <w:w w:val="90"/>
          <w:sz w:val="24"/>
          <w:szCs w:val="24"/>
        </w:rPr>
        <w:t xml:space="preserve"> </w:t>
      </w:r>
      <w:r w:rsidRPr="4D2FCEEE">
        <w:rPr>
          <w:w w:val="90"/>
          <w:sz w:val="24"/>
          <w:szCs w:val="24"/>
        </w:rPr>
        <w:t>fallecidos</w:t>
      </w:r>
      <w:r w:rsidRPr="4D2FCEEE">
        <w:rPr>
          <w:spacing w:val="-8"/>
          <w:w w:val="90"/>
          <w:sz w:val="24"/>
          <w:szCs w:val="24"/>
        </w:rPr>
        <w:t xml:space="preserve"> </w:t>
      </w:r>
      <w:r w:rsidRPr="4D2FCEEE">
        <w:rPr>
          <w:w w:val="90"/>
          <w:sz w:val="24"/>
          <w:szCs w:val="24"/>
        </w:rPr>
        <w:t>y</w:t>
      </w:r>
      <w:r w:rsidRPr="4D2FCEEE">
        <w:rPr>
          <w:spacing w:val="-6"/>
          <w:w w:val="90"/>
          <w:sz w:val="24"/>
          <w:szCs w:val="24"/>
        </w:rPr>
        <w:t xml:space="preserve"> </w:t>
      </w:r>
      <w:r w:rsidRPr="4D2FCEEE">
        <w:rPr>
          <w:w w:val="90"/>
          <w:sz w:val="24"/>
          <w:szCs w:val="24"/>
        </w:rPr>
        <w:t xml:space="preserve">lesionados? </w:t>
      </w:r>
      <w:r w:rsidRPr="4D2FCEEE">
        <w:rPr>
          <w:b/>
          <w:bCs/>
          <w:color w:val="FF0000"/>
          <w:w w:val="85"/>
          <w:sz w:val="24"/>
          <w:szCs w:val="24"/>
        </w:rPr>
        <w:t>OAP</w:t>
      </w:r>
      <w:commentRangeEnd w:id="103"/>
      <w:r>
        <w:rPr>
          <w:rStyle w:val="Refdecomentario"/>
          <w:sz w:val="24"/>
          <w:szCs w:val="24"/>
        </w:rPr>
        <w:commentReference w:id="103"/>
      </w:r>
    </w:p>
    <w:p w14:paraId="69984F92" w14:textId="3865FA5E" w:rsidR="47925FFA" w:rsidRDefault="47925FFA" w:rsidP="47925FFA">
      <w:pPr>
        <w:pStyle w:val="Prrafodelista"/>
        <w:tabs>
          <w:tab w:val="left" w:pos="719"/>
          <w:tab w:val="left" w:pos="721"/>
        </w:tabs>
        <w:spacing w:before="1" w:line="261" w:lineRule="auto"/>
        <w:ind w:right="149"/>
        <w:rPr>
          <w:sz w:val="24"/>
          <w:szCs w:val="24"/>
        </w:rPr>
      </w:pPr>
    </w:p>
    <w:p w14:paraId="15D15A35" w14:textId="77777777" w:rsidR="00A472D1" w:rsidRDefault="00A472D1" w:rsidP="4D2FCEEE">
      <w:pPr>
        <w:pStyle w:val="Prrafodelista"/>
        <w:numPr>
          <w:ilvl w:val="1"/>
          <w:numId w:val="13"/>
        </w:numPr>
        <w:tabs>
          <w:tab w:val="left" w:pos="719"/>
          <w:tab w:val="left" w:pos="721"/>
        </w:tabs>
        <w:spacing w:before="2" w:line="261" w:lineRule="auto"/>
        <w:ind w:right="141"/>
        <w:rPr>
          <w:sz w:val="24"/>
          <w:szCs w:val="24"/>
        </w:rPr>
      </w:pPr>
      <w:r w:rsidRPr="4D2FCEEE">
        <w:rPr>
          <w:spacing w:val="-2"/>
          <w:w w:val="85"/>
          <w:sz w:val="24"/>
          <w:szCs w:val="24"/>
        </w:rPr>
        <w:t xml:space="preserve">¿Qué recursos adicionales considera necesarios el Gobierno Nacional para garantizar el cumplimiento </w:t>
      </w:r>
      <w:r w:rsidRPr="4D2FCEEE">
        <w:rPr>
          <w:w w:val="90"/>
          <w:sz w:val="24"/>
          <w:szCs w:val="24"/>
        </w:rPr>
        <w:t>de</w:t>
      </w:r>
      <w:r w:rsidRPr="4D2FCEEE">
        <w:rPr>
          <w:spacing w:val="-10"/>
          <w:w w:val="90"/>
          <w:sz w:val="24"/>
          <w:szCs w:val="24"/>
        </w:rPr>
        <w:t xml:space="preserve"> </w:t>
      </w:r>
      <w:r w:rsidRPr="4D2FCEEE">
        <w:rPr>
          <w:w w:val="90"/>
          <w:sz w:val="24"/>
          <w:szCs w:val="24"/>
        </w:rPr>
        <w:t>las</w:t>
      </w:r>
      <w:r w:rsidRPr="4D2FCEEE">
        <w:rPr>
          <w:spacing w:val="-11"/>
          <w:w w:val="90"/>
          <w:sz w:val="24"/>
          <w:szCs w:val="24"/>
        </w:rPr>
        <w:t xml:space="preserve"> </w:t>
      </w:r>
      <w:r w:rsidRPr="4D2FCEEE">
        <w:rPr>
          <w:w w:val="90"/>
          <w:sz w:val="24"/>
          <w:szCs w:val="24"/>
        </w:rPr>
        <w:t>metas</w:t>
      </w:r>
      <w:r w:rsidRPr="4D2FCEEE">
        <w:rPr>
          <w:spacing w:val="-13"/>
          <w:w w:val="90"/>
          <w:sz w:val="24"/>
          <w:szCs w:val="24"/>
        </w:rPr>
        <w:t xml:space="preserve"> </w:t>
      </w:r>
      <w:r w:rsidRPr="4D2FCEEE">
        <w:rPr>
          <w:w w:val="90"/>
          <w:sz w:val="24"/>
          <w:szCs w:val="24"/>
        </w:rPr>
        <w:t>del</w:t>
      </w:r>
      <w:r w:rsidRPr="4D2FCEEE">
        <w:rPr>
          <w:spacing w:val="-11"/>
          <w:w w:val="90"/>
          <w:sz w:val="24"/>
          <w:szCs w:val="24"/>
        </w:rPr>
        <w:t xml:space="preserve"> </w:t>
      </w:r>
      <w:r w:rsidRPr="4D2FCEEE">
        <w:rPr>
          <w:w w:val="90"/>
          <w:sz w:val="24"/>
          <w:szCs w:val="24"/>
        </w:rPr>
        <w:t>PNSV</w:t>
      </w:r>
      <w:r w:rsidRPr="4D2FCEEE">
        <w:rPr>
          <w:spacing w:val="-10"/>
          <w:w w:val="90"/>
          <w:sz w:val="24"/>
          <w:szCs w:val="24"/>
        </w:rPr>
        <w:t xml:space="preserve"> </w:t>
      </w:r>
      <w:r w:rsidRPr="4D2FCEEE">
        <w:rPr>
          <w:w w:val="90"/>
          <w:sz w:val="24"/>
          <w:szCs w:val="24"/>
        </w:rPr>
        <w:t xml:space="preserve">2022-2031? </w:t>
      </w:r>
      <w:r w:rsidRPr="4D2FCEEE">
        <w:rPr>
          <w:b/>
          <w:bCs/>
          <w:color w:val="FF0000"/>
          <w:w w:val="85"/>
          <w:sz w:val="24"/>
          <w:szCs w:val="24"/>
        </w:rPr>
        <w:t>OAP</w:t>
      </w:r>
    </w:p>
    <w:p w14:paraId="3500A073" w14:textId="7A3041AA" w:rsidR="7CD55BF5" w:rsidRDefault="7CD55BF5" w:rsidP="7CD55BF5">
      <w:pPr>
        <w:tabs>
          <w:tab w:val="left" w:pos="719"/>
          <w:tab w:val="left" w:pos="721"/>
        </w:tabs>
        <w:spacing w:before="2" w:line="261" w:lineRule="auto"/>
        <w:ind w:right="141"/>
        <w:rPr>
          <w:sz w:val="24"/>
          <w:szCs w:val="24"/>
        </w:rPr>
      </w:pPr>
    </w:p>
    <w:p w14:paraId="3DFC43E1" w14:textId="5B29A2A7" w:rsidR="66335D13" w:rsidRDefault="17DE9278" w:rsidP="7CD55BF5">
      <w:pPr>
        <w:spacing w:after="200" w:line="276" w:lineRule="auto"/>
        <w:jc w:val="both"/>
      </w:pPr>
      <w:r w:rsidRPr="41AF9A6A">
        <w:rPr>
          <w:rFonts w:ascii="Arial" w:eastAsia="Arial" w:hAnsi="Arial" w:cs="Arial"/>
          <w:b/>
          <w:bCs/>
          <w:color w:val="000000" w:themeColor="text1"/>
        </w:rPr>
        <w:t xml:space="preserve">Respuesta: </w:t>
      </w:r>
      <w:r w:rsidR="66335D13" w:rsidRPr="7CD55BF5">
        <w:rPr>
          <w:rFonts w:ascii="Arial" w:eastAsia="Arial" w:hAnsi="Arial" w:cs="Arial"/>
          <w:color w:val="000000" w:themeColor="text1"/>
        </w:rPr>
        <w:t xml:space="preserve">De conformidad con el Artículo 7 de la Ley 1702 de 2013, los recursos de la Agencia Nacional de Seguridad Vial corresponden al Fondo Nacional de Seguridad Vial y son recursos propios de la entidad, con cargo a los cuales se proyectan sus gastos de </w:t>
      </w:r>
      <w:r w:rsidR="66335D13" w:rsidRPr="7CD55BF5">
        <w:rPr>
          <w:rFonts w:ascii="Arial" w:eastAsia="Arial" w:hAnsi="Arial" w:cs="Arial"/>
          <w:color w:val="000000" w:themeColor="text1"/>
        </w:rPr>
        <w:lastRenderedPageBreak/>
        <w:t>inversión. En la actualidad, dichos gastos de inversión se encuentran respaldados para la vigencia 2027, toda vez que la entidad proyectó el Marco de Gasto de Mediano Plazo (MGMP) para los siguientes años en materia de seguridad vial carretera, soportado en los recursos propios de la entidad.</w:t>
      </w:r>
    </w:p>
    <w:p w14:paraId="67720B02" w14:textId="340FF78B" w:rsidR="66335D13" w:rsidRDefault="66335D13" w:rsidP="7CD55BF5">
      <w:pPr>
        <w:spacing w:after="200" w:line="276" w:lineRule="auto"/>
        <w:jc w:val="both"/>
        <w:rPr>
          <w:rFonts w:ascii="Arial" w:eastAsia="Arial" w:hAnsi="Arial" w:cs="Arial"/>
          <w:color w:val="000000" w:themeColor="text1"/>
        </w:rPr>
      </w:pPr>
      <w:r w:rsidRPr="01EE6C30">
        <w:rPr>
          <w:rFonts w:ascii="Arial" w:eastAsia="Arial" w:hAnsi="Arial" w:cs="Arial"/>
          <w:color w:val="000000" w:themeColor="text1"/>
        </w:rPr>
        <w:t xml:space="preserve">En relación con las nuevas competencias asignadas mediante la Ley </w:t>
      </w:r>
      <w:r w:rsidR="7AA96173" w:rsidRPr="01EE6C30">
        <w:rPr>
          <w:rFonts w:ascii="Arial" w:eastAsia="Arial" w:hAnsi="Arial" w:cs="Arial"/>
          <w:color w:val="000000" w:themeColor="text1"/>
        </w:rPr>
        <w:t xml:space="preserve">2294 de 2023 en su artículo 177, en materia de seguridad vial </w:t>
      </w:r>
      <w:r w:rsidR="38FEFA97" w:rsidRPr="01EE6C30">
        <w:rPr>
          <w:rFonts w:ascii="Arial" w:eastAsia="Arial" w:hAnsi="Arial" w:cs="Arial"/>
          <w:color w:val="000000" w:themeColor="text1"/>
        </w:rPr>
        <w:t>férrea</w:t>
      </w:r>
      <w:r w:rsidR="7AA96173" w:rsidRPr="01EE6C30">
        <w:rPr>
          <w:rFonts w:ascii="Arial" w:eastAsia="Arial" w:hAnsi="Arial" w:cs="Arial"/>
          <w:color w:val="000000" w:themeColor="text1"/>
        </w:rPr>
        <w:t xml:space="preserve"> y fluvial</w:t>
      </w:r>
      <w:r w:rsidR="3997C619" w:rsidRPr="01EE6C30">
        <w:rPr>
          <w:rFonts w:ascii="Arial" w:eastAsia="Arial" w:hAnsi="Arial" w:cs="Arial"/>
          <w:color w:val="000000" w:themeColor="text1"/>
        </w:rPr>
        <w:t xml:space="preserve"> </w:t>
      </w:r>
      <w:r w:rsidR="3A03935B" w:rsidRPr="41AF9A6A">
        <w:rPr>
          <w:rFonts w:ascii="Arial" w:eastAsia="Arial" w:hAnsi="Arial" w:cs="Arial"/>
          <w:color w:val="000000" w:themeColor="text1"/>
        </w:rPr>
        <w:t xml:space="preserve">es importante indicar </w:t>
      </w:r>
      <w:r w:rsidR="00413139" w:rsidRPr="41AF9A6A">
        <w:rPr>
          <w:rFonts w:ascii="Arial" w:eastAsia="Arial" w:hAnsi="Arial" w:cs="Arial"/>
          <w:color w:val="000000" w:themeColor="text1"/>
        </w:rPr>
        <w:t xml:space="preserve">que estas no hacen parte del alcance definido en el Plan Nacional de Seguridad Vial 2022-2031 (PNSV) </w:t>
      </w:r>
      <w:r w:rsidR="3C27DD85" w:rsidRPr="3DF694A9">
        <w:rPr>
          <w:rFonts w:ascii="Arial" w:eastAsia="Arial" w:hAnsi="Arial" w:cs="Arial"/>
          <w:color w:val="000000" w:themeColor="text1"/>
        </w:rPr>
        <w:t>enfocado en el modo carretero; sin embargo</w:t>
      </w:r>
      <w:r w:rsidR="3C27DD85" w:rsidRPr="0F0DDC3F">
        <w:rPr>
          <w:rFonts w:ascii="Arial" w:eastAsia="Arial" w:hAnsi="Arial" w:cs="Arial"/>
          <w:color w:val="000000" w:themeColor="text1"/>
        </w:rPr>
        <w:t>,</w:t>
      </w:r>
      <w:r w:rsidR="3C27DD85" w:rsidRPr="3DF694A9">
        <w:rPr>
          <w:rFonts w:ascii="Arial" w:eastAsia="Arial" w:hAnsi="Arial" w:cs="Arial"/>
          <w:color w:val="000000" w:themeColor="text1"/>
        </w:rPr>
        <w:t xml:space="preserve"> la ANSV no cuenta</w:t>
      </w:r>
      <w:r w:rsidRPr="3DF694A9">
        <w:rPr>
          <w:rFonts w:ascii="Arial" w:eastAsia="Arial" w:hAnsi="Arial" w:cs="Arial"/>
          <w:color w:val="000000" w:themeColor="text1"/>
        </w:rPr>
        <w:t xml:space="preserve"> con </w:t>
      </w:r>
      <w:r w:rsidR="3C27DD85" w:rsidRPr="3DF694A9">
        <w:rPr>
          <w:rFonts w:ascii="Arial" w:eastAsia="Arial" w:hAnsi="Arial" w:cs="Arial"/>
          <w:color w:val="000000" w:themeColor="text1"/>
        </w:rPr>
        <w:t xml:space="preserve">recursos </w:t>
      </w:r>
      <w:r w:rsidR="3C27DD85" w:rsidRPr="2193E27A">
        <w:rPr>
          <w:rFonts w:ascii="Arial" w:eastAsia="Arial" w:hAnsi="Arial" w:cs="Arial"/>
          <w:color w:val="000000" w:themeColor="text1"/>
        </w:rPr>
        <w:t>para la financiación de estas nuevas competencias</w:t>
      </w:r>
      <w:r w:rsidR="3C27DD85" w:rsidRPr="0F0DDC3F">
        <w:rPr>
          <w:rFonts w:ascii="Arial" w:eastAsia="Arial" w:hAnsi="Arial" w:cs="Arial"/>
          <w:color w:val="000000" w:themeColor="text1"/>
        </w:rPr>
        <w:t>, ya que</w:t>
      </w:r>
      <w:r w:rsidRPr="0F0DDC3F">
        <w:rPr>
          <w:rFonts w:ascii="Arial" w:eastAsia="Arial" w:hAnsi="Arial" w:cs="Arial"/>
          <w:color w:val="000000" w:themeColor="text1"/>
        </w:rPr>
        <w:t xml:space="preserve"> </w:t>
      </w:r>
      <w:r w:rsidRPr="54F17820">
        <w:rPr>
          <w:rFonts w:ascii="Arial" w:eastAsia="Arial" w:hAnsi="Arial" w:cs="Arial"/>
          <w:color w:val="000000" w:themeColor="text1"/>
        </w:rPr>
        <w:t>la ANSV solicitó para 2026 recursos Nación para seguridad vial fluvial ($6.123M) y de contraprestación férrea ($5.433M)  que a la fecha no han sido asignados; esta sería una necesidad de financiación de las nuevas competencias</w:t>
      </w:r>
      <w:r w:rsidR="6C5DE0A8" w:rsidRPr="54F17820">
        <w:rPr>
          <w:rFonts w:ascii="Arial" w:eastAsia="Arial" w:hAnsi="Arial" w:cs="Arial"/>
          <w:color w:val="000000" w:themeColor="text1"/>
        </w:rPr>
        <w:t xml:space="preserve"> de mantenerse la asignación</w:t>
      </w:r>
      <w:r w:rsidRPr="54F17820">
        <w:rPr>
          <w:rFonts w:ascii="Arial" w:eastAsia="Arial" w:hAnsi="Arial" w:cs="Arial"/>
          <w:color w:val="000000" w:themeColor="text1"/>
        </w:rPr>
        <w:t>.</w:t>
      </w:r>
    </w:p>
    <w:p w14:paraId="1B7E6292" w14:textId="77777777" w:rsidR="00A472D1" w:rsidRDefault="00A472D1" w:rsidP="00A472D1">
      <w:pPr>
        <w:spacing w:before="254" w:line="228" w:lineRule="auto"/>
        <w:ind w:left="1" w:right="148"/>
        <w:jc w:val="both"/>
      </w:pPr>
      <w:r>
        <w:rPr>
          <w:w w:val="80"/>
        </w:rPr>
        <w:t>La</w:t>
      </w:r>
      <w:r>
        <w:t xml:space="preserve"> </w:t>
      </w:r>
      <w:r>
        <w:rPr>
          <w:w w:val="80"/>
        </w:rPr>
        <w:t>Ley</w:t>
      </w:r>
      <w:r>
        <w:rPr>
          <w:spacing w:val="-3"/>
        </w:rPr>
        <w:t xml:space="preserve"> </w:t>
      </w:r>
      <w:r>
        <w:rPr>
          <w:w w:val="80"/>
        </w:rPr>
        <w:t>1702</w:t>
      </w:r>
      <w:r>
        <w:t xml:space="preserve"> </w:t>
      </w:r>
      <w:r>
        <w:rPr>
          <w:w w:val="80"/>
        </w:rPr>
        <w:t>de</w:t>
      </w:r>
      <w:r>
        <w:rPr>
          <w:spacing w:val="-2"/>
        </w:rPr>
        <w:t xml:space="preserve"> </w:t>
      </w:r>
      <w:r>
        <w:rPr>
          <w:w w:val="80"/>
        </w:rPr>
        <w:t>2013</w:t>
      </w:r>
      <w:r>
        <w:t xml:space="preserve"> </w:t>
      </w:r>
      <w:r>
        <w:rPr>
          <w:w w:val="80"/>
        </w:rPr>
        <w:t>creó</w:t>
      </w:r>
      <w:r>
        <w:t xml:space="preserve"> </w:t>
      </w:r>
      <w:r>
        <w:rPr>
          <w:w w:val="80"/>
        </w:rPr>
        <w:t>la</w:t>
      </w:r>
      <w:r>
        <w:t xml:space="preserve"> </w:t>
      </w:r>
      <w:r>
        <w:rPr>
          <w:w w:val="80"/>
        </w:rPr>
        <w:t>ANSV</w:t>
      </w:r>
      <w:r>
        <w:t xml:space="preserve"> </w:t>
      </w:r>
      <w:r>
        <w:rPr>
          <w:w w:val="80"/>
        </w:rPr>
        <w:t>como</w:t>
      </w:r>
      <w:r>
        <w:t xml:space="preserve"> </w:t>
      </w:r>
      <w:r>
        <w:rPr>
          <w:w w:val="80"/>
        </w:rPr>
        <w:t>máxima</w:t>
      </w:r>
      <w:r>
        <w:t xml:space="preserve"> </w:t>
      </w:r>
      <w:r>
        <w:rPr>
          <w:w w:val="80"/>
        </w:rPr>
        <w:t>autoridad</w:t>
      </w:r>
      <w:r>
        <w:t xml:space="preserve"> </w:t>
      </w:r>
      <w:r>
        <w:rPr>
          <w:w w:val="80"/>
        </w:rPr>
        <w:t>para</w:t>
      </w:r>
      <w:r>
        <w:t xml:space="preserve"> </w:t>
      </w:r>
      <w:r>
        <w:rPr>
          <w:w w:val="80"/>
        </w:rPr>
        <w:t>la</w:t>
      </w:r>
      <w:r>
        <w:rPr>
          <w:spacing w:val="-3"/>
        </w:rPr>
        <w:t xml:space="preserve"> </w:t>
      </w:r>
      <w:r>
        <w:rPr>
          <w:w w:val="80"/>
        </w:rPr>
        <w:t>aplicación</w:t>
      </w:r>
      <w:r>
        <w:rPr>
          <w:spacing w:val="-2"/>
        </w:rPr>
        <w:t xml:space="preserve"> </w:t>
      </w:r>
      <w:r>
        <w:rPr>
          <w:w w:val="80"/>
        </w:rPr>
        <w:t>de</w:t>
      </w:r>
      <w:r>
        <w:t xml:space="preserve"> </w:t>
      </w:r>
      <w:r>
        <w:rPr>
          <w:w w:val="80"/>
        </w:rPr>
        <w:t>las</w:t>
      </w:r>
      <w:r>
        <w:t xml:space="preserve"> </w:t>
      </w:r>
      <w:r>
        <w:rPr>
          <w:w w:val="80"/>
        </w:rPr>
        <w:t>políticas</w:t>
      </w:r>
      <w:r>
        <w:rPr>
          <w:spacing w:val="-3"/>
        </w:rPr>
        <w:t xml:space="preserve"> </w:t>
      </w:r>
      <w:r>
        <w:rPr>
          <w:w w:val="80"/>
        </w:rPr>
        <w:t>de</w:t>
      </w:r>
      <w:r>
        <w:t xml:space="preserve"> </w:t>
      </w:r>
      <w:r>
        <w:rPr>
          <w:w w:val="80"/>
        </w:rPr>
        <w:t>seguridad</w:t>
      </w:r>
      <w:r>
        <w:t xml:space="preserve"> </w:t>
      </w:r>
      <w:r>
        <w:rPr>
          <w:w w:val="80"/>
        </w:rPr>
        <w:t xml:space="preserve">vial </w:t>
      </w:r>
      <w:r>
        <w:rPr>
          <w:w w:val="85"/>
        </w:rPr>
        <w:t>y</w:t>
      </w:r>
      <w:r>
        <w:rPr>
          <w:spacing w:val="-10"/>
          <w:w w:val="85"/>
        </w:rPr>
        <w:t xml:space="preserve"> </w:t>
      </w:r>
      <w:r>
        <w:rPr>
          <w:w w:val="85"/>
        </w:rPr>
        <w:t>le</w:t>
      </w:r>
      <w:r>
        <w:rPr>
          <w:spacing w:val="-9"/>
          <w:w w:val="85"/>
        </w:rPr>
        <w:t xml:space="preserve"> </w:t>
      </w:r>
      <w:r>
        <w:rPr>
          <w:w w:val="85"/>
        </w:rPr>
        <w:t>asignó</w:t>
      </w:r>
      <w:r>
        <w:rPr>
          <w:spacing w:val="-9"/>
          <w:w w:val="85"/>
        </w:rPr>
        <w:t xml:space="preserve"> </w:t>
      </w:r>
      <w:r>
        <w:rPr>
          <w:w w:val="85"/>
        </w:rPr>
        <w:t>responsabilidades</w:t>
      </w:r>
      <w:r>
        <w:rPr>
          <w:spacing w:val="-9"/>
          <w:w w:val="85"/>
        </w:rPr>
        <w:t xml:space="preserve"> </w:t>
      </w:r>
      <w:r>
        <w:rPr>
          <w:w w:val="85"/>
        </w:rPr>
        <w:t>de</w:t>
      </w:r>
      <w:r>
        <w:rPr>
          <w:spacing w:val="-11"/>
          <w:w w:val="85"/>
        </w:rPr>
        <w:t xml:space="preserve"> </w:t>
      </w:r>
      <w:r>
        <w:rPr>
          <w:w w:val="85"/>
        </w:rPr>
        <w:t>planeación,</w:t>
      </w:r>
      <w:r>
        <w:rPr>
          <w:spacing w:val="-9"/>
          <w:w w:val="85"/>
        </w:rPr>
        <w:t xml:space="preserve"> </w:t>
      </w:r>
      <w:r>
        <w:rPr>
          <w:w w:val="85"/>
        </w:rPr>
        <w:t>coordinación,</w:t>
      </w:r>
      <w:r>
        <w:rPr>
          <w:spacing w:val="-7"/>
          <w:w w:val="85"/>
        </w:rPr>
        <w:t xml:space="preserve"> </w:t>
      </w:r>
      <w:r>
        <w:rPr>
          <w:w w:val="85"/>
        </w:rPr>
        <w:t>seguimiento</w:t>
      </w:r>
      <w:r>
        <w:rPr>
          <w:spacing w:val="-9"/>
          <w:w w:val="85"/>
        </w:rPr>
        <w:t xml:space="preserve"> </w:t>
      </w:r>
      <w:r>
        <w:rPr>
          <w:w w:val="85"/>
        </w:rPr>
        <w:t>y</w:t>
      </w:r>
      <w:r>
        <w:rPr>
          <w:spacing w:val="-9"/>
          <w:w w:val="85"/>
        </w:rPr>
        <w:t xml:space="preserve"> </w:t>
      </w:r>
      <w:r>
        <w:rPr>
          <w:w w:val="85"/>
        </w:rPr>
        <w:t>control.</w:t>
      </w:r>
    </w:p>
    <w:p w14:paraId="5A98412C" w14:textId="77777777" w:rsidR="00A472D1" w:rsidRDefault="00A472D1" w:rsidP="00A472D1">
      <w:pPr>
        <w:pStyle w:val="Ttulo1"/>
        <w:numPr>
          <w:ilvl w:val="0"/>
          <w:numId w:val="13"/>
        </w:numPr>
        <w:tabs>
          <w:tab w:val="left" w:pos="296"/>
        </w:tabs>
        <w:spacing w:before="245"/>
        <w:ind w:left="296" w:hanging="295"/>
      </w:pPr>
      <w:r>
        <w:rPr>
          <w:w w:val="80"/>
        </w:rPr>
        <w:t>En</w:t>
      </w:r>
      <w:r>
        <w:rPr>
          <w:spacing w:val="-4"/>
        </w:rPr>
        <w:t xml:space="preserve"> </w:t>
      </w:r>
      <w:r>
        <w:rPr>
          <w:w w:val="80"/>
        </w:rPr>
        <w:t>relación</w:t>
      </w:r>
      <w:r>
        <w:rPr>
          <w:spacing w:val="-3"/>
        </w:rPr>
        <w:t xml:space="preserve"> </w:t>
      </w:r>
      <w:r>
        <w:rPr>
          <w:w w:val="80"/>
        </w:rPr>
        <w:t>con</w:t>
      </w:r>
      <w:r>
        <w:rPr>
          <w:spacing w:val="-6"/>
        </w:rPr>
        <w:t xml:space="preserve"> </w:t>
      </w:r>
      <w:r>
        <w:rPr>
          <w:w w:val="80"/>
        </w:rPr>
        <w:t>la</w:t>
      </w:r>
      <w:r>
        <w:rPr>
          <w:spacing w:val="-4"/>
        </w:rPr>
        <w:t xml:space="preserve"> </w:t>
      </w:r>
      <w:r>
        <w:rPr>
          <w:w w:val="80"/>
        </w:rPr>
        <w:t>coordinación</w:t>
      </w:r>
      <w:r>
        <w:rPr>
          <w:spacing w:val="-3"/>
        </w:rPr>
        <w:t xml:space="preserve"> </w:t>
      </w:r>
      <w:r>
        <w:rPr>
          <w:w w:val="80"/>
        </w:rPr>
        <w:t>territorial</w:t>
      </w:r>
      <w:r>
        <w:rPr>
          <w:spacing w:val="-6"/>
        </w:rPr>
        <w:t xml:space="preserve"> </w:t>
      </w:r>
      <w:r>
        <w:rPr>
          <w:w w:val="80"/>
        </w:rPr>
        <w:t>y</w:t>
      </w:r>
      <w:r>
        <w:rPr>
          <w:spacing w:val="-3"/>
        </w:rPr>
        <w:t xml:space="preserve"> </w:t>
      </w:r>
      <w:r>
        <w:rPr>
          <w:w w:val="80"/>
        </w:rPr>
        <w:t>la</w:t>
      </w:r>
      <w:r>
        <w:rPr>
          <w:spacing w:val="-5"/>
        </w:rPr>
        <w:t xml:space="preserve"> </w:t>
      </w:r>
      <w:r>
        <w:rPr>
          <w:spacing w:val="-2"/>
          <w:w w:val="80"/>
        </w:rPr>
        <w:t>información</w:t>
      </w:r>
    </w:p>
    <w:p w14:paraId="1E090F6D" w14:textId="77777777" w:rsidR="00A472D1" w:rsidRDefault="00A472D1" w:rsidP="00A472D1">
      <w:pPr>
        <w:pStyle w:val="Prrafodelista"/>
        <w:numPr>
          <w:ilvl w:val="1"/>
          <w:numId w:val="13"/>
        </w:numPr>
        <w:tabs>
          <w:tab w:val="left" w:pos="719"/>
          <w:tab w:val="left" w:pos="721"/>
        </w:tabs>
        <w:spacing w:before="244" w:line="261" w:lineRule="auto"/>
        <w:ind w:right="145"/>
        <w:rPr>
          <w:sz w:val="24"/>
        </w:rPr>
      </w:pPr>
      <w:r>
        <w:rPr>
          <w:spacing w:val="-2"/>
          <w:w w:val="85"/>
          <w:sz w:val="24"/>
        </w:rPr>
        <w:t xml:space="preserve">Informe cuántos departamentos, distritos y municipios cuentan actualmente con planes de seguridad </w:t>
      </w:r>
      <w:r>
        <w:rPr>
          <w:spacing w:val="-2"/>
          <w:w w:val="90"/>
          <w:sz w:val="24"/>
        </w:rPr>
        <w:t>vial</w:t>
      </w:r>
      <w:r>
        <w:rPr>
          <w:spacing w:val="-11"/>
          <w:w w:val="90"/>
          <w:sz w:val="24"/>
        </w:rPr>
        <w:t xml:space="preserve"> </w:t>
      </w:r>
      <w:r>
        <w:rPr>
          <w:spacing w:val="-2"/>
          <w:w w:val="90"/>
          <w:sz w:val="24"/>
        </w:rPr>
        <w:t>armonizados</w:t>
      </w:r>
      <w:r>
        <w:rPr>
          <w:spacing w:val="-11"/>
          <w:w w:val="90"/>
          <w:sz w:val="24"/>
        </w:rPr>
        <w:t xml:space="preserve"> </w:t>
      </w:r>
      <w:r>
        <w:rPr>
          <w:spacing w:val="-2"/>
          <w:w w:val="90"/>
          <w:sz w:val="24"/>
        </w:rPr>
        <w:t>con</w:t>
      </w:r>
      <w:r>
        <w:rPr>
          <w:spacing w:val="-10"/>
          <w:w w:val="90"/>
          <w:sz w:val="24"/>
        </w:rPr>
        <w:t xml:space="preserve"> </w:t>
      </w:r>
      <w:r>
        <w:rPr>
          <w:spacing w:val="-2"/>
          <w:w w:val="90"/>
          <w:sz w:val="24"/>
        </w:rPr>
        <w:t>el</w:t>
      </w:r>
      <w:r>
        <w:rPr>
          <w:spacing w:val="-11"/>
          <w:w w:val="90"/>
          <w:sz w:val="24"/>
        </w:rPr>
        <w:t xml:space="preserve"> </w:t>
      </w:r>
      <w:r>
        <w:rPr>
          <w:spacing w:val="-2"/>
          <w:w w:val="90"/>
          <w:sz w:val="24"/>
        </w:rPr>
        <w:t>PNSV</w:t>
      </w:r>
      <w:r>
        <w:rPr>
          <w:spacing w:val="-10"/>
          <w:w w:val="90"/>
          <w:sz w:val="24"/>
        </w:rPr>
        <w:t xml:space="preserve"> </w:t>
      </w:r>
      <w:r>
        <w:rPr>
          <w:spacing w:val="-2"/>
          <w:w w:val="90"/>
          <w:sz w:val="24"/>
        </w:rPr>
        <w:t xml:space="preserve">2022-2031. </w:t>
      </w:r>
      <w:r>
        <w:rPr>
          <w:b/>
          <w:bCs/>
          <w:color w:val="FF0000"/>
          <w:w w:val="85"/>
          <w:sz w:val="24"/>
        </w:rPr>
        <w:t>DCI</w:t>
      </w:r>
    </w:p>
    <w:p w14:paraId="5CA1854A" w14:textId="77777777" w:rsidR="00A472D1" w:rsidRDefault="00A472D1" w:rsidP="00A472D1">
      <w:pPr>
        <w:pStyle w:val="Prrafodelista"/>
        <w:numPr>
          <w:ilvl w:val="1"/>
          <w:numId w:val="13"/>
        </w:numPr>
        <w:tabs>
          <w:tab w:val="left" w:pos="719"/>
          <w:tab w:val="left" w:pos="721"/>
        </w:tabs>
        <w:spacing w:before="2" w:line="261" w:lineRule="auto"/>
        <w:ind w:right="142"/>
        <w:rPr>
          <w:sz w:val="24"/>
        </w:rPr>
      </w:pPr>
      <w:r>
        <w:rPr>
          <w:spacing w:val="-2"/>
          <w:w w:val="90"/>
          <w:sz w:val="24"/>
        </w:rPr>
        <w:t>¿Cuáles</w:t>
      </w:r>
      <w:r>
        <w:rPr>
          <w:spacing w:val="20"/>
          <w:sz w:val="24"/>
        </w:rPr>
        <w:t xml:space="preserve"> </w:t>
      </w:r>
      <w:r>
        <w:rPr>
          <w:spacing w:val="-2"/>
          <w:w w:val="90"/>
          <w:sz w:val="24"/>
        </w:rPr>
        <w:t>entidades</w:t>
      </w:r>
      <w:r>
        <w:rPr>
          <w:spacing w:val="18"/>
          <w:sz w:val="24"/>
        </w:rPr>
        <w:t xml:space="preserve"> </w:t>
      </w:r>
      <w:r>
        <w:rPr>
          <w:spacing w:val="-2"/>
          <w:w w:val="90"/>
          <w:sz w:val="24"/>
        </w:rPr>
        <w:t>territoriales</w:t>
      </w:r>
      <w:r>
        <w:rPr>
          <w:spacing w:val="20"/>
          <w:sz w:val="24"/>
        </w:rPr>
        <w:t xml:space="preserve"> </w:t>
      </w:r>
      <w:r>
        <w:rPr>
          <w:spacing w:val="-2"/>
          <w:w w:val="90"/>
          <w:sz w:val="24"/>
        </w:rPr>
        <w:t>aún</w:t>
      </w:r>
      <w:r>
        <w:rPr>
          <w:spacing w:val="20"/>
          <w:sz w:val="24"/>
        </w:rPr>
        <w:t xml:space="preserve"> </w:t>
      </w:r>
      <w:r>
        <w:rPr>
          <w:spacing w:val="-2"/>
          <w:w w:val="90"/>
          <w:sz w:val="24"/>
        </w:rPr>
        <w:t>no</w:t>
      </w:r>
      <w:r>
        <w:rPr>
          <w:spacing w:val="20"/>
          <w:sz w:val="24"/>
        </w:rPr>
        <w:t xml:space="preserve"> </w:t>
      </w:r>
      <w:r>
        <w:rPr>
          <w:spacing w:val="-2"/>
          <w:w w:val="90"/>
          <w:sz w:val="24"/>
        </w:rPr>
        <w:t>cuentan</w:t>
      </w:r>
      <w:r>
        <w:rPr>
          <w:spacing w:val="20"/>
          <w:sz w:val="24"/>
        </w:rPr>
        <w:t xml:space="preserve"> </w:t>
      </w:r>
      <w:r>
        <w:rPr>
          <w:spacing w:val="-2"/>
          <w:w w:val="90"/>
          <w:sz w:val="24"/>
        </w:rPr>
        <w:t>con</w:t>
      </w:r>
      <w:r>
        <w:rPr>
          <w:spacing w:val="20"/>
          <w:sz w:val="24"/>
        </w:rPr>
        <w:t xml:space="preserve"> </w:t>
      </w:r>
      <w:r>
        <w:rPr>
          <w:spacing w:val="-2"/>
          <w:w w:val="90"/>
          <w:sz w:val="24"/>
        </w:rPr>
        <w:t>dichos</w:t>
      </w:r>
      <w:r>
        <w:rPr>
          <w:spacing w:val="20"/>
          <w:sz w:val="24"/>
        </w:rPr>
        <w:t xml:space="preserve"> </w:t>
      </w:r>
      <w:r>
        <w:rPr>
          <w:spacing w:val="-2"/>
          <w:w w:val="90"/>
          <w:sz w:val="24"/>
        </w:rPr>
        <w:t>instrumentos</w:t>
      </w:r>
      <w:r>
        <w:rPr>
          <w:spacing w:val="18"/>
          <w:sz w:val="24"/>
        </w:rPr>
        <w:t xml:space="preserve"> </w:t>
      </w:r>
      <w:r>
        <w:rPr>
          <w:spacing w:val="-2"/>
          <w:w w:val="90"/>
          <w:sz w:val="24"/>
        </w:rPr>
        <w:t>o</w:t>
      </w:r>
      <w:r>
        <w:rPr>
          <w:spacing w:val="19"/>
          <w:sz w:val="24"/>
        </w:rPr>
        <w:t xml:space="preserve"> </w:t>
      </w:r>
      <w:r>
        <w:rPr>
          <w:spacing w:val="-2"/>
          <w:w w:val="90"/>
          <w:sz w:val="24"/>
        </w:rPr>
        <w:t>presentan</w:t>
      </w:r>
      <w:r>
        <w:rPr>
          <w:spacing w:val="20"/>
          <w:sz w:val="24"/>
        </w:rPr>
        <w:t xml:space="preserve"> </w:t>
      </w:r>
      <w:r>
        <w:rPr>
          <w:spacing w:val="-2"/>
          <w:w w:val="90"/>
          <w:sz w:val="24"/>
        </w:rPr>
        <w:t xml:space="preserve">rezagos </w:t>
      </w:r>
      <w:r>
        <w:rPr>
          <w:w w:val="85"/>
          <w:sz w:val="24"/>
        </w:rPr>
        <w:t>significativos en su implementación?</w:t>
      </w:r>
      <w:r w:rsidRPr="00A02160">
        <w:rPr>
          <w:b/>
          <w:bCs/>
          <w:color w:val="FF0000"/>
          <w:w w:val="85"/>
          <w:sz w:val="24"/>
        </w:rPr>
        <w:t xml:space="preserve"> </w:t>
      </w:r>
      <w:r>
        <w:rPr>
          <w:b/>
          <w:bCs/>
          <w:color w:val="FF0000"/>
          <w:w w:val="85"/>
          <w:sz w:val="24"/>
        </w:rPr>
        <w:t>DCI</w:t>
      </w:r>
    </w:p>
    <w:p w14:paraId="3B8346AB" w14:textId="77777777" w:rsidR="00A472D1" w:rsidRDefault="00A472D1" w:rsidP="00A472D1">
      <w:pPr>
        <w:pStyle w:val="Prrafodelista"/>
        <w:numPr>
          <w:ilvl w:val="1"/>
          <w:numId w:val="13"/>
        </w:numPr>
        <w:tabs>
          <w:tab w:val="left" w:pos="719"/>
          <w:tab w:val="left" w:pos="721"/>
        </w:tabs>
        <w:spacing w:before="3" w:line="261" w:lineRule="auto"/>
        <w:ind w:right="145"/>
        <w:rPr>
          <w:sz w:val="24"/>
        </w:rPr>
      </w:pPr>
      <w:r>
        <w:rPr>
          <w:w w:val="80"/>
          <w:sz w:val="24"/>
        </w:rPr>
        <w:t>Remita la relación de asistencias técnicas prestadas por la ANSV a entidades territoriales entre 2022 y</w:t>
      </w:r>
      <w:r>
        <w:rPr>
          <w:spacing w:val="80"/>
          <w:sz w:val="24"/>
        </w:rPr>
        <w:t xml:space="preserve"> </w:t>
      </w:r>
      <w:r>
        <w:rPr>
          <w:spacing w:val="-2"/>
          <w:w w:val="95"/>
          <w:sz w:val="24"/>
        </w:rPr>
        <w:t>2026.</w:t>
      </w:r>
      <w:r w:rsidRPr="00A02160">
        <w:rPr>
          <w:b/>
          <w:bCs/>
          <w:color w:val="FF0000"/>
          <w:w w:val="85"/>
          <w:sz w:val="24"/>
        </w:rPr>
        <w:t xml:space="preserve"> </w:t>
      </w:r>
      <w:r>
        <w:rPr>
          <w:b/>
          <w:bCs/>
          <w:color w:val="FF0000"/>
          <w:w w:val="85"/>
          <w:sz w:val="24"/>
        </w:rPr>
        <w:t>DCI</w:t>
      </w:r>
    </w:p>
    <w:p w14:paraId="363ADF58" w14:textId="77777777" w:rsidR="00A472D1" w:rsidRDefault="00A472D1" w:rsidP="00A472D1">
      <w:pPr>
        <w:pStyle w:val="Prrafodelista"/>
        <w:numPr>
          <w:ilvl w:val="1"/>
          <w:numId w:val="13"/>
        </w:numPr>
        <w:tabs>
          <w:tab w:val="left" w:pos="719"/>
        </w:tabs>
        <w:spacing w:before="2"/>
        <w:ind w:left="719" w:hanging="358"/>
        <w:rPr>
          <w:sz w:val="24"/>
        </w:rPr>
      </w:pPr>
      <w:r>
        <w:rPr>
          <w:w w:val="80"/>
          <w:sz w:val="24"/>
        </w:rPr>
        <w:t>¿Qué</w:t>
      </w:r>
      <w:r>
        <w:rPr>
          <w:sz w:val="24"/>
        </w:rPr>
        <w:t xml:space="preserve"> </w:t>
      </w:r>
      <w:r>
        <w:rPr>
          <w:w w:val="80"/>
          <w:sz w:val="24"/>
        </w:rPr>
        <w:t>criterios</w:t>
      </w:r>
      <w:r>
        <w:rPr>
          <w:spacing w:val="-4"/>
          <w:sz w:val="24"/>
        </w:rPr>
        <w:t xml:space="preserve"> </w:t>
      </w:r>
      <w:r>
        <w:rPr>
          <w:w w:val="80"/>
          <w:sz w:val="24"/>
        </w:rPr>
        <w:t>utiliza</w:t>
      </w:r>
      <w:r>
        <w:rPr>
          <w:sz w:val="24"/>
        </w:rPr>
        <w:t xml:space="preserve"> </w:t>
      </w:r>
      <w:r>
        <w:rPr>
          <w:w w:val="80"/>
          <w:sz w:val="24"/>
        </w:rPr>
        <w:t>la</w:t>
      </w:r>
      <w:r>
        <w:rPr>
          <w:sz w:val="24"/>
        </w:rPr>
        <w:t xml:space="preserve"> </w:t>
      </w:r>
      <w:r>
        <w:rPr>
          <w:w w:val="80"/>
          <w:sz w:val="24"/>
        </w:rPr>
        <w:t>ANSV</w:t>
      </w:r>
      <w:r>
        <w:rPr>
          <w:sz w:val="24"/>
        </w:rPr>
        <w:t xml:space="preserve"> </w:t>
      </w:r>
      <w:r>
        <w:rPr>
          <w:w w:val="80"/>
          <w:sz w:val="24"/>
        </w:rPr>
        <w:t>para</w:t>
      </w:r>
      <w:r>
        <w:rPr>
          <w:sz w:val="24"/>
        </w:rPr>
        <w:t xml:space="preserve"> </w:t>
      </w:r>
      <w:r>
        <w:rPr>
          <w:w w:val="80"/>
          <w:sz w:val="24"/>
        </w:rPr>
        <w:t>priorizar</w:t>
      </w:r>
      <w:r>
        <w:rPr>
          <w:spacing w:val="-1"/>
          <w:sz w:val="24"/>
        </w:rPr>
        <w:t xml:space="preserve"> </w:t>
      </w:r>
      <w:r>
        <w:rPr>
          <w:w w:val="80"/>
          <w:sz w:val="24"/>
        </w:rPr>
        <w:t>territorios</w:t>
      </w:r>
      <w:r>
        <w:rPr>
          <w:spacing w:val="-4"/>
          <w:sz w:val="24"/>
        </w:rPr>
        <w:t xml:space="preserve"> </w:t>
      </w:r>
      <w:r>
        <w:rPr>
          <w:w w:val="80"/>
          <w:sz w:val="24"/>
        </w:rPr>
        <w:t>y</w:t>
      </w:r>
      <w:r>
        <w:rPr>
          <w:spacing w:val="-1"/>
          <w:sz w:val="24"/>
        </w:rPr>
        <w:t xml:space="preserve"> </w:t>
      </w:r>
      <w:r>
        <w:rPr>
          <w:w w:val="80"/>
          <w:sz w:val="24"/>
        </w:rPr>
        <w:t>asignar</w:t>
      </w:r>
      <w:r>
        <w:rPr>
          <w:spacing w:val="-1"/>
          <w:sz w:val="24"/>
        </w:rPr>
        <w:t xml:space="preserve"> </w:t>
      </w:r>
      <w:r>
        <w:rPr>
          <w:w w:val="80"/>
          <w:sz w:val="24"/>
        </w:rPr>
        <w:t>recursos</w:t>
      </w:r>
      <w:r>
        <w:rPr>
          <w:spacing w:val="-3"/>
          <w:sz w:val="24"/>
        </w:rPr>
        <w:t xml:space="preserve"> </w:t>
      </w:r>
      <w:r>
        <w:rPr>
          <w:w w:val="80"/>
          <w:sz w:val="24"/>
        </w:rPr>
        <w:t>o</w:t>
      </w:r>
      <w:r>
        <w:rPr>
          <w:sz w:val="24"/>
        </w:rPr>
        <w:t xml:space="preserve"> </w:t>
      </w:r>
      <w:r>
        <w:rPr>
          <w:w w:val="80"/>
          <w:sz w:val="24"/>
        </w:rPr>
        <w:t>asistencia</w:t>
      </w:r>
      <w:r>
        <w:rPr>
          <w:sz w:val="24"/>
        </w:rPr>
        <w:t xml:space="preserve"> </w:t>
      </w:r>
      <w:r>
        <w:rPr>
          <w:spacing w:val="-2"/>
          <w:w w:val="80"/>
          <w:sz w:val="24"/>
        </w:rPr>
        <w:t>técnica?</w:t>
      </w:r>
      <w:r w:rsidRPr="00A02160">
        <w:rPr>
          <w:b/>
          <w:bCs/>
          <w:color w:val="FF0000"/>
          <w:w w:val="85"/>
          <w:sz w:val="24"/>
        </w:rPr>
        <w:t xml:space="preserve"> </w:t>
      </w:r>
      <w:r>
        <w:rPr>
          <w:b/>
          <w:bCs/>
          <w:color w:val="FF0000"/>
          <w:w w:val="85"/>
          <w:sz w:val="24"/>
        </w:rPr>
        <w:t>DCI</w:t>
      </w:r>
    </w:p>
    <w:p w14:paraId="0B9708EA" w14:textId="77777777" w:rsidR="00A472D1" w:rsidRDefault="00C938C9" w:rsidP="711F4883">
      <w:pPr>
        <w:pStyle w:val="Prrafodelista"/>
        <w:numPr>
          <w:ilvl w:val="1"/>
          <w:numId w:val="13"/>
        </w:numPr>
        <w:tabs>
          <w:tab w:val="left" w:pos="719"/>
          <w:tab w:val="left" w:pos="721"/>
        </w:tabs>
        <w:spacing w:line="261" w:lineRule="auto"/>
        <w:ind w:right="144"/>
        <w:jc w:val="both"/>
        <w:rPr>
          <w:sz w:val="24"/>
          <w:szCs w:val="24"/>
        </w:rPr>
      </w:pPr>
      <w:commentRangeStart w:id="104"/>
      <w:commentRangeStart w:id="105"/>
      <w:r w:rsidRPr="41B5961B">
        <w:rPr>
          <w:w w:val="85"/>
          <w:sz w:val="24"/>
          <w:szCs w:val="24"/>
        </w:rPr>
        <w:t>¿Cómo se articula la información proveniente del Observatorio Nacional de Seguridad Vial, RUNT, Policía Nacional, Medicina Legal y entidades territoriales?</w:t>
      </w:r>
      <w:r w:rsidRPr="726A3959">
        <w:rPr>
          <w:b/>
          <w:bCs/>
          <w:color w:val="FF0000"/>
          <w:w w:val="85"/>
          <w:sz w:val="24"/>
          <w:szCs w:val="24"/>
        </w:rPr>
        <w:t xml:space="preserve"> ONSV</w:t>
      </w:r>
    </w:p>
    <w:p w14:paraId="2D6E6855" w14:textId="56B0D372" w:rsidR="3AD1F37E" w:rsidRDefault="3AD1F37E" w:rsidP="7179EE42">
      <w:pPr>
        <w:pStyle w:val="Prrafodelista"/>
        <w:spacing w:before="240" w:after="240"/>
        <w:ind w:left="708"/>
        <w:rPr>
          <w:sz w:val="24"/>
          <w:szCs w:val="24"/>
        </w:rPr>
      </w:pPr>
      <w:r w:rsidRPr="7179EE42">
        <w:rPr>
          <w:b/>
          <w:bCs/>
          <w:color w:val="FF0000"/>
          <w:sz w:val="24"/>
          <w:szCs w:val="24"/>
        </w:rPr>
        <w:t xml:space="preserve">RTA: </w:t>
      </w:r>
      <w:r w:rsidRPr="7179EE42">
        <w:rPr>
          <w:sz w:val="24"/>
          <w:szCs w:val="24"/>
        </w:rPr>
        <w:t>La articulación de información en el Observatorio Nacional de Seguridad Vial (ONSV) opera bajo un modelo de consumo e integración secundaria de datos, donde el ONSV no actúa como fuente primaria ni generadora de datos operativos, sino como un nodo analítico e investigador centralizador.</w:t>
      </w:r>
    </w:p>
    <w:p w14:paraId="6C829815" w14:textId="72360A2E" w:rsidR="3AD1F37E" w:rsidRDefault="3AD1F37E" w:rsidP="7179EE42">
      <w:pPr>
        <w:spacing w:before="240" w:after="240"/>
        <w:ind w:left="1416"/>
        <w:rPr>
          <w:rFonts w:ascii="Tahoma" w:eastAsia="Tahoma" w:hAnsi="Tahoma" w:cs="Tahoma"/>
          <w:b/>
          <w:bCs/>
          <w:sz w:val="24"/>
          <w:szCs w:val="24"/>
          <w:lang w:val="es-ES"/>
        </w:rPr>
      </w:pPr>
      <w:r w:rsidRPr="7179EE42">
        <w:rPr>
          <w:rFonts w:ascii="Tahoma" w:eastAsia="Tahoma" w:hAnsi="Tahoma" w:cs="Tahoma"/>
          <w:b/>
          <w:bCs/>
          <w:sz w:val="24"/>
          <w:szCs w:val="24"/>
          <w:lang w:val="es-ES"/>
        </w:rPr>
        <w:t>Estructura y Flujo de Fuentes Ingestadas</w:t>
      </w:r>
    </w:p>
    <w:p w14:paraId="4B77154A" w14:textId="529BF635" w:rsidR="3AD1F37E" w:rsidRDefault="3AD1F37E" w:rsidP="7179EE42">
      <w:pPr>
        <w:pStyle w:val="Prrafodelista"/>
        <w:numPr>
          <w:ilvl w:val="0"/>
          <w:numId w:val="35"/>
        </w:numPr>
        <w:spacing w:before="0"/>
        <w:rPr>
          <w:sz w:val="24"/>
          <w:szCs w:val="24"/>
        </w:rPr>
      </w:pPr>
      <w:r w:rsidRPr="7179EE42">
        <w:rPr>
          <w:b/>
          <w:bCs/>
          <w:sz w:val="24"/>
          <w:szCs w:val="24"/>
        </w:rPr>
        <w:t>Siniestralidad (Víctimas):</w:t>
      </w:r>
      <w:r w:rsidRPr="7179EE42">
        <w:rPr>
          <w:sz w:val="24"/>
          <w:szCs w:val="24"/>
        </w:rPr>
        <w:t xml:space="preserve"> Proveniente del Instituto Nacional de Medicina Legal y Ciencias Forenses (INMLCF), que actúa como la fuente oficial para el registro y caracterización de personas lesionadas y fallecidas en eventos de tránsito.</w:t>
      </w:r>
    </w:p>
    <w:p w14:paraId="0EB92685" w14:textId="78121B1E" w:rsidR="3AD1F37E" w:rsidRDefault="3AD1F37E" w:rsidP="7179EE42">
      <w:pPr>
        <w:pStyle w:val="Prrafodelista"/>
        <w:numPr>
          <w:ilvl w:val="0"/>
          <w:numId w:val="35"/>
        </w:numPr>
        <w:spacing w:before="0"/>
        <w:rPr>
          <w:sz w:val="24"/>
          <w:szCs w:val="24"/>
        </w:rPr>
      </w:pPr>
      <w:r w:rsidRPr="7179EE42">
        <w:rPr>
          <w:b/>
          <w:bCs/>
          <w:sz w:val="24"/>
          <w:szCs w:val="24"/>
        </w:rPr>
        <w:t>Parque Automotor:</w:t>
      </w:r>
      <w:r w:rsidRPr="7179EE42">
        <w:rPr>
          <w:sz w:val="24"/>
          <w:szCs w:val="24"/>
        </w:rPr>
        <w:t xml:space="preserve"> Proporcionada por el Registro Único Nacional de Tránsito (RUNT), aportando el contexto técnico de la flota vehicular circulante, características del parque automotor e historial de trámites.</w:t>
      </w:r>
    </w:p>
    <w:p w14:paraId="796E3C79" w14:textId="7B16A8BE" w:rsidR="3AD1F37E" w:rsidRDefault="3AD1F37E" w:rsidP="7179EE42">
      <w:pPr>
        <w:pStyle w:val="Prrafodelista"/>
        <w:numPr>
          <w:ilvl w:val="0"/>
          <w:numId w:val="35"/>
        </w:numPr>
        <w:spacing w:before="0"/>
        <w:rPr>
          <w:sz w:val="24"/>
          <w:szCs w:val="24"/>
        </w:rPr>
      </w:pPr>
      <w:r w:rsidRPr="7179EE42">
        <w:rPr>
          <w:b/>
          <w:bCs/>
          <w:sz w:val="24"/>
          <w:szCs w:val="24"/>
        </w:rPr>
        <w:t>Control y Sanciones:</w:t>
      </w:r>
      <w:r w:rsidRPr="7179EE42">
        <w:rPr>
          <w:sz w:val="24"/>
          <w:szCs w:val="24"/>
        </w:rPr>
        <w:t xml:space="preserve"> Suministrada por el Sistema Integrado de Información sobre Multas y Sanciones por Infracciones de Tránsito (SIMIT), encargada del registro consolidado de comparendos impuestos a nivel nacional.</w:t>
      </w:r>
    </w:p>
    <w:p w14:paraId="24FD0DC0" w14:textId="737DB795" w:rsidR="3AD1F37E" w:rsidRDefault="3AD1F37E" w:rsidP="7179EE42">
      <w:pPr>
        <w:pStyle w:val="Prrafodelista"/>
        <w:numPr>
          <w:ilvl w:val="0"/>
          <w:numId w:val="35"/>
        </w:numPr>
        <w:spacing w:before="0"/>
        <w:rPr>
          <w:sz w:val="24"/>
          <w:szCs w:val="24"/>
        </w:rPr>
      </w:pPr>
      <w:r w:rsidRPr="7179EE42">
        <w:rPr>
          <w:b/>
          <w:bCs/>
          <w:sz w:val="24"/>
          <w:szCs w:val="24"/>
        </w:rPr>
        <w:lastRenderedPageBreak/>
        <w:t>Atención en Salud:</w:t>
      </w:r>
      <w:r w:rsidRPr="7179EE42">
        <w:rPr>
          <w:sz w:val="24"/>
          <w:szCs w:val="24"/>
        </w:rPr>
        <w:t xml:space="preserve"> Complementada mediante el Sistema de Información de Reclamaciones con Cargo al SOAT (SIRAS) para la trazabilidad de la atención médica derivada de siniestros.</w:t>
      </w:r>
    </w:p>
    <w:p w14:paraId="0A43A442" w14:textId="18275248" w:rsidR="3AD1F37E" w:rsidRDefault="3AD1F37E" w:rsidP="7179EE42">
      <w:pPr>
        <w:spacing w:before="240" w:after="240"/>
        <w:ind w:left="1416"/>
        <w:rPr>
          <w:rFonts w:ascii="Tahoma" w:eastAsia="Tahoma" w:hAnsi="Tahoma" w:cs="Tahoma"/>
          <w:b/>
          <w:bCs/>
          <w:sz w:val="24"/>
          <w:szCs w:val="24"/>
          <w:lang w:val="es-ES"/>
        </w:rPr>
      </w:pPr>
      <w:r w:rsidRPr="7179EE42">
        <w:rPr>
          <w:rFonts w:ascii="Tahoma" w:eastAsia="Tahoma" w:hAnsi="Tahoma" w:cs="Tahoma"/>
          <w:b/>
          <w:bCs/>
          <w:sz w:val="24"/>
          <w:szCs w:val="24"/>
          <w:lang w:val="es-ES"/>
        </w:rPr>
        <w:t>Alcance y Alcances Operativos Actuales</w:t>
      </w:r>
    </w:p>
    <w:p w14:paraId="77686B87" w14:textId="6A47DE09" w:rsidR="3AD1F37E" w:rsidRDefault="3AD1F37E" w:rsidP="7179EE42">
      <w:pPr>
        <w:pStyle w:val="Prrafodelista"/>
        <w:numPr>
          <w:ilvl w:val="0"/>
          <w:numId w:val="34"/>
        </w:numPr>
        <w:spacing w:before="0"/>
        <w:rPr>
          <w:sz w:val="24"/>
          <w:szCs w:val="24"/>
        </w:rPr>
      </w:pPr>
      <w:r w:rsidRPr="7179EE42">
        <w:rPr>
          <w:b/>
          <w:bCs/>
          <w:sz w:val="24"/>
          <w:szCs w:val="24"/>
        </w:rPr>
        <w:t>Exclusión de Fuentes Directas:</w:t>
      </w:r>
      <w:r w:rsidRPr="7179EE42">
        <w:rPr>
          <w:sz w:val="24"/>
          <w:szCs w:val="24"/>
        </w:rPr>
        <w:t xml:space="preserve"> Actualmente, los registros primarios generados por la Policía Nacional (Dirección de Tránsito y Transporte - DITRA) y las Secretarías de Tránsito de las </w:t>
      </w:r>
      <w:r w:rsidRPr="7179EE42">
        <w:rPr>
          <w:b/>
          <w:bCs/>
          <w:sz w:val="24"/>
          <w:szCs w:val="24"/>
        </w:rPr>
        <w:t>Entidades Territoriales</w:t>
      </w:r>
      <w:r w:rsidRPr="7179EE42">
        <w:rPr>
          <w:sz w:val="24"/>
          <w:szCs w:val="24"/>
        </w:rPr>
        <w:t xml:space="preserve"> (Informes Policiales de Accidentes de Tránsito - IPAT) </w:t>
      </w:r>
      <w:r w:rsidRPr="7179EE42">
        <w:rPr>
          <w:b/>
          <w:bCs/>
          <w:sz w:val="24"/>
          <w:szCs w:val="24"/>
        </w:rPr>
        <w:t>no son recepcionados directamente</w:t>
      </w:r>
      <w:r w:rsidRPr="7179EE42">
        <w:rPr>
          <w:sz w:val="24"/>
          <w:szCs w:val="24"/>
        </w:rPr>
        <w:t xml:space="preserve"> dentro del flujo de ingesta del ONSV.</w:t>
      </w:r>
    </w:p>
    <w:p w14:paraId="1A6DFCF6" w14:textId="367FF10A" w:rsidR="3AD1F37E" w:rsidRDefault="3AD1F37E" w:rsidP="7179EE42">
      <w:pPr>
        <w:pStyle w:val="Prrafodelista"/>
        <w:numPr>
          <w:ilvl w:val="0"/>
          <w:numId w:val="34"/>
        </w:numPr>
        <w:spacing w:before="0"/>
        <w:rPr>
          <w:sz w:val="24"/>
          <w:szCs w:val="24"/>
        </w:rPr>
      </w:pPr>
      <w:r w:rsidRPr="7179EE42">
        <w:rPr>
          <w:b/>
          <w:bCs/>
          <w:sz w:val="24"/>
          <w:szCs w:val="24"/>
        </w:rPr>
        <w:t>Procesamiento y Cruce Institucional:</w:t>
      </w:r>
      <w:r w:rsidRPr="7179EE42">
        <w:rPr>
          <w:sz w:val="24"/>
          <w:szCs w:val="24"/>
        </w:rPr>
        <w:t xml:space="preserve"> El cruce relacional e interoperabilidad de microdatos entre Medicina Legal, RUNT y SIMIT se ejecuta de manera interna y está destinado exclusivamente para el uso analítico y científico del </w:t>
      </w:r>
      <w:r w:rsidRPr="7179EE42">
        <w:rPr>
          <w:b/>
          <w:bCs/>
          <w:sz w:val="24"/>
          <w:szCs w:val="24"/>
        </w:rPr>
        <w:t>Equipo de Investigaciones</w:t>
      </w:r>
      <w:r w:rsidRPr="7179EE42">
        <w:rPr>
          <w:sz w:val="24"/>
          <w:szCs w:val="24"/>
        </w:rPr>
        <w:t xml:space="preserve"> del ONSV.</w:t>
      </w:r>
    </w:p>
    <w:p w14:paraId="63D3C1BB" w14:textId="489CFA0B" w:rsidR="3AD1F37E" w:rsidRDefault="3AD1F37E" w:rsidP="7179EE42">
      <w:pPr>
        <w:pStyle w:val="Prrafodelista"/>
        <w:numPr>
          <w:ilvl w:val="0"/>
          <w:numId w:val="34"/>
        </w:numPr>
        <w:spacing w:before="0"/>
        <w:rPr>
          <w:sz w:val="24"/>
          <w:szCs w:val="24"/>
        </w:rPr>
      </w:pPr>
      <w:r w:rsidRPr="7179EE42">
        <w:rPr>
          <w:b/>
          <w:bCs/>
          <w:sz w:val="24"/>
          <w:szCs w:val="24"/>
        </w:rPr>
        <w:t>Publicación de Estadísticas:</w:t>
      </w:r>
      <w:r w:rsidRPr="7179EE42">
        <w:rPr>
          <w:sz w:val="24"/>
          <w:szCs w:val="24"/>
        </w:rPr>
        <w:t xml:space="preserve"> Los productos y bases de datos resultantes de estos cruces e interconexiones de fuentes </w:t>
      </w:r>
      <w:r w:rsidRPr="7179EE42">
        <w:rPr>
          <w:b/>
          <w:bCs/>
          <w:sz w:val="24"/>
          <w:szCs w:val="24"/>
        </w:rPr>
        <w:t>no se encuentran expuestos ni publicados</w:t>
      </w:r>
      <w:r w:rsidRPr="7179EE42">
        <w:rPr>
          <w:sz w:val="24"/>
          <w:szCs w:val="24"/>
        </w:rPr>
        <w:t xml:space="preserve"> en la plataforma web de estadísticas del Observatorio; en su lugar, la información pública corresponde a consolidaciones y salidas analíticas de cada fuente de manera independiente cuando haya lugar.</w:t>
      </w:r>
    </w:p>
    <w:p w14:paraId="68764F85" w14:textId="6E32CC5A" w:rsidR="726A3959" w:rsidRDefault="726A3959" w:rsidP="7179EE42">
      <w:pPr>
        <w:pStyle w:val="Prrafodelista"/>
        <w:tabs>
          <w:tab w:val="left" w:pos="719"/>
          <w:tab w:val="left" w:pos="721"/>
        </w:tabs>
        <w:spacing w:line="261" w:lineRule="auto"/>
        <w:ind w:left="360" w:right="144"/>
        <w:rPr>
          <w:b/>
          <w:bCs/>
          <w:color w:val="FF0000"/>
          <w:sz w:val="24"/>
          <w:szCs w:val="24"/>
        </w:rPr>
      </w:pPr>
    </w:p>
    <w:p w14:paraId="611275F5" w14:textId="77777777" w:rsidR="00A472D1" w:rsidRDefault="00A472D1" w:rsidP="7179EE42">
      <w:pPr>
        <w:pStyle w:val="Prrafodelista"/>
        <w:numPr>
          <w:ilvl w:val="2"/>
          <w:numId w:val="13"/>
        </w:numPr>
        <w:tabs>
          <w:tab w:val="left" w:pos="719"/>
          <w:tab w:val="left" w:pos="721"/>
        </w:tabs>
        <w:spacing w:before="2" w:line="261" w:lineRule="auto"/>
        <w:ind w:right="141"/>
        <w:rPr>
          <w:sz w:val="24"/>
          <w:szCs w:val="24"/>
        </w:rPr>
      </w:pPr>
      <w:r w:rsidRPr="41B5961B">
        <w:rPr>
          <w:spacing w:val="-2"/>
          <w:w w:val="85"/>
          <w:sz w:val="24"/>
          <w:szCs w:val="24"/>
        </w:rPr>
        <w:t xml:space="preserve">¿Existen diferencias entre las cifras reportadas por estas entidades? De ser así, explique sus causas y </w:t>
      </w:r>
      <w:r w:rsidRPr="41B5961B">
        <w:rPr>
          <w:w w:val="85"/>
          <w:sz w:val="24"/>
          <w:szCs w:val="24"/>
        </w:rPr>
        <w:t>las medidas</w:t>
      </w:r>
      <w:r w:rsidRPr="41B5961B">
        <w:rPr>
          <w:spacing w:val="-4"/>
          <w:w w:val="85"/>
          <w:sz w:val="24"/>
          <w:szCs w:val="24"/>
        </w:rPr>
        <w:t xml:space="preserve"> </w:t>
      </w:r>
      <w:r w:rsidRPr="41B5961B">
        <w:rPr>
          <w:w w:val="85"/>
          <w:sz w:val="24"/>
          <w:szCs w:val="24"/>
        </w:rPr>
        <w:t>adoptadas</w:t>
      </w:r>
      <w:r w:rsidRPr="41B5961B">
        <w:rPr>
          <w:spacing w:val="-4"/>
          <w:w w:val="85"/>
          <w:sz w:val="24"/>
          <w:szCs w:val="24"/>
        </w:rPr>
        <w:t xml:space="preserve"> </w:t>
      </w:r>
      <w:r w:rsidRPr="41B5961B">
        <w:rPr>
          <w:w w:val="85"/>
          <w:sz w:val="24"/>
          <w:szCs w:val="24"/>
        </w:rPr>
        <w:t>para unificar</w:t>
      </w:r>
      <w:r w:rsidRPr="41B5961B">
        <w:rPr>
          <w:spacing w:val="-1"/>
          <w:w w:val="85"/>
          <w:sz w:val="24"/>
          <w:szCs w:val="24"/>
        </w:rPr>
        <w:t xml:space="preserve"> </w:t>
      </w:r>
      <w:r w:rsidRPr="41B5961B">
        <w:rPr>
          <w:w w:val="85"/>
          <w:sz w:val="24"/>
          <w:szCs w:val="24"/>
        </w:rPr>
        <w:t>la información.</w:t>
      </w:r>
      <w:r w:rsidRPr="7179EE42">
        <w:rPr>
          <w:b/>
          <w:bCs/>
          <w:color w:val="FF0000"/>
          <w:w w:val="85"/>
          <w:sz w:val="24"/>
          <w:szCs w:val="24"/>
        </w:rPr>
        <w:t xml:space="preserve"> ONSV</w:t>
      </w:r>
      <w:commentRangeEnd w:id="104"/>
      <w:r>
        <w:rPr>
          <w:rStyle w:val="Refdecomentario"/>
          <w:sz w:val="24"/>
          <w:szCs w:val="24"/>
        </w:rPr>
        <w:commentReference w:id="104"/>
      </w:r>
      <w:commentRangeEnd w:id="105"/>
      <w:r>
        <w:rPr>
          <w:rStyle w:val="Refdecomentario"/>
          <w:sz w:val="24"/>
          <w:szCs w:val="24"/>
        </w:rPr>
        <w:commentReference w:id="105"/>
      </w:r>
    </w:p>
    <w:p w14:paraId="3201537C" w14:textId="1C2E734B" w:rsidR="00A472D1" w:rsidRDefault="2AE8051C" w:rsidP="7179EE42">
      <w:pPr>
        <w:pStyle w:val="Prrafodelista"/>
        <w:spacing w:before="240" w:after="240" w:line="261" w:lineRule="auto"/>
      </w:pPr>
      <w:r w:rsidRPr="7179EE42">
        <w:rPr>
          <w:b/>
          <w:bCs/>
          <w:color w:val="FF0000"/>
          <w:sz w:val="24"/>
          <w:szCs w:val="24"/>
        </w:rPr>
        <w:t xml:space="preserve">Rta: </w:t>
      </w:r>
      <w:r w:rsidRPr="7179EE42">
        <w:rPr>
          <w:b/>
          <w:bCs/>
          <w:sz w:val="24"/>
          <w:szCs w:val="24"/>
        </w:rPr>
        <w:t>Sí, existen diferencias significativas</w:t>
      </w:r>
      <w:r w:rsidRPr="7179EE42">
        <w:rPr>
          <w:sz w:val="24"/>
          <w:szCs w:val="24"/>
        </w:rPr>
        <w:t xml:space="preserve"> entre las cifras reportadas por las distintas instituciones en Colombia. Estas divergencias son estructurales y obedecen a las diferencias en la metodología de recolección, el alcance misional y el momento en que cada entidad captura la información.</w:t>
      </w:r>
    </w:p>
    <w:p w14:paraId="66C2ADDF" w14:textId="69E1352C" w:rsidR="00A472D1" w:rsidRDefault="2AE8051C" w:rsidP="7179EE42">
      <w:pPr>
        <w:spacing w:before="240" w:after="240" w:line="261" w:lineRule="auto"/>
        <w:ind w:left="721"/>
      </w:pPr>
      <w:r w:rsidRPr="7179EE42">
        <w:rPr>
          <w:rFonts w:ascii="Tahoma" w:eastAsia="Tahoma" w:hAnsi="Tahoma" w:cs="Tahoma"/>
          <w:b/>
          <w:bCs/>
          <w:sz w:val="24"/>
          <w:szCs w:val="24"/>
          <w:lang w:val="es-ES"/>
        </w:rPr>
        <w:t>Causas de las Discrepancias</w:t>
      </w:r>
    </w:p>
    <w:p w14:paraId="20E818BA" w14:textId="291E1A94" w:rsidR="00A472D1" w:rsidRDefault="2AE8051C" w:rsidP="7179EE42">
      <w:pPr>
        <w:pStyle w:val="Prrafodelista"/>
        <w:numPr>
          <w:ilvl w:val="0"/>
          <w:numId w:val="33"/>
        </w:numPr>
        <w:spacing w:before="0" w:line="261" w:lineRule="auto"/>
        <w:rPr>
          <w:sz w:val="24"/>
          <w:szCs w:val="24"/>
        </w:rPr>
      </w:pPr>
      <w:r w:rsidRPr="7179EE42">
        <w:rPr>
          <w:b/>
          <w:bCs/>
          <w:sz w:val="24"/>
          <w:szCs w:val="24"/>
        </w:rPr>
        <w:t>Ventana temporal de registro (Seguimiento a 30 días):</w:t>
      </w:r>
      <w:r w:rsidRPr="7179EE42">
        <w:rPr>
          <w:sz w:val="24"/>
          <w:szCs w:val="24"/>
        </w:rPr>
        <w:t xml:space="preserve"> La Policía Nacional (DITRA) y las autoridades territoriales registran las muertes ocurridas únicamente </w:t>
      </w:r>
      <w:r w:rsidRPr="7179EE42">
        <w:rPr>
          <w:i/>
          <w:iCs/>
          <w:sz w:val="24"/>
          <w:szCs w:val="24"/>
        </w:rPr>
        <w:t>in situ</w:t>
      </w:r>
      <w:r w:rsidRPr="7179EE42">
        <w:rPr>
          <w:sz w:val="24"/>
          <w:szCs w:val="24"/>
        </w:rPr>
        <w:t xml:space="preserve"> al momento de levantar el Informe Policial de Accidentes de Tránsito (IPAT). Medicina Legal, en cambio, contabiliza tanto los decesos en el lugar como los de aquellas personas que fallecen días o semanas después en centros hospitalarios a causa de las lesiones (siguiendo el estándar de la Organización Mundial de la Salud de seguimiento a 30 días).</w:t>
      </w:r>
    </w:p>
    <w:p w14:paraId="691773C1" w14:textId="0CF593FA" w:rsidR="00A472D1" w:rsidRDefault="2AE8051C" w:rsidP="7179EE42">
      <w:pPr>
        <w:pStyle w:val="Prrafodelista"/>
        <w:numPr>
          <w:ilvl w:val="0"/>
          <w:numId w:val="33"/>
        </w:numPr>
        <w:spacing w:before="0" w:line="261" w:lineRule="auto"/>
        <w:rPr>
          <w:b/>
          <w:bCs/>
          <w:sz w:val="24"/>
          <w:szCs w:val="24"/>
        </w:rPr>
      </w:pPr>
      <w:r w:rsidRPr="7179EE42">
        <w:rPr>
          <w:b/>
          <w:bCs/>
          <w:sz w:val="24"/>
          <w:szCs w:val="24"/>
        </w:rPr>
        <w:t>Diferencia de enfoque entre fuentes (Judicial vs. Salud vs. Administrativo):</w:t>
      </w:r>
    </w:p>
    <w:p w14:paraId="44D784AC" w14:textId="1E1F7A2A" w:rsidR="00A472D1" w:rsidRDefault="2AE8051C" w:rsidP="7179EE42">
      <w:pPr>
        <w:pStyle w:val="Prrafodelista"/>
        <w:numPr>
          <w:ilvl w:val="1"/>
          <w:numId w:val="33"/>
        </w:numPr>
        <w:spacing w:before="0" w:line="261" w:lineRule="auto"/>
        <w:rPr>
          <w:sz w:val="24"/>
          <w:szCs w:val="24"/>
        </w:rPr>
      </w:pPr>
      <w:r w:rsidRPr="7179EE42">
        <w:rPr>
          <w:b/>
          <w:bCs/>
          <w:sz w:val="24"/>
          <w:szCs w:val="24"/>
        </w:rPr>
        <w:t>Medicina Legal (INMLCF):</w:t>
      </w:r>
      <w:r w:rsidRPr="7179EE42">
        <w:rPr>
          <w:sz w:val="24"/>
          <w:szCs w:val="24"/>
        </w:rPr>
        <w:t xml:space="preserve"> Contabiliza solo los casos judicializados donde se practica necropsia o dictamen médico-legal.</w:t>
      </w:r>
    </w:p>
    <w:p w14:paraId="4728CAD3" w14:textId="7842667C" w:rsidR="00A472D1" w:rsidRDefault="2AE8051C" w:rsidP="7179EE42">
      <w:pPr>
        <w:pStyle w:val="Prrafodelista"/>
        <w:numPr>
          <w:ilvl w:val="1"/>
          <w:numId w:val="33"/>
        </w:numPr>
        <w:spacing w:before="0" w:line="261" w:lineRule="auto"/>
        <w:rPr>
          <w:sz w:val="24"/>
          <w:szCs w:val="24"/>
        </w:rPr>
      </w:pPr>
      <w:r w:rsidRPr="7179EE42">
        <w:rPr>
          <w:b/>
          <w:bCs/>
          <w:sz w:val="24"/>
          <w:szCs w:val="24"/>
        </w:rPr>
        <w:t>Sector Salud (SIRAS ):</w:t>
      </w:r>
      <w:r w:rsidRPr="7179EE42">
        <w:rPr>
          <w:sz w:val="24"/>
          <w:szCs w:val="24"/>
        </w:rPr>
        <w:t xml:space="preserve"> Captura todas las atenciones </w:t>
      </w:r>
      <w:r w:rsidRPr="7179EE42">
        <w:rPr>
          <w:sz w:val="24"/>
          <w:szCs w:val="24"/>
        </w:rPr>
        <w:lastRenderedPageBreak/>
        <w:t>médicas por siniestros viales. Esta cifra de lesionados suele ser considerablemente mayor que la de Medicina Legal o la Policía, ya que incluye a heridos leves que no realizan trámites judiciales ni generan un IPAT.</w:t>
      </w:r>
    </w:p>
    <w:p w14:paraId="167C471B" w14:textId="504DF606" w:rsidR="00A472D1" w:rsidRDefault="2AE8051C" w:rsidP="7179EE42">
      <w:pPr>
        <w:pStyle w:val="Prrafodelista"/>
        <w:numPr>
          <w:ilvl w:val="1"/>
          <w:numId w:val="33"/>
        </w:numPr>
        <w:spacing w:before="0" w:line="261" w:lineRule="auto"/>
        <w:rPr>
          <w:sz w:val="24"/>
          <w:szCs w:val="24"/>
        </w:rPr>
      </w:pPr>
      <w:r w:rsidRPr="7179EE42">
        <w:rPr>
          <w:b/>
          <w:bCs/>
          <w:sz w:val="24"/>
          <w:szCs w:val="24"/>
        </w:rPr>
        <w:t>SIMIT y RUNT:</w:t>
      </w:r>
      <w:r w:rsidRPr="7179EE42">
        <w:rPr>
          <w:sz w:val="24"/>
          <w:szCs w:val="24"/>
        </w:rPr>
        <w:t xml:space="preserve"> Manejan registros netamente administrativos (sanciones e historial del parque automotor) que no miden de forma directa la severidad de las lesiones ni la dinámica del siniestro</w:t>
      </w:r>
      <w:r w:rsidR="72DDD43B" w:rsidRPr="7179EE42">
        <w:rPr>
          <w:sz w:val="24"/>
          <w:szCs w:val="24"/>
        </w:rPr>
        <w:t xml:space="preserve"> de manera directa por lo que se hace necesario generar mesas técnicas para producir información a partir del cruce.</w:t>
      </w:r>
      <w:r w:rsidRPr="7179EE42">
        <w:rPr>
          <w:sz w:val="24"/>
          <w:szCs w:val="24"/>
        </w:rPr>
        <w:t>.</w:t>
      </w:r>
    </w:p>
    <w:p w14:paraId="4192C3AB" w14:textId="769F145D" w:rsidR="00A472D1" w:rsidRDefault="2AE8051C" w:rsidP="7179EE42">
      <w:pPr>
        <w:pStyle w:val="Prrafodelista"/>
        <w:numPr>
          <w:ilvl w:val="0"/>
          <w:numId w:val="33"/>
        </w:numPr>
        <w:spacing w:before="0" w:line="261" w:lineRule="auto"/>
        <w:rPr>
          <w:sz w:val="24"/>
          <w:szCs w:val="24"/>
        </w:rPr>
      </w:pPr>
      <w:r w:rsidRPr="7179EE42">
        <w:rPr>
          <w:b/>
          <w:bCs/>
          <w:sz w:val="24"/>
          <w:szCs w:val="24"/>
        </w:rPr>
        <w:t>Subregistro territorial:</w:t>
      </w:r>
      <w:r w:rsidRPr="7179EE42">
        <w:rPr>
          <w:sz w:val="24"/>
          <w:szCs w:val="24"/>
        </w:rPr>
        <w:t xml:space="preserve"> En varios municipios no se diligencian o no se digitalizan los IPAT para choques de menor gravedad o con solo lesionados leves, omitiendo estos eventos de los conteos policiales iniciales.</w:t>
      </w:r>
    </w:p>
    <w:p w14:paraId="44B3DDA2" w14:textId="67FEA3AD" w:rsidR="00A472D1" w:rsidRDefault="2AE8051C" w:rsidP="7179EE42">
      <w:pPr>
        <w:spacing w:before="240" w:after="240" w:line="261" w:lineRule="auto"/>
        <w:ind w:left="1416"/>
      </w:pPr>
      <w:r w:rsidRPr="7179EE42">
        <w:rPr>
          <w:rFonts w:ascii="Tahoma" w:eastAsia="Tahoma" w:hAnsi="Tahoma" w:cs="Tahoma"/>
          <w:b/>
          <w:bCs/>
          <w:sz w:val="24"/>
          <w:szCs w:val="24"/>
          <w:lang w:val="es-ES"/>
        </w:rPr>
        <w:t>Medidas Adoptadas para Unificar la Información</w:t>
      </w:r>
    </w:p>
    <w:p w14:paraId="5D29B672" w14:textId="12961B81" w:rsidR="00A472D1" w:rsidRDefault="2AE8051C" w:rsidP="7179EE42">
      <w:pPr>
        <w:pStyle w:val="Prrafodelista"/>
        <w:numPr>
          <w:ilvl w:val="0"/>
          <w:numId w:val="32"/>
        </w:numPr>
        <w:spacing w:before="0" w:line="261" w:lineRule="auto"/>
        <w:rPr>
          <w:sz w:val="24"/>
          <w:szCs w:val="24"/>
        </w:rPr>
      </w:pPr>
      <w:r w:rsidRPr="7179EE42">
        <w:rPr>
          <w:b/>
          <w:bCs/>
          <w:sz w:val="24"/>
          <w:szCs w:val="24"/>
        </w:rPr>
        <w:t>Mesas de Conciliación e Interoperabilidad:</w:t>
      </w:r>
      <w:r w:rsidRPr="7179EE42">
        <w:rPr>
          <w:sz w:val="24"/>
          <w:szCs w:val="24"/>
        </w:rPr>
        <w:t xml:space="preserve"> La Agencia Nacional de Seguridad Vial (ANSV), a través del ONSV, coordina junto con Medicina Legal, DITRA, el DANE y el Ministerio de Transporte un proceso periódico de cruce y conciliación de bases de datos para consolidar la cifra oficial de fallecidos del país.</w:t>
      </w:r>
    </w:p>
    <w:p w14:paraId="14D0248D" w14:textId="7DAE38AC" w:rsidR="00A472D1" w:rsidRDefault="2AE8051C" w:rsidP="7179EE42">
      <w:pPr>
        <w:pStyle w:val="Prrafodelista"/>
        <w:numPr>
          <w:ilvl w:val="0"/>
          <w:numId w:val="32"/>
        </w:numPr>
        <w:spacing w:before="0" w:line="261" w:lineRule="auto"/>
        <w:rPr>
          <w:sz w:val="24"/>
          <w:szCs w:val="24"/>
        </w:rPr>
      </w:pPr>
      <w:r w:rsidRPr="7179EE42">
        <w:rPr>
          <w:b/>
          <w:bCs/>
          <w:sz w:val="24"/>
          <w:szCs w:val="24"/>
        </w:rPr>
        <w:t>Estandarización bajo el Sistema Estadístico Nacional (SEN):</w:t>
      </w:r>
      <w:r w:rsidRPr="7179EE42">
        <w:rPr>
          <w:sz w:val="24"/>
          <w:szCs w:val="24"/>
        </w:rPr>
        <w:t xml:space="preserve"> Adopción de lineamientos metodológicos dictados por el DANE para homologar la definición de variables, códigos de clasificación e indicadores de siniestralidad a nivel nacional.</w:t>
      </w:r>
    </w:p>
    <w:p w14:paraId="33ECE6B8" w14:textId="299910E3" w:rsidR="00A472D1" w:rsidRDefault="00A472D1" w:rsidP="7179EE42">
      <w:pPr>
        <w:spacing w:line="257" w:lineRule="auto"/>
        <w:rPr>
          <w:rFonts w:ascii="Tahoma" w:eastAsia="Tahoma" w:hAnsi="Tahoma" w:cs="Tahoma"/>
          <w:sz w:val="24"/>
          <w:szCs w:val="24"/>
          <w:lang w:val="es-ES"/>
        </w:rPr>
      </w:pPr>
    </w:p>
    <w:p w14:paraId="76F6A633" w14:textId="01FCB220" w:rsidR="7179EE42" w:rsidRDefault="7179EE42" w:rsidP="7179EE42">
      <w:pPr>
        <w:pStyle w:val="Prrafodelista"/>
        <w:tabs>
          <w:tab w:val="left" w:pos="719"/>
          <w:tab w:val="left" w:pos="721"/>
        </w:tabs>
        <w:spacing w:before="2" w:line="261" w:lineRule="auto"/>
        <w:ind w:right="141"/>
        <w:rPr>
          <w:b/>
          <w:bCs/>
          <w:color w:val="FF0000"/>
          <w:sz w:val="24"/>
          <w:szCs w:val="24"/>
        </w:rPr>
      </w:pPr>
    </w:p>
    <w:p w14:paraId="2705EC17" w14:textId="77777777" w:rsidR="00A472D1" w:rsidRDefault="00A472D1" w:rsidP="4D2FCEEE">
      <w:pPr>
        <w:pStyle w:val="Prrafodelista"/>
        <w:numPr>
          <w:ilvl w:val="1"/>
          <w:numId w:val="13"/>
        </w:numPr>
        <w:tabs>
          <w:tab w:val="left" w:pos="719"/>
          <w:tab w:val="left" w:pos="721"/>
        </w:tabs>
        <w:spacing w:before="2" w:line="261" w:lineRule="auto"/>
        <w:ind w:right="146"/>
        <w:rPr>
          <w:sz w:val="24"/>
          <w:szCs w:val="24"/>
        </w:rPr>
      </w:pPr>
      <w:commentRangeStart w:id="107"/>
      <w:commentRangeStart w:id="108"/>
      <w:r w:rsidRPr="4D2FCEEE">
        <w:rPr>
          <w:w w:val="85"/>
          <w:sz w:val="24"/>
          <w:szCs w:val="24"/>
        </w:rPr>
        <w:t>¿Qué</w:t>
      </w:r>
      <w:r w:rsidRPr="4D2FCEEE">
        <w:rPr>
          <w:sz w:val="24"/>
          <w:szCs w:val="24"/>
        </w:rPr>
        <w:t xml:space="preserve"> </w:t>
      </w:r>
      <w:r w:rsidRPr="4D2FCEEE">
        <w:rPr>
          <w:w w:val="85"/>
          <w:sz w:val="24"/>
          <w:szCs w:val="24"/>
        </w:rPr>
        <w:t>información</w:t>
      </w:r>
      <w:r w:rsidRPr="4D2FCEEE">
        <w:rPr>
          <w:sz w:val="24"/>
          <w:szCs w:val="24"/>
        </w:rPr>
        <w:t xml:space="preserve"> </w:t>
      </w:r>
      <w:r w:rsidRPr="4D2FCEEE">
        <w:rPr>
          <w:w w:val="85"/>
          <w:sz w:val="24"/>
          <w:szCs w:val="24"/>
        </w:rPr>
        <w:t>se</w:t>
      </w:r>
      <w:r w:rsidRPr="4D2FCEEE">
        <w:rPr>
          <w:sz w:val="24"/>
          <w:szCs w:val="24"/>
        </w:rPr>
        <w:t xml:space="preserve"> </w:t>
      </w:r>
      <w:r w:rsidRPr="4D2FCEEE">
        <w:rPr>
          <w:w w:val="85"/>
          <w:sz w:val="24"/>
          <w:szCs w:val="24"/>
        </w:rPr>
        <w:t>encuentra</w:t>
      </w:r>
      <w:r w:rsidRPr="4D2FCEEE">
        <w:rPr>
          <w:sz w:val="24"/>
          <w:szCs w:val="24"/>
        </w:rPr>
        <w:t xml:space="preserve"> </w:t>
      </w:r>
      <w:r w:rsidRPr="4D2FCEEE">
        <w:rPr>
          <w:w w:val="85"/>
          <w:sz w:val="24"/>
          <w:szCs w:val="24"/>
        </w:rPr>
        <w:t>disponible</w:t>
      </w:r>
      <w:r w:rsidRPr="4D2FCEEE">
        <w:rPr>
          <w:sz w:val="24"/>
          <w:szCs w:val="24"/>
        </w:rPr>
        <w:t xml:space="preserve"> </w:t>
      </w:r>
      <w:r w:rsidRPr="4D2FCEEE">
        <w:rPr>
          <w:w w:val="85"/>
          <w:sz w:val="24"/>
          <w:szCs w:val="24"/>
        </w:rPr>
        <w:t>públicamente</w:t>
      </w:r>
      <w:r w:rsidRPr="4D2FCEEE">
        <w:rPr>
          <w:sz w:val="24"/>
          <w:szCs w:val="24"/>
        </w:rPr>
        <w:t xml:space="preserve"> </w:t>
      </w:r>
      <w:r w:rsidRPr="4D2FCEEE">
        <w:rPr>
          <w:w w:val="85"/>
          <w:sz w:val="24"/>
          <w:szCs w:val="24"/>
        </w:rPr>
        <w:t>para</w:t>
      </w:r>
      <w:r w:rsidRPr="4D2FCEEE">
        <w:rPr>
          <w:sz w:val="24"/>
          <w:szCs w:val="24"/>
        </w:rPr>
        <w:t xml:space="preserve"> </w:t>
      </w:r>
      <w:r w:rsidRPr="4D2FCEEE">
        <w:rPr>
          <w:w w:val="85"/>
          <w:sz w:val="24"/>
          <w:szCs w:val="24"/>
        </w:rPr>
        <w:t>que</w:t>
      </w:r>
      <w:r w:rsidRPr="4D2FCEEE">
        <w:rPr>
          <w:sz w:val="24"/>
          <w:szCs w:val="24"/>
        </w:rPr>
        <w:t xml:space="preserve"> </w:t>
      </w:r>
      <w:r w:rsidRPr="4D2FCEEE">
        <w:rPr>
          <w:w w:val="85"/>
          <w:sz w:val="24"/>
          <w:szCs w:val="24"/>
        </w:rPr>
        <w:t>los</w:t>
      </w:r>
      <w:r w:rsidRPr="4D2FCEEE">
        <w:rPr>
          <w:sz w:val="24"/>
          <w:szCs w:val="24"/>
        </w:rPr>
        <w:t xml:space="preserve"> </w:t>
      </w:r>
      <w:r w:rsidRPr="4D2FCEEE">
        <w:rPr>
          <w:w w:val="85"/>
          <w:sz w:val="24"/>
          <w:szCs w:val="24"/>
        </w:rPr>
        <w:t>ciudadanos</w:t>
      </w:r>
      <w:r w:rsidRPr="4D2FCEEE">
        <w:rPr>
          <w:sz w:val="24"/>
          <w:szCs w:val="24"/>
        </w:rPr>
        <w:t xml:space="preserve"> </w:t>
      </w:r>
      <w:r w:rsidRPr="4D2FCEEE">
        <w:rPr>
          <w:w w:val="85"/>
          <w:sz w:val="24"/>
          <w:szCs w:val="24"/>
        </w:rPr>
        <w:t>puedan</w:t>
      </w:r>
      <w:r w:rsidRPr="4D2FCEEE">
        <w:rPr>
          <w:sz w:val="24"/>
          <w:szCs w:val="24"/>
        </w:rPr>
        <w:t xml:space="preserve"> </w:t>
      </w:r>
      <w:r w:rsidRPr="4D2FCEEE">
        <w:rPr>
          <w:w w:val="85"/>
          <w:sz w:val="24"/>
          <w:szCs w:val="24"/>
        </w:rPr>
        <w:t>hacer seguimiento</w:t>
      </w:r>
      <w:r w:rsidRPr="4D2FCEEE">
        <w:rPr>
          <w:spacing w:val="-6"/>
          <w:w w:val="85"/>
          <w:sz w:val="24"/>
          <w:szCs w:val="24"/>
        </w:rPr>
        <w:t xml:space="preserve"> </w:t>
      </w:r>
      <w:r w:rsidRPr="4D2FCEEE">
        <w:rPr>
          <w:w w:val="85"/>
          <w:sz w:val="24"/>
          <w:szCs w:val="24"/>
        </w:rPr>
        <w:t>a</w:t>
      </w:r>
      <w:r w:rsidRPr="4D2FCEEE">
        <w:rPr>
          <w:spacing w:val="-8"/>
          <w:w w:val="85"/>
          <w:sz w:val="24"/>
          <w:szCs w:val="24"/>
        </w:rPr>
        <w:t xml:space="preserve"> </w:t>
      </w:r>
      <w:r w:rsidRPr="4D2FCEEE">
        <w:rPr>
          <w:w w:val="85"/>
          <w:sz w:val="24"/>
          <w:szCs w:val="24"/>
        </w:rPr>
        <w:t>las</w:t>
      </w:r>
      <w:r w:rsidRPr="4D2FCEEE">
        <w:rPr>
          <w:spacing w:val="-7"/>
          <w:w w:val="85"/>
          <w:sz w:val="24"/>
          <w:szCs w:val="24"/>
        </w:rPr>
        <w:t xml:space="preserve"> </w:t>
      </w:r>
      <w:r w:rsidRPr="4D2FCEEE">
        <w:rPr>
          <w:w w:val="85"/>
          <w:sz w:val="24"/>
          <w:szCs w:val="24"/>
        </w:rPr>
        <w:t>metas</w:t>
      </w:r>
      <w:commentRangeEnd w:id="107"/>
      <w:r w:rsidRPr="4D2FCEEE">
        <w:rPr>
          <w:rStyle w:val="Refdecomentario"/>
          <w:sz w:val="24"/>
          <w:szCs w:val="24"/>
        </w:rPr>
        <w:commentReference w:id="107"/>
      </w:r>
      <w:commentRangeEnd w:id="108"/>
      <w:r w:rsidRPr="4D2FCEEE">
        <w:rPr>
          <w:rStyle w:val="Refdecomentario"/>
          <w:sz w:val="24"/>
          <w:szCs w:val="24"/>
        </w:rPr>
        <w:commentReference w:id="108"/>
      </w:r>
      <w:r w:rsidRPr="4D2FCEEE">
        <w:rPr>
          <w:sz w:val="24"/>
          <w:szCs w:val="24"/>
        </w:rPr>
        <w:t>,</w:t>
      </w:r>
      <w:r w:rsidRPr="4D2FCEEE">
        <w:rPr>
          <w:spacing w:val="-6"/>
          <w:w w:val="85"/>
          <w:sz w:val="24"/>
          <w:szCs w:val="24"/>
        </w:rPr>
        <w:t xml:space="preserve"> </w:t>
      </w:r>
      <w:r w:rsidRPr="4D2FCEEE">
        <w:rPr>
          <w:w w:val="85"/>
          <w:sz w:val="24"/>
          <w:szCs w:val="24"/>
        </w:rPr>
        <w:t>inversiones</w:t>
      </w:r>
      <w:r w:rsidRPr="4D2FCEEE">
        <w:rPr>
          <w:spacing w:val="-7"/>
          <w:w w:val="85"/>
          <w:sz w:val="24"/>
          <w:szCs w:val="24"/>
        </w:rPr>
        <w:t xml:space="preserve"> </w:t>
      </w:r>
      <w:r w:rsidRPr="4D2FCEEE">
        <w:rPr>
          <w:w w:val="85"/>
          <w:sz w:val="24"/>
          <w:szCs w:val="24"/>
        </w:rPr>
        <w:t>y</w:t>
      </w:r>
      <w:r w:rsidRPr="4D2FCEEE">
        <w:rPr>
          <w:spacing w:val="-6"/>
          <w:w w:val="85"/>
          <w:sz w:val="24"/>
          <w:szCs w:val="24"/>
        </w:rPr>
        <w:t xml:space="preserve"> </w:t>
      </w:r>
      <w:r w:rsidRPr="4D2FCEEE">
        <w:rPr>
          <w:w w:val="85"/>
          <w:sz w:val="24"/>
          <w:szCs w:val="24"/>
        </w:rPr>
        <w:t>resultados</w:t>
      </w:r>
      <w:r w:rsidRPr="4D2FCEEE">
        <w:rPr>
          <w:spacing w:val="-9"/>
          <w:w w:val="85"/>
          <w:sz w:val="24"/>
          <w:szCs w:val="24"/>
        </w:rPr>
        <w:t xml:space="preserve"> </w:t>
      </w:r>
      <w:r w:rsidRPr="4D2FCEEE">
        <w:rPr>
          <w:w w:val="85"/>
          <w:sz w:val="24"/>
          <w:szCs w:val="24"/>
        </w:rPr>
        <w:t>de</w:t>
      </w:r>
      <w:r w:rsidRPr="4D2FCEEE">
        <w:rPr>
          <w:spacing w:val="-6"/>
          <w:w w:val="85"/>
          <w:sz w:val="24"/>
          <w:szCs w:val="24"/>
        </w:rPr>
        <w:t xml:space="preserve"> </w:t>
      </w:r>
      <w:r w:rsidRPr="4D2FCEEE">
        <w:rPr>
          <w:w w:val="85"/>
          <w:sz w:val="24"/>
          <w:szCs w:val="24"/>
        </w:rPr>
        <w:t>la</w:t>
      </w:r>
      <w:r w:rsidRPr="4D2FCEEE">
        <w:rPr>
          <w:spacing w:val="-8"/>
          <w:w w:val="85"/>
          <w:sz w:val="24"/>
          <w:szCs w:val="24"/>
        </w:rPr>
        <w:t xml:space="preserve"> </w:t>
      </w:r>
      <w:r w:rsidRPr="4D2FCEEE">
        <w:rPr>
          <w:w w:val="85"/>
          <w:sz w:val="24"/>
          <w:szCs w:val="24"/>
        </w:rPr>
        <w:t>política</w:t>
      </w:r>
      <w:r w:rsidRPr="4D2FCEEE">
        <w:rPr>
          <w:spacing w:val="-8"/>
          <w:w w:val="85"/>
          <w:sz w:val="24"/>
          <w:szCs w:val="24"/>
        </w:rPr>
        <w:t xml:space="preserve"> </w:t>
      </w:r>
      <w:r w:rsidRPr="4D2FCEEE">
        <w:rPr>
          <w:w w:val="85"/>
          <w:sz w:val="24"/>
          <w:szCs w:val="24"/>
        </w:rPr>
        <w:t>de</w:t>
      </w:r>
      <w:r w:rsidRPr="4D2FCEEE">
        <w:rPr>
          <w:spacing w:val="-6"/>
          <w:w w:val="85"/>
          <w:sz w:val="24"/>
          <w:szCs w:val="24"/>
        </w:rPr>
        <w:t xml:space="preserve"> </w:t>
      </w:r>
      <w:r w:rsidRPr="4D2FCEEE">
        <w:rPr>
          <w:w w:val="85"/>
          <w:sz w:val="24"/>
          <w:szCs w:val="24"/>
        </w:rPr>
        <w:t>seguridad</w:t>
      </w:r>
      <w:r w:rsidRPr="4D2FCEEE">
        <w:rPr>
          <w:spacing w:val="-6"/>
          <w:w w:val="85"/>
          <w:sz w:val="24"/>
          <w:szCs w:val="24"/>
        </w:rPr>
        <w:t xml:space="preserve"> </w:t>
      </w:r>
      <w:r w:rsidRPr="4D2FCEEE">
        <w:rPr>
          <w:w w:val="85"/>
          <w:sz w:val="24"/>
          <w:szCs w:val="24"/>
        </w:rPr>
        <w:t>vial?</w:t>
      </w:r>
      <w:r w:rsidRPr="4D2FCEEE">
        <w:rPr>
          <w:b/>
          <w:bCs/>
          <w:color w:val="FF0000"/>
          <w:w w:val="85"/>
          <w:sz w:val="24"/>
          <w:szCs w:val="24"/>
        </w:rPr>
        <w:t xml:space="preserve"> OAP</w:t>
      </w:r>
    </w:p>
    <w:p w14:paraId="310EF002" w14:textId="2A464332" w:rsidR="47925FFA" w:rsidRDefault="47925FFA" w:rsidP="47925FFA">
      <w:pPr>
        <w:pStyle w:val="Prrafodelista"/>
        <w:tabs>
          <w:tab w:val="left" w:pos="719"/>
          <w:tab w:val="left" w:pos="721"/>
        </w:tabs>
        <w:spacing w:before="2" w:line="261" w:lineRule="auto"/>
        <w:ind w:right="146"/>
        <w:rPr>
          <w:sz w:val="24"/>
          <w:szCs w:val="24"/>
        </w:rPr>
      </w:pPr>
    </w:p>
    <w:p w14:paraId="5C580EAD" w14:textId="017A27A1" w:rsidR="40B13801" w:rsidRDefault="40B13801" w:rsidP="47925FFA">
      <w:pPr>
        <w:pStyle w:val="Ttulo1"/>
        <w:spacing w:before="0" w:after="200" w:line="276" w:lineRule="auto"/>
        <w:jc w:val="both"/>
        <w:rPr>
          <w:b w:val="0"/>
          <w:bCs w:val="0"/>
          <w:color w:val="000000" w:themeColor="text1"/>
          <w:sz w:val="22"/>
          <w:szCs w:val="22"/>
        </w:rPr>
      </w:pPr>
      <w:r w:rsidRPr="47925FFA">
        <w:rPr>
          <w:rFonts w:ascii="Tahoma" w:hAnsi="Tahoma"/>
        </w:rPr>
        <w:t xml:space="preserve">Respuesta: </w:t>
      </w:r>
      <w:commentRangeStart w:id="111"/>
      <w:r w:rsidRPr="47925FFA">
        <w:rPr>
          <w:b w:val="0"/>
          <w:bCs w:val="0"/>
          <w:color w:val="000000" w:themeColor="text1"/>
          <w:sz w:val="22"/>
          <w:szCs w:val="22"/>
        </w:rPr>
        <w:t>La ciudadanía dispone de múltiples canales para hacer seguimiento a las metas, inversiones y resultados de la política de seguridad vial. En primer lugar, a través de los canales propios de la ANSV orientados a los resultados: el micrositio del Observatorio Nacional de Seguridad Vial, que publica los tableros interactivos de fallecidos y lesionados en siniestros viales con funcionalidades de filtrado y descarga de datos, así como boletines, anuarios y estadísticas de siniestralidad; el Micrositio de Gobierno Abierto, que integra los tableros del ONSV, la escuela virtual de formación vial y la información de contratación; y el sitio web institucional, donde se publican el Plan Nacional de Seguridad Vial 2022-2031, la normatividad aplicable y los informes de gestión de la entidad.</w:t>
      </w:r>
      <w:commentRangeEnd w:id="111"/>
      <w:r>
        <w:rPr>
          <w:rStyle w:val="Refdecomentario"/>
          <w:b w:val="0"/>
          <w:bCs w:val="0"/>
          <w:color w:val="000000" w:themeColor="text1"/>
          <w:sz w:val="22"/>
          <w:szCs w:val="22"/>
        </w:rPr>
        <w:commentReference w:id="111"/>
      </w:r>
    </w:p>
    <w:p w14:paraId="32C56015" w14:textId="2EABD83F" w:rsidR="40B13801" w:rsidRDefault="40B13801" w:rsidP="47925FFA">
      <w:pPr>
        <w:spacing w:after="200" w:line="276" w:lineRule="auto"/>
        <w:jc w:val="both"/>
        <w:rPr>
          <w:rFonts w:ascii="Arial" w:eastAsia="Arial" w:hAnsi="Arial" w:cs="Arial"/>
          <w:color w:val="000000" w:themeColor="text1"/>
          <w:lang w:val="es-ES"/>
        </w:rPr>
      </w:pPr>
      <w:r w:rsidRPr="47925FFA">
        <w:rPr>
          <w:rFonts w:ascii="Arial" w:eastAsia="Arial" w:hAnsi="Arial" w:cs="Arial"/>
          <w:color w:val="000000" w:themeColor="text1"/>
          <w:lang w:val="es-ES"/>
        </w:rPr>
        <w:t xml:space="preserve">En materia de planeación e inversión, la ANSV publica las fichas de sus proyectos de inversión, el Plan Operativo Anual de Inversiones (POAI) y el seguimiento al Plan de Acción Institucional (PAI) y al Plan Estratégico Institucional (PEI), junto con el Plan Anticorrupción y de Atención al Ciudadano y los informes de rendición de cuentas. En cumplimiento de la </w:t>
      </w:r>
      <w:r w:rsidRPr="47925FFA">
        <w:rPr>
          <w:rFonts w:ascii="Arial" w:eastAsia="Arial" w:hAnsi="Arial" w:cs="Arial"/>
          <w:color w:val="000000" w:themeColor="text1"/>
          <w:lang w:val="es-ES"/>
        </w:rPr>
        <w:lastRenderedPageBreak/>
        <w:t xml:space="preserve">Ley 1712 de 2014 de </w:t>
      </w:r>
      <w:hyperlink r:id="rId51">
        <w:r w:rsidRPr="7CD55BF5">
          <w:rPr>
            <w:lang w:val="es-ES"/>
          </w:rPr>
          <w:t>Transparencia y Acceso a la Información Pública</w:t>
        </w:r>
      </w:hyperlink>
      <w:r w:rsidRPr="7CD55BF5">
        <w:rPr>
          <w:rFonts w:ascii="Arial" w:eastAsia="Arial" w:hAnsi="Arial" w:cs="Arial"/>
          <w:color w:val="000000" w:themeColor="text1"/>
          <w:lang w:val="es-ES"/>
        </w:rPr>
        <w:t>,</w:t>
      </w:r>
      <w:r w:rsidRPr="47925FFA">
        <w:rPr>
          <w:rFonts w:ascii="Arial" w:eastAsia="Arial" w:hAnsi="Arial" w:cs="Arial"/>
          <w:color w:val="000000" w:themeColor="text1"/>
          <w:lang w:val="es-ES"/>
        </w:rPr>
        <w:t xml:space="preserve"> la entidad mantiene actualizada su sección de Transparencia, en la que obtuvo una calificación de 100/100 en el Índice de Transparencia y Acceso a la Información (ITA).</w:t>
      </w:r>
    </w:p>
    <w:p w14:paraId="7003FA69" w14:textId="2B83AE37" w:rsidR="40B13801" w:rsidRDefault="40B13801" w:rsidP="47925FFA">
      <w:pPr>
        <w:spacing w:after="200" w:line="276" w:lineRule="auto"/>
        <w:jc w:val="both"/>
        <w:rPr>
          <w:rFonts w:ascii="Arial" w:eastAsia="Arial" w:hAnsi="Arial" w:cs="Arial"/>
          <w:color w:val="000000" w:themeColor="text1"/>
          <w:lang w:val="es-ES"/>
        </w:rPr>
      </w:pPr>
      <w:r w:rsidRPr="47925FFA">
        <w:rPr>
          <w:rFonts w:ascii="Arial" w:eastAsia="Arial" w:hAnsi="Arial" w:cs="Arial"/>
          <w:color w:val="000000" w:themeColor="text1"/>
          <w:lang w:val="es-ES"/>
        </w:rPr>
        <w:t xml:space="preserve">Adicionalmente, la información se encuentra disponible en las plataformas nacionales de consulta pública: el SECOP, para la contratación de la entidad; </w:t>
      </w:r>
      <w:hyperlink r:id="rId52">
        <w:r w:rsidRPr="47925FFA">
          <w:rPr>
            <w:lang w:val="es-ES"/>
          </w:rPr>
          <w:t>MapaInversiones</w:t>
        </w:r>
      </w:hyperlink>
      <w:r w:rsidRPr="47925FFA">
        <w:rPr>
          <w:rFonts w:ascii="Arial" w:eastAsia="Arial" w:hAnsi="Arial" w:cs="Arial"/>
          <w:color w:val="000000" w:themeColor="text1"/>
          <w:lang w:val="es-ES"/>
        </w:rPr>
        <w:t xml:space="preserve"> y la Plataforma Integrada de Inversión Pública – PIIP del Departamento Nacional de Planeación, para el seguimiento a los proyectos de inversión; y SINERGIA, para las metas del Plan Nacional de Desarrollo, incluido el indicador de fallecidos en siniestros viales.</w:t>
      </w:r>
    </w:p>
    <w:p w14:paraId="62E67A64" w14:textId="1918EFA5" w:rsidR="47925FFA" w:rsidRDefault="47925FFA" w:rsidP="47925FFA">
      <w:pPr>
        <w:pStyle w:val="Ttulo1"/>
        <w:spacing w:before="245" w:line="235" w:lineRule="auto"/>
        <w:ind w:right="143"/>
        <w:jc w:val="both"/>
        <w:rPr>
          <w:rFonts w:ascii="Tahoma" w:hAnsi="Tahoma"/>
        </w:rPr>
      </w:pPr>
    </w:p>
    <w:p w14:paraId="293EE91A" w14:textId="77777777" w:rsidR="00A472D1" w:rsidRDefault="00A472D1" w:rsidP="00A472D1">
      <w:pPr>
        <w:pStyle w:val="Ttulo1"/>
        <w:spacing w:before="245" w:line="235" w:lineRule="auto"/>
        <w:ind w:right="143"/>
        <w:jc w:val="both"/>
        <w:rPr>
          <w:rFonts w:ascii="Tahoma" w:hAnsi="Tahoma"/>
          <w:b w:val="0"/>
        </w:rPr>
      </w:pPr>
      <w:r>
        <w:rPr>
          <w:rFonts w:ascii="Tahoma" w:hAnsi="Tahoma"/>
          <w:b w:val="0"/>
          <w:w w:val="80"/>
        </w:rPr>
        <w:t xml:space="preserve">Lo anterior, con el propósito de </w:t>
      </w:r>
      <w:r>
        <w:rPr>
          <w:w w:val="80"/>
        </w:rPr>
        <w:t>evaluar</w:t>
      </w:r>
      <w:r>
        <w:t xml:space="preserve"> </w:t>
      </w:r>
      <w:r>
        <w:rPr>
          <w:w w:val="80"/>
        </w:rPr>
        <w:t>los resultados</w:t>
      </w:r>
      <w:r>
        <w:t xml:space="preserve"> </w:t>
      </w:r>
      <w:r>
        <w:rPr>
          <w:w w:val="80"/>
        </w:rPr>
        <w:t>de la</w:t>
      </w:r>
      <w:r>
        <w:t xml:space="preserve"> </w:t>
      </w:r>
      <w:r>
        <w:rPr>
          <w:w w:val="80"/>
        </w:rPr>
        <w:t>política pública de seguridad</w:t>
      </w:r>
      <w:r>
        <w:t xml:space="preserve"> </w:t>
      </w:r>
      <w:r>
        <w:rPr>
          <w:w w:val="80"/>
        </w:rPr>
        <w:t>vial, identificar</w:t>
      </w:r>
      <w:r>
        <w:rPr>
          <w:spacing w:val="40"/>
        </w:rPr>
        <w:t xml:space="preserve"> </w:t>
      </w:r>
      <w:r>
        <w:rPr>
          <w:w w:val="85"/>
        </w:rPr>
        <w:t xml:space="preserve">las causas que están impidiendo una reducción sostenida de las muertes y lesiones en las vías y establecer compromisos verificables por parte de las entidades competentes para avanzar en el </w:t>
      </w:r>
      <w:r>
        <w:rPr>
          <w:w w:val="80"/>
        </w:rPr>
        <w:t>cumplimiento de las metas del Plan Nacional de Seguridad Vial 2022-2031</w:t>
      </w:r>
      <w:r>
        <w:rPr>
          <w:rFonts w:ascii="Tahoma" w:hAnsi="Tahoma"/>
          <w:b w:val="0"/>
          <w:w w:val="80"/>
        </w:rPr>
        <w:t>.</w:t>
      </w:r>
    </w:p>
    <w:p w14:paraId="6D814D81" w14:textId="77777777" w:rsidR="00A472D1" w:rsidRDefault="00A472D1" w:rsidP="00A472D1">
      <w:pPr>
        <w:spacing w:before="237" w:line="228" w:lineRule="auto"/>
        <w:ind w:left="1" w:right="140"/>
        <w:jc w:val="both"/>
        <w:rPr>
          <w:sz w:val="24"/>
        </w:rPr>
      </w:pPr>
      <w:r>
        <w:rPr>
          <w:w w:val="80"/>
          <w:sz w:val="24"/>
        </w:rPr>
        <w:t xml:space="preserve">El debate deberá permitir establecer medidas concretas en materia de prevención, infraestructura, formación de </w:t>
      </w:r>
      <w:r>
        <w:rPr>
          <w:w w:val="90"/>
          <w:sz w:val="24"/>
        </w:rPr>
        <w:t>conductores, protección de motociclistas y demás actores vulnerables, control, atención a víctimas y fortalecimiento</w:t>
      </w:r>
      <w:r>
        <w:rPr>
          <w:spacing w:val="-12"/>
          <w:w w:val="90"/>
          <w:sz w:val="24"/>
        </w:rPr>
        <w:t xml:space="preserve"> </w:t>
      </w:r>
      <w:r>
        <w:rPr>
          <w:w w:val="90"/>
          <w:sz w:val="24"/>
        </w:rPr>
        <w:t>institucional,</w:t>
      </w:r>
      <w:r>
        <w:rPr>
          <w:spacing w:val="-11"/>
          <w:w w:val="90"/>
          <w:sz w:val="24"/>
        </w:rPr>
        <w:t xml:space="preserve"> </w:t>
      </w:r>
      <w:r>
        <w:rPr>
          <w:w w:val="90"/>
          <w:sz w:val="24"/>
        </w:rPr>
        <w:t>bajo</w:t>
      </w:r>
      <w:r>
        <w:rPr>
          <w:spacing w:val="-11"/>
          <w:w w:val="90"/>
          <w:sz w:val="24"/>
        </w:rPr>
        <w:t xml:space="preserve"> </w:t>
      </w:r>
      <w:r>
        <w:rPr>
          <w:w w:val="90"/>
          <w:sz w:val="24"/>
        </w:rPr>
        <w:t>el</w:t>
      </w:r>
      <w:r>
        <w:rPr>
          <w:spacing w:val="-11"/>
          <w:w w:val="90"/>
          <w:sz w:val="24"/>
        </w:rPr>
        <w:t xml:space="preserve"> </w:t>
      </w:r>
      <w:r>
        <w:rPr>
          <w:w w:val="90"/>
          <w:sz w:val="24"/>
        </w:rPr>
        <w:t>principio</w:t>
      </w:r>
      <w:r>
        <w:rPr>
          <w:spacing w:val="-11"/>
          <w:w w:val="90"/>
          <w:sz w:val="24"/>
        </w:rPr>
        <w:t xml:space="preserve"> </w:t>
      </w:r>
      <w:r>
        <w:rPr>
          <w:w w:val="90"/>
          <w:sz w:val="24"/>
        </w:rPr>
        <w:t>de</w:t>
      </w:r>
      <w:r>
        <w:rPr>
          <w:spacing w:val="-11"/>
          <w:w w:val="90"/>
          <w:sz w:val="24"/>
        </w:rPr>
        <w:t xml:space="preserve"> </w:t>
      </w:r>
      <w:r>
        <w:rPr>
          <w:w w:val="90"/>
          <w:sz w:val="24"/>
        </w:rPr>
        <w:t>que</w:t>
      </w:r>
      <w:r>
        <w:rPr>
          <w:spacing w:val="-9"/>
          <w:w w:val="90"/>
          <w:sz w:val="24"/>
        </w:rPr>
        <w:t xml:space="preserve"> </w:t>
      </w:r>
      <w:r>
        <w:rPr>
          <w:rFonts w:ascii="Arial" w:hAnsi="Arial"/>
          <w:b/>
          <w:w w:val="90"/>
          <w:sz w:val="24"/>
        </w:rPr>
        <w:t>la</w:t>
      </w:r>
      <w:r>
        <w:rPr>
          <w:rFonts w:ascii="Arial" w:hAnsi="Arial"/>
          <w:b/>
          <w:spacing w:val="-4"/>
          <w:w w:val="90"/>
          <w:sz w:val="24"/>
        </w:rPr>
        <w:t xml:space="preserve"> </w:t>
      </w:r>
      <w:r>
        <w:rPr>
          <w:rFonts w:ascii="Arial" w:hAnsi="Arial"/>
          <w:b/>
          <w:w w:val="90"/>
          <w:sz w:val="24"/>
        </w:rPr>
        <w:t>seguridad</w:t>
      </w:r>
      <w:r>
        <w:rPr>
          <w:rFonts w:ascii="Arial" w:hAnsi="Arial"/>
          <w:b/>
          <w:spacing w:val="-5"/>
          <w:w w:val="90"/>
          <w:sz w:val="24"/>
        </w:rPr>
        <w:t xml:space="preserve"> </w:t>
      </w:r>
      <w:r>
        <w:rPr>
          <w:rFonts w:ascii="Arial" w:hAnsi="Arial"/>
          <w:b/>
          <w:w w:val="90"/>
          <w:sz w:val="24"/>
        </w:rPr>
        <w:t>vial</w:t>
      </w:r>
      <w:r>
        <w:rPr>
          <w:rFonts w:ascii="Arial" w:hAnsi="Arial"/>
          <w:b/>
          <w:spacing w:val="-4"/>
          <w:w w:val="90"/>
          <w:sz w:val="24"/>
        </w:rPr>
        <w:t xml:space="preserve"> </w:t>
      </w:r>
      <w:r>
        <w:rPr>
          <w:rFonts w:ascii="Arial" w:hAnsi="Arial"/>
          <w:b/>
          <w:w w:val="90"/>
          <w:sz w:val="24"/>
        </w:rPr>
        <w:t>debe</w:t>
      </w:r>
      <w:r>
        <w:rPr>
          <w:rFonts w:ascii="Arial" w:hAnsi="Arial"/>
          <w:b/>
          <w:spacing w:val="-6"/>
          <w:w w:val="90"/>
          <w:sz w:val="24"/>
        </w:rPr>
        <w:t xml:space="preserve"> </w:t>
      </w:r>
      <w:r>
        <w:rPr>
          <w:rFonts w:ascii="Arial" w:hAnsi="Arial"/>
          <w:b/>
          <w:w w:val="90"/>
          <w:sz w:val="24"/>
        </w:rPr>
        <w:t>tener</w:t>
      </w:r>
      <w:r>
        <w:rPr>
          <w:rFonts w:ascii="Arial" w:hAnsi="Arial"/>
          <w:b/>
          <w:spacing w:val="-5"/>
          <w:w w:val="90"/>
          <w:sz w:val="24"/>
        </w:rPr>
        <w:t xml:space="preserve"> </w:t>
      </w:r>
      <w:r>
        <w:rPr>
          <w:rFonts w:ascii="Arial" w:hAnsi="Arial"/>
          <w:b/>
          <w:w w:val="90"/>
          <w:sz w:val="24"/>
        </w:rPr>
        <w:t>como</w:t>
      </w:r>
      <w:r>
        <w:rPr>
          <w:rFonts w:ascii="Arial" w:hAnsi="Arial"/>
          <w:b/>
          <w:spacing w:val="-5"/>
          <w:w w:val="90"/>
          <w:sz w:val="24"/>
        </w:rPr>
        <w:t xml:space="preserve"> </w:t>
      </w:r>
      <w:r>
        <w:rPr>
          <w:rFonts w:ascii="Arial" w:hAnsi="Arial"/>
          <w:b/>
          <w:w w:val="90"/>
          <w:sz w:val="24"/>
        </w:rPr>
        <w:t>prioridad</w:t>
      </w:r>
      <w:r>
        <w:rPr>
          <w:rFonts w:ascii="Arial" w:hAnsi="Arial"/>
          <w:b/>
          <w:spacing w:val="-5"/>
          <w:w w:val="90"/>
          <w:sz w:val="24"/>
        </w:rPr>
        <w:t xml:space="preserve"> </w:t>
      </w:r>
      <w:r>
        <w:rPr>
          <w:rFonts w:ascii="Arial" w:hAnsi="Arial"/>
          <w:b/>
          <w:w w:val="90"/>
          <w:sz w:val="24"/>
        </w:rPr>
        <w:t xml:space="preserve">la </w:t>
      </w:r>
      <w:r>
        <w:rPr>
          <w:rFonts w:ascii="Arial" w:hAnsi="Arial"/>
          <w:b/>
          <w:w w:val="85"/>
          <w:sz w:val="24"/>
        </w:rPr>
        <w:t>protección</w:t>
      </w:r>
      <w:r>
        <w:rPr>
          <w:rFonts w:ascii="Arial" w:hAnsi="Arial"/>
          <w:b/>
          <w:spacing w:val="-7"/>
          <w:w w:val="85"/>
          <w:sz w:val="24"/>
        </w:rPr>
        <w:t xml:space="preserve"> </w:t>
      </w:r>
      <w:r>
        <w:rPr>
          <w:rFonts w:ascii="Arial" w:hAnsi="Arial"/>
          <w:b/>
          <w:w w:val="85"/>
          <w:sz w:val="24"/>
        </w:rPr>
        <w:t>de</w:t>
      </w:r>
      <w:r>
        <w:rPr>
          <w:rFonts w:ascii="Arial" w:hAnsi="Arial"/>
          <w:b/>
          <w:spacing w:val="-7"/>
          <w:w w:val="85"/>
          <w:sz w:val="24"/>
        </w:rPr>
        <w:t xml:space="preserve"> </w:t>
      </w:r>
      <w:r>
        <w:rPr>
          <w:rFonts w:ascii="Arial" w:hAnsi="Arial"/>
          <w:b/>
          <w:w w:val="85"/>
          <w:sz w:val="24"/>
        </w:rPr>
        <w:t>la</w:t>
      </w:r>
      <w:r>
        <w:rPr>
          <w:rFonts w:ascii="Arial" w:hAnsi="Arial"/>
          <w:b/>
          <w:spacing w:val="-6"/>
          <w:w w:val="85"/>
          <w:sz w:val="24"/>
        </w:rPr>
        <w:t xml:space="preserve"> </w:t>
      </w:r>
      <w:r>
        <w:rPr>
          <w:rFonts w:ascii="Arial" w:hAnsi="Arial"/>
          <w:b/>
          <w:w w:val="85"/>
          <w:sz w:val="24"/>
        </w:rPr>
        <w:t>vida</w:t>
      </w:r>
      <w:r>
        <w:rPr>
          <w:rFonts w:ascii="Arial" w:hAnsi="Arial"/>
          <w:b/>
          <w:spacing w:val="-7"/>
          <w:w w:val="85"/>
          <w:sz w:val="24"/>
        </w:rPr>
        <w:t xml:space="preserve"> </w:t>
      </w:r>
      <w:r>
        <w:rPr>
          <w:rFonts w:ascii="Arial" w:hAnsi="Arial"/>
          <w:b/>
          <w:w w:val="85"/>
          <w:sz w:val="24"/>
        </w:rPr>
        <w:t>y</w:t>
      </w:r>
      <w:r>
        <w:rPr>
          <w:rFonts w:ascii="Arial" w:hAnsi="Arial"/>
          <w:b/>
          <w:spacing w:val="-7"/>
          <w:w w:val="85"/>
          <w:sz w:val="24"/>
        </w:rPr>
        <w:t xml:space="preserve"> </w:t>
      </w:r>
      <w:r>
        <w:rPr>
          <w:rFonts w:ascii="Arial" w:hAnsi="Arial"/>
          <w:b/>
          <w:w w:val="85"/>
          <w:sz w:val="24"/>
        </w:rPr>
        <w:t>no</w:t>
      </w:r>
      <w:r>
        <w:rPr>
          <w:rFonts w:ascii="Arial" w:hAnsi="Arial"/>
          <w:b/>
          <w:spacing w:val="-6"/>
          <w:w w:val="85"/>
          <w:sz w:val="24"/>
        </w:rPr>
        <w:t xml:space="preserve"> </w:t>
      </w:r>
      <w:r>
        <w:rPr>
          <w:rFonts w:ascii="Arial" w:hAnsi="Arial"/>
          <w:b/>
          <w:w w:val="85"/>
          <w:sz w:val="24"/>
        </w:rPr>
        <w:t>limitarse</w:t>
      </w:r>
      <w:r>
        <w:rPr>
          <w:rFonts w:ascii="Arial" w:hAnsi="Arial"/>
          <w:b/>
          <w:spacing w:val="-7"/>
          <w:w w:val="85"/>
          <w:sz w:val="24"/>
        </w:rPr>
        <w:t xml:space="preserve"> </w:t>
      </w:r>
      <w:r>
        <w:rPr>
          <w:rFonts w:ascii="Arial" w:hAnsi="Arial"/>
          <w:b/>
          <w:w w:val="85"/>
          <w:sz w:val="24"/>
        </w:rPr>
        <w:t>a</w:t>
      </w:r>
      <w:r>
        <w:rPr>
          <w:rFonts w:ascii="Arial" w:hAnsi="Arial"/>
          <w:b/>
          <w:spacing w:val="-7"/>
          <w:w w:val="85"/>
          <w:sz w:val="24"/>
        </w:rPr>
        <w:t xml:space="preserve"> </w:t>
      </w:r>
      <w:r>
        <w:rPr>
          <w:rFonts w:ascii="Arial" w:hAnsi="Arial"/>
          <w:b/>
          <w:w w:val="85"/>
          <w:sz w:val="24"/>
        </w:rPr>
        <w:t>una</w:t>
      </w:r>
      <w:r>
        <w:rPr>
          <w:rFonts w:ascii="Arial" w:hAnsi="Arial"/>
          <w:b/>
          <w:spacing w:val="-7"/>
          <w:w w:val="85"/>
          <w:sz w:val="24"/>
        </w:rPr>
        <w:t xml:space="preserve"> </w:t>
      </w:r>
      <w:r>
        <w:rPr>
          <w:rFonts w:ascii="Arial" w:hAnsi="Arial"/>
          <w:b/>
          <w:w w:val="85"/>
          <w:sz w:val="24"/>
        </w:rPr>
        <w:t>política</w:t>
      </w:r>
      <w:r>
        <w:rPr>
          <w:rFonts w:ascii="Arial" w:hAnsi="Arial"/>
          <w:b/>
          <w:spacing w:val="-6"/>
          <w:w w:val="85"/>
          <w:sz w:val="24"/>
        </w:rPr>
        <w:t xml:space="preserve"> </w:t>
      </w:r>
      <w:r>
        <w:rPr>
          <w:rFonts w:ascii="Arial" w:hAnsi="Arial"/>
          <w:b/>
          <w:w w:val="85"/>
          <w:sz w:val="24"/>
        </w:rPr>
        <w:t>sancionatoria</w:t>
      </w:r>
      <w:r>
        <w:rPr>
          <w:w w:val="85"/>
          <w:sz w:val="24"/>
        </w:rPr>
        <w:t>.</w:t>
      </w:r>
    </w:p>
    <w:p w14:paraId="14873D82" w14:textId="77777777" w:rsidR="00A472D1" w:rsidRDefault="00A472D1" w:rsidP="00A472D1">
      <w:pPr>
        <w:spacing w:before="239" w:line="228" w:lineRule="auto"/>
        <w:ind w:left="1" w:right="141"/>
        <w:jc w:val="both"/>
      </w:pPr>
      <w:r>
        <w:rPr>
          <w:w w:val="80"/>
        </w:rPr>
        <w:t xml:space="preserve">Por último, solicitamos que el presente </w:t>
      </w:r>
      <w:r>
        <w:rPr>
          <w:rFonts w:ascii="Arial" w:hAnsi="Arial"/>
          <w:b/>
          <w:w w:val="80"/>
        </w:rPr>
        <w:t>Debate</w:t>
      </w:r>
      <w:r>
        <w:rPr>
          <w:rFonts w:ascii="Arial" w:hAnsi="Arial"/>
          <w:b/>
        </w:rPr>
        <w:t xml:space="preserve"> </w:t>
      </w:r>
      <w:r>
        <w:rPr>
          <w:rFonts w:ascii="Arial" w:hAnsi="Arial"/>
          <w:b/>
          <w:w w:val="80"/>
        </w:rPr>
        <w:t>de</w:t>
      </w:r>
      <w:r>
        <w:rPr>
          <w:rFonts w:ascii="Arial" w:hAnsi="Arial"/>
          <w:b/>
        </w:rPr>
        <w:t xml:space="preserve"> </w:t>
      </w:r>
      <w:r>
        <w:rPr>
          <w:rFonts w:ascii="Arial" w:hAnsi="Arial"/>
          <w:b/>
          <w:w w:val="80"/>
        </w:rPr>
        <w:t>Control</w:t>
      </w:r>
      <w:r>
        <w:rPr>
          <w:rFonts w:ascii="Arial" w:hAnsi="Arial"/>
          <w:b/>
        </w:rPr>
        <w:t xml:space="preserve"> </w:t>
      </w:r>
      <w:r>
        <w:rPr>
          <w:rFonts w:ascii="Arial" w:hAnsi="Arial"/>
          <w:b/>
          <w:w w:val="80"/>
        </w:rPr>
        <w:t>Político</w:t>
      </w:r>
      <w:r>
        <w:rPr>
          <w:rFonts w:ascii="Arial" w:hAnsi="Arial"/>
          <w:b/>
        </w:rPr>
        <w:t xml:space="preserve"> </w:t>
      </w:r>
      <w:r>
        <w:rPr>
          <w:w w:val="80"/>
        </w:rPr>
        <w:t xml:space="preserve">tenga transmisión en directo por el Canal </w:t>
      </w:r>
      <w:r>
        <w:rPr>
          <w:w w:val="85"/>
        </w:rPr>
        <w:t>Institucional y por el Canal Congreso.</w:t>
      </w:r>
    </w:p>
    <w:p w14:paraId="234F7095" w14:textId="77777777" w:rsidR="00A472D1" w:rsidRDefault="00A472D1" w:rsidP="00A472D1">
      <w:pPr>
        <w:spacing w:before="246"/>
        <w:ind w:left="1" w:right="136"/>
        <w:jc w:val="both"/>
        <w:rPr>
          <w:rFonts w:ascii="Arial MT" w:hAnsi="Arial MT"/>
        </w:rPr>
      </w:pPr>
      <w:r>
        <w:rPr>
          <w:rFonts w:ascii="Arial MT" w:hAnsi="Arial MT"/>
        </w:rPr>
        <w:t>Presentada</w:t>
      </w:r>
      <w:r>
        <w:rPr>
          <w:rFonts w:ascii="Arial MT" w:hAnsi="Arial MT"/>
          <w:spacing w:val="-17"/>
        </w:rPr>
        <w:t xml:space="preserve"> </w:t>
      </w:r>
      <w:r>
        <w:rPr>
          <w:rFonts w:ascii="Arial MT" w:hAnsi="Arial MT"/>
        </w:rPr>
        <w:t>a</w:t>
      </w:r>
      <w:r>
        <w:rPr>
          <w:rFonts w:ascii="Arial MT" w:hAnsi="Arial MT"/>
          <w:spacing w:val="-17"/>
        </w:rPr>
        <w:t xml:space="preserve"> </w:t>
      </w:r>
      <w:r>
        <w:rPr>
          <w:rFonts w:ascii="Arial MT" w:hAnsi="Arial MT"/>
        </w:rPr>
        <w:t>consideración</w:t>
      </w:r>
      <w:r>
        <w:rPr>
          <w:rFonts w:ascii="Arial MT" w:hAnsi="Arial MT"/>
          <w:spacing w:val="-16"/>
        </w:rPr>
        <w:t xml:space="preserve"> </w:t>
      </w:r>
      <w:r>
        <w:rPr>
          <w:rFonts w:ascii="Arial MT" w:hAnsi="Arial MT"/>
        </w:rPr>
        <w:t>de</w:t>
      </w:r>
      <w:r>
        <w:rPr>
          <w:rFonts w:ascii="Arial MT" w:hAnsi="Arial MT"/>
          <w:spacing w:val="-17"/>
        </w:rPr>
        <w:t xml:space="preserve"> </w:t>
      </w:r>
      <w:r>
        <w:rPr>
          <w:rFonts w:ascii="Arial MT" w:hAnsi="Arial MT"/>
        </w:rPr>
        <w:t>la</w:t>
      </w:r>
      <w:r>
        <w:rPr>
          <w:rFonts w:ascii="Arial MT" w:hAnsi="Arial MT"/>
          <w:spacing w:val="-17"/>
        </w:rPr>
        <w:t xml:space="preserve"> </w:t>
      </w:r>
      <w:r>
        <w:rPr>
          <w:rFonts w:ascii="Arial MT" w:hAnsi="Arial MT"/>
        </w:rPr>
        <w:t>Comisión</w:t>
      </w:r>
      <w:r>
        <w:rPr>
          <w:rFonts w:ascii="Arial MT" w:hAnsi="Arial MT"/>
          <w:spacing w:val="-17"/>
        </w:rPr>
        <w:t xml:space="preserve"> </w:t>
      </w:r>
      <w:r>
        <w:rPr>
          <w:rFonts w:ascii="Arial MT" w:hAnsi="Arial MT"/>
        </w:rPr>
        <w:t>Sexta</w:t>
      </w:r>
      <w:r>
        <w:rPr>
          <w:rFonts w:ascii="Arial MT" w:hAnsi="Arial MT"/>
          <w:spacing w:val="-16"/>
        </w:rPr>
        <w:t xml:space="preserve"> </w:t>
      </w:r>
      <w:r>
        <w:rPr>
          <w:rFonts w:ascii="Arial MT" w:hAnsi="Arial MT"/>
        </w:rPr>
        <w:t>por</w:t>
      </w:r>
      <w:r>
        <w:rPr>
          <w:rFonts w:ascii="Arial MT" w:hAnsi="Arial MT"/>
          <w:spacing w:val="-15"/>
        </w:rPr>
        <w:t xml:space="preserve"> </w:t>
      </w:r>
      <w:r>
        <w:rPr>
          <w:rFonts w:ascii="Arial MT" w:hAnsi="Arial MT"/>
        </w:rPr>
        <w:t>el</w:t>
      </w:r>
      <w:r>
        <w:rPr>
          <w:rFonts w:ascii="Arial MT" w:hAnsi="Arial MT"/>
          <w:spacing w:val="-16"/>
        </w:rPr>
        <w:t xml:space="preserve"> </w:t>
      </w:r>
      <w:r>
        <w:rPr>
          <w:rFonts w:ascii="Arial MT" w:hAnsi="Arial MT"/>
        </w:rPr>
        <w:t>Honorable</w:t>
      </w:r>
      <w:r>
        <w:rPr>
          <w:rFonts w:ascii="Arial MT" w:hAnsi="Arial MT"/>
          <w:spacing w:val="-17"/>
        </w:rPr>
        <w:t xml:space="preserve"> </w:t>
      </w:r>
      <w:r>
        <w:rPr>
          <w:rFonts w:ascii="Arial MT" w:hAnsi="Arial MT"/>
        </w:rPr>
        <w:t>Senador</w:t>
      </w:r>
      <w:r>
        <w:rPr>
          <w:rFonts w:ascii="Arial MT" w:hAnsi="Arial MT"/>
          <w:spacing w:val="-15"/>
        </w:rPr>
        <w:t xml:space="preserve"> </w:t>
      </w:r>
      <w:r>
        <w:rPr>
          <w:rFonts w:ascii="Arial MT" w:hAnsi="Arial MT"/>
        </w:rPr>
        <w:t>Carlos</w:t>
      </w:r>
      <w:r>
        <w:rPr>
          <w:rFonts w:ascii="Arial MT" w:hAnsi="Arial MT"/>
          <w:spacing w:val="-16"/>
        </w:rPr>
        <w:t xml:space="preserve"> </w:t>
      </w:r>
      <w:r>
        <w:rPr>
          <w:rFonts w:ascii="Arial MT" w:hAnsi="Arial MT"/>
        </w:rPr>
        <w:t>Eduardo Guevara Villabón, y aprobada por unanimidad de los presentes en la sesión del 8 de septiembre de 2026.</w:t>
      </w:r>
    </w:p>
    <w:p w14:paraId="38EC2400" w14:textId="77777777" w:rsidR="00E3492B" w:rsidRPr="00A472D1" w:rsidRDefault="00E3492B" w:rsidP="00E3492B">
      <w:pPr>
        <w:spacing w:line="240" w:lineRule="auto"/>
        <w:contextualSpacing/>
        <w:rPr>
          <w:rFonts w:ascii="Verdana" w:eastAsia="Times New Roman" w:hAnsi="Verdana" w:cs="Arial"/>
          <w:iCs/>
          <w:color w:val="000000"/>
          <w:lang w:val="es-ES"/>
        </w:rPr>
      </w:pPr>
    </w:p>
    <w:p w14:paraId="694B173B" w14:textId="77777777" w:rsidR="00C17F75" w:rsidRPr="00C17F75" w:rsidRDefault="00C17F75" w:rsidP="00E3492B">
      <w:pPr>
        <w:spacing w:line="240" w:lineRule="auto"/>
        <w:contextualSpacing/>
        <w:rPr>
          <w:rFonts w:ascii="Verdana" w:eastAsia="Times New Roman" w:hAnsi="Verdana" w:cs="Arial"/>
          <w:iCs/>
          <w:color w:val="000000"/>
          <w:lang w:val="es-ES"/>
        </w:rPr>
      </w:pPr>
    </w:p>
    <w:p w14:paraId="72A9C302" w14:textId="77777777" w:rsidR="00C17F75" w:rsidRPr="00C17F75" w:rsidRDefault="00C17F75" w:rsidP="00E3492B">
      <w:pPr>
        <w:spacing w:line="240" w:lineRule="auto"/>
        <w:contextualSpacing/>
        <w:rPr>
          <w:rFonts w:ascii="Verdana" w:eastAsia="Times New Roman" w:hAnsi="Verdana" w:cs="Arial"/>
          <w:iCs/>
          <w:color w:val="000000"/>
          <w:lang w:val="es-ES"/>
        </w:rPr>
      </w:pPr>
    </w:p>
    <w:p w14:paraId="6B7FB69A" w14:textId="7AD3D9FF" w:rsidR="00E3492B" w:rsidRDefault="00E3492B" w:rsidP="00E3492B">
      <w:pPr>
        <w:spacing w:line="240" w:lineRule="auto"/>
        <w:contextualSpacing/>
        <w:rPr>
          <w:rFonts w:ascii="Verdana" w:eastAsia="Times New Roman" w:hAnsi="Verdana" w:cs="Arial"/>
          <w:iCs/>
          <w:color w:val="000000"/>
        </w:rPr>
      </w:pPr>
    </w:p>
    <w:p w14:paraId="2C5F016D" w14:textId="53C67AC1" w:rsidR="00E3492B" w:rsidRDefault="00E3492B" w:rsidP="00E3492B">
      <w:pPr>
        <w:spacing w:line="240" w:lineRule="auto"/>
        <w:contextualSpacing/>
        <w:rPr>
          <w:rFonts w:ascii="Verdana" w:eastAsia="Times New Roman" w:hAnsi="Verdana" w:cs="Arial"/>
          <w:iCs/>
          <w:color w:val="000000"/>
        </w:rPr>
      </w:pPr>
    </w:p>
    <w:p w14:paraId="006014E2" w14:textId="010DE29E" w:rsidR="00E3492B" w:rsidRDefault="00E3492B" w:rsidP="00E3492B">
      <w:pPr>
        <w:spacing w:line="240" w:lineRule="auto"/>
        <w:contextualSpacing/>
        <w:rPr>
          <w:rFonts w:ascii="Verdana" w:eastAsia="Times New Roman" w:hAnsi="Verdana" w:cs="Arial"/>
          <w:iCs/>
          <w:color w:val="000000"/>
        </w:rPr>
      </w:pPr>
    </w:p>
    <w:p w14:paraId="634FF376" w14:textId="77777777" w:rsidR="00E3492B" w:rsidRDefault="00E3492B" w:rsidP="00E3492B">
      <w:pPr>
        <w:spacing w:line="240" w:lineRule="auto"/>
        <w:contextualSpacing/>
        <w:rPr>
          <w:rFonts w:ascii="Verdana" w:eastAsia="Times New Roman" w:hAnsi="Verdana" w:cs="Arial"/>
          <w:iCs/>
          <w:color w:val="000000"/>
        </w:rPr>
      </w:pPr>
    </w:p>
    <w:p w14:paraId="2804D984" w14:textId="77777777" w:rsidR="00C17F75" w:rsidRDefault="00C17F75" w:rsidP="00E3492B">
      <w:pPr>
        <w:spacing w:line="240" w:lineRule="auto"/>
        <w:contextualSpacing/>
        <w:rPr>
          <w:rFonts w:ascii="Verdana" w:eastAsia="Times New Roman" w:hAnsi="Verdana" w:cs="Arial"/>
          <w:iCs/>
          <w:color w:val="000000"/>
        </w:rPr>
      </w:pPr>
    </w:p>
    <w:p w14:paraId="315D048B" w14:textId="77777777" w:rsidR="00C17F75" w:rsidRDefault="00C17F75" w:rsidP="00E3492B">
      <w:pPr>
        <w:spacing w:line="240" w:lineRule="auto"/>
        <w:contextualSpacing/>
        <w:rPr>
          <w:rFonts w:ascii="Verdana" w:eastAsia="Times New Roman" w:hAnsi="Verdana" w:cs="Arial"/>
          <w:iCs/>
          <w:color w:val="000000"/>
        </w:rPr>
      </w:pPr>
    </w:p>
    <w:p w14:paraId="61008515" w14:textId="77777777" w:rsidR="00C17F75" w:rsidRDefault="00C17F75" w:rsidP="00E3492B">
      <w:pPr>
        <w:spacing w:line="240" w:lineRule="auto"/>
        <w:contextualSpacing/>
        <w:rPr>
          <w:rFonts w:ascii="Verdana" w:eastAsia="Times New Roman" w:hAnsi="Verdana" w:cs="Arial"/>
          <w:iCs/>
          <w:color w:val="000000"/>
        </w:rPr>
      </w:pPr>
    </w:p>
    <w:p w14:paraId="1B1EE6B1" w14:textId="77777777" w:rsidR="00C17F75" w:rsidRDefault="00C17F75" w:rsidP="00E3492B">
      <w:pPr>
        <w:spacing w:line="240" w:lineRule="auto"/>
        <w:contextualSpacing/>
        <w:rPr>
          <w:rFonts w:ascii="Verdana" w:eastAsia="Times New Roman" w:hAnsi="Verdana" w:cs="Arial"/>
          <w:iCs/>
          <w:color w:val="000000"/>
        </w:rPr>
      </w:pPr>
    </w:p>
    <w:p w14:paraId="4CC9AD8D" w14:textId="7013DA94" w:rsidR="00E3492B" w:rsidRDefault="00E3492B" w:rsidP="00E3492B">
      <w:pPr>
        <w:spacing w:line="240" w:lineRule="auto"/>
        <w:contextualSpacing/>
        <w:rPr>
          <w:rFonts w:ascii="Verdana" w:eastAsia="Times New Roman" w:hAnsi="Verdana" w:cs="Arial"/>
          <w:iCs/>
          <w:color w:val="000000"/>
        </w:rPr>
      </w:pPr>
    </w:p>
    <w:p w14:paraId="44B5503C" w14:textId="77777777" w:rsidR="00E3492B" w:rsidRPr="00E3492B" w:rsidRDefault="00E3492B" w:rsidP="00E3492B">
      <w:pPr>
        <w:spacing w:line="240" w:lineRule="auto"/>
        <w:contextualSpacing/>
        <w:rPr>
          <w:rFonts w:ascii="Verdana" w:eastAsia="Times New Roman" w:hAnsi="Verdana" w:cs="Arial"/>
          <w:iCs/>
          <w:color w:val="000000"/>
        </w:rPr>
      </w:pPr>
    </w:p>
    <w:p w14:paraId="3904BA0F" w14:textId="77777777" w:rsidR="00E3492B" w:rsidRPr="00E3492B" w:rsidRDefault="00E3492B" w:rsidP="00E3492B">
      <w:pPr>
        <w:spacing w:line="240" w:lineRule="auto"/>
        <w:contextualSpacing/>
        <w:rPr>
          <w:rFonts w:ascii="Verdana" w:eastAsia="Times New Roman" w:hAnsi="Verdana" w:cs="Arial"/>
          <w:iCs/>
          <w:color w:val="000000"/>
        </w:rPr>
      </w:pPr>
    </w:p>
    <w:p w14:paraId="0562915E" w14:textId="77777777" w:rsidR="00E3492B" w:rsidRPr="00E3492B" w:rsidRDefault="00E3492B" w:rsidP="00E3492B">
      <w:pPr>
        <w:spacing w:line="240" w:lineRule="auto"/>
        <w:contextualSpacing/>
        <w:rPr>
          <w:rFonts w:ascii="Verdana" w:eastAsia="Times New Roman" w:hAnsi="Verdana" w:cs="Arial"/>
          <w:iCs/>
          <w:color w:val="000000"/>
        </w:rPr>
      </w:pPr>
      <w:r w:rsidRPr="00E3492B">
        <w:rPr>
          <w:rFonts w:ascii="Verdana" w:eastAsia="Times New Roman" w:hAnsi="Verdana" w:cs="Arial"/>
          <w:iCs/>
          <w:color w:val="000000"/>
        </w:rPr>
        <w:t>Atentamente.</w:t>
      </w:r>
    </w:p>
    <w:p w14:paraId="316F744D" w14:textId="77777777" w:rsidR="00E3492B" w:rsidRPr="00E3492B" w:rsidRDefault="00E3492B" w:rsidP="00E3492B">
      <w:pPr>
        <w:spacing w:line="240" w:lineRule="auto"/>
        <w:contextualSpacing/>
        <w:rPr>
          <w:rFonts w:ascii="Verdana" w:eastAsia="Times New Roman" w:hAnsi="Verdana" w:cs="Arial"/>
          <w:color w:val="000000"/>
        </w:rPr>
      </w:pPr>
    </w:p>
    <w:p w14:paraId="1BCD8DCF" w14:textId="77777777" w:rsidR="00E3492B" w:rsidRPr="00E3492B" w:rsidRDefault="00E3492B" w:rsidP="00E3492B">
      <w:pPr>
        <w:spacing w:line="240" w:lineRule="auto"/>
        <w:contextualSpacing/>
        <w:rPr>
          <w:rFonts w:ascii="Verdana" w:eastAsia="Times New Roman" w:hAnsi="Verdana" w:cs="Arial"/>
          <w:color w:val="000000"/>
        </w:rPr>
      </w:pPr>
    </w:p>
    <w:p w14:paraId="43693634" w14:textId="77777777" w:rsidR="00E3492B" w:rsidRPr="00E3492B" w:rsidRDefault="00E3492B" w:rsidP="00E3492B">
      <w:pPr>
        <w:spacing w:line="240" w:lineRule="auto"/>
        <w:contextualSpacing/>
        <w:rPr>
          <w:rFonts w:ascii="Verdana" w:eastAsia="Times New Roman" w:hAnsi="Verdana" w:cs="Arial"/>
          <w:color w:val="000000"/>
        </w:rPr>
      </w:pPr>
    </w:p>
    <w:p w14:paraId="2B9472E3" w14:textId="77777777" w:rsidR="00E3492B" w:rsidRPr="00E3492B" w:rsidRDefault="00E3492B" w:rsidP="00E3492B">
      <w:pPr>
        <w:spacing w:line="240" w:lineRule="auto"/>
        <w:contextualSpacing/>
        <w:rPr>
          <w:rFonts w:ascii="Verdana" w:eastAsia="Times New Roman" w:hAnsi="Verdana" w:cs="Arial"/>
          <w:color w:val="000000"/>
        </w:rPr>
      </w:pPr>
    </w:p>
    <w:p w14:paraId="79082D07" w14:textId="77777777" w:rsidR="00E3492B" w:rsidRPr="00E3492B" w:rsidRDefault="00E3492B" w:rsidP="00E3492B">
      <w:pPr>
        <w:spacing w:line="240" w:lineRule="auto"/>
        <w:contextualSpacing/>
        <w:jc w:val="both"/>
        <w:rPr>
          <w:rFonts w:ascii="Verdana" w:eastAsia="Times New Roman" w:hAnsi="Verdana" w:cs="Arial"/>
          <w:b/>
          <w:bCs/>
          <w:color w:val="000000"/>
        </w:rPr>
      </w:pPr>
      <w:r w:rsidRPr="00E3492B">
        <w:rPr>
          <w:rFonts w:ascii="Verdana" w:eastAsia="Times New Roman" w:hAnsi="Verdana" w:cs="Arial"/>
          <w:b/>
          <w:bCs/>
          <w:color w:val="000000"/>
        </w:rPr>
        <w:t>[NOMBRE JEFE DE ÁREA]</w:t>
      </w:r>
    </w:p>
    <w:p w14:paraId="49B45915" w14:textId="77777777" w:rsidR="00E3492B" w:rsidRPr="00E3492B" w:rsidRDefault="00E3492B" w:rsidP="00E3492B">
      <w:pPr>
        <w:spacing w:line="240" w:lineRule="auto"/>
        <w:contextualSpacing/>
        <w:jc w:val="both"/>
        <w:rPr>
          <w:rFonts w:ascii="Verdana" w:eastAsia="Times New Roman" w:hAnsi="Verdana" w:cs="Arial"/>
          <w:bCs/>
          <w:color w:val="000000"/>
        </w:rPr>
      </w:pPr>
      <w:r w:rsidRPr="00E3492B">
        <w:rPr>
          <w:rFonts w:ascii="Verdana" w:eastAsia="Times New Roman" w:hAnsi="Verdana" w:cs="Arial"/>
          <w:bCs/>
          <w:color w:val="000000"/>
        </w:rPr>
        <w:t xml:space="preserve"> [Cargo]</w:t>
      </w:r>
    </w:p>
    <w:p w14:paraId="26CA5811" w14:textId="77777777" w:rsidR="00E3492B" w:rsidRPr="00E3492B" w:rsidRDefault="00E3492B" w:rsidP="00E3492B">
      <w:pPr>
        <w:spacing w:line="240" w:lineRule="auto"/>
        <w:contextualSpacing/>
        <w:rPr>
          <w:rFonts w:ascii="Verdana" w:eastAsia="Times New Roman" w:hAnsi="Verdana"/>
          <w:color w:val="000000"/>
        </w:rPr>
      </w:pPr>
    </w:p>
    <w:p w14:paraId="3BA14B0F" w14:textId="77777777" w:rsidR="00E3492B" w:rsidRPr="00E3492B" w:rsidRDefault="00E3492B" w:rsidP="00E3492B">
      <w:pPr>
        <w:spacing w:line="240" w:lineRule="auto"/>
        <w:contextualSpacing/>
        <w:rPr>
          <w:rFonts w:ascii="Verdana" w:eastAsia="Times New Roman" w:hAnsi="Verdana"/>
          <w:color w:val="000000"/>
          <w:sz w:val="16"/>
          <w:szCs w:val="16"/>
        </w:rPr>
      </w:pPr>
    </w:p>
    <w:p w14:paraId="35C951D8" w14:textId="7B24460C" w:rsidR="00E3492B" w:rsidRPr="00E3492B" w:rsidRDefault="00E3492B" w:rsidP="00E3492B">
      <w:pPr>
        <w:spacing w:line="240" w:lineRule="auto"/>
        <w:contextualSpacing/>
        <w:rPr>
          <w:rFonts w:ascii="Verdana" w:eastAsia="Times New Roman" w:hAnsi="Verdana" w:cs="Arial"/>
          <w:color w:val="000000"/>
          <w:sz w:val="16"/>
          <w:szCs w:val="16"/>
        </w:rPr>
      </w:pPr>
      <w:r w:rsidRPr="7179EE42">
        <w:rPr>
          <w:rFonts w:ascii="Verdana" w:eastAsia="Times New Roman" w:hAnsi="Verdana" w:cs="Arial"/>
          <w:color w:val="000000" w:themeColor="text1"/>
          <w:sz w:val="16"/>
          <w:szCs w:val="16"/>
        </w:rPr>
        <w:lastRenderedPageBreak/>
        <w:t>Anexo:</w:t>
      </w:r>
      <w:r w:rsidR="00D57511" w:rsidRPr="7179EE42">
        <w:rPr>
          <w:rFonts w:ascii="Verdana" w:eastAsia="Times New Roman" w:hAnsi="Verdana" w:cs="Arial"/>
          <w:color w:val="000000" w:themeColor="text1"/>
          <w:sz w:val="16"/>
          <w:szCs w:val="16"/>
        </w:rPr>
        <w:t xml:space="preserve"> </w:t>
      </w:r>
      <w:r w:rsidR="2BB2894D" w:rsidRPr="7179EE42">
        <w:rPr>
          <w:rFonts w:ascii="Verdana" w:eastAsia="Times New Roman" w:hAnsi="Verdana" w:cs="Arial"/>
          <w:color w:val="000000" w:themeColor="text1"/>
          <w:sz w:val="16"/>
          <w:szCs w:val="16"/>
        </w:rPr>
        <w:t>SiniestralidadNacional_2022_2026 .xlsx</w:t>
      </w:r>
    </w:p>
    <w:p w14:paraId="0755ABAE" w14:textId="77777777" w:rsidR="00E3492B" w:rsidRPr="00E3492B" w:rsidRDefault="00E3492B" w:rsidP="00E3492B">
      <w:pPr>
        <w:spacing w:line="240" w:lineRule="auto"/>
        <w:contextualSpacing/>
        <w:rPr>
          <w:rFonts w:ascii="Verdana" w:eastAsia="Times New Roman" w:hAnsi="Verdana" w:cs="Arial"/>
          <w:color w:val="000000"/>
          <w:sz w:val="16"/>
          <w:szCs w:val="16"/>
        </w:rPr>
      </w:pPr>
      <w:r w:rsidRPr="00E3492B">
        <w:rPr>
          <w:rFonts w:ascii="Verdana" w:eastAsia="Times New Roman" w:hAnsi="Verdana" w:cs="Arial"/>
          <w:color w:val="000000"/>
          <w:sz w:val="16"/>
          <w:szCs w:val="16"/>
        </w:rPr>
        <w:t>Copia: (Opcional)</w:t>
      </w:r>
    </w:p>
    <w:p w14:paraId="7CA7EE60" w14:textId="77777777" w:rsidR="00E3492B" w:rsidRPr="00E3492B" w:rsidRDefault="00E3492B" w:rsidP="00E3492B">
      <w:pPr>
        <w:spacing w:line="240" w:lineRule="auto"/>
        <w:contextualSpacing/>
        <w:rPr>
          <w:rFonts w:ascii="Verdana" w:eastAsia="Times New Roman" w:hAnsi="Verdana" w:cs="Arial"/>
          <w:color w:val="000000"/>
          <w:sz w:val="16"/>
          <w:szCs w:val="16"/>
        </w:rPr>
      </w:pPr>
      <w:r w:rsidRPr="00E3492B">
        <w:rPr>
          <w:rFonts w:ascii="Verdana" w:eastAsia="Times New Roman" w:hAnsi="Verdana" w:cs="Arial"/>
          <w:color w:val="000000"/>
          <w:sz w:val="16"/>
          <w:szCs w:val="16"/>
        </w:rPr>
        <w:t>Proyectó: (Opcional)</w:t>
      </w:r>
    </w:p>
    <w:p w14:paraId="5170D39B" w14:textId="77777777" w:rsidR="00E3492B" w:rsidRPr="00E3492B" w:rsidRDefault="00E3492B" w:rsidP="00E3492B">
      <w:pPr>
        <w:spacing w:line="240" w:lineRule="auto"/>
        <w:contextualSpacing/>
        <w:rPr>
          <w:rFonts w:ascii="Verdana" w:eastAsia="Times New Roman" w:hAnsi="Verdana"/>
          <w:color w:val="000000"/>
          <w:sz w:val="16"/>
          <w:szCs w:val="16"/>
        </w:rPr>
      </w:pPr>
      <w:r w:rsidRPr="00E3492B">
        <w:rPr>
          <w:rFonts w:ascii="Verdana" w:eastAsia="Times New Roman" w:hAnsi="Verdana" w:cs="Arial"/>
          <w:color w:val="000000"/>
          <w:sz w:val="16"/>
          <w:szCs w:val="16"/>
        </w:rPr>
        <w:t>Revisó: (Opcional</w:t>
      </w:r>
      <w:r w:rsidRPr="00E3492B">
        <w:rPr>
          <w:rFonts w:ascii="Verdana" w:eastAsia="Times New Roman" w:hAnsi="Verdana"/>
          <w:color w:val="000000"/>
          <w:sz w:val="16"/>
          <w:szCs w:val="16"/>
        </w:rPr>
        <w:t>)</w:t>
      </w:r>
    </w:p>
    <w:p w14:paraId="7072CF87" w14:textId="77777777" w:rsidR="00E3492B" w:rsidRPr="00E3492B" w:rsidRDefault="00E3492B" w:rsidP="00E3492B">
      <w:pPr>
        <w:spacing w:line="240" w:lineRule="auto"/>
        <w:contextualSpacing/>
        <w:rPr>
          <w:rFonts w:ascii="Verdana" w:hAnsi="Verdana"/>
        </w:rPr>
      </w:pPr>
    </w:p>
    <w:p w14:paraId="24DAF7BF" w14:textId="310E324A" w:rsidR="00AF5087" w:rsidRDefault="00AF5087" w:rsidP="00AF5087">
      <w:pPr>
        <w:spacing w:line="240" w:lineRule="auto"/>
        <w:jc w:val="both"/>
        <w:rPr>
          <w:rFonts w:ascii="Verdana" w:hAnsi="Verdana"/>
        </w:rPr>
      </w:pPr>
    </w:p>
    <w:p w14:paraId="01798ED5" w14:textId="2F693C20" w:rsidR="00D60711" w:rsidRDefault="00D60711" w:rsidP="00AF5087">
      <w:pPr>
        <w:spacing w:line="240" w:lineRule="auto"/>
        <w:jc w:val="both"/>
        <w:rPr>
          <w:rFonts w:ascii="Verdana" w:eastAsia="Poppins" w:hAnsi="Verdana" w:cs="Arial"/>
          <w:sz w:val="16"/>
          <w:szCs w:val="16"/>
        </w:rPr>
      </w:pPr>
    </w:p>
    <w:p w14:paraId="73345AAF" w14:textId="3A87E6B8" w:rsidR="00D60711" w:rsidRDefault="00D60711" w:rsidP="00AF5087">
      <w:pPr>
        <w:spacing w:line="240" w:lineRule="auto"/>
        <w:jc w:val="both"/>
        <w:rPr>
          <w:rFonts w:ascii="Verdana" w:eastAsia="Poppins" w:hAnsi="Verdana" w:cs="Arial"/>
          <w:sz w:val="16"/>
          <w:szCs w:val="16"/>
        </w:rPr>
      </w:pPr>
    </w:p>
    <w:p w14:paraId="0AAAFBBC" w14:textId="77777777" w:rsidR="00D60711" w:rsidRDefault="00D60711" w:rsidP="00AF5087">
      <w:pPr>
        <w:spacing w:line="240" w:lineRule="auto"/>
        <w:jc w:val="both"/>
        <w:rPr>
          <w:rFonts w:ascii="Helvetica" w:hAnsi="Helvetica"/>
        </w:rPr>
      </w:pPr>
    </w:p>
    <w:p w14:paraId="05B10ADA" w14:textId="77777777" w:rsidR="00E24762" w:rsidRDefault="00E24762"/>
    <w:p w14:paraId="06A9C2C2" w14:textId="15DFC527" w:rsidR="31E3120E" w:rsidRDefault="31E3120E" w:rsidP="31E3120E">
      <w:pPr>
        <w:pStyle w:val="Prrafodelista"/>
        <w:numPr>
          <w:ilvl w:val="0"/>
          <w:numId w:val="16"/>
        </w:numPr>
      </w:pPr>
      <w:r>
        <w:t>Para autoridades locales Asistencia Técnica</w:t>
      </w:r>
    </w:p>
    <w:p w14:paraId="37E321BE" w14:textId="5E71E35D" w:rsidR="31E3120E" w:rsidRDefault="31E3120E" w:rsidP="31E3120E">
      <w:pPr>
        <w:pStyle w:val="Prrafodelista"/>
        <w:numPr>
          <w:ilvl w:val="0"/>
          <w:numId w:val="16"/>
        </w:numPr>
      </w:pPr>
      <w:r>
        <w:t>Lineamientos para la promoción de la seguridad vial de ciclistas</w:t>
      </w:r>
    </w:p>
    <w:p w14:paraId="08CA9181" w14:textId="581947B1" w:rsidR="31E3120E" w:rsidRDefault="31E3120E" w:rsidP="31E3120E">
      <w:pPr>
        <w:pStyle w:val="Prrafodelista"/>
        <w:numPr>
          <w:ilvl w:val="0"/>
          <w:numId w:val="16"/>
        </w:numPr>
      </w:pPr>
      <w:r>
        <w:t>¿Cómo hacer taller de Bicidestrezas Niños, niñas y adolescentes?</w:t>
      </w:r>
    </w:p>
    <w:p w14:paraId="0EECE926" w14:textId="40783E95" w:rsidR="31E3120E" w:rsidRDefault="31E3120E" w:rsidP="31E3120E">
      <w:pPr>
        <w:pStyle w:val="Prrafodelista"/>
        <w:numPr>
          <w:ilvl w:val="0"/>
          <w:numId w:val="16"/>
        </w:numPr>
      </w:pPr>
      <w:r>
        <w:t>¿Cómo hacer Pista de habilidades para MA y VELMPU?</w:t>
      </w:r>
    </w:p>
    <w:p w14:paraId="1E99322D" w14:textId="58646715" w:rsidR="31E3120E" w:rsidRDefault="31E3120E" w:rsidP="31E3120E">
      <w:pPr>
        <w:pStyle w:val="Prrafodelista"/>
        <w:numPr>
          <w:ilvl w:val="0"/>
          <w:numId w:val="16"/>
        </w:numPr>
      </w:pPr>
      <w:r>
        <w:t>Normatividad para la seguridad de MA y VELMPU</w:t>
      </w:r>
    </w:p>
    <w:p w14:paraId="141DB105" w14:textId="48E96297" w:rsidR="31E3120E" w:rsidRDefault="31E3120E" w:rsidP="31E3120E">
      <w:pPr>
        <w:pStyle w:val="Prrafodelista"/>
        <w:numPr>
          <w:ilvl w:val="0"/>
          <w:numId w:val="16"/>
        </w:numPr>
      </w:pPr>
      <w:r>
        <w:t>Para la ciudadanía - Acciones Lúdico Pedagógicas</w:t>
      </w:r>
    </w:p>
    <w:p w14:paraId="42BD1D33" w14:textId="2C6054F4" w:rsidR="31E3120E" w:rsidRDefault="31E3120E" w:rsidP="31E3120E">
      <w:pPr>
        <w:pStyle w:val="Prrafodelista"/>
        <w:numPr>
          <w:ilvl w:val="0"/>
          <w:numId w:val="16"/>
        </w:numPr>
      </w:pPr>
      <w:r>
        <w:t>Pista de habilidades para MA y VELMPU</w:t>
      </w:r>
    </w:p>
    <w:p w14:paraId="02FAAAC3" w14:textId="6079E0E2" w:rsidR="31E3120E" w:rsidRDefault="31E3120E" w:rsidP="31E3120E">
      <w:pPr>
        <w:pStyle w:val="Prrafodelista"/>
        <w:numPr>
          <w:ilvl w:val="0"/>
          <w:numId w:val="16"/>
        </w:numPr>
      </w:pPr>
      <w:r>
        <w:t>Punto pedagógico</w:t>
      </w:r>
    </w:p>
    <w:p w14:paraId="3C60AFD2" w14:textId="6AF7D21D" w:rsidR="31E3120E" w:rsidRDefault="31E3120E" w:rsidP="31E3120E">
      <w:pPr>
        <w:pStyle w:val="Prrafodelista"/>
        <w:numPr>
          <w:ilvl w:val="0"/>
          <w:numId w:val="16"/>
        </w:numPr>
      </w:pPr>
      <w:r>
        <w:t>Formación a jóvenes que ejercen prácticas de riesgo (Gravity Bike / STUNT)</w:t>
      </w:r>
    </w:p>
    <w:p w14:paraId="67A58BBC" w14:textId="5F06FCFC" w:rsidR="31E3120E" w:rsidRDefault="31E3120E" w:rsidP="31E3120E">
      <w:pPr>
        <w:pStyle w:val="Prrafodelista"/>
        <w:numPr>
          <w:ilvl w:val="0"/>
          <w:numId w:val="16"/>
        </w:numPr>
      </w:pPr>
      <w:r>
        <w:t>Taller de normatividad para Ciclistas y VELMPU</w:t>
      </w:r>
    </w:p>
    <w:p w14:paraId="5972F4C3" w14:textId="086770AD" w:rsidR="31E3120E" w:rsidRDefault="31E3120E" w:rsidP="31E3120E">
      <w:pPr>
        <w:pStyle w:val="Prrafodelista"/>
        <w:numPr>
          <w:ilvl w:val="0"/>
          <w:numId w:val="16"/>
        </w:numPr>
      </w:pPr>
      <w:r>
        <w:t>Taller de Revisión Preoperacional Ciclistas</w:t>
      </w:r>
    </w:p>
    <w:p w14:paraId="4E8044BF" w14:textId="7CEB2E43" w:rsidR="31E3120E" w:rsidRDefault="31E3120E" w:rsidP="31E3120E">
      <w:pPr>
        <w:pStyle w:val="Prrafodelista"/>
        <w:numPr>
          <w:ilvl w:val="0"/>
          <w:numId w:val="16"/>
        </w:numPr>
      </w:pPr>
      <w:r>
        <w:t>Taller de Bicidestrezas para niñas, niños y adolescentes</w:t>
      </w:r>
    </w:p>
    <w:p w14:paraId="0E17F1E9" w14:textId="73689156" w:rsidR="31E3120E" w:rsidRDefault="31E3120E" w:rsidP="31E3120E">
      <w:pPr>
        <w:pStyle w:val="Prrafodelista"/>
        <w:numPr>
          <w:ilvl w:val="0"/>
          <w:numId w:val="16"/>
        </w:numPr>
      </w:pPr>
      <w:r>
        <w:t>Taller para vendedores o comercializadores de VELMPU</w:t>
      </w:r>
    </w:p>
    <w:p w14:paraId="41B87A6A" w14:textId="082117F9" w:rsidR="31E3120E" w:rsidRDefault="31E3120E" w:rsidP="31E3120E">
      <w:pPr>
        <w:pStyle w:val="Prrafodelista"/>
        <w:numPr>
          <w:ilvl w:val="0"/>
          <w:numId w:val="15"/>
        </w:numPr>
      </w:pPr>
      <w:r>
        <w:t>Para autoridades locales Asistencia Técnica</w:t>
      </w:r>
    </w:p>
    <w:p w14:paraId="09C72BB2" w14:textId="66F48B30" w:rsidR="31E3120E" w:rsidRDefault="31E3120E" w:rsidP="31E3120E">
      <w:pPr>
        <w:pStyle w:val="Prrafodelista"/>
        <w:numPr>
          <w:ilvl w:val="0"/>
          <w:numId w:val="15"/>
        </w:numPr>
      </w:pPr>
      <w:r>
        <w:t>Lineamientos para la promoción de la seguridad vial de ciclistas</w:t>
      </w:r>
    </w:p>
    <w:p w14:paraId="3652AF09" w14:textId="56D9C07A" w:rsidR="31E3120E" w:rsidRDefault="31E3120E" w:rsidP="31E3120E">
      <w:pPr>
        <w:pStyle w:val="Prrafodelista"/>
        <w:numPr>
          <w:ilvl w:val="0"/>
          <w:numId w:val="15"/>
        </w:numPr>
      </w:pPr>
      <w:r>
        <w:t>¿Cómo hacer taller de Bicidestrezas Niños, niñas y adolescentes?</w:t>
      </w:r>
    </w:p>
    <w:p w14:paraId="251F4672" w14:textId="1B41B9D4" w:rsidR="31E3120E" w:rsidRDefault="31E3120E" w:rsidP="31E3120E">
      <w:pPr>
        <w:pStyle w:val="Prrafodelista"/>
        <w:numPr>
          <w:ilvl w:val="0"/>
          <w:numId w:val="15"/>
        </w:numPr>
      </w:pPr>
      <w:r>
        <w:t>¿Cómo hacer Pista de habilidades para MA y VELMPU?</w:t>
      </w:r>
    </w:p>
    <w:p w14:paraId="2F13A5B0" w14:textId="05D77173" w:rsidR="31E3120E" w:rsidRDefault="31E3120E" w:rsidP="31E3120E">
      <w:pPr>
        <w:pStyle w:val="Prrafodelista"/>
        <w:numPr>
          <w:ilvl w:val="0"/>
          <w:numId w:val="15"/>
        </w:numPr>
      </w:pPr>
      <w:r>
        <w:t>Normatividad para la seguridad de MA y VELMPU</w:t>
      </w:r>
    </w:p>
    <w:p w14:paraId="2E8C512B" w14:textId="522B4B6A" w:rsidR="31E3120E" w:rsidRDefault="31E3120E" w:rsidP="31E3120E">
      <w:pPr>
        <w:pStyle w:val="Prrafodelista"/>
        <w:numPr>
          <w:ilvl w:val="0"/>
          <w:numId w:val="15"/>
        </w:numPr>
      </w:pPr>
      <w:r>
        <w:t>Para la ciudadanía - Acciones Lúdico Pedagógicas</w:t>
      </w:r>
    </w:p>
    <w:p w14:paraId="2E26CE10" w14:textId="0F54E0EE" w:rsidR="31E3120E" w:rsidRDefault="31E3120E" w:rsidP="31E3120E">
      <w:pPr>
        <w:pStyle w:val="Prrafodelista"/>
        <w:numPr>
          <w:ilvl w:val="0"/>
          <w:numId w:val="15"/>
        </w:numPr>
      </w:pPr>
      <w:r>
        <w:t>Pista de habilidades para MA y VELMPU</w:t>
      </w:r>
    </w:p>
    <w:p w14:paraId="5AFF3382" w14:textId="12C19239" w:rsidR="31E3120E" w:rsidRDefault="31E3120E" w:rsidP="31E3120E">
      <w:pPr>
        <w:pStyle w:val="Prrafodelista"/>
        <w:numPr>
          <w:ilvl w:val="0"/>
          <w:numId w:val="15"/>
        </w:numPr>
      </w:pPr>
      <w:r>
        <w:t>Punto pedagógico</w:t>
      </w:r>
    </w:p>
    <w:p w14:paraId="78EE646F" w14:textId="420BE595" w:rsidR="31E3120E" w:rsidRDefault="31E3120E" w:rsidP="31E3120E">
      <w:pPr>
        <w:pStyle w:val="Prrafodelista"/>
        <w:numPr>
          <w:ilvl w:val="0"/>
          <w:numId w:val="15"/>
        </w:numPr>
      </w:pPr>
      <w:r>
        <w:t>Formación a jóvenes que ejercen prácticas de riesgo (Gravity Bike / STUNT)</w:t>
      </w:r>
    </w:p>
    <w:p w14:paraId="00BD4DE6" w14:textId="7172C38A" w:rsidR="31E3120E" w:rsidRDefault="31E3120E" w:rsidP="31E3120E">
      <w:pPr>
        <w:pStyle w:val="Prrafodelista"/>
        <w:numPr>
          <w:ilvl w:val="0"/>
          <w:numId w:val="15"/>
        </w:numPr>
      </w:pPr>
      <w:r>
        <w:t>Taller de normatividad para Ciclistas y VELMPU</w:t>
      </w:r>
    </w:p>
    <w:p w14:paraId="5B8A3F10" w14:textId="23B495E9" w:rsidR="31E3120E" w:rsidRDefault="31E3120E" w:rsidP="31E3120E">
      <w:pPr>
        <w:pStyle w:val="Prrafodelista"/>
        <w:numPr>
          <w:ilvl w:val="0"/>
          <w:numId w:val="15"/>
        </w:numPr>
      </w:pPr>
      <w:r>
        <w:t>Taller de Revisión Preoperacional Ciclistas</w:t>
      </w:r>
    </w:p>
    <w:p w14:paraId="50467949" w14:textId="17F32337" w:rsidR="31E3120E" w:rsidRDefault="31E3120E" w:rsidP="31E3120E">
      <w:pPr>
        <w:pStyle w:val="Prrafodelista"/>
        <w:numPr>
          <w:ilvl w:val="0"/>
          <w:numId w:val="15"/>
        </w:numPr>
      </w:pPr>
      <w:r>
        <w:t>Taller de Bicidestrezas para niñas, niños y adolescentes</w:t>
      </w:r>
    </w:p>
    <w:p w14:paraId="631E04DE" w14:textId="46A09ED9" w:rsidR="00E24762" w:rsidRDefault="31E3120E" w:rsidP="31E3120E">
      <w:pPr>
        <w:pStyle w:val="Prrafodelista"/>
        <w:numPr>
          <w:ilvl w:val="0"/>
          <w:numId w:val="15"/>
        </w:numPr>
      </w:pPr>
      <w:r>
        <w:t>Taller para vendedores o comercializadores de VELMPU</w:t>
      </w:r>
    </w:p>
    <w:p w14:paraId="13ADC255" w14:textId="2E53051C" w:rsidR="0A2C9A16" w:rsidRDefault="0A2C9A16" w:rsidP="0A2C9A16">
      <w:pPr>
        <w:pStyle w:val="Prrafodelista"/>
        <w:numPr>
          <w:ilvl w:val="0"/>
          <w:numId w:val="18"/>
        </w:numPr>
      </w:pPr>
      <w:r>
        <w:t>Para autoridades locales Asistencia Técnica</w:t>
      </w:r>
    </w:p>
    <w:p w14:paraId="2FCDCDE4" w14:textId="303D58B6" w:rsidR="0A2C9A16" w:rsidRDefault="0A2C9A16" w:rsidP="0A2C9A16">
      <w:pPr>
        <w:pStyle w:val="Prrafodelista"/>
        <w:numPr>
          <w:ilvl w:val="0"/>
          <w:numId w:val="18"/>
        </w:numPr>
      </w:pPr>
      <w:r>
        <w:t>Lineamientos para la promoción de la seguridad vial de ciclistas</w:t>
      </w:r>
    </w:p>
    <w:p w14:paraId="0E1195E0" w14:textId="7A7BD450" w:rsidR="0A2C9A16" w:rsidRDefault="0A2C9A16" w:rsidP="0A2C9A16">
      <w:pPr>
        <w:pStyle w:val="Prrafodelista"/>
        <w:numPr>
          <w:ilvl w:val="0"/>
          <w:numId w:val="18"/>
        </w:numPr>
      </w:pPr>
      <w:r>
        <w:t>¿Cómo hacer taller de Bicidestrezas Niños, niñas y adolescentes?</w:t>
      </w:r>
    </w:p>
    <w:p w14:paraId="1CB3DE03" w14:textId="3A8D7370" w:rsidR="0A2C9A16" w:rsidRDefault="0A2C9A16" w:rsidP="0A2C9A16">
      <w:pPr>
        <w:pStyle w:val="Prrafodelista"/>
        <w:numPr>
          <w:ilvl w:val="0"/>
          <w:numId w:val="18"/>
        </w:numPr>
      </w:pPr>
      <w:r>
        <w:t>¿Cómo hacer Pista de habilidades para MA y VELMPU?</w:t>
      </w:r>
    </w:p>
    <w:p w14:paraId="1DBBD958" w14:textId="2B0FE584" w:rsidR="0A2C9A16" w:rsidRDefault="0A2C9A16" w:rsidP="0A2C9A16">
      <w:pPr>
        <w:pStyle w:val="Prrafodelista"/>
        <w:numPr>
          <w:ilvl w:val="0"/>
          <w:numId w:val="18"/>
        </w:numPr>
      </w:pPr>
      <w:r>
        <w:t>Normatividad para la seguridad de MA y VELMPU</w:t>
      </w:r>
    </w:p>
    <w:p w14:paraId="399E7512" w14:textId="38BF6ECB" w:rsidR="0A2C9A16" w:rsidRDefault="0A2C9A16" w:rsidP="0A2C9A16">
      <w:pPr>
        <w:pStyle w:val="Prrafodelista"/>
        <w:numPr>
          <w:ilvl w:val="0"/>
          <w:numId w:val="18"/>
        </w:numPr>
      </w:pPr>
      <w:r>
        <w:t>Para la ciudadanía - Acciones Lúdico Pedagógicas</w:t>
      </w:r>
    </w:p>
    <w:p w14:paraId="740D42DB" w14:textId="1585A5D4" w:rsidR="0A2C9A16" w:rsidRDefault="0A2C9A16" w:rsidP="0A2C9A16">
      <w:pPr>
        <w:pStyle w:val="Prrafodelista"/>
        <w:numPr>
          <w:ilvl w:val="0"/>
          <w:numId w:val="18"/>
        </w:numPr>
      </w:pPr>
      <w:r>
        <w:t>Pista de habilidades para MA y VELMPU</w:t>
      </w:r>
    </w:p>
    <w:p w14:paraId="4FA10FE4" w14:textId="7076CCB5" w:rsidR="0A2C9A16" w:rsidRDefault="0A2C9A16" w:rsidP="0A2C9A16">
      <w:pPr>
        <w:pStyle w:val="Prrafodelista"/>
        <w:numPr>
          <w:ilvl w:val="0"/>
          <w:numId w:val="18"/>
        </w:numPr>
      </w:pPr>
      <w:r>
        <w:t>Punto pedagógico</w:t>
      </w:r>
    </w:p>
    <w:p w14:paraId="0EE60B49" w14:textId="39322491" w:rsidR="0A2C9A16" w:rsidRDefault="0A2C9A16" w:rsidP="0A2C9A16">
      <w:pPr>
        <w:pStyle w:val="Prrafodelista"/>
        <w:numPr>
          <w:ilvl w:val="0"/>
          <w:numId w:val="18"/>
        </w:numPr>
      </w:pPr>
      <w:r>
        <w:t>Formación a jóvenes que ejercen prácticas de riesgo (Gravity Bike / STUNT)</w:t>
      </w:r>
    </w:p>
    <w:p w14:paraId="760B1F07" w14:textId="6838567B" w:rsidR="0A2C9A16" w:rsidRDefault="0A2C9A16" w:rsidP="0A2C9A16">
      <w:pPr>
        <w:pStyle w:val="Prrafodelista"/>
        <w:numPr>
          <w:ilvl w:val="0"/>
          <w:numId w:val="18"/>
        </w:numPr>
      </w:pPr>
      <w:r>
        <w:t>Taller de normatividad para Ciclistas y VELMPU</w:t>
      </w:r>
    </w:p>
    <w:p w14:paraId="6E67217E" w14:textId="43EF08F9" w:rsidR="0A2C9A16" w:rsidRDefault="0A2C9A16" w:rsidP="0A2C9A16">
      <w:pPr>
        <w:pStyle w:val="Prrafodelista"/>
        <w:numPr>
          <w:ilvl w:val="0"/>
          <w:numId w:val="18"/>
        </w:numPr>
      </w:pPr>
      <w:r>
        <w:t>Taller de Revisión Preoperacional Ciclistas</w:t>
      </w:r>
    </w:p>
    <w:p w14:paraId="1647A005" w14:textId="44D62439" w:rsidR="0A2C9A16" w:rsidRDefault="0A2C9A16" w:rsidP="0A2C9A16">
      <w:pPr>
        <w:pStyle w:val="Prrafodelista"/>
        <w:numPr>
          <w:ilvl w:val="0"/>
          <w:numId w:val="18"/>
        </w:numPr>
      </w:pPr>
      <w:r>
        <w:t>Taller de Bicidestrezas para niñas, niños y adolescentes</w:t>
      </w:r>
    </w:p>
    <w:p w14:paraId="2834979C" w14:textId="1014D775" w:rsidR="0A2C9A16" w:rsidRDefault="0A2C9A16" w:rsidP="0A2C9A16">
      <w:pPr>
        <w:pStyle w:val="Prrafodelista"/>
        <w:numPr>
          <w:ilvl w:val="0"/>
          <w:numId w:val="18"/>
        </w:numPr>
      </w:pPr>
      <w:r>
        <w:lastRenderedPageBreak/>
        <w:t>Taller para vendedores o comercializadores de VELMPU</w:t>
      </w:r>
    </w:p>
    <w:p w14:paraId="383CA218" w14:textId="54814151" w:rsidR="0A2C9A16" w:rsidRDefault="0A2C9A16" w:rsidP="0A2C9A16">
      <w:pPr>
        <w:pStyle w:val="Prrafodelista"/>
        <w:numPr>
          <w:ilvl w:val="0"/>
          <w:numId w:val="17"/>
        </w:numPr>
      </w:pPr>
      <w:r>
        <w:t>Para autoridades locales Asistencia Técnica</w:t>
      </w:r>
    </w:p>
    <w:p w14:paraId="7C734551" w14:textId="2AAFEC14" w:rsidR="0A2C9A16" w:rsidRDefault="0A2C9A16" w:rsidP="0A2C9A16">
      <w:pPr>
        <w:pStyle w:val="Prrafodelista"/>
        <w:numPr>
          <w:ilvl w:val="0"/>
          <w:numId w:val="17"/>
        </w:numPr>
      </w:pPr>
      <w:r>
        <w:t>Lineamientos para la promoción de la seguridad vial de ciclistas</w:t>
      </w:r>
    </w:p>
    <w:p w14:paraId="3F4DD132" w14:textId="0A7DDD46" w:rsidR="0A2C9A16" w:rsidRDefault="0A2C9A16" w:rsidP="0A2C9A16">
      <w:pPr>
        <w:pStyle w:val="Prrafodelista"/>
        <w:numPr>
          <w:ilvl w:val="0"/>
          <w:numId w:val="17"/>
        </w:numPr>
      </w:pPr>
      <w:r>
        <w:t>¿Cómo hacer taller de Bicidestrezas Niños, niñas y adolescentes?</w:t>
      </w:r>
    </w:p>
    <w:p w14:paraId="63704D15" w14:textId="75847662" w:rsidR="0A2C9A16" w:rsidRDefault="0A2C9A16" w:rsidP="0A2C9A16">
      <w:pPr>
        <w:pStyle w:val="Prrafodelista"/>
        <w:numPr>
          <w:ilvl w:val="0"/>
          <w:numId w:val="17"/>
        </w:numPr>
      </w:pPr>
      <w:r>
        <w:t>¿Cómo hacer Pista de habilidades para MA y VELMPU?</w:t>
      </w:r>
    </w:p>
    <w:p w14:paraId="1B4E3ED7" w14:textId="76C3B731" w:rsidR="0A2C9A16" w:rsidRDefault="0A2C9A16" w:rsidP="0A2C9A16">
      <w:pPr>
        <w:pStyle w:val="Prrafodelista"/>
        <w:numPr>
          <w:ilvl w:val="0"/>
          <w:numId w:val="17"/>
        </w:numPr>
      </w:pPr>
      <w:r>
        <w:t>Normatividad para la seguridad de MA y VELMPU</w:t>
      </w:r>
    </w:p>
    <w:p w14:paraId="64BA7DF5" w14:textId="0667BAEC" w:rsidR="0A2C9A16" w:rsidRDefault="0A2C9A16" w:rsidP="0A2C9A16">
      <w:pPr>
        <w:pStyle w:val="Prrafodelista"/>
        <w:numPr>
          <w:ilvl w:val="0"/>
          <w:numId w:val="17"/>
        </w:numPr>
      </w:pPr>
      <w:r>
        <w:t>Para la ciudadanía - Acciones Lúdico Pedagógicas</w:t>
      </w:r>
    </w:p>
    <w:p w14:paraId="16D6AC42" w14:textId="06796B80" w:rsidR="0A2C9A16" w:rsidRDefault="0A2C9A16" w:rsidP="0A2C9A16">
      <w:pPr>
        <w:pStyle w:val="Prrafodelista"/>
        <w:numPr>
          <w:ilvl w:val="0"/>
          <w:numId w:val="17"/>
        </w:numPr>
      </w:pPr>
      <w:r>
        <w:t>Pista de habilidades para MA y VELMPU</w:t>
      </w:r>
    </w:p>
    <w:p w14:paraId="10AA402A" w14:textId="49FBC620" w:rsidR="0A2C9A16" w:rsidRDefault="0A2C9A16" w:rsidP="0A2C9A16">
      <w:pPr>
        <w:pStyle w:val="Prrafodelista"/>
        <w:numPr>
          <w:ilvl w:val="0"/>
          <w:numId w:val="17"/>
        </w:numPr>
      </w:pPr>
      <w:r>
        <w:t>Punto pedagógico</w:t>
      </w:r>
    </w:p>
    <w:p w14:paraId="1075E99F" w14:textId="1564C720" w:rsidR="0A2C9A16" w:rsidRDefault="0A2C9A16" w:rsidP="0A2C9A16">
      <w:pPr>
        <w:pStyle w:val="Prrafodelista"/>
        <w:numPr>
          <w:ilvl w:val="0"/>
          <w:numId w:val="17"/>
        </w:numPr>
      </w:pPr>
      <w:r>
        <w:t>Formación a jóvenes que ejercen prácticas de riesgo (Gravity Bike / STUNT)</w:t>
      </w:r>
    </w:p>
    <w:p w14:paraId="75341FD2" w14:textId="4FD51877" w:rsidR="0A2C9A16" w:rsidRDefault="0A2C9A16" w:rsidP="0A2C9A16">
      <w:pPr>
        <w:pStyle w:val="Prrafodelista"/>
        <w:numPr>
          <w:ilvl w:val="0"/>
          <w:numId w:val="17"/>
        </w:numPr>
      </w:pPr>
      <w:r>
        <w:t>Taller de normatividad para Ciclistas y VELMPU</w:t>
      </w:r>
    </w:p>
    <w:p w14:paraId="71A20234" w14:textId="4667E0FC" w:rsidR="0A2C9A16" w:rsidRDefault="0A2C9A16" w:rsidP="0A2C9A16">
      <w:pPr>
        <w:pStyle w:val="Prrafodelista"/>
        <w:numPr>
          <w:ilvl w:val="0"/>
          <w:numId w:val="17"/>
        </w:numPr>
      </w:pPr>
      <w:r>
        <w:t>Taller de Revisión Preoperacional Ciclistas</w:t>
      </w:r>
    </w:p>
    <w:p w14:paraId="6E6CE239" w14:textId="25C8462B" w:rsidR="0A2C9A16" w:rsidRDefault="0A2C9A16" w:rsidP="0A2C9A16">
      <w:pPr>
        <w:pStyle w:val="Prrafodelista"/>
        <w:numPr>
          <w:ilvl w:val="0"/>
          <w:numId w:val="17"/>
        </w:numPr>
      </w:pPr>
      <w:r>
        <w:t>Taller de Bicidestrezas para niñas, niños y adolescentes</w:t>
      </w:r>
    </w:p>
    <w:p w14:paraId="52CF7FAD" w14:textId="47896575" w:rsidR="00E24762" w:rsidRDefault="0A2C9A16" w:rsidP="0A2C9A16">
      <w:pPr>
        <w:pStyle w:val="Prrafodelista"/>
        <w:numPr>
          <w:ilvl w:val="0"/>
          <w:numId w:val="17"/>
        </w:numPr>
      </w:pPr>
      <w:r>
        <w:t>Taller para vendedores o comercializadores de VELMPU</w:t>
      </w:r>
    </w:p>
    <w:sectPr w:rsidR="00E24762" w:rsidSect="00341F53">
      <w:headerReference w:type="default" r:id="rId53"/>
      <w:footerReference w:type="even" r:id="rId54"/>
      <w:footerReference w:type="default" r:id="rId55"/>
      <w:footerReference w:type="first" r:id="rId56"/>
      <w:pgSz w:w="12242" w:h="18711"/>
      <w:pgMar w:top="2835" w:right="1701" w:bottom="1418" w:left="1701"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ndres Inocencio Nino Castillo" w:date="2026-09-16T10:48:00Z" w:initials="AC">
    <w:p w14:paraId="725B0448" w14:textId="0AF41038" w:rsidR="00986BA9" w:rsidRDefault="00986BA9">
      <w:r>
        <w:annotationRef/>
      </w:r>
      <w:r>
        <w:fldChar w:fldCharType="begin"/>
      </w:r>
      <w:r>
        <w:instrText xml:space="preserve"> HYPERLINK "mailto:ANGIE.BOCANEGRA@ansv.gov.co"</w:instrText>
      </w:r>
      <w:bookmarkStart w:id="1" w:name="_@_704F4321424A4EABB5C2DE5245675A2CZ"/>
      <w:r>
        <w:fldChar w:fldCharType="separate"/>
      </w:r>
      <w:bookmarkEnd w:id="1"/>
      <w:r w:rsidRPr="65908994">
        <w:rPr>
          <w:noProof/>
        </w:rPr>
        <w:t>@Angie Katherine Bocanegra Rodriguez</w:t>
      </w:r>
      <w:r>
        <w:fldChar w:fldCharType="end"/>
      </w:r>
      <w:r w:rsidRPr="0D2AA5BC">
        <w:t xml:space="preserve"> se dejo esta columna para los recursos ejecutados</w:t>
      </w:r>
    </w:p>
  </w:comment>
  <w:comment w:id="2" w:author="Andres Inocencio Nino Castillo" w:date="2026-09-16T15:05:00Z" w:initials="AC">
    <w:p w14:paraId="1DF9398A" w14:textId="5AA99C8E" w:rsidR="00E276E3" w:rsidRDefault="00E276E3">
      <w:r>
        <w:annotationRef/>
      </w:r>
      <w:r>
        <w:fldChar w:fldCharType="begin"/>
      </w:r>
      <w:r>
        <w:instrText xml:space="preserve"> HYPERLINK "mailto:tania.suarez@ansv.gov.co"</w:instrText>
      </w:r>
      <w:bookmarkStart w:id="4" w:name="_@_9B240EE486344695ACD16E83C754DA55Z"/>
      <w:r>
        <w:fldChar w:fldCharType="separate"/>
      </w:r>
      <w:bookmarkEnd w:id="4"/>
      <w:r w:rsidRPr="3FCCDCB7">
        <w:rPr>
          <w:noProof/>
        </w:rPr>
        <w:t>@Tania Marcela Suarez Ortiz</w:t>
      </w:r>
      <w:r>
        <w:fldChar w:fldCharType="end"/>
      </w:r>
      <w:r w:rsidRPr="10A36DC3">
        <w:t xml:space="preserve">  De acuerdo al requerimiento de incluir los "Indicadores pendientes " se incluyeron los indicadores para los cuales no se tuvo reporte de avance en el 2025 para su revisión y aportes</w:t>
      </w:r>
    </w:p>
  </w:comment>
  <w:comment w:id="3" w:author="Tania Marcela Suarez Ortiz" w:date="2026-09-17T00:18:00Z" w:initials="TO">
    <w:p w14:paraId="0E90E517" w14:textId="3EFD9EDA" w:rsidR="001A57ED" w:rsidRDefault="001A57ED">
      <w:r>
        <w:annotationRef/>
      </w:r>
      <w:r w:rsidRPr="03B9B9FE">
        <w:t xml:space="preserve">De conformidad al último informe del resultado de las mesas de articulación y seguimiento con entidades externas, y confirmado con el equipo de victimas no se tiene información fuente que soporte el cumplimiento de este indicador, ni se conoce a la fecha de reporte alguno que haya recibido al OAP por parte del ministerio de salud, quien es el responsable de su ejecución de este indicador. es importante que se corra traslado de las evidencias que soportan la gestión desde victimas por parte de la Dra  </w:t>
      </w:r>
      <w:r>
        <w:fldChar w:fldCharType="begin"/>
      </w:r>
      <w:r>
        <w:instrText xml:space="preserve"> HYPERLINK "mailto:teresa.botello@ansv.gov.co"</w:instrText>
      </w:r>
      <w:bookmarkStart w:id="5" w:name="_@_2183A97429C042A48504426EA4F9DD04Z"/>
      <w:r>
        <w:fldChar w:fldCharType="separate"/>
      </w:r>
      <w:bookmarkEnd w:id="5"/>
      <w:r w:rsidRPr="1BFDEFBF">
        <w:t>@Teresa Botello Parada</w:t>
      </w:r>
      <w:r>
        <w:fldChar w:fldCharType="end"/>
      </w:r>
      <w:r w:rsidRPr="61FCECA4">
        <w:t xml:space="preserve">  y  que la Dirección General escalé el asunto al Consejo directivo.</w:t>
      </w:r>
    </w:p>
  </w:comment>
  <w:comment w:id="6" w:author="Andres Inocencio Nino Castillo" w:date="2026-09-16T08:05:00Z" w:initials="AC">
    <w:p w14:paraId="10F4D0C9" w14:textId="1E69A923" w:rsidR="00AA0C19" w:rsidRDefault="00AA0C19">
      <w:r>
        <w:annotationRef/>
      </w:r>
      <w:r>
        <w:fldChar w:fldCharType="begin"/>
      </w:r>
      <w:r>
        <w:instrText xml:space="preserve"> HYPERLINK "mailto:tania.suarez@ansv.gov.co"</w:instrText>
      </w:r>
      <w:bookmarkStart w:id="8" w:name="_@_65254CAE873947969CD847E4E8DB5B2CZ"/>
      <w:r>
        <w:fldChar w:fldCharType="separate"/>
      </w:r>
      <w:bookmarkEnd w:id="8"/>
      <w:r w:rsidRPr="4DE799D6">
        <w:rPr>
          <w:noProof/>
        </w:rPr>
        <w:t>@Tania Marcela Suarez Ortiz</w:t>
      </w:r>
      <w:r>
        <w:fldChar w:fldCharType="end"/>
      </w:r>
      <w:r w:rsidRPr="0C84DD49">
        <w:t xml:space="preserve">  De acuerdo al requerimiento de incluir los "Indicadores pendientes " se incluyeron los indicadores para los cuales no se tuvo reporte de avance en el 2025 para su revisión y aportes</w:t>
      </w:r>
    </w:p>
  </w:comment>
  <w:comment w:id="7" w:author="Tania Marcela Suarez Ortiz" w:date="2026-09-16T17:18:00Z" w:initials="TO">
    <w:p w14:paraId="141A6D6B" w14:textId="39024036" w:rsidR="00AA0C19" w:rsidRDefault="00AA0C19">
      <w:r>
        <w:annotationRef/>
      </w:r>
      <w:r w:rsidRPr="750C7CC8">
        <w:t xml:space="preserve">De conformidad al último informe del resultado de las mesas de articulación y seguimiento con entidades externas, y confirmado con el equipo de victimas no se tiene información fuente que soporte el cumplimiento de este indicador, ni se conoce a la fecha de reporte alguno que haya recibido al OAP por parte del ministerio de salud, quien es el responsable de su ejecución de este indicador. es importante que se corra traslado de las evidencias que soportan la gestión desde victimas por parte de la Dra  </w:t>
      </w:r>
      <w:r>
        <w:fldChar w:fldCharType="begin"/>
      </w:r>
      <w:r>
        <w:instrText xml:space="preserve"> HYPERLINK "mailto:teresa.botello@ansv.gov.co"</w:instrText>
      </w:r>
      <w:bookmarkStart w:id="9" w:name="_@_59FFF769BF164CC89E136D479D203136Z"/>
      <w:r>
        <w:fldChar w:fldCharType="separate"/>
      </w:r>
      <w:bookmarkEnd w:id="9"/>
      <w:r w:rsidRPr="0D9A12C5">
        <w:rPr>
          <w:noProof/>
        </w:rPr>
        <w:t>@Teresa Botello Parada</w:t>
      </w:r>
      <w:r>
        <w:fldChar w:fldCharType="end"/>
      </w:r>
      <w:r w:rsidRPr="314E0C95">
        <w:t xml:space="preserve">  y  que la Dirección General escalé el asunto al Consejo directivo.</w:t>
      </w:r>
    </w:p>
  </w:comment>
  <w:comment w:id="10" w:author="Andres Inocencio Nino Castillo" w:date="2026-09-16T08:05:00Z" w:initials="AC">
    <w:p w14:paraId="055CE073" w14:textId="2B4CBC10" w:rsidR="00AA0C19" w:rsidRDefault="00AA0C19">
      <w:r>
        <w:annotationRef/>
      </w:r>
      <w:r>
        <w:fldChar w:fldCharType="begin"/>
      </w:r>
      <w:r>
        <w:instrText xml:space="preserve"> HYPERLINK "mailto:tania.suarez@ansv.gov.co"</w:instrText>
      </w:r>
      <w:bookmarkStart w:id="13" w:name="_@_5C72D3CAA175475B8A53EF62024DB574Z"/>
      <w:r>
        <w:fldChar w:fldCharType="separate"/>
      </w:r>
      <w:bookmarkEnd w:id="13"/>
      <w:r w:rsidRPr="33EA435E">
        <w:rPr>
          <w:noProof/>
        </w:rPr>
        <w:t>@Tania Marcela Suarez Ortiz</w:t>
      </w:r>
      <w:r>
        <w:fldChar w:fldCharType="end"/>
      </w:r>
      <w:r w:rsidRPr="199102D3">
        <w:t xml:space="preserve">  De acuerdo al requerimiento de incluir los "Indicadores pendientes " se incluyeron los indicadores para los cuales no se tuvo reporte de avance en el 2025 para su revisión y aportes</w:t>
      </w:r>
    </w:p>
  </w:comment>
  <w:comment w:id="11" w:author="Tania Marcela Suarez Ortiz" w:date="2026-09-16T17:18:00Z" w:initials="TO">
    <w:p w14:paraId="1158AD27" w14:textId="0977256F" w:rsidR="00AA0C19" w:rsidRDefault="00AA0C19">
      <w:r>
        <w:annotationRef/>
      </w:r>
      <w:r w:rsidRPr="08AE3C64">
        <w:t xml:space="preserve">De conformidad al último informe del resultado de las mesas de articulación y seguimiento con entidades externas, y confirmado con el equipo de victimas no se tiene información fuente que soporte el cumplimiento de este indicador, ni se conoce a la fecha de reporte alguno que haya recibido al OAP por parte del ministerio de salud, quien es el responsable de su ejecución de este indicador. es importante que se corra traslado de las evidencias que soportan la gestión desde victimas por parte de la Dra  </w:t>
      </w:r>
      <w:r>
        <w:fldChar w:fldCharType="begin"/>
      </w:r>
      <w:r>
        <w:instrText xml:space="preserve"> HYPERLINK "mailto:teresa.botello@ansv.gov.co"</w:instrText>
      </w:r>
      <w:bookmarkStart w:id="14" w:name="_@_0513EFB870D64E47AB821B0761C167FDZ"/>
      <w:r>
        <w:fldChar w:fldCharType="separate"/>
      </w:r>
      <w:bookmarkEnd w:id="14"/>
      <w:r w:rsidRPr="45F2D34D">
        <w:rPr>
          <w:noProof/>
        </w:rPr>
        <w:t>@Teresa Botello Parada</w:t>
      </w:r>
      <w:r>
        <w:fldChar w:fldCharType="end"/>
      </w:r>
      <w:r w:rsidRPr="2842AEE2">
        <w:t xml:space="preserve">  y  que la Dirección General escalé el asunto al Consejo directivo.</w:t>
      </w:r>
    </w:p>
  </w:comment>
  <w:comment w:id="12" w:author="Tania Marcela Suarez Ortiz" w:date="2026-09-17T15:21:00Z" w:initials="TO">
    <w:p w14:paraId="57006B38" w14:textId="705E6C69" w:rsidR="00AA0C19" w:rsidRDefault="00AA0C19">
      <w:r>
        <w:annotationRef/>
      </w:r>
      <w:r w:rsidRPr="47598CD9">
        <w:t xml:space="preserve">Buenas tardes Andrés, se dio respuesta en el documento para revisión. </w:t>
      </w:r>
    </w:p>
  </w:comment>
  <w:comment w:id="15" w:author="Andres Inocencio Nino Castillo" w:date="2026-09-16T15:00:00Z" w:initials="AC">
    <w:p w14:paraId="0AE53368" w14:textId="0EC3C6B0" w:rsidR="0087775A" w:rsidRDefault="0087775A">
      <w:r>
        <w:annotationRef/>
      </w:r>
      <w:r>
        <w:fldChar w:fldCharType="begin"/>
      </w:r>
      <w:r>
        <w:instrText xml:space="preserve"> HYPERLINK "mailto:YINETH.CAPERA@ansv.gov.co"</w:instrText>
      </w:r>
      <w:bookmarkStart w:id="19" w:name="_@_EACFB727F0C446EA8265C05FE792ECF0Z"/>
      <w:r>
        <w:fldChar w:fldCharType="separate"/>
      </w:r>
      <w:bookmarkEnd w:id="19"/>
      <w:r w:rsidRPr="42DED88B">
        <w:rPr>
          <w:noProof/>
        </w:rPr>
        <w:t>@Yineth Lorena Capera Cardozo</w:t>
      </w:r>
      <w:r>
        <w:fldChar w:fldCharType="end"/>
      </w:r>
      <w:r w:rsidRPr="47165DEA">
        <w:t xml:space="preserve"> </w:t>
      </w:r>
      <w:r>
        <w:fldChar w:fldCharType="begin"/>
      </w:r>
      <w:r>
        <w:instrText xml:space="preserve"> HYPERLINK "mailto:diego.cadena@ansv.gov.co"</w:instrText>
      </w:r>
      <w:bookmarkStart w:id="20" w:name="_@_1216B64120004093BA6288F0498D1B39Z"/>
      <w:r>
        <w:fldChar w:fldCharType="separate"/>
      </w:r>
      <w:bookmarkEnd w:id="20"/>
      <w:r w:rsidRPr="66AC397A">
        <w:rPr>
          <w:noProof/>
        </w:rPr>
        <w:t>@Diego Felipe Cadena Florez</w:t>
      </w:r>
      <w:r>
        <w:fldChar w:fldCharType="end"/>
      </w:r>
      <w:r w:rsidRPr="1CFB7094">
        <w:t xml:space="preserve"> De acuerdo al requerimiento de incluir los "Indicadores pendientes " se incluyeron los indicadores para los cuales se ha reportado 0% de avance  para su revisión y aportes.</w:t>
      </w:r>
    </w:p>
  </w:comment>
  <w:comment w:id="16" w:author="Diego Felipe Cadena Florez" w:date="2026-09-17T14:11:00Z" w:initials="DC">
    <w:p w14:paraId="78E83A3C" w14:textId="31690614" w:rsidR="00A56BAA" w:rsidRDefault="00A56BAA" w:rsidP="00A56BAA">
      <w:r>
        <w:annotationRef/>
      </w:r>
      <w:r>
        <w:t xml:space="preserve">Hola </w:t>
      </w:r>
      <w:r>
        <w:fldChar w:fldCharType="begin"/>
      </w:r>
      <w:r>
        <w:instrText>HYPERLINK "mailto:andres.nino@ansv.gov.co"</w:instrText>
      </w:r>
      <w:bookmarkStart w:id="21" w:name="_@_29457F74C02B4C1F80F99586F6134482Z"/>
      <w:r>
        <w:fldChar w:fldCharType="separate"/>
      </w:r>
      <w:bookmarkEnd w:id="21"/>
      <w:r w:rsidRPr="00A56BAA">
        <w:t>@Andres Inocencio Nino Castillo</w:t>
      </w:r>
      <w:r>
        <w:fldChar w:fldCharType="end"/>
      </w:r>
      <w:r>
        <w:t xml:space="preserve"> , en efecto, es correcto. Ese indicador al corte, esta en cero. No se si debamos poner la justificación en esta misma matriz o en alguna sección del documento, pero no veo exáctamente dónde. Sin embargo, para no generar imprecisiones y no incluir información donde no se debe, dejo aquí la justificación de ello:</w:t>
      </w:r>
    </w:p>
    <w:p w14:paraId="000F109A" w14:textId="77777777" w:rsidR="00A56BAA" w:rsidRDefault="00A56BAA" w:rsidP="00A56BAA"/>
    <w:p w14:paraId="5CFCA0B6" w14:textId="77777777" w:rsidR="00A56BAA" w:rsidRDefault="00A56BAA" w:rsidP="00A56BAA">
      <w:r>
        <w:rPr>
          <w:color w:val="0070C0"/>
        </w:rPr>
        <w:t>A la fecha no se registra avance cuantitativo en términos de licencias expedidas bajo dicho esquema, toda vez que su materialización se encuentra supeditada a la implementación integral de las condiciones normativas, técnicas, operativas y tecnológicas requeridas para la entrada en funcionamiento de un nuevo modelo de evaluación y licenciamiento.</w:t>
      </w:r>
    </w:p>
    <w:p w14:paraId="62AE4BDF" w14:textId="77777777" w:rsidR="00A56BAA" w:rsidRDefault="00A56BAA" w:rsidP="00A56BAA"/>
    <w:p w14:paraId="53A184C0" w14:textId="77777777" w:rsidR="00A56BAA" w:rsidRDefault="00A56BAA" w:rsidP="00A56BAA">
      <w:r>
        <w:rPr>
          <w:color w:val="0070C0"/>
        </w:rPr>
        <w:t>En este contexto, en 2025 se produjo un avance habilitante relevante mediante la expedición de la Resolución No. 20253040037125, por medio de la cual se reglamentan integralmente los Centros de Apoyo Logístico de Evaluación – CALE y se establecen las condiciones para la realización de los exámenes teóricos y prácticos asociados a la obtención y recategorización de las licencias de conducción. La expedición de licencias bajo el nuevo esquema depende, por tanto, de la materialización progresiva de las disposiciones previstas en dicha regulación y de la puesta en operación de los componentes que conforman el nuevo modelo.</w:t>
      </w:r>
    </w:p>
    <w:p w14:paraId="766E9250" w14:textId="77777777" w:rsidR="00A56BAA" w:rsidRDefault="00A56BAA" w:rsidP="00A56BAA"/>
    <w:p w14:paraId="0AEFFBBB" w14:textId="77777777" w:rsidR="00A56BAA" w:rsidRDefault="00A56BAA" w:rsidP="00A56BAA">
      <w:r>
        <w:rPr>
          <w:color w:val="0070C0"/>
        </w:rPr>
        <w:t>De manera complementaria, la Agencia acompañó técnicamente la discusión del Proyecto de Ley 058 de 2024 Cámara, iniciativa que contemplaba, entre otros aspectos, un modelo de licencias por puntos y un esquema de licenciamiento gradual. Si bien el proyecto avanzó hasta cuarto debate, no culminó su trámite legislativo durante la conciliación de los textos aprobados por Cámara y Senado.</w:t>
      </w:r>
    </w:p>
    <w:p w14:paraId="3398E15E" w14:textId="77777777" w:rsidR="00A56BAA" w:rsidRDefault="00A56BAA" w:rsidP="00A56BAA"/>
    <w:p w14:paraId="0B0AA1FA" w14:textId="77777777" w:rsidR="00A56BAA" w:rsidRDefault="00A56BAA" w:rsidP="00A56BAA">
      <w:r>
        <w:rPr>
          <w:color w:val="0070C0"/>
        </w:rPr>
        <w:t>En consecuencia, el comportamiento actual del indicador está supeditado a la culminación y puesta en operación de los desarrollos normativos, técnicos y tecnológicos que habilitan el modelo. La ANSV continúa ejecutando las actividades que le corresponden dentro de este proceso, en articulación con el Ministerio de Transporte, de manera que, una vez se encuentren plenamente implementadas las condiciones habilitantes, pueda comenzar a reflejarse avance cuantitativo en el indicador.</w:t>
      </w:r>
    </w:p>
    <w:p w14:paraId="31F4AA98" w14:textId="77777777" w:rsidR="00A56BAA" w:rsidRDefault="00A56BAA" w:rsidP="00A56BAA"/>
    <w:p w14:paraId="12415A98" w14:textId="77777777" w:rsidR="00A56BAA" w:rsidRDefault="00A56BAA" w:rsidP="00A56BAA">
      <w:r>
        <w:rPr>
          <w:color w:val="000000"/>
        </w:rPr>
        <w:t>Cualquier inquietud, estaré atento. Un saludo.</w:t>
      </w:r>
    </w:p>
    <w:p w14:paraId="352D6DCD" w14:textId="77777777" w:rsidR="00A56BAA" w:rsidRDefault="00A56BAA" w:rsidP="00A56BAA">
      <w:r>
        <w:rPr>
          <w:color w:val="000000"/>
        </w:rPr>
        <w:t>FC</w:t>
      </w:r>
    </w:p>
  </w:comment>
  <w:comment w:id="17" w:author="Andres Inocencio Nino Castillo" w:date="2026-09-17T15:26:00Z" w:initials="AC">
    <w:p w14:paraId="2AFBE32A" w14:textId="7242E8D9" w:rsidR="00AA0C19" w:rsidRDefault="00AA0C19">
      <w:r>
        <w:annotationRef/>
      </w:r>
      <w:r>
        <w:fldChar w:fldCharType="begin"/>
      </w:r>
      <w:r>
        <w:instrText xml:space="preserve"> HYPERLINK "mailto:diego.cadena@ansv.gov.co"</w:instrText>
      </w:r>
      <w:bookmarkStart w:id="22" w:name="_@_DBD47D9BE8BE4942BAB1A190C83DDF00Z"/>
      <w:r>
        <w:fldChar w:fldCharType="separate"/>
      </w:r>
      <w:bookmarkEnd w:id="22"/>
      <w:r w:rsidRPr="128BDCEE">
        <w:rPr>
          <w:noProof/>
        </w:rPr>
        <w:t>@Diego Felipe Cadena Florez</w:t>
      </w:r>
      <w:r>
        <w:fldChar w:fldCharType="end"/>
      </w:r>
      <w:r w:rsidRPr="2DB8F466">
        <w:t xml:space="preserve"> agradecemos si puede incluir la justificación en el cuerpo del documento</w:t>
      </w:r>
    </w:p>
  </w:comment>
  <w:comment w:id="18" w:author="Diego Felipe Cadena Florez" w:date="2026-09-17T16:58:00Z" w:initials="DC">
    <w:p w14:paraId="1962E147" w14:textId="2A4FF3F5" w:rsidR="006173B5" w:rsidRDefault="006173B5" w:rsidP="006173B5">
      <w:pPr>
        <w:pStyle w:val="Textocomentario"/>
      </w:pPr>
      <w:r>
        <w:rPr>
          <w:rStyle w:val="Refdecomentario"/>
        </w:rPr>
        <w:annotationRef/>
      </w:r>
      <w:r>
        <w:t xml:space="preserve">Hola </w:t>
      </w:r>
      <w:r>
        <w:fldChar w:fldCharType="begin"/>
      </w:r>
      <w:r>
        <w:instrText>HYPERLINK "mailto:andres.nino@ansv.gov.co"</w:instrText>
      </w:r>
      <w:bookmarkStart w:id="23" w:name="_@_385C29FFB2F84103973CA01A5BAB223AZ"/>
      <w:r>
        <w:fldChar w:fldCharType="separate"/>
      </w:r>
      <w:bookmarkEnd w:id="23"/>
      <w:r w:rsidRPr="006173B5">
        <w:rPr>
          <w:rStyle w:val="Mencionar"/>
          <w:noProof/>
        </w:rPr>
        <w:t>@Andres Inocencio Nino Castillo</w:t>
      </w:r>
      <w:r>
        <w:fldChar w:fldCharType="end"/>
      </w:r>
      <w:r>
        <w:t xml:space="preserve"> , se ha incluido la información en la tabla. Cualquier inquietud, estaremos atentos.</w:t>
      </w:r>
    </w:p>
  </w:comment>
  <w:comment w:id="24" w:author="Andres Inocencio Nino Castillo" w:date="2026-09-16T15:01:00Z" w:initials="AC">
    <w:p w14:paraId="3227714C" w14:textId="1E2A97D3" w:rsidR="00284C57" w:rsidRDefault="00284C57">
      <w:r>
        <w:annotationRef/>
      </w:r>
      <w:r>
        <w:fldChar w:fldCharType="begin"/>
      </w:r>
      <w:r>
        <w:instrText xml:space="preserve"> HYPERLINK "mailto:tania.suarez@ansv.gov.co"</w:instrText>
      </w:r>
      <w:bookmarkStart w:id="27" w:name="_@_5EC5E8D42DC849C0951B8AFC5532B849Z"/>
      <w:r>
        <w:fldChar w:fldCharType="separate"/>
      </w:r>
      <w:bookmarkEnd w:id="27"/>
      <w:r w:rsidRPr="7385AFDE">
        <w:rPr>
          <w:noProof/>
        </w:rPr>
        <w:t>@Tania Marcela Suarez Ortiz</w:t>
      </w:r>
      <w:r>
        <w:fldChar w:fldCharType="end"/>
      </w:r>
      <w:r w:rsidRPr="1F4EAD9D">
        <w:t xml:space="preserve"> De acuerdo al requerimiento de incluir los "Indicadores pendientes " se incluyeron los indicadores para los cuales se ha reportado 0% de avance  para su revisión y aportes.</w:t>
      </w:r>
    </w:p>
  </w:comment>
  <w:comment w:id="25" w:author="Tania Marcela Suarez Ortiz" w:date="2026-09-16T17:58:00Z" w:initials="TO">
    <w:p w14:paraId="63E35D0E" w14:textId="6A46123F" w:rsidR="004F35EE" w:rsidRDefault="004F35EE">
      <w:r>
        <w:annotationRef/>
      </w:r>
      <w:r w:rsidRPr="18AE9740">
        <w:t>Este reporte continua en 0% toda vez, que de conformidad a la bateria de indicadores y como se ha requerido a planeación y financiera es fundamental suministrara el Reporte de seguimiento a la inversión- Financiera- Planeación, por ser esta la fuente de información para poder generar el seguimiento al indicador, además de ser un indicador de carácter estratégico que vincula a toda la ANSV.</w:t>
      </w:r>
    </w:p>
  </w:comment>
  <w:comment w:id="26" w:author="Tania Marcela Suarez Ortiz" w:date="2026-09-17T15:20:00Z" w:initials="TO">
    <w:p w14:paraId="02269A27" w14:textId="205DDF4F" w:rsidR="00AA0C19" w:rsidRDefault="00AA0C19">
      <w:r>
        <w:annotationRef/>
      </w:r>
      <w:r w:rsidRPr="49916CD1">
        <w:t>Buenas tardes, andres se dio respuesta en el documento.</w:t>
      </w:r>
    </w:p>
  </w:comment>
  <w:comment w:id="28" w:author="Andres Inocencio Nino Castillo" w:date="2026-09-16T14:59:00Z" w:initials="AC">
    <w:p w14:paraId="0BC9259F" w14:textId="2D11E405" w:rsidR="00FD36B5" w:rsidRDefault="00FD36B5">
      <w:r>
        <w:annotationRef/>
      </w:r>
      <w:r>
        <w:fldChar w:fldCharType="begin"/>
      </w:r>
      <w:r>
        <w:instrText xml:space="preserve"> HYPERLINK "mailto:oscar.sosa@ansv.gov.co"</w:instrText>
      </w:r>
      <w:bookmarkStart w:id="29" w:name="_@_43026E57A3BA4994B46A28F42C634FC5Z"/>
      <w:r>
        <w:fldChar w:fldCharType="separate"/>
      </w:r>
      <w:bookmarkEnd w:id="29"/>
      <w:r w:rsidRPr="0CB9FD99">
        <w:rPr>
          <w:noProof/>
        </w:rPr>
        <w:t>@Oscar Eduardo Sosa Bernal</w:t>
      </w:r>
      <w:r>
        <w:fldChar w:fldCharType="end"/>
      </w:r>
      <w:r w:rsidRPr="6443102B">
        <w:t xml:space="preserve"> </w:t>
      </w:r>
      <w:r>
        <w:fldChar w:fldCharType="begin"/>
      </w:r>
      <w:r>
        <w:instrText xml:space="preserve"> HYPERLINK "mailto:nubia.herrera@ansv.gov.co"</w:instrText>
      </w:r>
      <w:bookmarkStart w:id="30" w:name="_@_7883409F432347DEB849B67F7A323E7FZ"/>
      <w:r>
        <w:fldChar w:fldCharType="separate"/>
      </w:r>
      <w:bookmarkEnd w:id="30"/>
      <w:r w:rsidRPr="32BEF3E7">
        <w:rPr>
          <w:noProof/>
        </w:rPr>
        <w:t>@Nubia Esmeralda Herrera Velosa</w:t>
      </w:r>
      <w:r>
        <w:fldChar w:fldCharType="end"/>
      </w:r>
      <w:r w:rsidRPr="5EF28B40">
        <w:t xml:space="preserve"> De acuerdo al requerimiento de incluir los "Indicadores pendientes " se incluyeron los indicadores para los cuales se encuentra pendiente determinar línea base, para su revisión y aportes.</w:t>
      </w:r>
    </w:p>
  </w:comment>
  <w:comment w:id="31" w:author="Andres Inocencio Nino Castillo" w:date="2026-09-16T15:02:00Z" w:initials="AC">
    <w:p w14:paraId="0E7467E9" w14:textId="7A8C5BC7" w:rsidR="00062437" w:rsidRDefault="00062437">
      <w:r>
        <w:annotationRef/>
      </w:r>
      <w:r>
        <w:fldChar w:fldCharType="begin"/>
      </w:r>
      <w:r>
        <w:instrText xml:space="preserve"> HYPERLINK "mailto:carolina.franky@ansv.gov.co"</w:instrText>
      </w:r>
      <w:bookmarkStart w:id="32" w:name="_@_041C3E2E544344E0B4972E6B2FFFFD05Z"/>
      <w:r>
        <w:fldChar w:fldCharType="separate"/>
      </w:r>
      <w:bookmarkEnd w:id="32"/>
      <w:r w:rsidRPr="03B5C495">
        <w:rPr>
          <w:noProof/>
        </w:rPr>
        <w:t>@Carolina Franky Martinez</w:t>
      </w:r>
      <w:r>
        <w:fldChar w:fldCharType="end"/>
      </w:r>
      <w:r w:rsidRPr="3A95D057">
        <w:t xml:space="preserve"> </w:t>
      </w:r>
      <w:r>
        <w:fldChar w:fldCharType="begin"/>
      </w:r>
      <w:r>
        <w:instrText xml:space="preserve"> HYPERLINK "mailto:ALBERTO.MURILLO@ansv.gov.co"</w:instrText>
      </w:r>
      <w:bookmarkStart w:id="33" w:name="_@_E81AC58923F6456199D2756A6E8C52FDZ"/>
      <w:r>
        <w:fldChar w:fldCharType="separate"/>
      </w:r>
      <w:bookmarkEnd w:id="33"/>
      <w:r w:rsidRPr="4CD94FEF">
        <w:rPr>
          <w:noProof/>
        </w:rPr>
        <w:t>@Alberto Enrique Murillo Sanchez</w:t>
      </w:r>
      <w:r>
        <w:fldChar w:fldCharType="end"/>
      </w:r>
      <w:r w:rsidRPr="4874CCD8">
        <w:t xml:space="preserve"> De acuerdo al requerimiento de incluir los "Indicadores pendientes " se incluyeron los indicadores para los cuales se ha reportado 0% de avance  para su revisión y aportes.</w:t>
      </w:r>
    </w:p>
  </w:comment>
  <w:comment w:id="34" w:author="Andrea Katherine Rocha Santibañez" w:date="2026-09-18T16:46:00Z" w:initials="AR">
    <w:p w14:paraId="7F00BA9A" w14:textId="2E398A80" w:rsidR="005B2A3F" w:rsidRDefault="005B2A3F" w:rsidP="005B2A3F">
      <w:pPr>
        <w:pStyle w:val="Textocomentario"/>
      </w:pPr>
      <w:r>
        <w:rPr>
          <w:rStyle w:val="Refdecomentario"/>
        </w:rPr>
        <w:annotationRef/>
      </w:r>
      <w:r>
        <w:fldChar w:fldCharType="begin"/>
      </w:r>
      <w:r>
        <w:instrText>HYPERLINK "mailto:tania.suarez@ansv.gov.co"</w:instrText>
      </w:r>
      <w:bookmarkStart w:id="39" w:name="_@_97F5844B1DA046199B160D7DBB3F1217Z"/>
      <w:r>
        <w:fldChar w:fldCharType="separate"/>
      </w:r>
      <w:bookmarkEnd w:id="39"/>
      <w:r w:rsidRPr="005B2A3F">
        <w:rPr>
          <w:rStyle w:val="Mencionar"/>
          <w:noProof/>
        </w:rPr>
        <w:t>@Tania Marcela Suarez Ortiz</w:t>
      </w:r>
      <w:r>
        <w:fldChar w:fldCharType="end"/>
      </w:r>
      <w:r>
        <w:t xml:space="preserve"> </w:t>
      </w:r>
    </w:p>
  </w:comment>
  <w:comment w:id="35" w:author="Tania Marcela Suarez Ortiz" w:date="2026-09-18T16:48:00Z" w:initials="TO">
    <w:p w14:paraId="509C1761" w14:textId="4A0E0F52" w:rsidR="00760219" w:rsidRDefault="00760219">
      <w:pPr>
        <w:pStyle w:val="Textocomentario"/>
      </w:pPr>
      <w:r>
        <w:rPr>
          <w:rStyle w:val="Refdecomentario"/>
        </w:rPr>
        <w:annotationRef/>
      </w:r>
      <w:r>
        <w:fldChar w:fldCharType="begin"/>
      </w:r>
      <w:r>
        <w:instrText xml:space="preserve"> HYPERLINK "mailto:cesar.gaitan@ansv.gov.co"</w:instrText>
      </w:r>
      <w:bookmarkStart w:id="40" w:name="_@_F220C118AE0D4E8E8A17E8C790AE83A1Z"/>
      <w:r>
        <w:fldChar w:fldCharType="separate"/>
      </w:r>
      <w:bookmarkEnd w:id="40"/>
      <w:r w:rsidRPr="4E8319AC">
        <w:rPr>
          <w:rStyle w:val="Mencionar"/>
          <w:noProof/>
        </w:rPr>
        <w:t>@Cesar Alexander Gaitan Monroy</w:t>
      </w:r>
      <w:r>
        <w:fldChar w:fldCharType="end"/>
      </w:r>
      <w:r w:rsidRPr="6F1EAB17">
        <w:t>, Buenas tardes Dr Cesar, teniendo en cuenta que el seguimiento de indicadores y meta esta asociado a la OAP, remito para lo de su competencia. Gracias</w:t>
      </w:r>
    </w:p>
  </w:comment>
  <w:comment w:id="36" w:author="Usuario invitado" w:date="2026-09-18T17:08:00Z" w:initials="Ui">
    <w:p w14:paraId="14711D97" w14:textId="2EFB89B7" w:rsidR="000A4555" w:rsidRDefault="000A4555">
      <w:pPr>
        <w:pStyle w:val="Textocomentario"/>
      </w:pPr>
      <w:r>
        <w:rPr>
          <w:rStyle w:val="Refdecomentario"/>
        </w:rPr>
        <w:annotationRef/>
      </w:r>
      <w:r w:rsidRPr="6BC7F390">
        <w:t>Cordial saludo, frente al rezago de las metas del PNS la OAP puede informar cuales metas tiene rezagos. Pero, las causas y las medidas correctivas las deben aportar las áreas responsables de estas metas, por lo cual se pondrá la información de los rezagos y las áreas responsables deben especificar las causas y las medidas correctivas</w:t>
      </w:r>
    </w:p>
  </w:comment>
  <w:comment w:id="37" w:author="Andrea Katherine Rocha Santibañez" w:date="2026-09-18T17:15:00Z" w:initials="AR">
    <w:p w14:paraId="7C37D969" w14:textId="490AA3E3" w:rsidR="00266D03" w:rsidRDefault="00266D03" w:rsidP="00266D03">
      <w:pPr>
        <w:pStyle w:val="Textocomentario"/>
      </w:pPr>
      <w:r>
        <w:rPr>
          <w:rStyle w:val="Refdecomentario"/>
        </w:rPr>
        <w:annotationRef/>
      </w:r>
      <w:r>
        <w:fldChar w:fldCharType="begin"/>
      </w:r>
      <w:r>
        <w:instrText>HYPERLINK "mailto:carolina.franky@ansv.gov.co"</w:instrText>
      </w:r>
      <w:bookmarkStart w:id="41" w:name="_@_59564325EDEE46A5A84C561D08D0B19EZ"/>
      <w:r>
        <w:fldChar w:fldCharType="separate"/>
      </w:r>
      <w:bookmarkEnd w:id="41"/>
      <w:r w:rsidRPr="00266D03">
        <w:rPr>
          <w:rStyle w:val="Mencionar"/>
          <w:noProof/>
        </w:rPr>
        <w:t>@Carolina Franky Martinez</w:t>
      </w:r>
      <w:r>
        <w:fldChar w:fldCharType="end"/>
      </w:r>
      <w:r>
        <w:t xml:space="preserve"> </w:t>
      </w:r>
      <w:r>
        <w:fldChar w:fldCharType="begin"/>
      </w:r>
      <w:r>
        <w:instrText>HYPERLINK "mailto:oscar.sosa@ansv.gov.co"</w:instrText>
      </w:r>
      <w:bookmarkStart w:id="42" w:name="_@_B8D24239BC93492983F94BEC93FD2032Z"/>
      <w:r>
        <w:fldChar w:fldCharType="separate"/>
      </w:r>
      <w:bookmarkEnd w:id="42"/>
      <w:r w:rsidRPr="00266D03">
        <w:rPr>
          <w:rStyle w:val="Mencionar"/>
          <w:noProof/>
        </w:rPr>
        <w:t>@Oscar Eduardo Sosa Bernal</w:t>
      </w:r>
      <w:r>
        <w:fldChar w:fldCharType="end"/>
      </w:r>
      <w:r>
        <w:t xml:space="preserve"> </w:t>
      </w:r>
      <w:r>
        <w:fldChar w:fldCharType="begin"/>
      </w:r>
      <w:r>
        <w:instrText>HYPERLINK "mailto:YINETH.CAPERA@ansv.gov.co"</w:instrText>
      </w:r>
      <w:bookmarkStart w:id="43" w:name="_@_EE62B30B03014E8F898D7EFD087CD54FZ"/>
      <w:r>
        <w:fldChar w:fldCharType="separate"/>
      </w:r>
      <w:bookmarkEnd w:id="43"/>
      <w:r w:rsidRPr="00266D03">
        <w:rPr>
          <w:rStyle w:val="Mencionar"/>
          <w:noProof/>
        </w:rPr>
        <w:t>@Yineth Lorena Capera Cardozo</w:t>
      </w:r>
      <w:r>
        <w:fldChar w:fldCharType="end"/>
      </w:r>
      <w:r>
        <w:t xml:space="preserve"> </w:t>
      </w:r>
      <w:r>
        <w:fldChar w:fldCharType="begin"/>
      </w:r>
      <w:r>
        <w:instrText>HYPERLINK "mailto:tania.suarez@ansv.gov.co"</w:instrText>
      </w:r>
      <w:bookmarkStart w:id="44" w:name="_@_F8CF3152A661489786E4BD60C2E25C78Z"/>
      <w:r>
        <w:fldChar w:fldCharType="separate"/>
      </w:r>
      <w:bookmarkEnd w:id="44"/>
      <w:r w:rsidRPr="00266D03">
        <w:rPr>
          <w:rStyle w:val="Mencionar"/>
          <w:noProof/>
        </w:rPr>
        <w:t>@Tania Marcela Suarez Ortiz</w:t>
      </w:r>
      <w:r>
        <w:fldChar w:fldCharType="end"/>
      </w:r>
      <w:r>
        <w:t xml:space="preserve">  </w:t>
      </w:r>
      <w:r>
        <w:fldChar w:fldCharType="begin"/>
      </w:r>
      <w:r>
        <w:instrText>HYPERLINK "mailto:secretaria.general@ansv.gov.co"</w:instrText>
      </w:r>
      <w:bookmarkStart w:id="45" w:name="_@_9D9206A9801440BC9F94D35521CC9654Z"/>
      <w:r>
        <w:fldChar w:fldCharType="separate"/>
      </w:r>
      <w:bookmarkEnd w:id="45"/>
      <w:r w:rsidRPr="00266D03">
        <w:rPr>
          <w:rStyle w:val="Mencionar"/>
          <w:noProof/>
        </w:rPr>
        <w:t>@Secretaria General</w:t>
      </w:r>
      <w:r>
        <w:fldChar w:fldCharType="end"/>
      </w:r>
      <w:r>
        <w:t xml:space="preserve"> </w:t>
      </w:r>
      <w:r>
        <w:fldChar w:fldCharType="begin"/>
      </w:r>
      <w:r>
        <w:instrText>HYPERLINK "mailto:teresa.botello@ansv.gov.co"</w:instrText>
      </w:r>
      <w:bookmarkStart w:id="46" w:name="_@_CEE7E7AB83CC4479AD433E0CBA4420DCZ"/>
      <w:r>
        <w:fldChar w:fldCharType="separate"/>
      </w:r>
      <w:bookmarkEnd w:id="46"/>
      <w:r w:rsidRPr="00266D03">
        <w:rPr>
          <w:rStyle w:val="Mencionar"/>
          <w:noProof/>
        </w:rPr>
        <w:t>@Teresa Botello Parada</w:t>
      </w:r>
      <w:r>
        <w:fldChar w:fldCharType="end"/>
      </w:r>
      <w:r>
        <w:t xml:space="preserve"> Por favor, frente a la matriz de rezagos las áreas responsables deben poner las causas y las medidas correctivas que tenga para cada una de las áreas de acción</w:t>
      </w:r>
    </w:p>
  </w:comment>
  <w:comment w:id="38" w:author="Tania Marcela Suarez Ortiz" w:date="2026-09-18T17:41:00Z" w:initials="TO">
    <w:p w14:paraId="44F34481" w14:textId="66708B61" w:rsidR="00E05FA9" w:rsidRDefault="00E05FA9">
      <w:pPr>
        <w:pStyle w:val="Textocomentario"/>
      </w:pPr>
      <w:r>
        <w:rPr>
          <w:rStyle w:val="Refdecomentario"/>
        </w:rPr>
        <w:annotationRef/>
      </w:r>
      <w:r w:rsidRPr="3C1CA376">
        <w:t>Gracias por la aclaración, se registra lo correspondiente a la DCI</w:t>
      </w:r>
    </w:p>
  </w:comment>
  <w:comment w:id="47" w:author="Andres Inocencio Nino Castillo" w:date="2026-09-15T14:44:00Z" w:initials="AC">
    <w:p w14:paraId="295BDA78" w14:textId="24EC0A76" w:rsidR="0051201F" w:rsidRDefault="0051201F">
      <w:r>
        <w:annotationRef/>
      </w:r>
      <w:r w:rsidRPr="678FE923">
        <w:t xml:space="preserve">De acuerdo a lo dispuesto en el decreto 1430 de 2022 por le cual se aprueba el Plan Nacional de Seguridad Vial los informes de seguimiento y evaluación  estan bajo responsabilidad del ONSV </w:t>
      </w:r>
    </w:p>
    <w:p w14:paraId="103AA59D" w14:textId="2D54B3EA" w:rsidR="0051201F" w:rsidRDefault="0051201F">
      <w:r>
        <w:fldChar w:fldCharType="begin"/>
      </w:r>
      <w:r>
        <w:instrText xml:space="preserve"> HYPERLINK "mailto:oscar.sosa@ansv.gov.co"</w:instrText>
      </w:r>
      <w:bookmarkStart w:id="48" w:name="_@_B0CB1F1D27EE46108FDB8FE1EC6CE9F0Z"/>
      <w:r>
        <w:fldChar w:fldCharType="separate"/>
      </w:r>
      <w:bookmarkEnd w:id="48"/>
      <w:r w:rsidRPr="0E5AAE60">
        <w:rPr>
          <w:noProof/>
        </w:rPr>
        <w:t>@Oscar Eduardo Sosa Bernal</w:t>
      </w:r>
      <w:r>
        <w:fldChar w:fldCharType="end"/>
      </w:r>
      <w:r w:rsidRPr="5824FA37">
        <w:t xml:space="preserve"> </w:t>
      </w:r>
      <w:r>
        <w:fldChar w:fldCharType="begin"/>
      </w:r>
      <w:r>
        <w:instrText xml:space="preserve"> HYPERLINK "mailto:nubia.herrera@ansv.gov.co"</w:instrText>
      </w:r>
      <w:bookmarkStart w:id="49" w:name="_@_BE601008892D4E93A259A6A568269F03Z"/>
      <w:r>
        <w:fldChar w:fldCharType="separate"/>
      </w:r>
      <w:bookmarkEnd w:id="49"/>
      <w:r w:rsidRPr="0497920A">
        <w:rPr>
          <w:noProof/>
        </w:rPr>
        <w:t>@Nubia Esmeralda Herrera Velosa</w:t>
      </w:r>
      <w:r>
        <w:fldChar w:fldCharType="end"/>
      </w:r>
      <w:r w:rsidRPr="2F5E1D75">
        <w:t xml:space="preserve"> </w:t>
      </w:r>
      <w:r>
        <w:fldChar w:fldCharType="begin"/>
      </w:r>
      <w:r>
        <w:instrText xml:space="preserve"> HYPERLINK "mailto:andrea.rocha@ansv.gov.co"</w:instrText>
      </w:r>
      <w:bookmarkStart w:id="50" w:name="_@_137F68660D734F868ED7033A0C33A0B8Z"/>
      <w:r>
        <w:fldChar w:fldCharType="separate"/>
      </w:r>
      <w:bookmarkEnd w:id="50"/>
      <w:r w:rsidRPr="3DDEFD39">
        <w:rPr>
          <w:noProof/>
        </w:rPr>
        <w:t>@Andrea Katherine Rocha Santibañez</w:t>
      </w:r>
      <w:r>
        <w:fldChar w:fldCharType="end"/>
      </w:r>
    </w:p>
  </w:comment>
  <w:comment w:id="51" w:author="Jorge Luis Riveros Rodriguez" w:date="2026-09-15T22:58:00Z" w:initials="JR">
    <w:p w14:paraId="3B43CA8A" w14:textId="000E7FF7" w:rsidR="00BB38BA" w:rsidRDefault="00BB38BA">
      <w:r>
        <w:annotationRef/>
      </w:r>
      <w:r>
        <w:fldChar w:fldCharType="begin"/>
      </w:r>
      <w:r>
        <w:instrText xml:space="preserve"> HYPERLINK "mailto:luis.sanchez@ansv.gov.co"</w:instrText>
      </w:r>
      <w:bookmarkStart w:id="53" w:name="_@_EFB90EDB901443F09A89C14E94AFCE36Z"/>
      <w:r>
        <w:fldChar w:fldCharType="separate"/>
      </w:r>
      <w:bookmarkEnd w:id="53"/>
      <w:r w:rsidRPr="74427250">
        <w:rPr>
          <w:noProof/>
        </w:rPr>
        <w:t>@Luis Ernesto Sanchez Amaya</w:t>
      </w:r>
      <w:r>
        <w:fldChar w:fldCharType="end"/>
      </w:r>
      <w:r w:rsidRPr="64978A5D">
        <w:t xml:space="preserve"> por fa traigamos el documento que compilamos con Fabio donde se resume lo que se está haciendo frente a motociclsitas.</w:t>
      </w:r>
    </w:p>
  </w:comment>
  <w:comment w:id="52" w:author="Luis Ernesto Sanchez Amaya" w:date="2026-09-16T10:50:00Z" w:initials="l">
    <w:p w14:paraId="0E919F56" w14:textId="77777777" w:rsidR="007748CF" w:rsidRDefault="007748CF" w:rsidP="007748CF">
      <w:r>
        <w:annotationRef/>
      </w:r>
      <w:r>
        <w:rPr>
          <w:sz w:val="20"/>
          <w:szCs w:val="20"/>
        </w:rPr>
        <w:t>icluído</w:t>
      </w:r>
    </w:p>
  </w:comment>
  <w:comment w:id="54" w:author="Jorge Luis Riveros Rodriguez" w:date="2026-09-15T22:58:00Z" w:initials="JR">
    <w:p w14:paraId="5430FF9F" w14:textId="3A7B4781" w:rsidR="00BB38BA" w:rsidRDefault="00BB38BA">
      <w:r>
        <w:annotationRef/>
      </w:r>
      <w:r>
        <w:fldChar w:fldCharType="begin"/>
      </w:r>
      <w:r>
        <w:instrText xml:space="preserve"> HYPERLINK "mailto:luis.sanchez@ansv.gov.co"</w:instrText>
      </w:r>
      <w:bookmarkStart w:id="57" w:name="_@_B138B3BAE1FA4B68B894D6543A56E9F1Z"/>
      <w:r>
        <w:fldChar w:fldCharType="separate"/>
      </w:r>
      <w:bookmarkEnd w:id="57"/>
      <w:r w:rsidRPr="6CEAD9FF">
        <w:rPr>
          <w:noProof/>
        </w:rPr>
        <w:t>@Luis Ernesto Sanchez Amaya</w:t>
      </w:r>
      <w:r>
        <w:fldChar w:fldCharType="end"/>
      </w:r>
    </w:p>
  </w:comment>
  <w:comment w:id="55" w:author="Jorge Luis Riveros Rodriguez" w:date="2026-09-16T21:00:00Z" w:initials="JR">
    <w:p w14:paraId="118F311C" w14:textId="21E9339E" w:rsidR="00A14FD2" w:rsidRDefault="00A14FD2">
      <w:r>
        <w:annotationRef/>
      </w:r>
      <w:r>
        <w:fldChar w:fldCharType="begin"/>
      </w:r>
      <w:r>
        <w:instrText xml:space="preserve"> HYPERLINK "mailto:luis.sanchez@ansv.gov.co"</w:instrText>
      </w:r>
      <w:bookmarkStart w:id="58" w:name="_@_B176F482C04C459391B17C6DF0E991AFZ"/>
      <w:r>
        <w:fldChar w:fldCharType="separate"/>
      </w:r>
      <w:bookmarkEnd w:id="58"/>
      <w:r w:rsidRPr="5FD1A693">
        <w:rPr>
          <w:noProof/>
        </w:rPr>
        <w:t>@Luis Ernesto Sanchez Amaya</w:t>
      </w:r>
      <w:r>
        <w:fldChar w:fldCharType="end"/>
      </w:r>
      <w:r w:rsidRPr="33E9025D">
        <w:t xml:space="preserve"> no olvides este, para contar las acciones que hicimos con Min Trabajo</w:t>
      </w:r>
    </w:p>
  </w:comment>
  <w:comment w:id="56" w:author="Luis Ernesto Sanchez Amaya" w:date="2026-09-17T09:37:00Z" w:initials="LA">
    <w:p w14:paraId="1BC0F97E" w14:textId="7B1A723F" w:rsidR="00E01138" w:rsidRDefault="00E01138">
      <w:r>
        <w:annotationRef/>
      </w:r>
      <w:r w:rsidRPr="1185604E">
        <w:t>incluido</w:t>
      </w:r>
    </w:p>
  </w:comment>
  <w:comment w:id="59" w:author="Jorge Luis Riveros Rodriguez" w:date="2026-09-15T22:59:00Z" w:initials="JR">
    <w:p w14:paraId="5FBBBB6E" w14:textId="4878A0E7" w:rsidR="00BB38BA" w:rsidRDefault="00BB38BA">
      <w:r>
        <w:annotationRef/>
      </w:r>
      <w:r>
        <w:fldChar w:fldCharType="begin"/>
      </w:r>
      <w:r>
        <w:instrText xml:space="preserve"> HYPERLINK "mailto:luis.sanchez@ansv.gov.co"</w:instrText>
      </w:r>
      <w:bookmarkStart w:id="61" w:name="_@_AC7ED9B375A94899B1B357194D1FE07DZ"/>
      <w:r>
        <w:fldChar w:fldCharType="separate"/>
      </w:r>
      <w:bookmarkEnd w:id="61"/>
      <w:r w:rsidRPr="2B565865">
        <w:rPr>
          <w:noProof/>
        </w:rPr>
        <w:t>@Luis Ernesto Sanchez Amaya</w:t>
      </w:r>
      <w:r>
        <w:fldChar w:fldCharType="end"/>
      </w:r>
    </w:p>
  </w:comment>
  <w:comment w:id="60" w:author="Luis Ernesto Sanchez Amaya" w:date="2026-09-16T10:31:00Z" w:initials="l">
    <w:p w14:paraId="505FCC4F" w14:textId="77777777" w:rsidR="00E66BDA" w:rsidRDefault="00E66BDA" w:rsidP="00E66BDA">
      <w:r>
        <w:annotationRef/>
      </w:r>
      <w:r>
        <w:rPr>
          <w:sz w:val="20"/>
          <w:szCs w:val="20"/>
        </w:rPr>
        <w:t>Incluído</w:t>
      </w:r>
    </w:p>
  </w:comment>
  <w:comment w:id="63" w:author="David Andres Riano Avila" w:date="2026-09-16T16:49:00Z" w:initials="DA">
    <w:p w14:paraId="59B02854" w14:textId="13D9B33C" w:rsidR="009F7563" w:rsidRDefault="009F7563">
      <w:r>
        <w:annotationRef/>
      </w:r>
      <w:r>
        <w:fldChar w:fldCharType="begin"/>
      </w:r>
      <w:r>
        <w:instrText xml:space="preserve"> HYPERLINK "mailto:sergio.linares@ansv.gov.co"</w:instrText>
      </w:r>
      <w:bookmarkStart w:id="66" w:name="_@_AD3116D537F6435FB19E616E896F518DZ"/>
      <w:r>
        <w:fldChar w:fldCharType="separate"/>
      </w:r>
      <w:bookmarkEnd w:id="66"/>
      <w:r w:rsidRPr="1F72F592">
        <w:t>@Sergio Linares Sarmiento</w:t>
      </w:r>
      <w:r>
        <w:fldChar w:fldCharType="end"/>
      </w:r>
    </w:p>
    <w:p w14:paraId="42AAD10E" w14:textId="295FDACA" w:rsidR="009F7563" w:rsidRDefault="009F7563"/>
  </w:comment>
  <w:comment w:id="64" w:author="David Andres Riano Avila" w:date="2026-09-16T16:58:00Z" w:initials="DA">
    <w:p w14:paraId="42EBDA2F" w14:textId="43FFC79C" w:rsidR="009F7563" w:rsidRDefault="009F7563">
      <w:r>
        <w:annotationRef/>
      </w:r>
      <w:r>
        <w:fldChar w:fldCharType="begin"/>
      </w:r>
      <w:r>
        <w:instrText xml:space="preserve"> HYPERLINK "mailto:diana.fandino@ansv.gov.co"</w:instrText>
      </w:r>
      <w:bookmarkStart w:id="67" w:name="_@_42EA5469727A46ED928EAF080842D2C4Z"/>
      <w:r>
        <w:fldChar w:fldCharType="separate"/>
      </w:r>
      <w:bookmarkEnd w:id="67"/>
      <w:r w:rsidRPr="64E76668">
        <w:t>@Diana Milena Fandino Martin</w:t>
      </w:r>
      <w:r>
        <w:fldChar w:fldCharType="end"/>
      </w:r>
    </w:p>
  </w:comment>
  <w:comment w:id="65" w:author="Diana Milena Fandino Martin" w:date="2026-09-16T19:14:00Z" w:initials="DM">
    <w:p w14:paraId="37193754" w14:textId="55681559" w:rsidR="001C60AA" w:rsidRDefault="001C60AA">
      <w:r>
        <w:annotationRef/>
      </w:r>
      <w:r w:rsidRPr="629EB3D6">
        <w:t>incluidas las acciones que desde seguridad vial para movilidad activa promueven una movilidad más segura para todas las personas y formas de movilidad.</w:t>
      </w:r>
    </w:p>
  </w:comment>
  <w:comment w:id="62" w:author="Jorge Luis Riveros Rodriguez" w:date="2026-09-15T22:59:00Z" w:initials="JR">
    <w:p w14:paraId="5410744C" w14:textId="267EF7FF" w:rsidR="00BB38BA" w:rsidRDefault="00BB38BA">
      <w:r>
        <w:annotationRef/>
      </w:r>
      <w:r>
        <w:fldChar w:fldCharType="begin"/>
      </w:r>
      <w:r>
        <w:instrText xml:space="preserve"> HYPERLINK "mailto:david.riano@ansv.gov.co"</w:instrText>
      </w:r>
      <w:bookmarkStart w:id="68" w:name="_@_C20071D6A2E44FDF80BCF92AD305AFC8Z"/>
      <w:r>
        <w:fldChar w:fldCharType="separate"/>
      </w:r>
      <w:bookmarkEnd w:id="68"/>
      <w:r w:rsidRPr="2F639873">
        <w:rPr>
          <w:noProof/>
        </w:rPr>
        <w:t>@David Andres Riano Avila</w:t>
      </w:r>
      <w:r>
        <w:fldChar w:fldCharType="end"/>
      </w:r>
    </w:p>
  </w:comment>
  <w:comment w:id="69" w:author="David Andres Riano Avila" w:date="2026-09-16T17:24:00Z" w:initials="DA">
    <w:p w14:paraId="17973282" w14:textId="6B94163E" w:rsidR="002931C5" w:rsidRDefault="002931C5">
      <w:r>
        <w:annotationRef/>
      </w:r>
      <w:r>
        <w:fldChar w:fldCharType="begin"/>
      </w:r>
      <w:r>
        <w:instrText xml:space="preserve"> HYPERLINK "mailto:mariana.larrahondo@ansv.gov.co"</w:instrText>
      </w:r>
      <w:bookmarkStart w:id="72" w:name="_@_1A45AA558F6C4A8F92D5FE5A192BCF12Z"/>
      <w:r>
        <w:fldChar w:fldCharType="separate"/>
      </w:r>
      <w:bookmarkEnd w:id="72"/>
      <w:r w:rsidRPr="1797EDBD">
        <w:t>@Mariana Rosa Larrahondo Gomez</w:t>
      </w:r>
      <w:r>
        <w:fldChar w:fldCharType="end"/>
      </w:r>
      <w:r w:rsidRPr="2D5BFB11">
        <w:t xml:space="preserve"> y </w:t>
      </w:r>
      <w:r>
        <w:fldChar w:fldCharType="begin"/>
      </w:r>
      <w:r>
        <w:instrText xml:space="preserve"> HYPERLINK "mailto:alison.morales@ansv.gov.co"</w:instrText>
      </w:r>
      <w:bookmarkStart w:id="73" w:name="_@_9E9A684A2A6A43CAAE52D50C3AE6E9BCZ"/>
      <w:r>
        <w:fldChar w:fldCharType="separate"/>
      </w:r>
      <w:bookmarkEnd w:id="73"/>
      <w:r w:rsidRPr="49B86029">
        <w:t>@Alison Dayana Morales Salazar</w:t>
      </w:r>
      <w:r>
        <w:fldChar w:fldCharType="end"/>
      </w:r>
    </w:p>
  </w:comment>
  <w:comment w:id="70" w:author="Mariana Rosa Larrahondo Gomez" w:date="2026-09-17T11:08:00Z" w:initials="MG">
    <w:p w14:paraId="71AB53ED" w14:textId="5A01C228" w:rsidR="00A77DA6" w:rsidRDefault="00A77DA6">
      <w:r>
        <w:annotationRef/>
      </w:r>
      <w:r>
        <w:fldChar w:fldCharType="begin"/>
      </w:r>
      <w:r>
        <w:instrText xml:space="preserve"> HYPERLINK "mailto:david.riano@ansv.gov.co"</w:instrText>
      </w:r>
      <w:bookmarkStart w:id="74" w:name="_@_F35A6919BE0C499AB5251014E9CCB9E3Z"/>
      <w:r>
        <w:fldChar w:fldCharType="separate"/>
      </w:r>
      <w:bookmarkEnd w:id="74"/>
      <w:r w:rsidRPr="53D21857">
        <w:t>@David Andres Riano Avila</w:t>
      </w:r>
      <w:r>
        <w:fldChar w:fldCharType="end"/>
      </w:r>
      <w:r w:rsidRPr="3C6C0CB3">
        <w:t xml:space="preserve"> Realizado.</w:t>
      </w:r>
    </w:p>
  </w:comment>
  <w:comment w:id="71" w:author="Alison Dayana Morales Salazar" w:date="2026-09-17T11:09:00Z" w:initials="AS">
    <w:p w14:paraId="34BDA1B5" w14:textId="39DD9DD3" w:rsidR="00A77DA6" w:rsidRDefault="00A77DA6">
      <w:r>
        <w:annotationRef/>
      </w:r>
      <w:r w:rsidRPr="310D2F2A">
        <w:t xml:space="preserve">Buenas tardes, se da respuesta a la solicitus en el apartado denominado discapacidad </w:t>
      </w:r>
    </w:p>
  </w:comment>
  <w:comment w:id="76" w:author="Isabel Cristina Diaz Ortiz" w:date="2026-09-16T22:15:00Z" w:initials="IO">
    <w:p w14:paraId="016278F4" w14:textId="2C41BBF4" w:rsidR="0006100E" w:rsidRDefault="00A14FD2">
      <w:r>
        <w:annotationRef/>
      </w:r>
      <w:r w:rsidR="0006100E">
        <w:fldChar w:fldCharType="begin"/>
      </w:r>
      <w:r w:rsidR="0006100E">
        <w:instrText xml:space="preserve"> HYPERLINK "mailto:ernesto.guevara@ansv.gov.co"</w:instrText>
      </w:r>
      <w:bookmarkStart w:id="77" w:name="_@_92FFB7912A9D480DA452B908264F451FZ"/>
      <w:r w:rsidR="0006100E">
        <w:fldChar w:fldCharType="separate"/>
      </w:r>
      <w:bookmarkEnd w:id="77"/>
      <w:r w:rsidR="0006100E" w:rsidRPr="763ACF3F">
        <w:rPr>
          <w:noProof/>
        </w:rPr>
        <w:t>@Ernesto Guevara Lozano</w:t>
      </w:r>
      <w:r w:rsidR="0006100E">
        <w:fldChar w:fldCharType="end"/>
      </w:r>
      <w:r w:rsidR="0006100E" w:rsidRPr="38496BEF">
        <w:t xml:space="preserve"> </w:t>
      </w:r>
      <w:r w:rsidR="0006100E" w:rsidRPr="5E93D164">
        <w:t>@Ernesto Guevara Lozano</w:t>
      </w:r>
      <w:r w:rsidR="0006100E" w:rsidRPr="1E20695E">
        <w:t xml:space="preserve"> Por favor proyectar respuesta e insumos  </w:t>
      </w:r>
      <w:hyperlink r:id="rId1" w:history="1">
        <w:r w:rsidR="0006100E" w:rsidRPr="2128C8F9">
          <w:t>III.1 Puntos Críticos</w:t>
        </w:r>
      </w:hyperlink>
    </w:p>
  </w:comment>
  <w:comment w:id="78" w:author="Isabel Cristina Diaz Ortiz" w:date="2026-09-16T22:15:00Z" w:initials="IO">
    <w:p w14:paraId="2AB77C54" w14:textId="260DD51E" w:rsidR="0006100E" w:rsidRDefault="00A14FD2">
      <w:r>
        <w:annotationRef/>
      </w:r>
      <w:r w:rsidR="0006100E">
        <w:fldChar w:fldCharType="begin"/>
      </w:r>
      <w:r w:rsidR="0006100E">
        <w:instrText xml:space="preserve"> HYPERLINK "mailto:ernesto.guevara@ansv.gov.co"</w:instrText>
      </w:r>
      <w:bookmarkStart w:id="79" w:name="_@_096C2EA2D0CA4F598A6262E8BB4BCA09Z"/>
      <w:r w:rsidR="0006100E">
        <w:fldChar w:fldCharType="separate"/>
      </w:r>
      <w:bookmarkEnd w:id="79"/>
      <w:r w:rsidR="0006100E" w:rsidRPr="1BC76359">
        <w:rPr>
          <w:noProof/>
        </w:rPr>
        <w:t>@Ernesto Guevara Lozano</w:t>
      </w:r>
      <w:r w:rsidR="0006100E">
        <w:fldChar w:fldCharType="end"/>
      </w:r>
      <w:r w:rsidR="0006100E" w:rsidRPr="0EA802EC">
        <w:t xml:space="preserve"> Por favor proyectar respuesta e insumos  </w:t>
      </w:r>
      <w:hyperlink r:id="rId2" w:history="1">
        <w:r w:rsidR="0006100E" w:rsidRPr="11685179">
          <w:t>III.1 Puntos Críticos</w:t>
        </w:r>
      </w:hyperlink>
    </w:p>
  </w:comment>
  <w:comment w:id="80" w:author="Renee Alejandro Lopez Molina" w:date="2026-09-15T16:07:00Z" w:initials="RM">
    <w:p w14:paraId="504BC0D4" w14:textId="5CE14322" w:rsidR="00BB38BA" w:rsidRDefault="00BB38BA">
      <w:r>
        <w:annotationRef/>
      </w:r>
      <w:r>
        <w:fldChar w:fldCharType="begin"/>
      </w:r>
      <w:r>
        <w:instrText xml:space="preserve"> HYPERLINK "mailto:maria.castillo@ansv.gov.co"</w:instrText>
      </w:r>
      <w:bookmarkStart w:id="81" w:name="_@_4655B0D7BFC24D94B87CF2AE27DCC8D1Z"/>
      <w:r>
        <w:fldChar w:fldCharType="separate"/>
      </w:r>
      <w:bookmarkEnd w:id="81"/>
      <w:r w:rsidRPr="605CE5D3">
        <w:rPr>
          <w:noProof/>
        </w:rPr>
        <w:t>@Maria Alejandra Castillo Lopez</w:t>
      </w:r>
      <w:r>
        <w:fldChar w:fldCharType="end"/>
      </w:r>
      <w:r w:rsidRPr="469752CD">
        <w:t xml:space="preserve"> Por favor pregunta al equipo de Auditorías sobre la plantilla para incorporar lo asociado al proyecto AIV.</w:t>
      </w:r>
    </w:p>
    <w:p w14:paraId="1468452A" w14:textId="5EE6438A" w:rsidR="00BB38BA" w:rsidRDefault="00BB38BA"/>
    <w:p w14:paraId="6B560D2F" w14:textId="005286A2" w:rsidR="00BB38BA" w:rsidRDefault="00BB38BA">
      <w:r w:rsidRPr="0E7678CC">
        <w:t>Muchas gracias.</w:t>
      </w:r>
    </w:p>
  </w:comment>
  <w:comment w:id="82" w:author="Andrea del socorro Castellanos Cespedes" w:date="2026-09-17T22:36:00Z" w:initials="AC">
    <w:p w14:paraId="616BE70E" w14:textId="56444AD9" w:rsidR="00844CA9" w:rsidRDefault="00844CA9">
      <w:pPr>
        <w:pStyle w:val="Textocomentario"/>
      </w:pPr>
      <w:r>
        <w:rPr>
          <w:rStyle w:val="Refdecomentario"/>
        </w:rPr>
        <w:annotationRef/>
      </w:r>
      <w:r w:rsidRPr="2A97DC8F">
        <w:t>si. bien mencionaba DIV  es importante precisar que las obligaciones de los concesionarios, sólo pueden identificarse en los contratos de concesión y sus anexos.</w:t>
      </w:r>
    </w:p>
  </w:comment>
  <w:comment w:id="83" w:author="Andrea del socorro Castellanos Cespedes" w:date="2026-09-17T22:37:00Z" w:initials="AC">
    <w:p w14:paraId="788F7E5A" w14:textId="5E0FE57A" w:rsidR="00844CA9" w:rsidRDefault="00844CA9">
      <w:pPr>
        <w:pStyle w:val="Textocomentario"/>
      </w:pPr>
      <w:r>
        <w:rPr>
          <w:rStyle w:val="Refdecomentario"/>
        </w:rPr>
        <w:annotationRef/>
      </w:r>
      <w:r w:rsidRPr="4394E3D0">
        <w:t xml:space="preserve">Esta información también es competencia de  la ANI toda vez que los hallazgos técnicos de una auditoría o inspección no equivalen, por sí solos, a incumplimientos contractuales, toda vez que deben verificarse los contratos de concesión. </w:t>
      </w:r>
    </w:p>
  </w:comment>
  <w:comment w:id="84" w:author="Renee Alejandro Lopez Molina" w:date="2026-09-15T16:05:00Z" w:initials="RM">
    <w:p w14:paraId="3B8FAACF" w14:textId="70D3CD7E" w:rsidR="00AF2361" w:rsidRDefault="00AF2361">
      <w:r>
        <w:annotationRef/>
      </w:r>
      <w:r>
        <w:fldChar w:fldCharType="begin"/>
      </w:r>
      <w:r>
        <w:instrText xml:space="preserve"> HYPERLINK "mailto:maria.castillo@ansv.gov.co"</w:instrText>
      </w:r>
      <w:bookmarkStart w:id="85" w:name="_@_7AF2CCFAE76843F8883BA7C959BF7130Z"/>
      <w:r>
        <w:fldChar w:fldCharType="separate"/>
      </w:r>
      <w:bookmarkEnd w:id="85"/>
      <w:r w:rsidRPr="56746797">
        <w:rPr>
          <w:noProof/>
        </w:rPr>
        <w:t>@Maria Alejandra Castillo Lopez</w:t>
      </w:r>
      <w:r>
        <w:fldChar w:fldCharType="end"/>
      </w:r>
    </w:p>
    <w:p w14:paraId="4BA268AD" w14:textId="5A08D062" w:rsidR="00AF2361" w:rsidRDefault="00AF2361"/>
    <w:p w14:paraId="4E8C1394" w14:textId="372434AA" w:rsidR="00AF2361" w:rsidRDefault="00AF2361">
      <w:r w:rsidRPr="26AEBF4F">
        <w:t>Por favor estructura la respuesta en los siguientes tres temas:</w:t>
      </w:r>
    </w:p>
    <w:p w14:paraId="7976CE86" w14:textId="4D5DE9CC" w:rsidR="00AF2361" w:rsidRDefault="00AF2361"/>
    <w:p w14:paraId="34D2C8C0" w14:textId="657FA058" w:rsidR="00AF2361" w:rsidRDefault="00AF2361">
      <w:r w:rsidRPr="76D90AC8">
        <w:t>1. Políticas públicas y lineamientos técnicos expedidos (Metodología, PGV, Guía sensib en velocidad, Guía control, Nuevas tecnologías).</w:t>
      </w:r>
    </w:p>
    <w:p w14:paraId="0C030F6E" w14:textId="7049C3FC" w:rsidR="00AF2361" w:rsidRDefault="00AF2361">
      <w:r w:rsidRPr="185C75A9">
        <w:t>2. Asistencias técnicas llevadas a cabo.</w:t>
      </w:r>
    </w:p>
    <w:p w14:paraId="427E47E1" w14:textId="5C9E65F5" w:rsidR="00AF2361" w:rsidRDefault="00AF2361">
      <w:r w:rsidRPr="3B42B097">
        <w:t>3. Proyecto AIV.</w:t>
      </w:r>
    </w:p>
    <w:p w14:paraId="03F572F1" w14:textId="30BBC760" w:rsidR="00AF2361" w:rsidRDefault="00AF2361"/>
    <w:p w14:paraId="37B8BA77" w14:textId="25A03483" w:rsidR="00AF2361" w:rsidRDefault="00AF2361">
      <w:r w:rsidRPr="273C4AE2">
        <w:t>Plazo: Miércoles 16 de septiembre.</w:t>
      </w:r>
    </w:p>
  </w:comment>
  <w:comment w:id="86" w:author="Isabel Cristina Diaz Ortiz" w:date="2026-09-16T22:10:00Z" w:initials="IO">
    <w:p w14:paraId="6E14E99F" w14:textId="0E7262AA" w:rsidR="0006100E" w:rsidRDefault="00A14FD2">
      <w:r>
        <w:annotationRef/>
      </w:r>
      <w:r w:rsidR="0006100E">
        <w:fldChar w:fldCharType="begin"/>
      </w:r>
      <w:r w:rsidR="0006100E">
        <w:instrText xml:space="preserve"> HYPERLINK "mailto:eder.lara@ansv.gov.co"</w:instrText>
      </w:r>
      <w:bookmarkStart w:id="90" w:name="_@_3A5E1840EA8040A79E6CC64C5067D142Z"/>
      <w:r w:rsidR="0006100E">
        <w:fldChar w:fldCharType="separate"/>
      </w:r>
      <w:bookmarkEnd w:id="90"/>
      <w:r w:rsidR="0006100E" w:rsidRPr="13E54C05">
        <w:rPr>
          <w:noProof/>
        </w:rPr>
        <w:t>@Eder Lara Trujillo</w:t>
      </w:r>
      <w:r w:rsidR="0006100E">
        <w:fldChar w:fldCharType="end"/>
      </w:r>
      <w:r w:rsidR="0006100E" w:rsidRPr="5E921CE5">
        <w:t xml:space="preserve"> por favor proyectar respuesta e insumos sin datos sensibles </w:t>
      </w:r>
      <w:hyperlink r:id="rId3" w:history="1">
        <w:r w:rsidR="0006100E" w:rsidRPr="6B9923BD">
          <w:t>V.1 Comparendos Colombia</w:t>
        </w:r>
      </w:hyperlink>
    </w:p>
  </w:comment>
  <w:comment w:id="87" w:author="Eder Lara Trujillo" w:date="2026-09-17T15:16:00Z" w:initials="ET">
    <w:p w14:paraId="2719965E" w14:textId="05EC1139" w:rsidR="00AA0C19" w:rsidRDefault="00AA0C19">
      <w:r>
        <w:annotationRef/>
      </w:r>
      <w:r w:rsidRPr="1DC5316E">
        <w:t>He agregado una tabla dinamica y el set de datos de esta a tu correo</w:t>
      </w:r>
    </w:p>
  </w:comment>
  <w:comment w:id="88" w:author="Isabel Cristina Diaz Ortiz" w:date="2026-09-18T08:20:00Z" w:initials="IO">
    <w:p w14:paraId="75CEAEAC" w14:textId="33116BF8" w:rsidR="00844CA9" w:rsidRDefault="00844CA9">
      <w:pPr>
        <w:pStyle w:val="Textocomentario"/>
      </w:pPr>
      <w:r>
        <w:rPr>
          <w:rStyle w:val="Refdecomentario"/>
        </w:rPr>
        <w:annotationRef/>
      </w:r>
      <w:r w:rsidRPr="2A5FA87D">
        <w:t>por favor dejar tabla en el enlace del comentario</w:t>
      </w:r>
    </w:p>
  </w:comment>
  <w:comment w:id="89" w:author="Eder Lara Trujillo" w:date="2026-09-18T09:04:00Z" w:initials="ET">
    <w:p w14:paraId="307D4EFC" w14:textId="00886EFB" w:rsidR="00844CA9" w:rsidRDefault="00844CA9">
      <w:pPr>
        <w:pStyle w:val="Textocomentario"/>
      </w:pPr>
      <w:r>
        <w:rPr>
          <w:rStyle w:val="Refdecomentario"/>
        </w:rPr>
        <w:annotationRef/>
      </w:r>
      <w:r w:rsidRPr="285A094F">
        <w:t>Agregado</w:t>
      </w:r>
    </w:p>
  </w:comment>
  <w:comment w:id="91" w:author="Vanessa Naranjo Salazar" w:date="2026-09-16T15:05:00Z" w:initials="VN">
    <w:p w14:paraId="2213CC9A" w14:textId="7710DC28" w:rsidR="00B37CB6" w:rsidRDefault="00B37CB6" w:rsidP="00B37CB6">
      <w:r>
        <w:annotationRef/>
      </w:r>
      <w:r>
        <w:fldChar w:fldCharType="begin"/>
      </w:r>
      <w:r>
        <w:instrText>HYPERLINK "mailto:vanessa.naranjo@ansv.gov.co"</w:instrText>
      </w:r>
      <w:bookmarkStart w:id="92" w:name="_@_94679ECFDFD145689A89FE51D1E4C232Z"/>
      <w:r>
        <w:fldChar w:fldCharType="separate"/>
      </w:r>
      <w:bookmarkEnd w:id="92"/>
      <w:r w:rsidRPr="00B37CB6">
        <w:t>@Vanessa Naranjo Salazar</w:t>
      </w:r>
      <w:r>
        <w:fldChar w:fldCharType="end"/>
      </w:r>
      <w:r>
        <w:t xml:space="preserve"> </w:t>
      </w:r>
    </w:p>
  </w:comment>
  <w:comment w:id="93" w:author="Hugo Fernando Bravo Artunduaga" w:date="2026-09-15T16:32:00Z" w:initials="HA">
    <w:p w14:paraId="6EC066E6" w14:textId="5EBF1814" w:rsidR="00BB38BA" w:rsidRDefault="00BB38BA">
      <w:r>
        <w:annotationRef/>
      </w:r>
      <w:r>
        <w:fldChar w:fldCharType="begin"/>
      </w:r>
      <w:r>
        <w:instrText xml:space="preserve"> HYPERLINK "mailto:oscar.sosa@ansv.gov.co"</w:instrText>
      </w:r>
      <w:bookmarkStart w:id="94" w:name="_@_0AD87AA497274660A23FB191588614ABZ"/>
      <w:r>
        <w:fldChar w:fldCharType="separate"/>
      </w:r>
      <w:bookmarkEnd w:id="94"/>
      <w:r w:rsidRPr="1DE4AAB1">
        <w:rPr>
          <w:noProof/>
        </w:rPr>
        <w:t>@Oscar Eduardo Sosa Bernal</w:t>
      </w:r>
      <w:r>
        <w:fldChar w:fldCharType="end"/>
      </w:r>
      <w:r w:rsidRPr="4C8B4D60">
        <w:t xml:space="preserve"> Responder con base en la información con la que cuenta el ONSV, con respecto a la comparaci+on de la siniestralidad, en puntos donde hay SAST, y los indicadores anuales reportados por las AT</w:t>
      </w:r>
    </w:p>
  </w:comment>
  <w:comment w:id="95" w:author="Oscar Eduardo Sosa Bernal" w:date="2026-09-15T15:05:00Z" w:initials="OB">
    <w:p w14:paraId="1A5575B4" w14:textId="32A91785" w:rsidR="0051201F" w:rsidRDefault="0051201F">
      <w:r>
        <w:annotationRef/>
      </w:r>
      <w:r>
        <w:fldChar w:fldCharType="begin"/>
      </w:r>
      <w:r>
        <w:instrText xml:space="preserve"> HYPERLINK "mailto:carolina.franky@ansv.gov.co"</w:instrText>
      </w:r>
      <w:bookmarkStart w:id="96" w:name="_@_794BF915D056416CB564C58FD033EF28Z"/>
      <w:r>
        <w:fldChar w:fldCharType="separate"/>
      </w:r>
      <w:bookmarkEnd w:id="96"/>
      <w:r w:rsidRPr="64552A99">
        <w:rPr>
          <w:noProof/>
        </w:rPr>
        <w:t>@Carolina Franky Martinez</w:t>
      </w:r>
      <w:r>
        <w:fldChar w:fldCharType="end"/>
      </w:r>
      <w:r w:rsidRPr="001D93A0">
        <w:t xml:space="preserve"> @direccion.div@ansv.gov.co agradecemos su apoyo con este dato</w:t>
      </w:r>
    </w:p>
  </w:comment>
  <w:comment w:id="97" w:author="Hugo Fernando Bravo Artunduaga" w:date="2026-09-16T19:18:00Z" w:initials="HA">
    <w:p w14:paraId="24D479B5" w14:textId="52B5EE09" w:rsidR="00853FD8" w:rsidRDefault="00853FD8">
      <w:r>
        <w:annotationRef/>
      </w:r>
      <w:r>
        <w:fldChar w:fldCharType="begin"/>
      </w:r>
      <w:r>
        <w:instrText xml:space="preserve"> HYPERLINK "mailto:oscar.sosa@ansv.gov.co"</w:instrText>
      </w:r>
      <w:bookmarkStart w:id="98" w:name="_@_5701F766300F443A9C125C9C62C987FFZ"/>
      <w:r>
        <w:fldChar w:fldCharType="separate"/>
      </w:r>
      <w:bookmarkEnd w:id="98"/>
      <w:r w:rsidRPr="342A279C">
        <w:t>@Oscar Eduardo Sosa Bernal</w:t>
      </w:r>
      <w:r>
        <w:fldChar w:fldCharType="end"/>
      </w:r>
      <w:r w:rsidRPr="5024753A">
        <w:t xml:space="preserve"> Se incluye respuesta referente a los puntos con Autorizaciones de SAST, a nivel nacional, y se carga anexo con Base de datos para que se atienda la segunda parte del requerimiento. En la respuesta se aclara que hay puntos que aún no se encuentran instalados, los cuales aparecen en estado "Autorizada Instalar".</w:t>
      </w:r>
    </w:p>
  </w:comment>
  <w:comment w:id="99" w:author="Jorge Luis Riveros Rodriguez" w:date="2026-09-15T23:00:00Z" w:initials="JR">
    <w:p w14:paraId="097457E1" w14:textId="0F50E481" w:rsidR="00BB38BA" w:rsidRDefault="00BB38BA">
      <w:r>
        <w:annotationRef/>
      </w:r>
      <w:r>
        <w:fldChar w:fldCharType="begin"/>
      </w:r>
      <w:r>
        <w:instrText xml:space="preserve"> HYPERLINK "mailto:david.riano@ansv.gov.co"</w:instrText>
      </w:r>
      <w:bookmarkStart w:id="100" w:name="_@_274765F2A1AF4CE2B33E073547AF1029Z"/>
      <w:r>
        <w:fldChar w:fldCharType="separate"/>
      </w:r>
      <w:bookmarkEnd w:id="100"/>
      <w:r w:rsidRPr="5FB83A9D">
        <w:rPr>
          <w:noProof/>
        </w:rPr>
        <w:t>@David Andres Riano Avila</w:t>
      </w:r>
      <w:r>
        <w:fldChar w:fldCharType="end"/>
      </w:r>
    </w:p>
  </w:comment>
  <w:comment w:id="101" w:author="Jorge Luis Riveros Rodriguez" w:date="2026-09-15T23:00:00Z" w:initials="JR">
    <w:p w14:paraId="60BF30F2" w14:textId="0FD12D67" w:rsidR="00BB38BA" w:rsidRDefault="00BB38BA">
      <w:r>
        <w:annotationRef/>
      </w:r>
      <w:r>
        <w:fldChar w:fldCharType="begin"/>
      </w:r>
      <w:r>
        <w:instrText xml:space="preserve"> HYPERLINK "mailto:david.riano@ansv.gov.co"</w:instrText>
      </w:r>
      <w:bookmarkStart w:id="102" w:name="_@_072C20D7E2F447A0ACB3D52C775229B6Z"/>
      <w:r>
        <w:fldChar w:fldCharType="separate"/>
      </w:r>
      <w:bookmarkEnd w:id="102"/>
      <w:r w:rsidRPr="174DA38E">
        <w:rPr>
          <w:noProof/>
        </w:rPr>
        <w:t>@David Andres Riano Avila</w:t>
      </w:r>
      <w:r>
        <w:fldChar w:fldCharType="end"/>
      </w:r>
    </w:p>
  </w:comment>
  <w:comment w:id="103" w:author="Angie Katherine Bocanegra Rodriguez" w:date="2026-09-15T14:47:00Z" w:initials="AR">
    <w:p w14:paraId="02D8401F" w14:textId="2352D6A2" w:rsidR="0051201F" w:rsidRDefault="0051201F">
      <w:r>
        <w:annotationRef/>
      </w:r>
      <w:r w:rsidRPr="60C2E275">
        <w:t>@Oscar Eduardo Sosa Bernal</w:t>
      </w:r>
      <w:r w:rsidRPr="15F4A18C">
        <w:t xml:space="preserve">; </w:t>
      </w:r>
      <w:r w:rsidRPr="39B89F48">
        <w:t>@Andrea Katherine Rocha Santibañez</w:t>
      </w:r>
      <w:r w:rsidRPr="1768BD1A">
        <w:t xml:space="preserve"> de acuerdo con funciones del ONSV en el marco del Decreto 787 de 2015 esta pregunta debe ser asignada al ONSV. Tener en cuenta acción de Plan de Mejora de Contraloría asociado a la evaluación de impacto del PNSV que está a cargo del ONSV.</w:t>
      </w:r>
    </w:p>
  </w:comment>
  <w:comment w:id="104" w:author="Isabel Cristina Diaz Ortiz" w:date="2026-09-16T22:13:00Z" w:initials="IO">
    <w:p w14:paraId="1D4AF8D9" w14:textId="11615DCA" w:rsidR="00A14FD2" w:rsidRDefault="00A14FD2">
      <w:r>
        <w:annotationRef/>
      </w:r>
      <w:r>
        <w:fldChar w:fldCharType="begin"/>
      </w:r>
      <w:r>
        <w:instrText xml:space="preserve"> HYPERLINK "mailto:eder.lara@ansv.gov.co"</w:instrText>
      </w:r>
      <w:bookmarkStart w:id="106" w:name="_@_F8EFE8CFDD2C48D285EEC172C7F80ACEZ"/>
      <w:r>
        <w:fldChar w:fldCharType="separate"/>
      </w:r>
      <w:bookmarkEnd w:id="106"/>
      <w:r w:rsidRPr="5803DC18">
        <w:rPr>
          <w:noProof/>
        </w:rPr>
        <w:t>@Eder Lara Trujillo</w:t>
      </w:r>
      <w:r>
        <w:fldChar w:fldCharType="end"/>
      </w:r>
      <w:r w:rsidRPr="53951155">
        <w:t xml:space="preserve"> proyectar respuesta</w:t>
      </w:r>
    </w:p>
  </w:comment>
  <w:comment w:id="105" w:author="Eder Lara Trujillo" w:date="2026-09-17T15:17:00Z" w:initials="ET">
    <w:p w14:paraId="2DF2CA5A" w14:textId="78E5A0AA" w:rsidR="00AA0C19" w:rsidRDefault="00AA0C19">
      <w:r>
        <w:annotationRef/>
      </w:r>
      <w:r w:rsidRPr="47A8ABA2">
        <w:t>Contestado</w:t>
      </w:r>
    </w:p>
  </w:comment>
  <w:comment w:id="107" w:author="Andres Inocencio Nino Castillo" w:date="2026-09-15T14:54:00Z" w:initials="AC">
    <w:p w14:paraId="4B7C9FD1" w14:textId="6B75437A" w:rsidR="0051201F" w:rsidRDefault="0051201F">
      <w:r>
        <w:annotationRef/>
      </w:r>
      <w:r w:rsidRPr="5E1361CD">
        <w:t xml:space="preserve">La disponibilidad  para la ciudadanía del cumplimiento de las metas del PNSV esta a cargo del ONSV, según el área de acción de gobernanza acción 1.1.2 del decreto 1430 de 2022. </w:t>
      </w:r>
    </w:p>
    <w:p w14:paraId="7D929839" w14:textId="2BFFDB81" w:rsidR="0051201F" w:rsidRDefault="0051201F"/>
    <w:p w14:paraId="1B29E766" w14:textId="6D56735C" w:rsidR="0051201F" w:rsidRDefault="0051201F">
      <w:r>
        <w:fldChar w:fldCharType="begin"/>
      </w:r>
      <w:r>
        <w:instrText xml:space="preserve"> HYPERLINK "mailto:oscar.sosa@ansv.gov.co"</w:instrText>
      </w:r>
      <w:bookmarkStart w:id="109" w:name="_@_9C1FC034CD784746AF6E707D32CA8CB5Z"/>
      <w:r>
        <w:fldChar w:fldCharType="separate"/>
      </w:r>
      <w:bookmarkEnd w:id="109"/>
      <w:r w:rsidRPr="69DBCF92">
        <w:rPr>
          <w:noProof/>
        </w:rPr>
        <w:t>@Oscar Eduardo Sosa Bernal</w:t>
      </w:r>
      <w:r>
        <w:fldChar w:fldCharType="end"/>
      </w:r>
      <w:r w:rsidRPr="77485722">
        <w:t xml:space="preserve"> </w:t>
      </w:r>
      <w:r>
        <w:fldChar w:fldCharType="begin"/>
      </w:r>
      <w:r>
        <w:instrText xml:space="preserve"> HYPERLINK "mailto:nubia.herrera@ansv.gov.co"</w:instrText>
      </w:r>
      <w:bookmarkStart w:id="110" w:name="_@_328FB5403FD54B54BED4BF0ECB4D2959Z"/>
      <w:r>
        <w:fldChar w:fldCharType="separate"/>
      </w:r>
      <w:bookmarkEnd w:id="110"/>
      <w:r w:rsidRPr="089CFE9F">
        <w:rPr>
          <w:noProof/>
        </w:rPr>
        <w:t>@Nubia Esmeralda Herrera Velosa</w:t>
      </w:r>
      <w:r>
        <w:fldChar w:fldCharType="end"/>
      </w:r>
    </w:p>
  </w:comment>
  <w:comment w:id="108" w:author="Angie Katherine Bocanegra Rodriguez" w:date="2026-09-15T14:54:00Z" w:initials="AR">
    <w:p w14:paraId="72B0CBF6" w14:textId="47A091BD" w:rsidR="0051201F" w:rsidRDefault="0051201F">
      <w:r>
        <w:annotationRef/>
      </w:r>
      <w:r w:rsidRPr="70B4637E">
        <w:t>Desde la OAP se dará respuesta en términos de información de recursos de inversión y proyectos de inversión</w:t>
      </w:r>
    </w:p>
  </w:comment>
  <w:comment w:id="111" w:author="Angie Katherine Bocanegra Rodriguez" w:date="2026-09-17T09:00:00Z" w:initials="AR">
    <w:p w14:paraId="2FDB63AE" w14:textId="61EE8A5D" w:rsidR="00A14FD2" w:rsidRDefault="00A14FD2">
      <w:r>
        <w:annotationRef/>
      </w:r>
      <w:r>
        <w:fldChar w:fldCharType="begin"/>
      </w:r>
      <w:r>
        <w:instrText xml:space="preserve"> HYPERLINK "mailto:oscar.sosa@ansv.gov.co"</w:instrText>
      </w:r>
      <w:bookmarkStart w:id="112" w:name="_@_75470BD08D2A4F82B15D6602B3A79A74Z"/>
      <w:r>
        <w:fldChar w:fldCharType="separate"/>
      </w:r>
      <w:bookmarkEnd w:id="112"/>
      <w:r w:rsidRPr="27E01A03">
        <w:t>@Oscar Eduardo Sosa Bernal</w:t>
      </w:r>
      <w:r>
        <w:fldChar w:fldCharType="end"/>
      </w:r>
      <w:r w:rsidRPr="78FE88F4">
        <w:t>seg sugiere para revisión y complemento del ONSV.</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25B0448" w15:done="1"/>
  <w15:commentEx w15:paraId="1DF9398A" w15:done="0"/>
  <w15:commentEx w15:paraId="0E90E517" w15:paraIdParent="1DF9398A" w15:done="0"/>
  <w15:commentEx w15:paraId="10F4D0C9" w15:done="0"/>
  <w15:commentEx w15:paraId="141A6D6B" w15:paraIdParent="10F4D0C9" w15:done="0"/>
  <w15:commentEx w15:paraId="055CE073" w15:done="0"/>
  <w15:commentEx w15:paraId="1158AD27" w15:paraIdParent="055CE073" w15:done="0"/>
  <w15:commentEx w15:paraId="57006B38" w15:paraIdParent="055CE073" w15:done="0"/>
  <w15:commentEx w15:paraId="0AE53368" w15:done="0"/>
  <w15:commentEx w15:paraId="352D6DCD" w15:paraIdParent="0AE53368" w15:done="0"/>
  <w15:commentEx w15:paraId="2AFBE32A" w15:paraIdParent="0AE53368" w15:done="0"/>
  <w15:commentEx w15:paraId="1962E147" w15:paraIdParent="0AE53368" w15:done="0"/>
  <w15:commentEx w15:paraId="3227714C" w15:done="0"/>
  <w15:commentEx w15:paraId="63E35D0E" w15:paraIdParent="3227714C" w15:done="0"/>
  <w15:commentEx w15:paraId="02269A27" w15:paraIdParent="3227714C" w15:done="0"/>
  <w15:commentEx w15:paraId="0BC9259F" w15:done="0"/>
  <w15:commentEx w15:paraId="0E7467E9" w15:done="0"/>
  <w15:commentEx w15:paraId="7F00BA9A" w15:done="0"/>
  <w15:commentEx w15:paraId="509C1761" w15:paraIdParent="7F00BA9A" w15:done="0"/>
  <w15:commentEx w15:paraId="14711D97" w15:paraIdParent="7F00BA9A" w15:done="0"/>
  <w15:commentEx w15:paraId="7C37D969" w15:paraIdParent="7F00BA9A" w15:done="0"/>
  <w15:commentEx w15:paraId="44F34481" w15:paraIdParent="7F00BA9A" w15:done="0"/>
  <w15:commentEx w15:paraId="103AA59D" w15:done="0"/>
  <w15:commentEx w15:paraId="3B43CA8A" w15:done="0"/>
  <w15:commentEx w15:paraId="0E919F56" w15:paraIdParent="3B43CA8A" w15:done="0"/>
  <w15:commentEx w15:paraId="5430FF9F" w15:done="0"/>
  <w15:commentEx w15:paraId="118F311C" w15:paraIdParent="5430FF9F" w15:done="0"/>
  <w15:commentEx w15:paraId="1BC0F97E" w15:paraIdParent="5430FF9F" w15:done="0"/>
  <w15:commentEx w15:paraId="5FBBBB6E" w15:done="0"/>
  <w15:commentEx w15:paraId="505FCC4F" w15:paraIdParent="5FBBBB6E" w15:done="0"/>
  <w15:commentEx w15:paraId="42AAD10E" w15:done="1"/>
  <w15:commentEx w15:paraId="42EBDA2F" w15:paraIdParent="42AAD10E" w15:done="1"/>
  <w15:commentEx w15:paraId="37193754" w15:paraIdParent="42AAD10E" w15:done="1"/>
  <w15:commentEx w15:paraId="5410744C" w15:done="1"/>
  <w15:commentEx w15:paraId="17973282" w15:done="1"/>
  <w15:commentEx w15:paraId="71AB53ED" w15:paraIdParent="17973282" w15:done="1"/>
  <w15:commentEx w15:paraId="34BDA1B5" w15:paraIdParent="17973282" w15:done="1"/>
  <w15:commentEx w15:paraId="016278F4" w15:done="1"/>
  <w15:commentEx w15:paraId="2AB77C54" w15:done="1"/>
  <w15:commentEx w15:paraId="6B560D2F" w15:done="1"/>
  <w15:commentEx w15:paraId="616BE70E" w15:done="0"/>
  <w15:commentEx w15:paraId="788F7E5A" w15:done="0"/>
  <w15:commentEx w15:paraId="37B8BA77" w15:done="1"/>
  <w15:commentEx w15:paraId="6E14E99F" w15:done="0"/>
  <w15:commentEx w15:paraId="2719965E" w15:paraIdParent="6E14E99F" w15:done="0"/>
  <w15:commentEx w15:paraId="75CEAEAC" w15:paraIdParent="6E14E99F" w15:done="0"/>
  <w15:commentEx w15:paraId="307D4EFC" w15:paraIdParent="6E14E99F" w15:done="0"/>
  <w15:commentEx w15:paraId="2213CC9A" w15:done="1"/>
  <w15:commentEx w15:paraId="6EC066E6" w15:done="0"/>
  <w15:commentEx w15:paraId="1A5575B4" w15:done="0"/>
  <w15:commentEx w15:paraId="24D479B5" w15:done="0"/>
  <w15:commentEx w15:paraId="097457E1" w15:done="1"/>
  <w15:commentEx w15:paraId="60BF30F2" w15:done="0"/>
  <w15:commentEx w15:paraId="02D8401F" w15:done="0"/>
  <w15:commentEx w15:paraId="1D4AF8D9" w15:done="0"/>
  <w15:commentEx w15:paraId="2DF2CA5A" w15:paraIdParent="1D4AF8D9" w15:done="0"/>
  <w15:commentEx w15:paraId="1B29E766" w15:done="0"/>
  <w15:commentEx w15:paraId="72B0CBF6" w15:paraIdParent="1B29E766" w15:done="0"/>
  <w15:commentEx w15:paraId="2FDB63A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A70A1AC" w16cex:dateUtc="2026-09-16T15:48:00Z">
    <w16cex:extLst>
      <w16:ext w16:uri="{CE6994B0-6A32-4C9F-8C6B-6E91EDA988CE}">
        <cr:reactions xmlns:cr="http://schemas.microsoft.com/office/comments/2020/reactions">
          <cr:reaction reactionType="1">
            <cr:reactionInfo dateUtc="2026-09-17T17:12:42Z">
              <cr:user userId="S::angie.bocanegra@ansv.gov.co::384876f6-dccc-41bf-824c-1f2644ae7df0" userProvider="AD" userName="Angie Katherine Bocanegra Rodriguez"/>
            </cr:reactionInfo>
          </cr:reaction>
        </cr:reactions>
      </w16:ext>
    </w16cex:extLst>
  </w16cex:commentExtensible>
  <w16cex:commentExtensible w16cex:durableId="6952B534" w16cex:dateUtc="2026-09-16T20:05:00Z"/>
  <w16cex:commentExtensible w16cex:durableId="79BA9025" w16cex:dateUtc="2026-09-17T05:18:00Z"/>
  <w16cex:commentExtensible w16cex:durableId="64C54FE3" w16cex:dateUtc="2026-09-16T20:05:00Z"/>
  <w16cex:commentExtensible w16cex:durableId="446D87A8" w16cex:dateUtc="2026-09-17T05:18:00Z"/>
  <w16cex:commentExtensible w16cex:durableId="324B9CBF" w16cex:dateUtc="2026-09-16T20:05:00Z"/>
  <w16cex:commentExtensible w16cex:durableId="60DCEA96" w16cex:dateUtc="2026-09-17T05:18:00Z"/>
  <w16cex:commentExtensible w16cex:durableId="452EC3A7" w16cex:dateUtc="2026-09-17T20:21:00Z"/>
  <w16cex:commentExtensible w16cex:durableId="318AF93B" w16cex:dateUtc="2026-09-16T20:00:00Z"/>
  <w16cex:commentExtensible w16cex:durableId="2443D28C" w16cex:dateUtc="2026-09-17T19:11:00Z"/>
  <w16cex:commentExtensible w16cex:durableId="77860BEB" w16cex:dateUtc="2026-09-17T20:26:00Z"/>
  <w16cex:commentExtensible w16cex:durableId="34B0E387" w16cex:dateUtc="2026-09-17T21:58:00Z"/>
  <w16cex:commentExtensible w16cex:durableId="47574892" w16cex:dateUtc="2026-09-16T20:01:00Z"/>
  <w16cex:commentExtensible w16cex:durableId="2851601A" w16cex:dateUtc="2026-09-16T22:58:00Z"/>
  <w16cex:commentExtensible w16cex:durableId="33B27B1D" w16cex:dateUtc="2026-09-17T20:20:00Z"/>
  <w16cex:commentExtensible w16cex:durableId="40DFA0FC" w16cex:dateUtc="2026-09-16T19:59:00Z"/>
  <w16cex:commentExtensible w16cex:durableId="74039BA3" w16cex:dateUtc="2026-09-16T20:02:00Z"/>
  <w16cex:commentExtensible w16cex:durableId="312B93F8" w16cex:dateUtc="2026-09-18T21:46:00Z"/>
  <w16cex:commentExtensible w16cex:durableId="6587FFBF" w16cex:dateUtc="2026-09-18T21:48:00Z"/>
  <w16cex:commentExtensible w16cex:durableId="0AA26F04" w16cex:dateUtc="2026-09-18T22:08:00Z"/>
  <w16cex:commentExtensible w16cex:durableId="2B4873E6" w16cex:dateUtc="2026-09-18T22:15:00Z"/>
  <w16cex:commentExtensible w16cex:durableId="4753F9D5" w16cex:dateUtc="2026-09-18T22:41:00Z"/>
  <w16cex:commentExtensible w16cex:durableId="7790F704" w16cex:dateUtc="2026-09-15T19:44:00Z"/>
  <w16cex:commentExtensible w16cex:durableId="29F1D070" w16cex:dateUtc="2026-09-16T03:58:00Z"/>
  <w16cex:commentExtensible w16cex:durableId="36A0152C" w16cex:dateUtc="2026-09-16T15:50:00Z"/>
  <w16cex:commentExtensible w16cex:durableId="412C21EF" w16cex:dateUtc="2026-09-16T03:58:00Z"/>
  <w16cex:commentExtensible w16cex:durableId="6EEE5231" w16cex:dateUtc="2026-09-17T02:00:00Z"/>
  <w16cex:commentExtensible w16cex:durableId="355D5A8B" w16cex:dateUtc="2026-09-17T14:37:00Z"/>
  <w16cex:commentExtensible w16cex:durableId="0A2EF3DE" w16cex:dateUtc="2026-09-16T03:59:00Z"/>
  <w16cex:commentExtensible w16cex:durableId="1D1FDA3E" w16cex:dateUtc="2026-09-16T15:31:00Z"/>
  <w16cex:commentExtensible w16cex:durableId="709F6CCF" w16cex:dateUtc="2026-09-16T21:49:00Z"/>
  <w16cex:commentExtensible w16cex:durableId="59D626F6" w16cex:dateUtc="2026-09-16T21:58:00Z"/>
  <w16cex:commentExtensible w16cex:durableId="0C2828C7" w16cex:dateUtc="2026-09-17T00:14:00Z">
    <w16cex:extLst>
      <w16:ext w16:uri="{CE6994B0-6A32-4C9F-8C6B-6E91EDA988CE}">
        <cr:reactions xmlns:cr="http://schemas.microsoft.com/office/comments/2020/reactions">
          <cr:reaction reactionType="1">
            <cr:reactionInfo dateUtc="2026-09-17T00:27:00Z">
              <cr:user userId="S::sergio.linares@ansv.gov.co::bc19a66c-f24f-4194-9e13-531dbfb15ec0" userProvider="AD" userName="Sergio Linares Sarmiento"/>
            </cr:reactionInfo>
          </cr:reaction>
        </cr:reactions>
      </w16:ext>
    </w16cex:extLst>
  </w16cex:commentExtensible>
  <w16cex:commentExtensible w16cex:durableId="786673A6" w16cex:dateUtc="2026-09-16T03:59:00Z"/>
  <w16cex:commentExtensible w16cex:durableId="33A74366" w16cex:dateUtc="2026-09-16T22:24:00Z"/>
  <w16cex:commentExtensible w16cex:durableId="59FD0473" w16cex:dateUtc="2026-09-17T16:08:00Z"/>
  <w16cex:commentExtensible w16cex:durableId="3E74ADD7" w16cex:dateUtc="2026-09-17T16:09:00Z"/>
  <w16cex:commentExtensible w16cex:durableId="54F47606" w16cex:dateUtc="2026-09-17T03:15:00Z"/>
  <w16cex:commentExtensible w16cex:durableId="02D747D8" w16cex:dateUtc="2026-09-17T03:15:00Z"/>
  <w16cex:commentExtensible w16cex:durableId="5FFC9D4A" w16cex:dateUtc="2026-09-15T21:07:00Z"/>
  <w16cex:commentExtensible w16cex:durableId="34C21303" w16cex:dateUtc="2026-09-18T03:36:00Z"/>
  <w16cex:commentExtensible w16cex:durableId="4BE0ED44" w16cex:dateUtc="2026-09-18T03:37:00Z"/>
  <w16cex:commentExtensible w16cex:durableId="166FA10A" w16cex:dateUtc="2026-09-15T21:05:00Z"/>
  <w16cex:commentExtensible w16cex:durableId="0ADE4B38" w16cex:dateUtc="2026-09-17T03:10:00Z">
    <w16cex:extLst>
      <w16:ext w16:uri="{CE6994B0-6A32-4C9F-8C6B-6E91EDA988CE}">
        <cr:reactions xmlns:cr="http://schemas.microsoft.com/office/comments/2020/reactions">
          <cr:reaction reactionType="1">
            <cr:reactionInfo dateUtc="2026-09-17T20:16:35Z">
              <cr:user userId="S::eder.lara@ansv.gov.co::c4069e23-d8b9-440a-8be3-be638fa0600d" userProvider="AD" userName="Eder Lara Trujillo"/>
            </cr:reactionInfo>
          </cr:reaction>
        </cr:reactions>
      </w16:ext>
    </w16cex:extLst>
  </w16cex:commentExtensible>
  <w16cex:commentExtensible w16cex:durableId="51F1027C" w16cex:dateUtc="2026-09-17T20:16:00Z"/>
  <w16cex:commentExtensible w16cex:durableId="6697AC0D" w16cex:dateUtc="2026-09-18T13:20:00Z"/>
  <w16cex:commentExtensible w16cex:durableId="675DF2A7" w16cex:dateUtc="2026-09-18T14:04:00Z"/>
  <w16cex:commentExtensible w16cex:durableId="1E94196E" w16cex:dateUtc="2026-09-16T20:05:00Z"/>
  <w16cex:commentExtensible w16cex:durableId="5935C3CD" w16cex:dateUtc="2026-09-15T21:32:00Z"/>
  <w16cex:commentExtensible w16cex:durableId="4817271A" w16cex:dateUtc="2026-09-15T20:05:00Z"/>
  <w16cex:commentExtensible w16cex:durableId="02368DD1" w16cex:dateUtc="2026-09-17T00:18:00Z"/>
  <w16cex:commentExtensible w16cex:durableId="2AB0FDEE" w16cex:dateUtc="2026-09-16T04:00:00Z"/>
  <w16cex:commentExtensible w16cex:durableId="0103917A" w16cex:dateUtc="2026-09-16T04:00:00Z"/>
  <w16cex:commentExtensible w16cex:durableId="3EC08F61" w16cex:dateUtc="2026-09-15T19:47:00Z"/>
  <w16cex:commentExtensible w16cex:durableId="504A7561" w16cex:dateUtc="2026-09-17T03:13:00Z"/>
  <w16cex:commentExtensible w16cex:durableId="1585D4AD" w16cex:dateUtc="2026-09-17T20:17:00Z"/>
  <w16cex:commentExtensible w16cex:durableId="57BC5D11" w16cex:dateUtc="2026-09-15T19:54:00Z"/>
  <w16cex:commentExtensible w16cex:durableId="1FFFF7A6" w16cex:dateUtc="2026-09-15T19:54:00Z"/>
  <w16cex:commentExtensible w16cex:durableId="73EE9E9C" w16cex:dateUtc="2026-09-17T14:0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25B0448" w16cid:durableId="0A70A1AC"/>
  <w16cid:commentId w16cid:paraId="1DF9398A" w16cid:durableId="6952B534"/>
  <w16cid:commentId w16cid:paraId="0E90E517" w16cid:durableId="79BA9025"/>
  <w16cid:commentId w16cid:paraId="10F4D0C9" w16cid:durableId="64C54FE3"/>
  <w16cid:commentId w16cid:paraId="141A6D6B" w16cid:durableId="446D87A8"/>
  <w16cid:commentId w16cid:paraId="055CE073" w16cid:durableId="324B9CBF"/>
  <w16cid:commentId w16cid:paraId="1158AD27" w16cid:durableId="60DCEA96"/>
  <w16cid:commentId w16cid:paraId="57006B38" w16cid:durableId="452EC3A7"/>
  <w16cid:commentId w16cid:paraId="0AE53368" w16cid:durableId="318AF93B"/>
  <w16cid:commentId w16cid:paraId="352D6DCD" w16cid:durableId="2443D28C"/>
  <w16cid:commentId w16cid:paraId="2AFBE32A" w16cid:durableId="77860BEB"/>
  <w16cid:commentId w16cid:paraId="1962E147" w16cid:durableId="34B0E387"/>
  <w16cid:commentId w16cid:paraId="3227714C" w16cid:durableId="47574892"/>
  <w16cid:commentId w16cid:paraId="63E35D0E" w16cid:durableId="2851601A"/>
  <w16cid:commentId w16cid:paraId="02269A27" w16cid:durableId="33B27B1D"/>
  <w16cid:commentId w16cid:paraId="0BC9259F" w16cid:durableId="40DFA0FC"/>
  <w16cid:commentId w16cid:paraId="0E7467E9" w16cid:durableId="74039BA3"/>
  <w16cid:commentId w16cid:paraId="7F00BA9A" w16cid:durableId="312B93F8"/>
  <w16cid:commentId w16cid:paraId="509C1761" w16cid:durableId="6587FFBF"/>
  <w16cid:commentId w16cid:paraId="14711D97" w16cid:durableId="0AA26F04"/>
  <w16cid:commentId w16cid:paraId="7C37D969" w16cid:durableId="2B4873E6"/>
  <w16cid:commentId w16cid:paraId="44F34481" w16cid:durableId="4753F9D5"/>
  <w16cid:commentId w16cid:paraId="103AA59D" w16cid:durableId="7790F704"/>
  <w16cid:commentId w16cid:paraId="3B43CA8A" w16cid:durableId="29F1D070"/>
  <w16cid:commentId w16cid:paraId="0E919F56" w16cid:durableId="36A0152C"/>
  <w16cid:commentId w16cid:paraId="5430FF9F" w16cid:durableId="412C21EF"/>
  <w16cid:commentId w16cid:paraId="118F311C" w16cid:durableId="6EEE5231"/>
  <w16cid:commentId w16cid:paraId="1BC0F97E" w16cid:durableId="355D5A8B"/>
  <w16cid:commentId w16cid:paraId="5FBBBB6E" w16cid:durableId="0A2EF3DE"/>
  <w16cid:commentId w16cid:paraId="505FCC4F" w16cid:durableId="1D1FDA3E"/>
  <w16cid:commentId w16cid:paraId="42AAD10E" w16cid:durableId="709F6CCF"/>
  <w16cid:commentId w16cid:paraId="42EBDA2F" w16cid:durableId="59D626F6"/>
  <w16cid:commentId w16cid:paraId="37193754" w16cid:durableId="0C2828C7"/>
  <w16cid:commentId w16cid:paraId="5410744C" w16cid:durableId="786673A6"/>
  <w16cid:commentId w16cid:paraId="17973282" w16cid:durableId="33A74366"/>
  <w16cid:commentId w16cid:paraId="71AB53ED" w16cid:durableId="59FD0473"/>
  <w16cid:commentId w16cid:paraId="34BDA1B5" w16cid:durableId="3E74ADD7"/>
  <w16cid:commentId w16cid:paraId="016278F4" w16cid:durableId="54F47606"/>
  <w16cid:commentId w16cid:paraId="2AB77C54" w16cid:durableId="02D747D8"/>
  <w16cid:commentId w16cid:paraId="6B560D2F" w16cid:durableId="5FFC9D4A"/>
  <w16cid:commentId w16cid:paraId="616BE70E" w16cid:durableId="34C21303"/>
  <w16cid:commentId w16cid:paraId="788F7E5A" w16cid:durableId="4BE0ED44"/>
  <w16cid:commentId w16cid:paraId="37B8BA77" w16cid:durableId="166FA10A"/>
  <w16cid:commentId w16cid:paraId="6E14E99F" w16cid:durableId="0ADE4B38"/>
  <w16cid:commentId w16cid:paraId="2719965E" w16cid:durableId="51F1027C"/>
  <w16cid:commentId w16cid:paraId="75CEAEAC" w16cid:durableId="6697AC0D"/>
  <w16cid:commentId w16cid:paraId="307D4EFC" w16cid:durableId="675DF2A7"/>
  <w16cid:commentId w16cid:paraId="2213CC9A" w16cid:durableId="1E94196E"/>
  <w16cid:commentId w16cid:paraId="6EC066E6" w16cid:durableId="5935C3CD"/>
  <w16cid:commentId w16cid:paraId="1A5575B4" w16cid:durableId="4817271A"/>
  <w16cid:commentId w16cid:paraId="24D479B5" w16cid:durableId="02368DD1"/>
  <w16cid:commentId w16cid:paraId="097457E1" w16cid:durableId="2AB0FDEE"/>
  <w16cid:commentId w16cid:paraId="60BF30F2" w16cid:durableId="0103917A"/>
  <w16cid:commentId w16cid:paraId="02D8401F" w16cid:durableId="3EC08F61"/>
  <w16cid:commentId w16cid:paraId="1D4AF8D9" w16cid:durableId="504A7561"/>
  <w16cid:commentId w16cid:paraId="2DF2CA5A" w16cid:durableId="1585D4AD"/>
  <w16cid:commentId w16cid:paraId="1B29E766" w16cid:durableId="57BC5D11"/>
  <w16cid:commentId w16cid:paraId="72B0CBF6" w16cid:durableId="1FFFF7A6"/>
  <w16cid:commentId w16cid:paraId="2FDB63AE" w16cid:durableId="73EE9E9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498FAE" w14:textId="77777777" w:rsidR="00143687" w:rsidRDefault="00143687" w:rsidP="001B5AF3">
      <w:pPr>
        <w:spacing w:after="0" w:line="240" w:lineRule="auto"/>
      </w:pPr>
      <w:r>
        <w:separator/>
      </w:r>
    </w:p>
  </w:endnote>
  <w:endnote w:type="continuationSeparator" w:id="0">
    <w:p w14:paraId="36AD0750" w14:textId="77777777" w:rsidR="00143687" w:rsidRDefault="00143687" w:rsidP="001B5A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quot;Arial&quot;,sans-serif">
    <w:altName w:val="Cambria"/>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Verdana">
    <w:panose1 w:val="020B0604030504040204"/>
    <w:charset w:val="00"/>
    <w:family w:val="swiss"/>
    <w:pitch w:val="variable"/>
    <w:sig w:usb0="A00006FF" w:usb1="4000205B" w:usb2="00000010" w:usb3="00000000" w:csb0="0000019F" w:csb1="00000000"/>
  </w:font>
  <w:font w:name="Code3of9">
    <w:altName w:val="Calibri"/>
    <w:charset w:val="00"/>
    <w:family w:val="auto"/>
    <w:pitch w:val="variable"/>
    <w:sig w:usb0="00000003" w:usb1="00000000" w:usb2="00000000" w:usb3="00000000" w:csb0="00000001" w:csb1="00000000"/>
  </w:font>
  <w:font w:name="Aptos Narrow">
    <w:altName w:val="Calibri"/>
    <w:charset w:val="00"/>
    <w:family w:val="swiss"/>
    <w:pitch w:val="variable"/>
    <w:sig w:usb0="20000287" w:usb1="00000003" w:usb2="00000000" w:usb3="00000000" w:csb0="0000019F" w:csb1="00000000"/>
  </w:font>
  <w:font w:name="Helvetica">
    <w:panose1 w:val="020B0604020202020204"/>
    <w:charset w:val="00"/>
    <w:family w:val="swiss"/>
    <w:pitch w:val="variable"/>
    <w:sig w:usb0="00000003" w:usb1="00000000" w:usb2="00000000" w:usb3="00000000" w:csb0="00000001" w:csb1="00000000"/>
  </w:font>
  <w:font w:name="Yu Mincho">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MT">
    <w:altName w:val="Arial"/>
    <w:charset w:val="01"/>
    <w:family w:val="swiss"/>
    <w:pitch w:val="variable"/>
  </w:font>
  <w:font w:name="Poppins">
    <w:charset w:val="00"/>
    <w:family w:val="auto"/>
    <w:pitch w:val="variable"/>
    <w:sig w:usb0="00008007" w:usb1="00000000"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8E38F8" w14:textId="077D631F" w:rsidR="00A472D1" w:rsidRDefault="00A472D1">
    <w:r>
      <w:rPr>
        <w:noProof/>
        <w14:ligatures w14:val="none"/>
      </w:rPr>
      <mc:AlternateContent>
        <mc:Choice Requires="wps">
          <w:drawing>
            <wp:anchor distT="0" distB="0" distL="0" distR="0" simplePos="0" relativeHeight="251658244" behindDoc="0" locked="0" layoutInCell="1" allowOverlap="1" wp14:anchorId="7050543B" wp14:editId="0457A981">
              <wp:simplePos x="635" y="635"/>
              <wp:positionH relativeFrom="page">
                <wp:align>left</wp:align>
              </wp:positionH>
              <wp:positionV relativeFrom="page">
                <wp:align>bottom</wp:align>
              </wp:positionV>
              <wp:extent cx="1353820" cy="357505"/>
              <wp:effectExtent l="0" t="0" r="17780" b="0"/>
              <wp:wrapNone/>
              <wp:docPr id="1894497180" name="Cuadro de texto 4" descr="Información Pública">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353820" cy="357505"/>
                      </a:xfrm>
                      <a:prstGeom prst="rect">
                        <a:avLst/>
                      </a:prstGeom>
                      <a:noFill/>
                      <a:ln>
                        <a:noFill/>
                      </a:ln>
                    </wps:spPr>
                    <wps:txbx>
                      <w:txbxContent>
                        <w:p w14:paraId="574582DB" w14:textId="20B9FE33" w:rsidR="00A472D1" w:rsidRPr="00A472D1" w:rsidRDefault="00A472D1" w:rsidP="00A472D1">
                          <w:pPr>
                            <w:spacing w:after="0"/>
                            <w:rPr>
                              <w:rFonts w:ascii="Aptos" w:eastAsia="Aptos" w:hAnsi="Aptos" w:cs="Aptos"/>
                              <w:noProof/>
                              <w:color w:val="000000"/>
                              <w:sz w:val="20"/>
                              <w:szCs w:val="20"/>
                            </w:rPr>
                          </w:pPr>
                          <w:r w:rsidRPr="00A472D1">
                            <w:rPr>
                              <w:rFonts w:ascii="Aptos" w:eastAsia="Aptos" w:hAnsi="Aptos" w:cs="Aptos"/>
                              <w:noProof/>
                              <w:color w:val="000000"/>
                              <w:sz w:val="20"/>
                              <w:szCs w:val="20"/>
                            </w:rPr>
                            <w:t>Información Pública</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050543B" id="_x0000_t202" coordsize="21600,21600" o:spt="202" path="m,l,21600r21600,l21600,xe">
              <v:stroke joinstyle="miter"/>
              <v:path gradientshapeok="t" o:connecttype="rect"/>
            </v:shapetype>
            <v:shape id="Cuadro de texto 4" o:spid="_x0000_s1026" type="#_x0000_t202" alt="Información Pública" style="position:absolute;margin-left:0;margin-top:0;width:106.6pt;height:28.15pt;z-index:25165824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" filled="f" stroked="f">
              <v:textbox style="mso-fit-shape-to-text:t" inset="20pt,0,0,15pt">
                <w:txbxContent>
                  <w:p w14:paraId="574582DB" w14:textId="20B9FE33" w:rsidR="00A472D1" w:rsidRPr="00A472D1" w:rsidRDefault="00A472D1" w:rsidP="00A472D1">
                    <w:pPr>
                      <w:spacing w:after="0"/>
                      <w:rPr>
                        <w:rFonts w:ascii="Aptos" w:eastAsia="Aptos" w:hAnsi="Aptos" w:cs="Aptos"/>
                        <w:noProof/>
                        <w:color w:val="000000"/>
                        <w:sz w:val="20"/>
                        <w:szCs w:val="20"/>
                      </w:rPr>
                    </w:pPr>
                    <w:r w:rsidRPr="00A472D1">
                      <w:rPr>
                        <w:rFonts w:ascii="Aptos" w:eastAsia="Aptos" w:hAnsi="Aptos" w:cs="Aptos"/>
                        <w:noProof/>
                        <w:color w:val="000000"/>
                        <w:sz w:val="20"/>
                        <w:szCs w:val="20"/>
                      </w:rPr>
                      <w:t>Información Pública</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55926" w14:textId="781C37FD" w:rsidR="00D60711" w:rsidRPr="00AB2AA8" w:rsidRDefault="00404AA2" w:rsidP="00D60711">
    <w:pPr>
      <w:jc w:val="right"/>
      <w:rPr>
        <w:rFonts w:ascii="Verdana" w:hAnsi="Verdana"/>
      </w:rPr>
    </w:pPr>
    <w:r w:rsidRPr="00AB2AA8">
      <w:rPr>
        <w:rFonts w:ascii="Verdana" w:hAnsi="Verdana"/>
        <w:noProof/>
        <w:lang w:val="es-ES"/>
      </w:rPr>
      <mc:AlternateContent>
        <mc:Choice Requires="wps">
          <w:drawing>
            <wp:anchor distT="45720" distB="45720" distL="114300" distR="114300" simplePos="0" relativeHeight="251658241" behindDoc="0" locked="0" layoutInCell="1" allowOverlap="1" wp14:anchorId="48AC52F5" wp14:editId="5622D853">
              <wp:simplePos x="0" y="0"/>
              <wp:positionH relativeFrom="column">
                <wp:posOffset>-98425</wp:posOffset>
              </wp:positionH>
              <wp:positionV relativeFrom="paragraph">
                <wp:posOffset>-46355</wp:posOffset>
              </wp:positionV>
              <wp:extent cx="4787900" cy="648335"/>
              <wp:effectExtent l="0" t="0" r="0" b="0"/>
              <wp:wrapNone/>
              <wp:docPr id="152741747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87900" cy="648335"/>
                      </a:xfrm>
                      <a:prstGeom prst="rect">
                        <a:avLst/>
                      </a:prstGeom>
                      <a:solidFill>
                        <a:srgbClr val="FFFFFF"/>
                      </a:solidFill>
                      <a:ln w="9525">
                        <a:noFill/>
                        <a:miter lim="800000"/>
                        <a:headEnd/>
                        <a:tailEnd/>
                      </a:ln>
                    </wps:spPr>
                    <wps:txbx>
                      <w:txbxContent>
                        <w:p w14:paraId="645844B3" w14:textId="77777777" w:rsidR="00947A79" w:rsidRPr="00AB2AA8" w:rsidRDefault="00947A79" w:rsidP="00947A79">
                          <w:pPr>
                            <w:spacing w:after="0" w:line="240" w:lineRule="auto"/>
                            <w:rPr>
                              <w:rFonts w:ascii="Verdana" w:hAnsi="Verdana"/>
                              <w:b/>
                              <w:bCs/>
                              <w:sz w:val="18"/>
                              <w:szCs w:val="18"/>
                            </w:rPr>
                          </w:pPr>
                          <w:r w:rsidRPr="00AB2AA8">
                            <w:rPr>
                              <w:rFonts w:ascii="Verdana" w:hAnsi="Verdana"/>
                              <w:b/>
                              <w:bCs/>
                              <w:sz w:val="18"/>
                              <w:szCs w:val="18"/>
                            </w:rPr>
                            <w:t>Agencia Nacional de Seguridad Vial</w:t>
                          </w:r>
                        </w:p>
                        <w:p w14:paraId="29507AA5" w14:textId="77777777" w:rsidR="00947A79" w:rsidRPr="00AB2AA8" w:rsidRDefault="00947A79" w:rsidP="00947A79">
                          <w:pPr>
                            <w:spacing w:after="0" w:line="240" w:lineRule="auto"/>
                            <w:rPr>
                              <w:rFonts w:ascii="Verdana" w:hAnsi="Verdana"/>
                              <w:sz w:val="18"/>
                              <w:szCs w:val="18"/>
                            </w:rPr>
                          </w:pPr>
                          <w:r w:rsidRPr="00AB2AA8">
                            <w:rPr>
                              <w:rFonts w:ascii="Verdana" w:hAnsi="Verdana"/>
                              <w:sz w:val="18"/>
                              <w:szCs w:val="18"/>
                            </w:rPr>
                            <w:t>Dirección: Av</w:t>
                          </w:r>
                          <w:r>
                            <w:rPr>
                              <w:rFonts w:ascii="Verdana" w:hAnsi="Verdana"/>
                              <w:sz w:val="18"/>
                              <w:szCs w:val="18"/>
                            </w:rPr>
                            <w:t>.</w:t>
                          </w:r>
                          <w:r w:rsidRPr="00AB2AA8">
                            <w:rPr>
                              <w:rFonts w:ascii="Verdana" w:hAnsi="Verdana"/>
                              <w:sz w:val="18"/>
                              <w:szCs w:val="18"/>
                            </w:rPr>
                            <w:t xml:space="preserve"> La Esperanza</w:t>
                          </w:r>
                          <w:r w:rsidR="005278DB">
                            <w:rPr>
                              <w:rFonts w:ascii="Verdana" w:hAnsi="Verdana"/>
                              <w:sz w:val="18"/>
                              <w:szCs w:val="18"/>
                            </w:rPr>
                            <w:t xml:space="preserve"> - </w:t>
                          </w:r>
                          <w:r w:rsidRPr="00AB2AA8">
                            <w:rPr>
                              <w:rFonts w:ascii="Verdana" w:hAnsi="Verdana"/>
                              <w:sz w:val="18"/>
                              <w:szCs w:val="18"/>
                            </w:rPr>
                            <w:t>Calle 24 N</w:t>
                          </w:r>
                          <w:r>
                            <w:rPr>
                              <w:rFonts w:ascii="Verdana" w:hAnsi="Verdana"/>
                              <w:sz w:val="18"/>
                              <w:szCs w:val="18"/>
                            </w:rPr>
                            <w:t xml:space="preserve">° </w:t>
                          </w:r>
                          <w:r w:rsidRPr="00AB2AA8">
                            <w:rPr>
                              <w:rFonts w:ascii="Verdana" w:hAnsi="Verdana"/>
                              <w:sz w:val="18"/>
                              <w:szCs w:val="18"/>
                            </w:rPr>
                            <w:t>60</w:t>
                          </w:r>
                          <w:r w:rsidR="005278DB">
                            <w:rPr>
                              <w:rFonts w:ascii="Verdana" w:hAnsi="Verdana"/>
                              <w:sz w:val="18"/>
                              <w:szCs w:val="18"/>
                            </w:rPr>
                            <w:t>-</w:t>
                          </w:r>
                          <w:r w:rsidRPr="00AB2AA8">
                            <w:rPr>
                              <w:rFonts w:ascii="Verdana" w:hAnsi="Verdana"/>
                              <w:sz w:val="18"/>
                              <w:szCs w:val="18"/>
                            </w:rPr>
                            <w:t>50</w:t>
                          </w:r>
                          <w:r w:rsidR="005278DB">
                            <w:rPr>
                              <w:rFonts w:ascii="Verdana" w:hAnsi="Verdana"/>
                              <w:sz w:val="18"/>
                              <w:szCs w:val="18"/>
                            </w:rPr>
                            <w:t>, Bogotá</w:t>
                          </w:r>
                          <w:r>
                            <w:rPr>
                              <w:rFonts w:ascii="Verdana" w:hAnsi="Verdana"/>
                              <w:sz w:val="18"/>
                              <w:szCs w:val="18"/>
                            </w:rPr>
                            <w:t xml:space="preserve"> </w:t>
                          </w:r>
                        </w:p>
                        <w:p w14:paraId="0F7DC9D6" w14:textId="77777777" w:rsidR="00947A79" w:rsidRPr="00AB2AA8" w:rsidRDefault="00947A79" w:rsidP="00947A79">
                          <w:pPr>
                            <w:spacing w:after="0" w:line="240" w:lineRule="auto"/>
                            <w:rPr>
                              <w:rFonts w:ascii="Verdana" w:hAnsi="Verdana"/>
                              <w:sz w:val="18"/>
                              <w:szCs w:val="18"/>
                            </w:rPr>
                          </w:pPr>
                          <w:r w:rsidRPr="00AB2AA8">
                            <w:rPr>
                              <w:rFonts w:ascii="Verdana" w:hAnsi="Verdana"/>
                              <w:sz w:val="18"/>
                              <w:szCs w:val="18"/>
                            </w:rPr>
                            <w:t>Complejo Empresarial Gran Estación 2, piso 9</w:t>
                          </w:r>
                        </w:p>
                        <w:p w14:paraId="67B4CB91" w14:textId="77777777" w:rsidR="00947A79" w:rsidRPr="00AB2AA8" w:rsidRDefault="00947A79" w:rsidP="00947A79">
                          <w:pPr>
                            <w:spacing w:after="0" w:line="240" w:lineRule="auto"/>
                            <w:rPr>
                              <w:rFonts w:ascii="Verdana" w:hAnsi="Verdana"/>
                              <w:sz w:val="18"/>
                              <w:szCs w:val="18"/>
                            </w:rPr>
                          </w:pPr>
                          <w:r w:rsidRPr="00AB2AA8">
                            <w:rPr>
                              <w:rFonts w:ascii="Verdana" w:hAnsi="Verdana"/>
                              <w:sz w:val="18"/>
                              <w:szCs w:val="18"/>
                            </w:rPr>
                            <w:t>Conmutador: (+57) 601 739 9080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clsh="http://schemas.microsoft.com/office/drawing/2020/classificationShape" xmlns:a="http://schemas.openxmlformats.org/drawingml/2006/main">
          <w:pict>
            <v:shapetype id="_x0000_t202" coordsize="21600,21600" o:spt="202" path="m,l,21600r21600,l21600,xe" w14:anchorId="48AC52F5">
              <v:stroke joinstyle="miter"/>
              <v:path gradientshapeok="t" o:connecttype="rect"/>
            </v:shapetype>
            <v:shape id="Cuadro de texto 2" style="position:absolute;left:0;text-align:left;margin-left:-7.75pt;margin-top:-3.65pt;width:377pt;height:51.05pt;z-index:251658241;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spid="_x0000_s1027"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">
              <v:textbox>
                <w:txbxContent>
                  <w:p w:rsidRPr="00AB2AA8" w:rsidR="00947A79" w:rsidP="00947A79" w:rsidRDefault="00947A79" w14:paraId="645844B3" w14:textId="77777777">
                    <w:pPr>
                      <w:spacing w:after="0" w:line="240" w:lineRule="auto"/>
                      <w:rPr>
                        <w:rFonts w:ascii="Verdana" w:hAnsi="Verdana"/>
                        <w:b/>
                        <w:bCs/>
                        <w:sz w:val="18"/>
                        <w:szCs w:val="18"/>
                      </w:rPr>
                    </w:pPr>
                    <w:r w:rsidRPr="00AB2AA8">
                      <w:rPr>
                        <w:rFonts w:ascii="Verdana" w:hAnsi="Verdana"/>
                        <w:b/>
                        <w:bCs/>
                        <w:sz w:val="18"/>
                        <w:szCs w:val="18"/>
                      </w:rPr>
                      <w:t>Agencia Nacional de Seguridad Vial</w:t>
                    </w:r>
                  </w:p>
                  <w:p w:rsidRPr="00AB2AA8" w:rsidR="00947A79" w:rsidP="00947A79" w:rsidRDefault="00947A79" w14:paraId="29507AA5" w14:textId="77777777">
                    <w:pPr>
                      <w:spacing w:after="0" w:line="240" w:lineRule="auto"/>
                      <w:rPr>
                        <w:rFonts w:ascii="Verdana" w:hAnsi="Verdana"/>
                        <w:sz w:val="18"/>
                        <w:szCs w:val="18"/>
                      </w:rPr>
                    </w:pPr>
                    <w:r w:rsidRPr="00AB2AA8">
                      <w:rPr>
                        <w:rFonts w:ascii="Verdana" w:hAnsi="Verdana"/>
                        <w:sz w:val="18"/>
                        <w:szCs w:val="18"/>
                      </w:rPr>
                      <w:t>Dirección: Av</w:t>
                    </w:r>
                    <w:r>
                      <w:rPr>
                        <w:rFonts w:ascii="Verdana" w:hAnsi="Verdana"/>
                        <w:sz w:val="18"/>
                        <w:szCs w:val="18"/>
                      </w:rPr>
                      <w:t>.</w:t>
                    </w:r>
                    <w:r w:rsidRPr="00AB2AA8">
                      <w:rPr>
                        <w:rFonts w:ascii="Verdana" w:hAnsi="Verdana"/>
                        <w:sz w:val="18"/>
                        <w:szCs w:val="18"/>
                      </w:rPr>
                      <w:t xml:space="preserve"> La Esperanza</w:t>
                    </w:r>
                    <w:r w:rsidR="005278DB">
                      <w:rPr>
                        <w:rFonts w:ascii="Verdana" w:hAnsi="Verdana"/>
                        <w:sz w:val="18"/>
                        <w:szCs w:val="18"/>
                      </w:rPr>
                      <w:t xml:space="preserve"> - </w:t>
                    </w:r>
                    <w:r w:rsidRPr="00AB2AA8">
                      <w:rPr>
                        <w:rFonts w:ascii="Verdana" w:hAnsi="Verdana"/>
                        <w:sz w:val="18"/>
                        <w:szCs w:val="18"/>
                      </w:rPr>
                      <w:t>Calle 24 N</w:t>
                    </w:r>
                    <w:r>
                      <w:rPr>
                        <w:rFonts w:ascii="Verdana" w:hAnsi="Verdana"/>
                        <w:sz w:val="18"/>
                        <w:szCs w:val="18"/>
                      </w:rPr>
                      <w:t xml:space="preserve">° </w:t>
                    </w:r>
                    <w:r w:rsidRPr="00AB2AA8">
                      <w:rPr>
                        <w:rFonts w:ascii="Verdana" w:hAnsi="Verdana"/>
                        <w:sz w:val="18"/>
                        <w:szCs w:val="18"/>
                      </w:rPr>
                      <w:t>60</w:t>
                    </w:r>
                    <w:r w:rsidR="005278DB">
                      <w:rPr>
                        <w:rFonts w:ascii="Verdana" w:hAnsi="Verdana"/>
                        <w:sz w:val="18"/>
                        <w:szCs w:val="18"/>
                      </w:rPr>
                      <w:t>-</w:t>
                    </w:r>
                    <w:r w:rsidRPr="00AB2AA8">
                      <w:rPr>
                        <w:rFonts w:ascii="Verdana" w:hAnsi="Verdana"/>
                        <w:sz w:val="18"/>
                        <w:szCs w:val="18"/>
                      </w:rPr>
                      <w:t>50</w:t>
                    </w:r>
                    <w:r w:rsidR="005278DB">
                      <w:rPr>
                        <w:rFonts w:ascii="Verdana" w:hAnsi="Verdana"/>
                        <w:sz w:val="18"/>
                        <w:szCs w:val="18"/>
                      </w:rPr>
                      <w:t>, Bogotá</w:t>
                    </w:r>
                    <w:r>
                      <w:rPr>
                        <w:rFonts w:ascii="Verdana" w:hAnsi="Verdana"/>
                        <w:sz w:val="18"/>
                        <w:szCs w:val="18"/>
                      </w:rPr>
                      <w:t xml:space="preserve"> </w:t>
                    </w:r>
                  </w:p>
                  <w:p w:rsidRPr="00AB2AA8" w:rsidR="00947A79" w:rsidP="00947A79" w:rsidRDefault="00947A79" w14:paraId="0F7DC9D6" w14:textId="77777777">
                    <w:pPr>
                      <w:spacing w:after="0" w:line="240" w:lineRule="auto"/>
                      <w:rPr>
                        <w:rFonts w:ascii="Verdana" w:hAnsi="Verdana"/>
                        <w:sz w:val="18"/>
                        <w:szCs w:val="18"/>
                      </w:rPr>
                    </w:pPr>
                    <w:r w:rsidRPr="00AB2AA8">
                      <w:rPr>
                        <w:rFonts w:ascii="Verdana" w:hAnsi="Verdana"/>
                        <w:sz w:val="18"/>
                        <w:szCs w:val="18"/>
                      </w:rPr>
                      <w:t>Complejo Empresarial Gran Estación 2, piso 9</w:t>
                    </w:r>
                  </w:p>
                  <w:p w:rsidRPr="00AB2AA8" w:rsidR="00947A79" w:rsidP="00947A79" w:rsidRDefault="00947A79" w14:paraId="67B4CB91" w14:textId="77777777">
                    <w:pPr>
                      <w:spacing w:after="0" w:line="240" w:lineRule="auto"/>
                      <w:rPr>
                        <w:rFonts w:ascii="Verdana" w:hAnsi="Verdana"/>
                        <w:sz w:val="18"/>
                        <w:szCs w:val="18"/>
                      </w:rPr>
                    </w:pPr>
                    <w:r w:rsidRPr="00AB2AA8">
                      <w:rPr>
                        <w:rFonts w:ascii="Verdana" w:hAnsi="Verdana"/>
                        <w:sz w:val="18"/>
                        <w:szCs w:val="18"/>
                      </w:rPr>
                      <w:t>Conmutador: (+57) 601 739 9080</w:t>
                    </w:r>
                  </w:p>
                </w:txbxContent>
              </v:textbox>
            </v:shape>
          </w:pict>
        </mc:Fallback>
      </mc:AlternateContent>
    </w:r>
    <w:r w:rsidR="00A472D1">
      <w:rPr>
        <w:rFonts w:ascii="Verdana" w:hAnsi="Verdana"/>
        <w:noProof/>
        <w:lang w:val="es-ES"/>
        <w14:ligatures w14:val="none"/>
      </w:rPr>
      <mc:AlternateContent>
        <mc:Choice Requires="wps">
          <w:drawing>
            <wp:anchor distT="0" distB="0" distL="0" distR="0" simplePos="0" relativeHeight="251658245" behindDoc="0" locked="0" layoutInCell="1" allowOverlap="1" wp14:anchorId="7CCCCFAF" wp14:editId="7384754C">
              <wp:simplePos x="1082040" y="11094720"/>
              <wp:positionH relativeFrom="page">
                <wp:align>left</wp:align>
              </wp:positionH>
              <wp:positionV relativeFrom="page">
                <wp:align>bottom</wp:align>
              </wp:positionV>
              <wp:extent cx="1353820" cy="357505"/>
              <wp:effectExtent l="0" t="0" r="17780" b="0"/>
              <wp:wrapNone/>
              <wp:docPr id="1921102571" name="Cuadro de texto 5" descr="Información Pública">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353820" cy="357505"/>
                      </a:xfrm>
                      <a:prstGeom prst="rect">
                        <a:avLst/>
                      </a:prstGeom>
                      <a:noFill/>
                      <a:ln>
                        <a:noFill/>
                      </a:ln>
                    </wps:spPr>
                    <wps:txbx>
                      <w:txbxContent>
                        <w:p w14:paraId="6F030EB5" w14:textId="63582D56" w:rsidR="00A472D1" w:rsidRPr="00A472D1" w:rsidRDefault="00A472D1" w:rsidP="00A472D1">
                          <w:pPr>
                            <w:spacing w:after="0"/>
                            <w:rPr>
                              <w:rFonts w:ascii="Aptos" w:eastAsia="Aptos" w:hAnsi="Aptos" w:cs="Aptos"/>
                              <w:noProof/>
                              <w:color w:val="000000"/>
                              <w:sz w:val="20"/>
                              <w:szCs w:val="20"/>
                            </w:rPr>
                          </w:pPr>
                          <w:r w:rsidRPr="00A472D1">
                            <w:rPr>
                              <w:rFonts w:ascii="Aptos" w:eastAsia="Aptos" w:hAnsi="Aptos" w:cs="Aptos"/>
                              <w:noProof/>
                              <w:color w:val="000000"/>
                              <w:sz w:val="20"/>
                              <w:szCs w:val="20"/>
                            </w:rPr>
                            <w:t>Información Pública</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CCCCFAF" id="_x0000_t202" coordsize="21600,21600" o:spt="202" path="m,l,21600r21600,l21600,xe">
              <v:stroke joinstyle="miter"/>
              <v:path gradientshapeok="t" o:connecttype="rect"/>
            </v:shapetype>
            <v:shape id="Cuadro de texto 5" o:spid="_x0000_s1028" type="#_x0000_t202" alt="Información Pública" style="position:absolute;left:0;text-align:left;margin-left:0;margin-top:0;width:106.6pt;height:28.15pt;z-index:251658245;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" filled="f" stroked="f">
              <v:textbox style="mso-fit-shape-to-text:t" inset="20pt,0,0,15pt">
                <w:txbxContent>
                  <w:p w14:paraId="6F030EB5" w14:textId="63582D56" w:rsidR="00A472D1" w:rsidRPr="00A472D1" w:rsidRDefault="00A472D1" w:rsidP="00A472D1">
                    <w:pPr>
                      <w:spacing w:after="0"/>
                      <w:rPr>
                        <w:rFonts w:ascii="Aptos" w:eastAsia="Aptos" w:hAnsi="Aptos" w:cs="Aptos"/>
                        <w:noProof/>
                        <w:color w:val="000000"/>
                        <w:sz w:val="20"/>
                        <w:szCs w:val="20"/>
                      </w:rPr>
                    </w:pPr>
                    <w:r w:rsidRPr="00A472D1">
                      <w:rPr>
                        <w:rFonts w:ascii="Aptos" w:eastAsia="Aptos" w:hAnsi="Aptos" w:cs="Aptos"/>
                        <w:noProof/>
                        <w:color w:val="000000"/>
                        <w:sz w:val="20"/>
                        <w:szCs w:val="20"/>
                      </w:rPr>
                      <w:t>Información Pública</w:t>
                    </w:r>
                  </w:p>
                </w:txbxContent>
              </v:textbox>
              <w10:wrap anchorx="page" anchory="page"/>
            </v:shape>
          </w:pict>
        </mc:Fallback>
      </mc:AlternateContent>
    </w:r>
    <w:r w:rsidR="00947A79">
      <w:rPr>
        <w:rFonts w:ascii="Verdana" w:hAnsi="Verdana"/>
        <w:noProof/>
        <w:lang w:val="es-ES"/>
      </w:rPr>
      <mc:AlternateContent>
        <mc:Choice Requires="wps">
          <w:drawing>
            <wp:anchor distT="0" distB="0" distL="114300" distR="114300" simplePos="0" relativeHeight="251658242" behindDoc="0" locked="0" layoutInCell="1" allowOverlap="1" wp14:anchorId="6B466548" wp14:editId="7E79204C">
              <wp:simplePos x="0" y="0"/>
              <wp:positionH relativeFrom="margin">
                <wp:align>left</wp:align>
              </wp:positionH>
              <wp:positionV relativeFrom="paragraph">
                <wp:posOffset>-135598</wp:posOffset>
              </wp:positionV>
              <wp:extent cx="5606389" cy="0"/>
              <wp:effectExtent l="0" t="0" r="0" b="0"/>
              <wp:wrapNone/>
              <wp:docPr id="2" name="Conector recto 2"/>
              <wp:cNvGraphicFramePr/>
              <a:graphic xmlns:a="http://schemas.openxmlformats.org/drawingml/2006/main">
                <a:graphicData uri="http://schemas.microsoft.com/office/word/2010/wordprocessingShape">
                  <wps:wsp>
                    <wps:cNvCnPr/>
                    <wps:spPr>
                      <a:xfrm>
                        <a:off x="0" y="0"/>
                        <a:ext cx="5606389"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rto="http://schemas.microsoft.com/office/word/2006/arto" xmlns:aclsh="http://schemas.microsoft.com/office/drawing/2020/classificationShape" xmlns:a="http://schemas.openxmlformats.org/drawingml/2006/main">
          <w:pict>
            <v:line id="Conector recto 2" style="position:absolute;z-index:251663360;visibility:visible;mso-wrap-style:square;mso-wrap-distance-left:9pt;mso-wrap-distance-top:0;mso-wrap-distance-right:9pt;mso-wrap-distance-bottom:0;mso-position-horizontal:left;mso-position-horizontal-relative:margin;mso-position-vertical:absolute;mso-position-vertical-relative:text" o:spid="_x0000_s1026" strokecolor="black [3213]" strokeweight=".5pt" from="0,-10.7pt" to="441.45pt,-10.7pt" w14:anchorId="4B4F3D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">
              <v:stroke joinstyle="miter"/>
              <w10:wrap anchorx="margin"/>
            </v:line>
          </w:pict>
        </mc:Fallback>
      </mc:AlternateContent>
    </w:r>
    <w:sdt>
      <w:sdtPr>
        <w:rPr>
          <w:rFonts w:ascii="Verdana" w:hAnsi="Verdana"/>
          <w:lang w:val="es-ES"/>
        </w:rPr>
        <w:id w:val="-1071572585"/>
        <w:docPartObj>
          <w:docPartGallery w:val="Page Numbers (Bottom of Page)"/>
          <w:docPartUnique/>
        </w:docPartObj>
      </w:sdtPr>
      <w:sdtEndPr/>
      <w:sdtContent>
        <w:r w:rsidR="00D60711" w:rsidRPr="00947A79">
          <w:rPr>
            <w:rFonts w:ascii="Verdana" w:hAnsi="Verdana"/>
            <w:sz w:val="18"/>
            <w:szCs w:val="18"/>
            <w:lang w:val="es-ES"/>
          </w:rPr>
          <w:t xml:space="preserve">Página </w:t>
        </w:r>
        <w:r w:rsidR="00D60711" w:rsidRPr="00AB2AA8">
          <w:rPr>
            <w:rFonts w:ascii="Verdana" w:hAnsi="Verdana"/>
            <w:lang w:val="es-ES"/>
          </w:rPr>
          <w:t xml:space="preserve">| </w:t>
        </w:r>
        <w:r w:rsidR="00D60711" w:rsidRPr="00AB2AA8">
          <w:rPr>
            <w:rFonts w:ascii="Verdana" w:hAnsi="Verdana"/>
          </w:rPr>
          <w:fldChar w:fldCharType="begin"/>
        </w:r>
        <w:r w:rsidR="00D60711" w:rsidRPr="00AB2AA8">
          <w:rPr>
            <w:rFonts w:ascii="Verdana" w:hAnsi="Verdana"/>
          </w:rPr>
          <w:instrText>PAGE   \* MERGEFORMAT</w:instrText>
        </w:r>
        <w:r w:rsidR="00D60711" w:rsidRPr="00AB2AA8">
          <w:rPr>
            <w:rFonts w:ascii="Verdana" w:hAnsi="Verdana"/>
          </w:rPr>
          <w:fldChar w:fldCharType="separate"/>
        </w:r>
        <w:r w:rsidR="00D60711">
          <w:rPr>
            <w:rFonts w:ascii="Verdana" w:hAnsi="Verdana"/>
          </w:rPr>
          <w:t>1</w:t>
        </w:r>
        <w:r w:rsidR="00D60711" w:rsidRPr="00AB2AA8">
          <w:rPr>
            <w:rFonts w:ascii="Verdana" w:hAnsi="Verdana"/>
          </w:rPr>
          <w:fldChar w:fldCharType="end"/>
        </w:r>
        <w:r w:rsidR="00D60711" w:rsidRPr="00AB2AA8">
          <w:rPr>
            <w:rFonts w:ascii="Verdana" w:hAnsi="Verdana"/>
            <w:lang w:val="es-ES"/>
          </w:rPr>
          <w:t xml:space="preserve"> </w:t>
        </w:r>
      </w:sdtContent>
    </w:sdt>
  </w:p>
  <w:p w14:paraId="527126DA" w14:textId="01E7EBA6" w:rsidR="00D60711" w:rsidRDefault="00D60711"/>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12C045" w14:textId="5FCB2253" w:rsidR="00A472D1" w:rsidRDefault="00A472D1">
    <w:r>
      <w:rPr>
        <w:noProof/>
        <w14:ligatures w14:val="none"/>
      </w:rPr>
      <mc:AlternateContent>
        <mc:Choice Requires="wps">
          <w:drawing>
            <wp:anchor distT="0" distB="0" distL="0" distR="0" simplePos="0" relativeHeight="251658243" behindDoc="0" locked="0" layoutInCell="1" allowOverlap="1" wp14:anchorId="0EF0A8DD" wp14:editId="0E36399B">
              <wp:simplePos x="635" y="635"/>
              <wp:positionH relativeFrom="page">
                <wp:align>left</wp:align>
              </wp:positionH>
              <wp:positionV relativeFrom="page">
                <wp:align>bottom</wp:align>
              </wp:positionV>
              <wp:extent cx="1353820" cy="357505"/>
              <wp:effectExtent l="0" t="0" r="17780" b="0"/>
              <wp:wrapNone/>
              <wp:docPr id="1562661001" name="Cuadro de texto 3" descr="Información Pública">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353820" cy="357505"/>
                      </a:xfrm>
                      <a:prstGeom prst="rect">
                        <a:avLst/>
                      </a:prstGeom>
                      <a:noFill/>
                      <a:ln>
                        <a:noFill/>
                      </a:ln>
                    </wps:spPr>
                    <wps:txbx>
                      <w:txbxContent>
                        <w:p w14:paraId="0A3AB833" w14:textId="09B93CBF" w:rsidR="00A472D1" w:rsidRPr="00A472D1" w:rsidRDefault="00A472D1" w:rsidP="00A472D1">
                          <w:pPr>
                            <w:spacing w:after="0"/>
                            <w:rPr>
                              <w:rFonts w:ascii="Aptos" w:eastAsia="Aptos" w:hAnsi="Aptos" w:cs="Aptos"/>
                              <w:noProof/>
                              <w:color w:val="000000"/>
                              <w:sz w:val="20"/>
                              <w:szCs w:val="20"/>
                            </w:rPr>
                          </w:pPr>
                          <w:r w:rsidRPr="00A472D1">
                            <w:rPr>
                              <w:rFonts w:ascii="Aptos" w:eastAsia="Aptos" w:hAnsi="Aptos" w:cs="Aptos"/>
                              <w:noProof/>
                              <w:color w:val="000000"/>
                              <w:sz w:val="20"/>
                              <w:szCs w:val="20"/>
                            </w:rPr>
                            <w:t>Información Pública</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EF0A8DD" id="_x0000_t202" coordsize="21600,21600" o:spt="202" path="m,l,21600r21600,l21600,xe">
              <v:stroke joinstyle="miter"/>
              <v:path gradientshapeok="t" o:connecttype="rect"/>
            </v:shapetype>
            <v:shape id="Cuadro de texto 3" o:spid="_x0000_s1029" type="#_x0000_t202" alt="Información Pública" style="position:absolute;margin-left:0;margin-top:0;width:106.6pt;height:28.15pt;z-index:251658243;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" filled="f" stroked="f">
              <v:textbox style="mso-fit-shape-to-text:t" inset="20pt,0,0,15pt">
                <w:txbxContent>
                  <w:p w14:paraId="0A3AB833" w14:textId="09B93CBF" w:rsidR="00A472D1" w:rsidRPr="00A472D1" w:rsidRDefault="00A472D1" w:rsidP="00A472D1">
                    <w:pPr>
                      <w:spacing w:after="0"/>
                      <w:rPr>
                        <w:rFonts w:ascii="Aptos" w:eastAsia="Aptos" w:hAnsi="Aptos" w:cs="Aptos"/>
                        <w:noProof/>
                        <w:color w:val="000000"/>
                        <w:sz w:val="20"/>
                        <w:szCs w:val="20"/>
                      </w:rPr>
                    </w:pPr>
                    <w:r w:rsidRPr="00A472D1">
                      <w:rPr>
                        <w:rFonts w:ascii="Aptos" w:eastAsia="Aptos" w:hAnsi="Aptos" w:cs="Aptos"/>
                        <w:noProof/>
                        <w:color w:val="000000"/>
                        <w:sz w:val="20"/>
                        <w:szCs w:val="20"/>
                      </w:rPr>
                      <w:t>Información Pública</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C6CE11" w14:textId="77777777" w:rsidR="00143687" w:rsidRDefault="00143687" w:rsidP="001B5AF3">
      <w:pPr>
        <w:spacing w:after="0" w:line="240" w:lineRule="auto"/>
      </w:pPr>
      <w:r>
        <w:separator/>
      </w:r>
    </w:p>
  </w:footnote>
  <w:footnote w:type="continuationSeparator" w:id="0">
    <w:p w14:paraId="5717AF40" w14:textId="77777777" w:rsidR="00143687" w:rsidRDefault="00143687" w:rsidP="001B5AF3">
      <w:pPr>
        <w:spacing w:after="0" w:line="240" w:lineRule="auto"/>
      </w:pPr>
      <w:r>
        <w:continuationSeparator/>
      </w:r>
    </w:p>
  </w:footnote>
  <w:footnote w:id="1">
    <w:p w14:paraId="1D14CA88" w14:textId="455CEBA4" w:rsidR="00C92754" w:rsidRDefault="00C92754">
      <w:pPr>
        <w:pStyle w:val="Textonotapie"/>
      </w:pPr>
      <w:r>
        <w:rPr>
          <w:rStyle w:val="Refdenotaalpie"/>
        </w:rPr>
        <w:footnoteRef/>
      </w:r>
      <w:r>
        <w:t xml:space="preserve"> Se realiza análisis con datos de 2024, dado que son los datos definitivos disponibles más recientes.</w:t>
      </w:r>
    </w:p>
  </w:footnote>
  <w:footnote w:id="2">
    <w:p w14:paraId="503E682B" w14:textId="42D5AE5E" w:rsidR="00584497" w:rsidRDefault="00584497" w:rsidP="00584497">
      <w:r>
        <w:footnoteRef/>
      </w:r>
      <w:r w:rsidRPr="00C13B1A">
        <w:t>La categoría "sin información" no refleja una causa real, sino una falencia en el diligenciamiento manual del dato en el sitio del siniestro o en el dictamen de medicina legal. Por ello, el peso real de causas como el exceso de velocidad o el desobedecimiento de señales podría ser mayor al reportado en la Figura 1.</w:t>
      </w:r>
    </w:p>
    <w:p w14:paraId="438B87F7" w14:textId="052F0F31" w:rsidR="00584497" w:rsidRDefault="0058449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989E52" w14:textId="08B5B24B" w:rsidR="0069535A" w:rsidRDefault="00A70FF9">
    <w:r>
      <w:rPr>
        <w:noProof/>
        <w14:ligatures w14:val="none"/>
      </w:rPr>
      <w:drawing>
        <wp:anchor distT="0" distB="0" distL="114300" distR="114300" simplePos="0" relativeHeight="251658240" behindDoc="0" locked="0" layoutInCell="1" allowOverlap="1" wp14:anchorId="50EEBCAF" wp14:editId="01AA98D4">
          <wp:simplePos x="0" y="0"/>
          <wp:positionH relativeFrom="margin">
            <wp:align>center</wp:align>
          </wp:positionH>
          <wp:positionV relativeFrom="paragraph">
            <wp:posOffset>84099</wp:posOffset>
          </wp:positionV>
          <wp:extent cx="1347219" cy="826010"/>
          <wp:effectExtent l="0" t="0" r="5715" b="0"/>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pic:nvPicPr>
                <pic:blipFill>
                  <a:blip r:embed="rId1">
                    <a:extLst>
                      <a:ext uri="{28A0092B-C50C-407E-A947-70E740481C1C}">
                        <a14:useLocalDpi xmlns:a14="http://schemas.microsoft.com/office/drawing/2010/main" val="0"/>
                      </a:ext>
                    </a:extLst>
                  </a:blip>
                  <a:stretch>
                    <a:fillRect/>
                  </a:stretch>
                </pic:blipFill>
                <pic:spPr>
                  <a:xfrm>
                    <a:off x="0" y="0"/>
                    <a:ext cx="1347219" cy="826010"/>
                  </a:xfrm>
                  <a:prstGeom prst="rect">
                    <a:avLst/>
                  </a:prstGeom>
                </pic:spPr>
              </pic:pic>
            </a:graphicData>
          </a:graphic>
        </wp:anchor>
      </w:drawing>
    </w:r>
  </w:p>
</w:hdr>
</file>

<file path=word/intelligence2.xml><?xml version="1.0" encoding="utf-8"?>
<int2:intelligence xmlns:int2="http://schemas.microsoft.com/office/intelligence/2020/intelligence" xmlns:oel="http://schemas.microsoft.com/office/2019/extlst">
  <int2:observations>
    <int2:textHash int2:hashCode="FHjAKKFnCcsy2L" int2:id="1datBfYR">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F2918"/>
    <w:multiLevelType w:val="hybridMultilevel"/>
    <w:tmpl w:val="581C7D5C"/>
    <w:lvl w:ilvl="0" w:tplc="D236E2E0">
      <w:start w:val="1"/>
      <w:numFmt w:val="bullet"/>
      <w:lvlText w:val="-"/>
      <w:lvlJc w:val="left"/>
      <w:pPr>
        <w:ind w:left="720" w:hanging="360"/>
      </w:pPr>
      <w:rPr>
        <w:rFonts w:ascii="&quot;Arial&quot;,sans-serif" w:hAnsi="&quot;Arial&quot;,sans-serif" w:hint="default"/>
      </w:rPr>
    </w:lvl>
    <w:lvl w:ilvl="1" w:tplc="4D74B65C">
      <w:start w:val="1"/>
      <w:numFmt w:val="bullet"/>
      <w:lvlText w:val="o"/>
      <w:lvlJc w:val="left"/>
      <w:pPr>
        <w:ind w:left="1440" w:hanging="360"/>
      </w:pPr>
      <w:rPr>
        <w:rFonts w:ascii="Courier New" w:hAnsi="Courier New" w:hint="default"/>
      </w:rPr>
    </w:lvl>
    <w:lvl w:ilvl="2" w:tplc="8102B9AA">
      <w:start w:val="1"/>
      <w:numFmt w:val="bullet"/>
      <w:lvlText w:val=""/>
      <w:lvlJc w:val="left"/>
      <w:pPr>
        <w:ind w:left="2160" w:hanging="360"/>
      </w:pPr>
      <w:rPr>
        <w:rFonts w:ascii="Wingdings" w:hAnsi="Wingdings" w:hint="default"/>
      </w:rPr>
    </w:lvl>
    <w:lvl w:ilvl="3" w:tplc="4FB081C4">
      <w:start w:val="1"/>
      <w:numFmt w:val="bullet"/>
      <w:lvlText w:val=""/>
      <w:lvlJc w:val="left"/>
      <w:pPr>
        <w:ind w:left="2880" w:hanging="360"/>
      </w:pPr>
      <w:rPr>
        <w:rFonts w:ascii="Symbol" w:hAnsi="Symbol" w:hint="default"/>
      </w:rPr>
    </w:lvl>
    <w:lvl w:ilvl="4" w:tplc="E1AC123C">
      <w:start w:val="1"/>
      <w:numFmt w:val="bullet"/>
      <w:lvlText w:val="o"/>
      <w:lvlJc w:val="left"/>
      <w:pPr>
        <w:ind w:left="3600" w:hanging="360"/>
      </w:pPr>
      <w:rPr>
        <w:rFonts w:ascii="Courier New" w:hAnsi="Courier New" w:hint="default"/>
      </w:rPr>
    </w:lvl>
    <w:lvl w:ilvl="5" w:tplc="F216F7BA">
      <w:start w:val="1"/>
      <w:numFmt w:val="bullet"/>
      <w:lvlText w:val=""/>
      <w:lvlJc w:val="left"/>
      <w:pPr>
        <w:ind w:left="4320" w:hanging="360"/>
      </w:pPr>
      <w:rPr>
        <w:rFonts w:ascii="Wingdings" w:hAnsi="Wingdings" w:hint="default"/>
      </w:rPr>
    </w:lvl>
    <w:lvl w:ilvl="6" w:tplc="495815F4">
      <w:start w:val="1"/>
      <w:numFmt w:val="bullet"/>
      <w:lvlText w:val=""/>
      <w:lvlJc w:val="left"/>
      <w:pPr>
        <w:ind w:left="5040" w:hanging="360"/>
      </w:pPr>
      <w:rPr>
        <w:rFonts w:ascii="Symbol" w:hAnsi="Symbol" w:hint="default"/>
      </w:rPr>
    </w:lvl>
    <w:lvl w:ilvl="7" w:tplc="88547902">
      <w:start w:val="1"/>
      <w:numFmt w:val="bullet"/>
      <w:lvlText w:val="o"/>
      <w:lvlJc w:val="left"/>
      <w:pPr>
        <w:ind w:left="5760" w:hanging="360"/>
      </w:pPr>
      <w:rPr>
        <w:rFonts w:ascii="Courier New" w:hAnsi="Courier New" w:hint="default"/>
      </w:rPr>
    </w:lvl>
    <w:lvl w:ilvl="8" w:tplc="A3C6669C">
      <w:start w:val="1"/>
      <w:numFmt w:val="bullet"/>
      <w:lvlText w:val=""/>
      <w:lvlJc w:val="left"/>
      <w:pPr>
        <w:ind w:left="6480" w:hanging="360"/>
      </w:pPr>
      <w:rPr>
        <w:rFonts w:ascii="Wingdings" w:hAnsi="Wingdings" w:hint="default"/>
      </w:rPr>
    </w:lvl>
  </w:abstractNum>
  <w:abstractNum w:abstractNumId="1" w15:restartNumberingAfterBreak="0">
    <w:nsid w:val="0393D478"/>
    <w:multiLevelType w:val="hybridMultilevel"/>
    <w:tmpl w:val="D7684630"/>
    <w:lvl w:ilvl="0" w:tplc="F53CC36C">
      <w:start w:val="1"/>
      <w:numFmt w:val="bullet"/>
      <w:lvlText w:val="-"/>
      <w:lvlJc w:val="left"/>
      <w:pPr>
        <w:ind w:left="720" w:hanging="360"/>
      </w:pPr>
      <w:rPr>
        <w:rFonts w:ascii="&quot;Arial&quot;,sans-serif" w:hAnsi="&quot;Arial&quot;,sans-serif" w:hint="default"/>
      </w:rPr>
    </w:lvl>
    <w:lvl w:ilvl="1" w:tplc="B2C22B72">
      <w:start w:val="1"/>
      <w:numFmt w:val="bullet"/>
      <w:lvlText w:val="o"/>
      <w:lvlJc w:val="left"/>
      <w:pPr>
        <w:ind w:left="1440" w:hanging="360"/>
      </w:pPr>
      <w:rPr>
        <w:rFonts w:ascii="Courier New" w:hAnsi="Courier New" w:hint="default"/>
      </w:rPr>
    </w:lvl>
    <w:lvl w:ilvl="2" w:tplc="3322EF18">
      <w:start w:val="1"/>
      <w:numFmt w:val="bullet"/>
      <w:lvlText w:val=""/>
      <w:lvlJc w:val="left"/>
      <w:pPr>
        <w:ind w:left="2160" w:hanging="360"/>
      </w:pPr>
      <w:rPr>
        <w:rFonts w:ascii="Wingdings" w:hAnsi="Wingdings" w:hint="default"/>
      </w:rPr>
    </w:lvl>
    <w:lvl w:ilvl="3" w:tplc="3450287C">
      <w:start w:val="1"/>
      <w:numFmt w:val="bullet"/>
      <w:lvlText w:val=""/>
      <w:lvlJc w:val="left"/>
      <w:pPr>
        <w:ind w:left="2880" w:hanging="360"/>
      </w:pPr>
      <w:rPr>
        <w:rFonts w:ascii="Symbol" w:hAnsi="Symbol" w:hint="default"/>
      </w:rPr>
    </w:lvl>
    <w:lvl w:ilvl="4" w:tplc="933A926C">
      <w:start w:val="1"/>
      <w:numFmt w:val="bullet"/>
      <w:lvlText w:val="o"/>
      <w:lvlJc w:val="left"/>
      <w:pPr>
        <w:ind w:left="3600" w:hanging="360"/>
      </w:pPr>
      <w:rPr>
        <w:rFonts w:ascii="Courier New" w:hAnsi="Courier New" w:hint="default"/>
      </w:rPr>
    </w:lvl>
    <w:lvl w:ilvl="5" w:tplc="D60C0DBA">
      <w:start w:val="1"/>
      <w:numFmt w:val="bullet"/>
      <w:lvlText w:val=""/>
      <w:lvlJc w:val="left"/>
      <w:pPr>
        <w:ind w:left="4320" w:hanging="360"/>
      </w:pPr>
      <w:rPr>
        <w:rFonts w:ascii="Wingdings" w:hAnsi="Wingdings" w:hint="default"/>
      </w:rPr>
    </w:lvl>
    <w:lvl w:ilvl="6" w:tplc="0F0E012E">
      <w:start w:val="1"/>
      <w:numFmt w:val="bullet"/>
      <w:lvlText w:val=""/>
      <w:lvlJc w:val="left"/>
      <w:pPr>
        <w:ind w:left="5040" w:hanging="360"/>
      </w:pPr>
      <w:rPr>
        <w:rFonts w:ascii="Symbol" w:hAnsi="Symbol" w:hint="default"/>
      </w:rPr>
    </w:lvl>
    <w:lvl w:ilvl="7" w:tplc="9F946B60">
      <w:start w:val="1"/>
      <w:numFmt w:val="bullet"/>
      <w:lvlText w:val="o"/>
      <w:lvlJc w:val="left"/>
      <w:pPr>
        <w:ind w:left="5760" w:hanging="360"/>
      </w:pPr>
      <w:rPr>
        <w:rFonts w:ascii="Courier New" w:hAnsi="Courier New" w:hint="default"/>
      </w:rPr>
    </w:lvl>
    <w:lvl w:ilvl="8" w:tplc="B1F0B1F8">
      <w:start w:val="1"/>
      <w:numFmt w:val="bullet"/>
      <w:lvlText w:val=""/>
      <w:lvlJc w:val="left"/>
      <w:pPr>
        <w:ind w:left="6480" w:hanging="360"/>
      </w:pPr>
      <w:rPr>
        <w:rFonts w:ascii="Wingdings" w:hAnsi="Wingdings" w:hint="default"/>
      </w:rPr>
    </w:lvl>
  </w:abstractNum>
  <w:abstractNum w:abstractNumId="2" w15:restartNumberingAfterBreak="0">
    <w:nsid w:val="06A78955"/>
    <w:multiLevelType w:val="hybridMultilevel"/>
    <w:tmpl w:val="FFFFFFFF"/>
    <w:lvl w:ilvl="0" w:tplc="E3CA5CBC">
      <w:start w:val="1"/>
      <w:numFmt w:val="bullet"/>
      <w:lvlText w:val=""/>
      <w:lvlJc w:val="left"/>
      <w:pPr>
        <w:ind w:left="720" w:hanging="360"/>
      </w:pPr>
      <w:rPr>
        <w:rFonts w:ascii="Symbol" w:hAnsi="Symbol" w:hint="default"/>
      </w:rPr>
    </w:lvl>
    <w:lvl w:ilvl="1" w:tplc="2EBC37D4">
      <w:start w:val="1"/>
      <w:numFmt w:val="bullet"/>
      <w:lvlText w:val="o"/>
      <w:lvlJc w:val="left"/>
      <w:pPr>
        <w:ind w:left="1440" w:hanging="360"/>
      </w:pPr>
      <w:rPr>
        <w:rFonts w:ascii="Courier New" w:hAnsi="Courier New" w:hint="default"/>
      </w:rPr>
    </w:lvl>
    <w:lvl w:ilvl="2" w:tplc="289072EE">
      <w:start w:val="1"/>
      <w:numFmt w:val="bullet"/>
      <w:lvlText w:val=""/>
      <w:lvlJc w:val="left"/>
      <w:pPr>
        <w:ind w:left="2160" w:hanging="360"/>
      </w:pPr>
      <w:rPr>
        <w:rFonts w:ascii="Wingdings" w:hAnsi="Wingdings" w:hint="default"/>
      </w:rPr>
    </w:lvl>
    <w:lvl w:ilvl="3" w:tplc="8E0A8F0A">
      <w:start w:val="1"/>
      <w:numFmt w:val="bullet"/>
      <w:lvlText w:val=""/>
      <w:lvlJc w:val="left"/>
      <w:pPr>
        <w:ind w:left="2880" w:hanging="360"/>
      </w:pPr>
      <w:rPr>
        <w:rFonts w:ascii="Symbol" w:hAnsi="Symbol" w:hint="default"/>
      </w:rPr>
    </w:lvl>
    <w:lvl w:ilvl="4" w:tplc="030C2D24">
      <w:start w:val="1"/>
      <w:numFmt w:val="bullet"/>
      <w:lvlText w:val="o"/>
      <w:lvlJc w:val="left"/>
      <w:pPr>
        <w:ind w:left="3600" w:hanging="360"/>
      </w:pPr>
      <w:rPr>
        <w:rFonts w:ascii="Courier New" w:hAnsi="Courier New" w:hint="default"/>
      </w:rPr>
    </w:lvl>
    <w:lvl w:ilvl="5" w:tplc="3A509BB0">
      <w:start w:val="1"/>
      <w:numFmt w:val="bullet"/>
      <w:lvlText w:val=""/>
      <w:lvlJc w:val="left"/>
      <w:pPr>
        <w:ind w:left="4320" w:hanging="360"/>
      </w:pPr>
      <w:rPr>
        <w:rFonts w:ascii="Wingdings" w:hAnsi="Wingdings" w:hint="default"/>
      </w:rPr>
    </w:lvl>
    <w:lvl w:ilvl="6" w:tplc="54629B5E">
      <w:start w:val="1"/>
      <w:numFmt w:val="bullet"/>
      <w:lvlText w:val=""/>
      <w:lvlJc w:val="left"/>
      <w:pPr>
        <w:ind w:left="5040" w:hanging="360"/>
      </w:pPr>
      <w:rPr>
        <w:rFonts w:ascii="Symbol" w:hAnsi="Symbol" w:hint="default"/>
      </w:rPr>
    </w:lvl>
    <w:lvl w:ilvl="7" w:tplc="086A30EE">
      <w:start w:val="1"/>
      <w:numFmt w:val="bullet"/>
      <w:lvlText w:val="o"/>
      <w:lvlJc w:val="left"/>
      <w:pPr>
        <w:ind w:left="5760" w:hanging="360"/>
      </w:pPr>
      <w:rPr>
        <w:rFonts w:ascii="Courier New" w:hAnsi="Courier New" w:hint="default"/>
      </w:rPr>
    </w:lvl>
    <w:lvl w:ilvl="8" w:tplc="98EC1E9C">
      <w:start w:val="1"/>
      <w:numFmt w:val="bullet"/>
      <w:lvlText w:val=""/>
      <w:lvlJc w:val="left"/>
      <w:pPr>
        <w:ind w:left="6480" w:hanging="360"/>
      </w:pPr>
      <w:rPr>
        <w:rFonts w:ascii="Wingdings" w:hAnsi="Wingdings" w:hint="default"/>
      </w:rPr>
    </w:lvl>
  </w:abstractNum>
  <w:abstractNum w:abstractNumId="3" w15:restartNumberingAfterBreak="0">
    <w:nsid w:val="0DBE9543"/>
    <w:multiLevelType w:val="hybridMultilevel"/>
    <w:tmpl w:val="FFFFFFFF"/>
    <w:lvl w:ilvl="0" w:tplc="6AC0E1A2">
      <w:start w:val="1"/>
      <w:numFmt w:val="bullet"/>
      <w:lvlText w:val=""/>
      <w:lvlJc w:val="left"/>
      <w:pPr>
        <w:ind w:left="720" w:hanging="360"/>
      </w:pPr>
      <w:rPr>
        <w:rFonts w:ascii="Symbol" w:hAnsi="Symbol" w:hint="default"/>
      </w:rPr>
    </w:lvl>
    <w:lvl w:ilvl="1" w:tplc="B9A224E6">
      <w:start w:val="1"/>
      <w:numFmt w:val="bullet"/>
      <w:lvlText w:val="o"/>
      <w:lvlJc w:val="left"/>
      <w:pPr>
        <w:ind w:left="1440" w:hanging="360"/>
      </w:pPr>
      <w:rPr>
        <w:rFonts w:ascii="Courier New" w:hAnsi="Courier New" w:hint="default"/>
      </w:rPr>
    </w:lvl>
    <w:lvl w:ilvl="2" w:tplc="F3686CFC">
      <w:start w:val="1"/>
      <w:numFmt w:val="bullet"/>
      <w:lvlText w:val=""/>
      <w:lvlJc w:val="left"/>
      <w:pPr>
        <w:ind w:left="2160" w:hanging="360"/>
      </w:pPr>
      <w:rPr>
        <w:rFonts w:ascii="Wingdings" w:hAnsi="Wingdings" w:hint="default"/>
      </w:rPr>
    </w:lvl>
    <w:lvl w:ilvl="3" w:tplc="9B1E716E">
      <w:start w:val="1"/>
      <w:numFmt w:val="bullet"/>
      <w:lvlText w:val=""/>
      <w:lvlJc w:val="left"/>
      <w:pPr>
        <w:ind w:left="2880" w:hanging="360"/>
      </w:pPr>
      <w:rPr>
        <w:rFonts w:ascii="Symbol" w:hAnsi="Symbol" w:hint="default"/>
      </w:rPr>
    </w:lvl>
    <w:lvl w:ilvl="4" w:tplc="2C4EF6AE">
      <w:start w:val="1"/>
      <w:numFmt w:val="bullet"/>
      <w:lvlText w:val="o"/>
      <w:lvlJc w:val="left"/>
      <w:pPr>
        <w:ind w:left="3600" w:hanging="360"/>
      </w:pPr>
      <w:rPr>
        <w:rFonts w:ascii="Courier New" w:hAnsi="Courier New" w:hint="default"/>
      </w:rPr>
    </w:lvl>
    <w:lvl w:ilvl="5" w:tplc="328C721C">
      <w:start w:val="1"/>
      <w:numFmt w:val="bullet"/>
      <w:lvlText w:val=""/>
      <w:lvlJc w:val="left"/>
      <w:pPr>
        <w:ind w:left="4320" w:hanging="360"/>
      </w:pPr>
      <w:rPr>
        <w:rFonts w:ascii="Wingdings" w:hAnsi="Wingdings" w:hint="default"/>
      </w:rPr>
    </w:lvl>
    <w:lvl w:ilvl="6" w:tplc="3DF8B49E">
      <w:start w:val="1"/>
      <w:numFmt w:val="bullet"/>
      <w:lvlText w:val=""/>
      <w:lvlJc w:val="left"/>
      <w:pPr>
        <w:ind w:left="5040" w:hanging="360"/>
      </w:pPr>
      <w:rPr>
        <w:rFonts w:ascii="Symbol" w:hAnsi="Symbol" w:hint="default"/>
      </w:rPr>
    </w:lvl>
    <w:lvl w:ilvl="7" w:tplc="8DBCF784">
      <w:start w:val="1"/>
      <w:numFmt w:val="bullet"/>
      <w:lvlText w:val="o"/>
      <w:lvlJc w:val="left"/>
      <w:pPr>
        <w:ind w:left="5760" w:hanging="360"/>
      </w:pPr>
      <w:rPr>
        <w:rFonts w:ascii="Courier New" w:hAnsi="Courier New" w:hint="default"/>
      </w:rPr>
    </w:lvl>
    <w:lvl w:ilvl="8" w:tplc="3CD4E8B2">
      <w:start w:val="1"/>
      <w:numFmt w:val="bullet"/>
      <w:lvlText w:val=""/>
      <w:lvlJc w:val="left"/>
      <w:pPr>
        <w:ind w:left="6480" w:hanging="360"/>
      </w:pPr>
      <w:rPr>
        <w:rFonts w:ascii="Wingdings" w:hAnsi="Wingdings" w:hint="default"/>
      </w:rPr>
    </w:lvl>
  </w:abstractNum>
  <w:abstractNum w:abstractNumId="4" w15:restartNumberingAfterBreak="0">
    <w:nsid w:val="0E407E4E"/>
    <w:multiLevelType w:val="hybridMultilevel"/>
    <w:tmpl w:val="AD809F3C"/>
    <w:lvl w:ilvl="0" w:tplc="3822E082">
      <w:start w:val="1"/>
      <w:numFmt w:val="bullet"/>
      <w:lvlText w:val=""/>
      <w:lvlJc w:val="left"/>
      <w:pPr>
        <w:ind w:left="720" w:hanging="360"/>
      </w:pPr>
      <w:rPr>
        <w:rFonts w:ascii="Symbol" w:hAnsi="Symbol" w:hint="default"/>
      </w:rPr>
    </w:lvl>
    <w:lvl w:ilvl="1" w:tplc="9744834A">
      <w:start w:val="1"/>
      <w:numFmt w:val="bullet"/>
      <w:lvlText w:val="o"/>
      <w:lvlJc w:val="left"/>
      <w:pPr>
        <w:ind w:left="1440" w:hanging="360"/>
      </w:pPr>
      <w:rPr>
        <w:rFonts w:ascii="Courier New" w:hAnsi="Courier New" w:hint="default"/>
      </w:rPr>
    </w:lvl>
    <w:lvl w:ilvl="2" w:tplc="2B0CC5A0">
      <w:start w:val="1"/>
      <w:numFmt w:val="bullet"/>
      <w:lvlText w:val=""/>
      <w:lvlJc w:val="left"/>
      <w:pPr>
        <w:ind w:left="2160" w:hanging="360"/>
      </w:pPr>
      <w:rPr>
        <w:rFonts w:ascii="Wingdings" w:hAnsi="Wingdings" w:hint="default"/>
      </w:rPr>
    </w:lvl>
    <w:lvl w:ilvl="3" w:tplc="35E63052">
      <w:start w:val="1"/>
      <w:numFmt w:val="bullet"/>
      <w:lvlText w:val=""/>
      <w:lvlJc w:val="left"/>
      <w:pPr>
        <w:ind w:left="2880" w:hanging="360"/>
      </w:pPr>
      <w:rPr>
        <w:rFonts w:ascii="Symbol" w:hAnsi="Symbol" w:hint="default"/>
      </w:rPr>
    </w:lvl>
    <w:lvl w:ilvl="4" w:tplc="02D03DEC">
      <w:start w:val="1"/>
      <w:numFmt w:val="bullet"/>
      <w:lvlText w:val="o"/>
      <w:lvlJc w:val="left"/>
      <w:pPr>
        <w:ind w:left="3600" w:hanging="360"/>
      </w:pPr>
      <w:rPr>
        <w:rFonts w:ascii="Courier New" w:hAnsi="Courier New" w:hint="default"/>
      </w:rPr>
    </w:lvl>
    <w:lvl w:ilvl="5" w:tplc="D82E0684">
      <w:start w:val="1"/>
      <w:numFmt w:val="bullet"/>
      <w:lvlText w:val=""/>
      <w:lvlJc w:val="left"/>
      <w:pPr>
        <w:ind w:left="4320" w:hanging="360"/>
      </w:pPr>
      <w:rPr>
        <w:rFonts w:ascii="Wingdings" w:hAnsi="Wingdings" w:hint="default"/>
      </w:rPr>
    </w:lvl>
    <w:lvl w:ilvl="6" w:tplc="617AE080">
      <w:start w:val="1"/>
      <w:numFmt w:val="bullet"/>
      <w:lvlText w:val=""/>
      <w:lvlJc w:val="left"/>
      <w:pPr>
        <w:ind w:left="5040" w:hanging="360"/>
      </w:pPr>
      <w:rPr>
        <w:rFonts w:ascii="Symbol" w:hAnsi="Symbol" w:hint="default"/>
      </w:rPr>
    </w:lvl>
    <w:lvl w:ilvl="7" w:tplc="1E9221F8">
      <w:start w:val="1"/>
      <w:numFmt w:val="bullet"/>
      <w:lvlText w:val="o"/>
      <w:lvlJc w:val="left"/>
      <w:pPr>
        <w:ind w:left="5760" w:hanging="360"/>
      </w:pPr>
      <w:rPr>
        <w:rFonts w:ascii="Courier New" w:hAnsi="Courier New" w:hint="default"/>
      </w:rPr>
    </w:lvl>
    <w:lvl w:ilvl="8" w:tplc="77E282A4">
      <w:start w:val="1"/>
      <w:numFmt w:val="bullet"/>
      <w:lvlText w:val=""/>
      <w:lvlJc w:val="left"/>
      <w:pPr>
        <w:ind w:left="6480" w:hanging="360"/>
      </w:pPr>
      <w:rPr>
        <w:rFonts w:ascii="Wingdings" w:hAnsi="Wingdings" w:hint="default"/>
      </w:rPr>
    </w:lvl>
  </w:abstractNum>
  <w:abstractNum w:abstractNumId="5" w15:restartNumberingAfterBreak="0">
    <w:nsid w:val="106215BB"/>
    <w:multiLevelType w:val="hybridMultilevel"/>
    <w:tmpl w:val="824AF276"/>
    <w:lvl w:ilvl="0" w:tplc="3AAEABA6">
      <w:start w:val="1"/>
      <w:numFmt w:val="bullet"/>
      <w:lvlText w:val="-"/>
      <w:lvlJc w:val="left"/>
      <w:pPr>
        <w:ind w:left="720" w:hanging="360"/>
      </w:pPr>
      <w:rPr>
        <w:rFonts w:ascii="&quot;Arial&quot;,sans-serif" w:hAnsi="&quot;Arial&quot;,sans-serif" w:hint="default"/>
      </w:rPr>
    </w:lvl>
    <w:lvl w:ilvl="1" w:tplc="82C43F84">
      <w:start w:val="1"/>
      <w:numFmt w:val="bullet"/>
      <w:lvlText w:val="o"/>
      <w:lvlJc w:val="left"/>
      <w:pPr>
        <w:ind w:left="1440" w:hanging="360"/>
      </w:pPr>
      <w:rPr>
        <w:rFonts w:ascii="Courier New" w:hAnsi="Courier New" w:hint="default"/>
      </w:rPr>
    </w:lvl>
    <w:lvl w:ilvl="2" w:tplc="26B6632A">
      <w:start w:val="1"/>
      <w:numFmt w:val="bullet"/>
      <w:lvlText w:val=""/>
      <w:lvlJc w:val="left"/>
      <w:pPr>
        <w:ind w:left="2160" w:hanging="360"/>
      </w:pPr>
      <w:rPr>
        <w:rFonts w:ascii="Wingdings" w:hAnsi="Wingdings" w:hint="default"/>
      </w:rPr>
    </w:lvl>
    <w:lvl w:ilvl="3" w:tplc="9B104934">
      <w:start w:val="1"/>
      <w:numFmt w:val="bullet"/>
      <w:lvlText w:val=""/>
      <w:lvlJc w:val="left"/>
      <w:pPr>
        <w:ind w:left="2880" w:hanging="360"/>
      </w:pPr>
      <w:rPr>
        <w:rFonts w:ascii="Symbol" w:hAnsi="Symbol" w:hint="default"/>
      </w:rPr>
    </w:lvl>
    <w:lvl w:ilvl="4" w:tplc="BF2EF3DC">
      <w:start w:val="1"/>
      <w:numFmt w:val="bullet"/>
      <w:lvlText w:val="o"/>
      <w:lvlJc w:val="left"/>
      <w:pPr>
        <w:ind w:left="3600" w:hanging="360"/>
      </w:pPr>
      <w:rPr>
        <w:rFonts w:ascii="Courier New" w:hAnsi="Courier New" w:hint="default"/>
      </w:rPr>
    </w:lvl>
    <w:lvl w:ilvl="5" w:tplc="EBAA6770">
      <w:start w:val="1"/>
      <w:numFmt w:val="bullet"/>
      <w:lvlText w:val=""/>
      <w:lvlJc w:val="left"/>
      <w:pPr>
        <w:ind w:left="4320" w:hanging="360"/>
      </w:pPr>
      <w:rPr>
        <w:rFonts w:ascii="Wingdings" w:hAnsi="Wingdings" w:hint="default"/>
      </w:rPr>
    </w:lvl>
    <w:lvl w:ilvl="6" w:tplc="CC02DDA2">
      <w:start w:val="1"/>
      <w:numFmt w:val="bullet"/>
      <w:lvlText w:val=""/>
      <w:lvlJc w:val="left"/>
      <w:pPr>
        <w:ind w:left="5040" w:hanging="360"/>
      </w:pPr>
      <w:rPr>
        <w:rFonts w:ascii="Symbol" w:hAnsi="Symbol" w:hint="default"/>
      </w:rPr>
    </w:lvl>
    <w:lvl w:ilvl="7" w:tplc="24D6AE76">
      <w:start w:val="1"/>
      <w:numFmt w:val="bullet"/>
      <w:lvlText w:val="o"/>
      <w:lvlJc w:val="left"/>
      <w:pPr>
        <w:ind w:left="5760" w:hanging="360"/>
      </w:pPr>
      <w:rPr>
        <w:rFonts w:ascii="Courier New" w:hAnsi="Courier New" w:hint="default"/>
      </w:rPr>
    </w:lvl>
    <w:lvl w:ilvl="8" w:tplc="9138982A">
      <w:start w:val="1"/>
      <w:numFmt w:val="bullet"/>
      <w:lvlText w:val=""/>
      <w:lvlJc w:val="left"/>
      <w:pPr>
        <w:ind w:left="6480" w:hanging="360"/>
      </w:pPr>
      <w:rPr>
        <w:rFonts w:ascii="Wingdings" w:hAnsi="Wingdings" w:hint="default"/>
      </w:rPr>
    </w:lvl>
  </w:abstractNum>
  <w:abstractNum w:abstractNumId="6" w15:restartNumberingAfterBreak="0">
    <w:nsid w:val="11ECA974"/>
    <w:multiLevelType w:val="hybridMultilevel"/>
    <w:tmpl w:val="82B61290"/>
    <w:lvl w:ilvl="0" w:tplc="752454B8">
      <w:start w:val="1"/>
      <w:numFmt w:val="bullet"/>
      <w:lvlText w:val=""/>
      <w:lvlJc w:val="left"/>
      <w:pPr>
        <w:ind w:left="720" w:hanging="360"/>
      </w:pPr>
      <w:rPr>
        <w:rFonts w:ascii="Symbol" w:hAnsi="Symbol" w:hint="default"/>
      </w:rPr>
    </w:lvl>
    <w:lvl w:ilvl="1" w:tplc="6B5E66BA">
      <w:start w:val="1"/>
      <w:numFmt w:val="bullet"/>
      <w:lvlText w:val="o"/>
      <w:lvlJc w:val="left"/>
      <w:pPr>
        <w:ind w:left="1440" w:hanging="360"/>
      </w:pPr>
      <w:rPr>
        <w:rFonts w:ascii="Courier New" w:hAnsi="Courier New" w:hint="default"/>
      </w:rPr>
    </w:lvl>
    <w:lvl w:ilvl="2" w:tplc="837E01BA">
      <w:start w:val="1"/>
      <w:numFmt w:val="bullet"/>
      <w:lvlText w:val=""/>
      <w:lvlJc w:val="left"/>
      <w:pPr>
        <w:ind w:left="2160" w:hanging="360"/>
      </w:pPr>
      <w:rPr>
        <w:rFonts w:ascii="Wingdings" w:hAnsi="Wingdings" w:hint="default"/>
      </w:rPr>
    </w:lvl>
    <w:lvl w:ilvl="3" w:tplc="7F72966A">
      <w:start w:val="1"/>
      <w:numFmt w:val="bullet"/>
      <w:lvlText w:val=""/>
      <w:lvlJc w:val="left"/>
      <w:pPr>
        <w:ind w:left="2880" w:hanging="360"/>
      </w:pPr>
      <w:rPr>
        <w:rFonts w:ascii="Symbol" w:hAnsi="Symbol" w:hint="default"/>
      </w:rPr>
    </w:lvl>
    <w:lvl w:ilvl="4" w:tplc="F3A8F940">
      <w:start w:val="1"/>
      <w:numFmt w:val="bullet"/>
      <w:lvlText w:val="o"/>
      <w:lvlJc w:val="left"/>
      <w:pPr>
        <w:ind w:left="3600" w:hanging="360"/>
      </w:pPr>
      <w:rPr>
        <w:rFonts w:ascii="Courier New" w:hAnsi="Courier New" w:hint="default"/>
      </w:rPr>
    </w:lvl>
    <w:lvl w:ilvl="5" w:tplc="AA342C46">
      <w:start w:val="1"/>
      <w:numFmt w:val="bullet"/>
      <w:lvlText w:val=""/>
      <w:lvlJc w:val="left"/>
      <w:pPr>
        <w:ind w:left="4320" w:hanging="360"/>
      </w:pPr>
      <w:rPr>
        <w:rFonts w:ascii="Wingdings" w:hAnsi="Wingdings" w:hint="default"/>
      </w:rPr>
    </w:lvl>
    <w:lvl w:ilvl="6" w:tplc="C98823EA">
      <w:start w:val="1"/>
      <w:numFmt w:val="bullet"/>
      <w:lvlText w:val=""/>
      <w:lvlJc w:val="left"/>
      <w:pPr>
        <w:ind w:left="5040" w:hanging="360"/>
      </w:pPr>
      <w:rPr>
        <w:rFonts w:ascii="Symbol" w:hAnsi="Symbol" w:hint="default"/>
      </w:rPr>
    </w:lvl>
    <w:lvl w:ilvl="7" w:tplc="176247E0">
      <w:start w:val="1"/>
      <w:numFmt w:val="bullet"/>
      <w:lvlText w:val="o"/>
      <w:lvlJc w:val="left"/>
      <w:pPr>
        <w:ind w:left="5760" w:hanging="360"/>
      </w:pPr>
      <w:rPr>
        <w:rFonts w:ascii="Courier New" w:hAnsi="Courier New" w:hint="default"/>
      </w:rPr>
    </w:lvl>
    <w:lvl w:ilvl="8" w:tplc="B76C3244">
      <w:start w:val="1"/>
      <w:numFmt w:val="bullet"/>
      <w:lvlText w:val=""/>
      <w:lvlJc w:val="left"/>
      <w:pPr>
        <w:ind w:left="6480" w:hanging="360"/>
      </w:pPr>
      <w:rPr>
        <w:rFonts w:ascii="Wingdings" w:hAnsi="Wingdings" w:hint="default"/>
      </w:rPr>
    </w:lvl>
  </w:abstractNum>
  <w:abstractNum w:abstractNumId="7" w15:restartNumberingAfterBreak="0">
    <w:nsid w:val="14FD2B11"/>
    <w:multiLevelType w:val="hybridMultilevel"/>
    <w:tmpl w:val="FFFFFFFF"/>
    <w:lvl w:ilvl="0" w:tplc="CAF6F6B8">
      <w:start w:val="1"/>
      <w:numFmt w:val="bullet"/>
      <w:lvlText w:val=""/>
      <w:lvlJc w:val="left"/>
      <w:pPr>
        <w:ind w:left="720" w:hanging="360"/>
      </w:pPr>
      <w:rPr>
        <w:rFonts w:ascii="Symbol" w:hAnsi="Symbol" w:hint="default"/>
      </w:rPr>
    </w:lvl>
    <w:lvl w:ilvl="1" w:tplc="833ABB30">
      <w:start w:val="1"/>
      <w:numFmt w:val="bullet"/>
      <w:lvlText w:val="o"/>
      <w:lvlJc w:val="left"/>
      <w:pPr>
        <w:ind w:left="1440" w:hanging="360"/>
      </w:pPr>
      <w:rPr>
        <w:rFonts w:ascii="Courier New" w:hAnsi="Courier New" w:hint="default"/>
      </w:rPr>
    </w:lvl>
    <w:lvl w:ilvl="2" w:tplc="A5D8FCE2">
      <w:start w:val="1"/>
      <w:numFmt w:val="bullet"/>
      <w:lvlText w:val=""/>
      <w:lvlJc w:val="left"/>
      <w:pPr>
        <w:ind w:left="2160" w:hanging="360"/>
      </w:pPr>
      <w:rPr>
        <w:rFonts w:ascii="Wingdings" w:hAnsi="Wingdings" w:hint="default"/>
      </w:rPr>
    </w:lvl>
    <w:lvl w:ilvl="3" w:tplc="249016CA">
      <w:start w:val="1"/>
      <w:numFmt w:val="bullet"/>
      <w:lvlText w:val=""/>
      <w:lvlJc w:val="left"/>
      <w:pPr>
        <w:ind w:left="2880" w:hanging="360"/>
      </w:pPr>
      <w:rPr>
        <w:rFonts w:ascii="Symbol" w:hAnsi="Symbol" w:hint="default"/>
      </w:rPr>
    </w:lvl>
    <w:lvl w:ilvl="4" w:tplc="ABEE34F2">
      <w:start w:val="1"/>
      <w:numFmt w:val="bullet"/>
      <w:lvlText w:val="o"/>
      <w:lvlJc w:val="left"/>
      <w:pPr>
        <w:ind w:left="3600" w:hanging="360"/>
      </w:pPr>
      <w:rPr>
        <w:rFonts w:ascii="Courier New" w:hAnsi="Courier New" w:hint="default"/>
      </w:rPr>
    </w:lvl>
    <w:lvl w:ilvl="5" w:tplc="73E47FBE">
      <w:start w:val="1"/>
      <w:numFmt w:val="bullet"/>
      <w:lvlText w:val=""/>
      <w:lvlJc w:val="left"/>
      <w:pPr>
        <w:ind w:left="4320" w:hanging="360"/>
      </w:pPr>
      <w:rPr>
        <w:rFonts w:ascii="Wingdings" w:hAnsi="Wingdings" w:hint="default"/>
      </w:rPr>
    </w:lvl>
    <w:lvl w:ilvl="6" w:tplc="3024495C">
      <w:start w:val="1"/>
      <w:numFmt w:val="bullet"/>
      <w:lvlText w:val=""/>
      <w:lvlJc w:val="left"/>
      <w:pPr>
        <w:ind w:left="5040" w:hanging="360"/>
      </w:pPr>
      <w:rPr>
        <w:rFonts w:ascii="Symbol" w:hAnsi="Symbol" w:hint="default"/>
      </w:rPr>
    </w:lvl>
    <w:lvl w:ilvl="7" w:tplc="BB182C2C">
      <w:start w:val="1"/>
      <w:numFmt w:val="bullet"/>
      <w:lvlText w:val="o"/>
      <w:lvlJc w:val="left"/>
      <w:pPr>
        <w:ind w:left="5760" w:hanging="360"/>
      </w:pPr>
      <w:rPr>
        <w:rFonts w:ascii="Courier New" w:hAnsi="Courier New" w:hint="default"/>
      </w:rPr>
    </w:lvl>
    <w:lvl w:ilvl="8" w:tplc="114A9316">
      <w:start w:val="1"/>
      <w:numFmt w:val="bullet"/>
      <w:lvlText w:val=""/>
      <w:lvlJc w:val="left"/>
      <w:pPr>
        <w:ind w:left="6480" w:hanging="360"/>
      </w:pPr>
      <w:rPr>
        <w:rFonts w:ascii="Wingdings" w:hAnsi="Wingdings" w:hint="default"/>
      </w:rPr>
    </w:lvl>
  </w:abstractNum>
  <w:abstractNum w:abstractNumId="8" w15:restartNumberingAfterBreak="0">
    <w:nsid w:val="16E0B7F6"/>
    <w:multiLevelType w:val="hybridMultilevel"/>
    <w:tmpl w:val="FFFFFFFF"/>
    <w:lvl w:ilvl="0" w:tplc="69FA3ABE">
      <w:start w:val="1"/>
      <w:numFmt w:val="bullet"/>
      <w:lvlText w:val="·"/>
      <w:lvlJc w:val="left"/>
      <w:pPr>
        <w:ind w:left="720" w:hanging="360"/>
      </w:pPr>
      <w:rPr>
        <w:rFonts w:ascii="Symbol" w:hAnsi="Symbol" w:hint="default"/>
      </w:rPr>
    </w:lvl>
    <w:lvl w:ilvl="1" w:tplc="D77A0730">
      <w:start w:val="1"/>
      <w:numFmt w:val="bullet"/>
      <w:lvlText w:val="o"/>
      <w:lvlJc w:val="left"/>
      <w:pPr>
        <w:ind w:left="1440" w:hanging="360"/>
      </w:pPr>
      <w:rPr>
        <w:rFonts w:ascii="Courier New" w:hAnsi="Courier New" w:hint="default"/>
      </w:rPr>
    </w:lvl>
    <w:lvl w:ilvl="2" w:tplc="27EE52BE">
      <w:start w:val="1"/>
      <w:numFmt w:val="bullet"/>
      <w:lvlText w:val=""/>
      <w:lvlJc w:val="left"/>
      <w:pPr>
        <w:ind w:left="2160" w:hanging="360"/>
      </w:pPr>
      <w:rPr>
        <w:rFonts w:ascii="Wingdings" w:hAnsi="Wingdings" w:hint="default"/>
      </w:rPr>
    </w:lvl>
    <w:lvl w:ilvl="3" w:tplc="B73AD8E2">
      <w:start w:val="1"/>
      <w:numFmt w:val="bullet"/>
      <w:lvlText w:val=""/>
      <w:lvlJc w:val="left"/>
      <w:pPr>
        <w:ind w:left="2880" w:hanging="360"/>
      </w:pPr>
      <w:rPr>
        <w:rFonts w:ascii="Symbol" w:hAnsi="Symbol" w:hint="default"/>
      </w:rPr>
    </w:lvl>
    <w:lvl w:ilvl="4" w:tplc="D9588810">
      <w:start w:val="1"/>
      <w:numFmt w:val="bullet"/>
      <w:lvlText w:val="o"/>
      <w:lvlJc w:val="left"/>
      <w:pPr>
        <w:ind w:left="3600" w:hanging="360"/>
      </w:pPr>
      <w:rPr>
        <w:rFonts w:ascii="Courier New" w:hAnsi="Courier New" w:hint="default"/>
      </w:rPr>
    </w:lvl>
    <w:lvl w:ilvl="5" w:tplc="5C64F9A2">
      <w:start w:val="1"/>
      <w:numFmt w:val="bullet"/>
      <w:lvlText w:val=""/>
      <w:lvlJc w:val="left"/>
      <w:pPr>
        <w:ind w:left="4320" w:hanging="360"/>
      </w:pPr>
      <w:rPr>
        <w:rFonts w:ascii="Wingdings" w:hAnsi="Wingdings" w:hint="default"/>
      </w:rPr>
    </w:lvl>
    <w:lvl w:ilvl="6" w:tplc="5E7086D6">
      <w:start w:val="1"/>
      <w:numFmt w:val="bullet"/>
      <w:lvlText w:val=""/>
      <w:lvlJc w:val="left"/>
      <w:pPr>
        <w:ind w:left="5040" w:hanging="360"/>
      </w:pPr>
      <w:rPr>
        <w:rFonts w:ascii="Symbol" w:hAnsi="Symbol" w:hint="default"/>
      </w:rPr>
    </w:lvl>
    <w:lvl w:ilvl="7" w:tplc="2E587080">
      <w:start w:val="1"/>
      <w:numFmt w:val="bullet"/>
      <w:lvlText w:val="o"/>
      <w:lvlJc w:val="left"/>
      <w:pPr>
        <w:ind w:left="5760" w:hanging="360"/>
      </w:pPr>
      <w:rPr>
        <w:rFonts w:ascii="Courier New" w:hAnsi="Courier New" w:hint="default"/>
      </w:rPr>
    </w:lvl>
    <w:lvl w:ilvl="8" w:tplc="5CBE60D4">
      <w:start w:val="1"/>
      <w:numFmt w:val="bullet"/>
      <w:lvlText w:val=""/>
      <w:lvlJc w:val="left"/>
      <w:pPr>
        <w:ind w:left="6480" w:hanging="360"/>
      </w:pPr>
      <w:rPr>
        <w:rFonts w:ascii="Wingdings" w:hAnsi="Wingdings" w:hint="default"/>
      </w:rPr>
    </w:lvl>
  </w:abstractNum>
  <w:abstractNum w:abstractNumId="9" w15:restartNumberingAfterBreak="0">
    <w:nsid w:val="189D15A6"/>
    <w:multiLevelType w:val="hybridMultilevel"/>
    <w:tmpl w:val="FFFFFFFF"/>
    <w:lvl w:ilvl="0" w:tplc="958CBAE0">
      <w:start w:val="1"/>
      <w:numFmt w:val="bullet"/>
      <w:lvlText w:val="·"/>
      <w:lvlJc w:val="left"/>
      <w:pPr>
        <w:ind w:left="1428" w:hanging="360"/>
      </w:pPr>
      <w:rPr>
        <w:rFonts w:ascii="Symbol" w:hAnsi="Symbol" w:hint="default"/>
      </w:rPr>
    </w:lvl>
    <w:lvl w:ilvl="1" w:tplc="C0040F4A">
      <w:start w:val="1"/>
      <w:numFmt w:val="bullet"/>
      <w:lvlText w:val="o"/>
      <w:lvlJc w:val="left"/>
      <w:pPr>
        <w:ind w:left="2148" w:hanging="360"/>
      </w:pPr>
      <w:rPr>
        <w:rFonts w:ascii="Symbol" w:hAnsi="Symbol" w:hint="default"/>
      </w:rPr>
    </w:lvl>
    <w:lvl w:ilvl="2" w:tplc="E0A6DE52">
      <w:start w:val="1"/>
      <w:numFmt w:val="bullet"/>
      <w:lvlText w:val=""/>
      <w:lvlJc w:val="left"/>
      <w:pPr>
        <w:ind w:left="2868" w:hanging="360"/>
      </w:pPr>
      <w:rPr>
        <w:rFonts w:ascii="Wingdings" w:hAnsi="Wingdings" w:hint="default"/>
      </w:rPr>
    </w:lvl>
    <w:lvl w:ilvl="3" w:tplc="73AAA8B6">
      <w:start w:val="1"/>
      <w:numFmt w:val="bullet"/>
      <w:lvlText w:val=""/>
      <w:lvlJc w:val="left"/>
      <w:pPr>
        <w:ind w:left="3588" w:hanging="360"/>
      </w:pPr>
      <w:rPr>
        <w:rFonts w:ascii="Symbol" w:hAnsi="Symbol" w:hint="default"/>
      </w:rPr>
    </w:lvl>
    <w:lvl w:ilvl="4" w:tplc="CDBA0BF4">
      <w:start w:val="1"/>
      <w:numFmt w:val="bullet"/>
      <w:lvlText w:val="o"/>
      <w:lvlJc w:val="left"/>
      <w:pPr>
        <w:ind w:left="4308" w:hanging="360"/>
      </w:pPr>
      <w:rPr>
        <w:rFonts w:ascii="Courier New" w:hAnsi="Courier New" w:hint="default"/>
      </w:rPr>
    </w:lvl>
    <w:lvl w:ilvl="5" w:tplc="018EEA84">
      <w:start w:val="1"/>
      <w:numFmt w:val="bullet"/>
      <w:lvlText w:val=""/>
      <w:lvlJc w:val="left"/>
      <w:pPr>
        <w:ind w:left="5028" w:hanging="360"/>
      </w:pPr>
      <w:rPr>
        <w:rFonts w:ascii="Wingdings" w:hAnsi="Wingdings" w:hint="default"/>
      </w:rPr>
    </w:lvl>
    <w:lvl w:ilvl="6" w:tplc="7F869E04">
      <w:start w:val="1"/>
      <w:numFmt w:val="bullet"/>
      <w:lvlText w:val=""/>
      <w:lvlJc w:val="left"/>
      <w:pPr>
        <w:ind w:left="5748" w:hanging="360"/>
      </w:pPr>
      <w:rPr>
        <w:rFonts w:ascii="Symbol" w:hAnsi="Symbol" w:hint="default"/>
      </w:rPr>
    </w:lvl>
    <w:lvl w:ilvl="7" w:tplc="B0EE0D5A">
      <w:start w:val="1"/>
      <w:numFmt w:val="bullet"/>
      <w:lvlText w:val="o"/>
      <w:lvlJc w:val="left"/>
      <w:pPr>
        <w:ind w:left="6468" w:hanging="360"/>
      </w:pPr>
      <w:rPr>
        <w:rFonts w:ascii="Courier New" w:hAnsi="Courier New" w:hint="default"/>
      </w:rPr>
    </w:lvl>
    <w:lvl w:ilvl="8" w:tplc="7B504572">
      <w:start w:val="1"/>
      <w:numFmt w:val="bullet"/>
      <w:lvlText w:val=""/>
      <w:lvlJc w:val="left"/>
      <w:pPr>
        <w:ind w:left="7188" w:hanging="360"/>
      </w:pPr>
      <w:rPr>
        <w:rFonts w:ascii="Wingdings" w:hAnsi="Wingdings" w:hint="default"/>
      </w:rPr>
    </w:lvl>
  </w:abstractNum>
  <w:abstractNum w:abstractNumId="10" w15:restartNumberingAfterBreak="0">
    <w:nsid w:val="1F26A963"/>
    <w:multiLevelType w:val="hybridMultilevel"/>
    <w:tmpl w:val="FFFFFFFF"/>
    <w:lvl w:ilvl="0" w:tplc="4CDAC688">
      <w:start w:val="1"/>
      <w:numFmt w:val="upperLetter"/>
      <w:lvlText w:val="%1."/>
      <w:lvlJc w:val="left"/>
      <w:pPr>
        <w:ind w:left="644" w:hanging="360"/>
      </w:pPr>
    </w:lvl>
    <w:lvl w:ilvl="1" w:tplc="E376A090">
      <w:start w:val="1"/>
      <w:numFmt w:val="lowerLetter"/>
      <w:lvlText w:val="%2."/>
      <w:lvlJc w:val="left"/>
      <w:pPr>
        <w:ind w:left="1364" w:hanging="360"/>
      </w:pPr>
    </w:lvl>
    <w:lvl w:ilvl="2" w:tplc="4A5055C6">
      <w:start w:val="1"/>
      <w:numFmt w:val="lowerRoman"/>
      <w:lvlText w:val="%3."/>
      <w:lvlJc w:val="right"/>
      <w:pPr>
        <w:ind w:left="2084" w:hanging="180"/>
      </w:pPr>
    </w:lvl>
    <w:lvl w:ilvl="3" w:tplc="14E051B4">
      <w:start w:val="1"/>
      <w:numFmt w:val="decimal"/>
      <w:lvlText w:val="%4."/>
      <w:lvlJc w:val="left"/>
      <w:pPr>
        <w:ind w:left="2804" w:hanging="360"/>
      </w:pPr>
    </w:lvl>
    <w:lvl w:ilvl="4" w:tplc="D67E32CA">
      <w:start w:val="1"/>
      <w:numFmt w:val="lowerLetter"/>
      <w:lvlText w:val="%5."/>
      <w:lvlJc w:val="left"/>
      <w:pPr>
        <w:ind w:left="3524" w:hanging="360"/>
      </w:pPr>
    </w:lvl>
    <w:lvl w:ilvl="5" w:tplc="DDBE7B58">
      <w:start w:val="1"/>
      <w:numFmt w:val="lowerRoman"/>
      <w:lvlText w:val="%6."/>
      <w:lvlJc w:val="right"/>
      <w:pPr>
        <w:ind w:left="4244" w:hanging="180"/>
      </w:pPr>
    </w:lvl>
    <w:lvl w:ilvl="6" w:tplc="76669548">
      <w:start w:val="1"/>
      <w:numFmt w:val="decimal"/>
      <w:lvlText w:val="%7."/>
      <w:lvlJc w:val="left"/>
      <w:pPr>
        <w:ind w:left="4964" w:hanging="360"/>
      </w:pPr>
    </w:lvl>
    <w:lvl w:ilvl="7" w:tplc="6658CB02">
      <w:start w:val="1"/>
      <w:numFmt w:val="lowerLetter"/>
      <w:lvlText w:val="%8."/>
      <w:lvlJc w:val="left"/>
      <w:pPr>
        <w:ind w:left="5684" w:hanging="360"/>
      </w:pPr>
    </w:lvl>
    <w:lvl w:ilvl="8" w:tplc="AF90DB7C">
      <w:start w:val="1"/>
      <w:numFmt w:val="lowerRoman"/>
      <w:lvlText w:val="%9."/>
      <w:lvlJc w:val="right"/>
      <w:pPr>
        <w:ind w:left="6404" w:hanging="180"/>
      </w:pPr>
    </w:lvl>
  </w:abstractNum>
  <w:abstractNum w:abstractNumId="11" w15:restartNumberingAfterBreak="0">
    <w:nsid w:val="24589F49"/>
    <w:multiLevelType w:val="hybridMultilevel"/>
    <w:tmpl w:val="DAD6E2E8"/>
    <w:lvl w:ilvl="0" w:tplc="63900FCA">
      <w:start w:val="1"/>
      <w:numFmt w:val="bullet"/>
      <w:lvlText w:val=""/>
      <w:lvlJc w:val="left"/>
      <w:pPr>
        <w:ind w:left="720" w:hanging="360"/>
      </w:pPr>
      <w:rPr>
        <w:rFonts w:ascii="Symbol" w:hAnsi="Symbol" w:hint="default"/>
      </w:rPr>
    </w:lvl>
    <w:lvl w:ilvl="1" w:tplc="0C36E3F2">
      <w:start w:val="1"/>
      <w:numFmt w:val="bullet"/>
      <w:lvlText w:val="o"/>
      <w:lvlJc w:val="left"/>
      <w:pPr>
        <w:ind w:left="1440" w:hanging="360"/>
      </w:pPr>
      <w:rPr>
        <w:rFonts w:ascii="Courier New" w:hAnsi="Courier New" w:hint="default"/>
      </w:rPr>
    </w:lvl>
    <w:lvl w:ilvl="2" w:tplc="654C900E">
      <w:start w:val="1"/>
      <w:numFmt w:val="bullet"/>
      <w:lvlText w:val=""/>
      <w:lvlJc w:val="left"/>
      <w:pPr>
        <w:ind w:left="2160" w:hanging="360"/>
      </w:pPr>
      <w:rPr>
        <w:rFonts w:ascii="Wingdings" w:hAnsi="Wingdings" w:hint="default"/>
      </w:rPr>
    </w:lvl>
    <w:lvl w:ilvl="3" w:tplc="D5EE8A34">
      <w:start w:val="1"/>
      <w:numFmt w:val="bullet"/>
      <w:lvlText w:val=""/>
      <w:lvlJc w:val="left"/>
      <w:pPr>
        <w:ind w:left="2880" w:hanging="360"/>
      </w:pPr>
      <w:rPr>
        <w:rFonts w:ascii="Symbol" w:hAnsi="Symbol" w:hint="default"/>
      </w:rPr>
    </w:lvl>
    <w:lvl w:ilvl="4" w:tplc="73E4609C">
      <w:start w:val="1"/>
      <w:numFmt w:val="bullet"/>
      <w:lvlText w:val="o"/>
      <w:lvlJc w:val="left"/>
      <w:pPr>
        <w:ind w:left="3600" w:hanging="360"/>
      </w:pPr>
      <w:rPr>
        <w:rFonts w:ascii="Courier New" w:hAnsi="Courier New" w:hint="default"/>
      </w:rPr>
    </w:lvl>
    <w:lvl w:ilvl="5" w:tplc="95F0A9A2">
      <w:start w:val="1"/>
      <w:numFmt w:val="bullet"/>
      <w:lvlText w:val=""/>
      <w:lvlJc w:val="left"/>
      <w:pPr>
        <w:ind w:left="4320" w:hanging="360"/>
      </w:pPr>
      <w:rPr>
        <w:rFonts w:ascii="Wingdings" w:hAnsi="Wingdings" w:hint="default"/>
      </w:rPr>
    </w:lvl>
    <w:lvl w:ilvl="6" w:tplc="337A30E4">
      <w:start w:val="1"/>
      <w:numFmt w:val="bullet"/>
      <w:lvlText w:val=""/>
      <w:lvlJc w:val="left"/>
      <w:pPr>
        <w:ind w:left="5040" w:hanging="360"/>
      </w:pPr>
      <w:rPr>
        <w:rFonts w:ascii="Symbol" w:hAnsi="Symbol" w:hint="default"/>
      </w:rPr>
    </w:lvl>
    <w:lvl w:ilvl="7" w:tplc="27241B60">
      <w:start w:val="1"/>
      <w:numFmt w:val="bullet"/>
      <w:lvlText w:val="o"/>
      <w:lvlJc w:val="left"/>
      <w:pPr>
        <w:ind w:left="5760" w:hanging="360"/>
      </w:pPr>
      <w:rPr>
        <w:rFonts w:ascii="Courier New" w:hAnsi="Courier New" w:hint="default"/>
      </w:rPr>
    </w:lvl>
    <w:lvl w:ilvl="8" w:tplc="81E80B36">
      <w:start w:val="1"/>
      <w:numFmt w:val="bullet"/>
      <w:lvlText w:val=""/>
      <w:lvlJc w:val="left"/>
      <w:pPr>
        <w:ind w:left="6480" w:hanging="360"/>
      </w:pPr>
      <w:rPr>
        <w:rFonts w:ascii="Wingdings" w:hAnsi="Wingdings" w:hint="default"/>
      </w:rPr>
    </w:lvl>
  </w:abstractNum>
  <w:abstractNum w:abstractNumId="12" w15:restartNumberingAfterBreak="0">
    <w:nsid w:val="28924110"/>
    <w:multiLevelType w:val="hybridMultilevel"/>
    <w:tmpl w:val="FFFFFFFF"/>
    <w:lvl w:ilvl="0" w:tplc="B412CA44">
      <w:start w:val="1"/>
      <w:numFmt w:val="decimal"/>
      <w:lvlText w:val="%1."/>
      <w:lvlJc w:val="left"/>
      <w:pPr>
        <w:ind w:left="720" w:hanging="360"/>
      </w:pPr>
    </w:lvl>
    <w:lvl w:ilvl="1" w:tplc="2DD0F132">
      <w:start w:val="1"/>
      <w:numFmt w:val="lowerLetter"/>
      <w:lvlText w:val="%2."/>
      <w:lvlJc w:val="left"/>
      <w:pPr>
        <w:ind w:left="1440" w:hanging="360"/>
      </w:pPr>
    </w:lvl>
    <w:lvl w:ilvl="2" w:tplc="B3C61FDA">
      <w:start w:val="1"/>
      <w:numFmt w:val="lowerRoman"/>
      <w:lvlText w:val="%3."/>
      <w:lvlJc w:val="left"/>
      <w:pPr>
        <w:ind w:left="2160" w:hanging="360"/>
      </w:pPr>
    </w:lvl>
    <w:lvl w:ilvl="3" w:tplc="5B44B47C">
      <w:start w:val="1"/>
      <w:numFmt w:val="decimal"/>
      <w:lvlText w:val="%4."/>
      <w:lvlJc w:val="left"/>
      <w:pPr>
        <w:ind w:left="2880" w:hanging="360"/>
      </w:pPr>
    </w:lvl>
    <w:lvl w:ilvl="4" w:tplc="A04865DE">
      <w:start w:val="1"/>
      <w:numFmt w:val="lowerLetter"/>
      <w:lvlText w:val="%5."/>
      <w:lvlJc w:val="left"/>
      <w:pPr>
        <w:ind w:left="3600" w:hanging="360"/>
      </w:pPr>
    </w:lvl>
    <w:lvl w:ilvl="5" w:tplc="7B0C2184">
      <w:start w:val="1"/>
      <w:numFmt w:val="lowerRoman"/>
      <w:lvlText w:val="%6."/>
      <w:lvlJc w:val="left"/>
      <w:pPr>
        <w:ind w:left="4320" w:hanging="360"/>
      </w:pPr>
    </w:lvl>
    <w:lvl w:ilvl="6" w:tplc="50901310">
      <w:start w:val="1"/>
      <w:numFmt w:val="decimal"/>
      <w:lvlText w:val="%7."/>
      <w:lvlJc w:val="left"/>
      <w:pPr>
        <w:ind w:left="5040" w:hanging="360"/>
      </w:pPr>
    </w:lvl>
    <w:lvl w:ilvl="7" w:tplc="CB621AE2">
      <w:start w:val="1"/>
      <w:numFmt w:val="lowerLetter"/>
      <w:lvlText w:val="%8."/>
      <w:lvlJc w:val="left"/>
      <w:pPr>
        <w:ind w:left="5760" w:hanging="360"/>
      </w:pPr>
    </w:lvl>
    <w:lvl w:ilvl="8" w:tplc="D2AA5AA4">
      <w:start w:val="1"/>
      <w:numFmt w:val="lowerRoman"/>
      <w:lvlText w:val="%9."/>
      <w:lvlJc w:val="left"/>
      <w:pPr>
        <w:ind w:left="6480" w:hanging="360"/>
      </w:pPr>
    </w:lvl>
  </w:abstractNum>
  <w:abstractNum w:abstractNumId="13" w15:restartNumberingAfterBreak="0">
    <w:nsid w:val="2CEEAE1E"/>
    <w:multiLevelType w:val="hybridMultilevel"/>
    <w:tmpl w:val="FFFFFFFF"/>
    <w:lvl w:ilvl="0" w:tplc="258844E6">
      <w:start w:val="1"/>
      <w:numFmt w:val="bullet"/>
      <w:lvlText w:val=""/>
      <w:lvlJc w:val="left"/>
      <w:pPr>
        <w:ind w:left="720" w:hanging="360"/>
      </w:pPr>
      <w:rPr>
        <w:rFonts w:ascii="Symbol" w:hAnsi="Symbol" w:hint="default"/>
      </w:rPr>
    </w:lvl>
    <w:lvl w:ilvl="1" w:tplc="94783AD0">
      <w:start w:val="1"/>
      <w:numFmt w:val="bullet"/>
      <w:lvlText w:val="o"/>
      <w:lvlJc w:val="left"/>
      <w:pPr>
        <w:ind w:left="1440" w:hanging="360"/>
      </w:pPr>
      <w:rPr>
        <w:rFonts w:ascii="Courier New" w:hAnsi="Courier New" w:hint="default"/>
      </w:rPr>
    </w:lvl>
    <w:lvl w:ilvl="2" w:tplc="A82C09F4">
      <w:start w:val="1"/>
      <w:numFmt w:val="bullet"/>
      <w:lvlText w:val=""/>
      <w:lvlJc w:val="left"/>
      <w:pPr>
        <w:ind w:left="2160" w:hanging="360"/>
      </w:pPr>
      <w:rPr>
        <w:rFonts w:ascii="Wingdings" w:hAnsi="Wingdings" w:hint="default"/>
      </w:rPr>
    </w:lvl>
    <w:lvl w:ilvl="3" w:tplc="21566C32">
      <w:start w:val="1"/>
      <w:numFmt w:val="bullet"/>
      <w:lvlText w:val=""/>
      <w:lvlJc w:val="left"/>
      <w:pPr>
        <w:ind w:left="2880" w:hanging="360"/>
      </w:pPr>
      <w:rPr>
        <w:rFonts w:ascii="Symbol" w:hAnsi="Symbol" w:hint="default"/>
      </w:rPr>
    </w:lvl>
    <w:lvl w:ilvl="4" w:tplc="3F528902">
      <w:start w:val="1"/>
      <w:numFmt w:val="bullet"/>
      <w:lvlText w:val="o"/>
      <w:lvlJc w:val="left"/>
      <w:pPr>
        <w:ind w:left="3600" w:hanging="360"/>
      </w:pPr>
      <w:rPr>
        <w:rFonts w:ascii="Courier New" w:hAnsi="Courier New" w:hint="default"/>
      </w:rPr>
    </w:lvl>
    <w:lvl w:ilvl="5" w:tplc="A0B82AB2">
      <w:start w:val="1"/>
      <w:numFmt w:val="bullet"/>
      <w:lvlText w:val=""/>
      <w:lvlJc w:val="left"/>
      <w:pPr>
        <w:ind w:left="4320" w:hanging="360"/>
      </w:pPr>
      <w:rPr>
        <w:rFonts w:ascii="Wingdings" w:hAnsi="Wingdings" w:hint="default"/>
      </w:rPr>
    </w:lvl>
    <w:lvl w:ilvl="6" w:tplc="38A439C8">
      <w:start w:val="1"/>
      <w:numFmt w:val="bullet"/>
      <w:lvlText w:val=""/>
      <w:lvlJc w:val="left"/>
      <w:pPr>
        <w:ind w:left="5040" w:hanging="360"/>
      </w:pPr>
      <w:rPr>
        <w:rFonts w:ascii="Symbol" w:hAnsi="Symbol" w:hint="default"/>
      </w:rPr>
    </w:lvl>
    <w:lvl w:ilvl="7" w:tplc="01927D78">
      <w:start w:val="1"/>
      <w:numFmt w:val="bullet"/>
      <w:lvlText w:val="o"/>
      <w:lvlJc w:val="left"/>
      <w:pPr>
        <w:ind w:left="5760" w:hanging="360"/>
      </w:pPr>
      <w:rPr>
        <w:rFonts w:ascii="Courier New" w:hAnsi="Courier New" w:hint="default"/>
      </w:rPr>
    </w:lvl>
    <w:lvl w:ilvl="8" w:tplc="E7C64CCC">
      <w:start w:val="1"/>
      <w:numFmt w:val="bullet"/>
      <w:lvlText w:val=""/>
      <w:lvlJc w:val="left"/>
      <w:pPr>
        <w:ind w:left="6480" w:hanging="360"/>
      </w:pPr>
      <w:rPr>
        <w:rFonts w:ascii="Wingdings" w:hAnsi="Wingdings" w:hint="default"/>
      </w:rPr>
    </w:lvl>
  </w:abstractNum>
  <w:abstractNum w:abstractNumId="14" w15:restartNumberingAfterBreak="0">
    <w:nsid w:val="2D19DDEB"/>
    <w:multiLevelType w:val="hybridMultilevel"/>
    <w:tmpl w:val="FFFFFFFF"/>
    <w:lvl w:ilvl="0" w:tplc="0D2A8438">
      <w:start w:val="1"/>
      <w:numFmt w:val="lowerLetter"/>
      <w:lvlText w:val="%1."/>
      <w:lvlJc w:val="left"/>
      <w:pPr>
        <w:ind w:left="360" w:hanging="360"/>
      </w:pPr>
    </w:lvl>
    <w:lvl w:ilvl="1" w:tplc="C12A0AB2">
      <w:start w:val="1"/>
      <w:numFmt w:val="lowerLetter"/>
      <w:lvlText w:val="%2."/>
      <w:lvlJc w:val="left"/>
      <w:pPr>
        <w:ind w:left="1441" w:hanging="360"/>
      </w:pPr>
    </w:lvl>
    <w:lvl w:ilvl="2" w:tplc="8F70515A">
      <w:start w:val="1"/>
      <w:numFmt w:val="lowerRoman"/>
      <w:lvlText w:val="%3."/>
      <w:lvlJc w:val="right"/>
      <w:pPr>
        <w:ind w:left="2161" w:hanging="180"/>
      </w:pPr>
    </w:lvl>
    <w:lvl w:ilvl="3" w:tplc="5002EB52">
      <w:start w:val="1"/>
      <w:numFmt w:val="decimal"/>
      <w:lvlText w:val="%4."/>
      <w:lvlJc w:val="left"/>
      <w:pPr>
        <w:ind w:left="2881" w:hanging="360"/>
      </w:pPr>
    </w:lvl>
    <w:lvl w:ilvl="4" w:tplc="3594F678">
      <w:start w:val="1"/>
      <w:numFmt w:val="lowerLetter"/>
      <w:lvlText w:val="%5."/>
      <w:lvlJc w:val="left"/>
      <w:pPr>
        <w:ind w:left="3601" w:hanging="360"/>
      </w:pPr>
    </w:lvl>
    <w:lvl w:ilvl="5" w:tplc="03646EF4">
      <w:start w:val="1"/>
      <w:numFmt w:val="lowerRoman"/>
      <w:lvlText w:val="%6."/>
      <w:lvlJc w:val="right"/>
      <w:pPr>
        <w:ind w:left="4321" w:hanging="180"/>
      </w:pPr>
    </w:lvl>
    <w:lvl w:ilvl="6" w:tplc="ED0A473E">
      <w:start w:val="1"/>
      <w:numFmt w:val="decimal"/>
      <w:lvlText w:val="%7."/>
      <w:lvlJc w:val="left"/>
      <w:pPr>
        <w:ind w:left="5041" w:hanging="360"/>
      </w:pPr>
    </w:lvl>
    <w:lvl w:ilvl="7" w:tplc="730AAC8E">
      <w:start w:val="1"/>
      <w:numFmt w:val="lowerLetter"/>
      <w:lvlText w:val="%8."/>
      <w:lvlJc w:val="left"/>
      <w:pPr>
        <w:ind w:left="5761" w:hanging="360"/>
      </w:pPr>
    </w:lvl>
    <w:lvl w:ilvl="8" w:tplc="646014E8">
      <w:start w:val="1"/>
      <w:numFmt w:val="lowerRoman"/>
      <w:lvlText w:val="%9."/>
      <w:lvlJc w:val="right"/>
      <w:pPr>
        <w:ind w:left="6481" w:hanging="180"/>
      </w:pPr>
    </w:lvl>
  </w:abstractNum>
  <w:abstractNum w:abstractNumId="15" w15:restartNumberingAfterBreak="0">
    <w:nsid w:val="317110C9"/>
    <w:multiLevelType w:val="hybridMultilevel"/>
    <w:tmpl w:val="FFFFFFFF"/>
    <w:lvl w:ilvl="0" w:tplc="8AC8A9A4">
      <w:start w:val="1"/>
      <w:numFmt w:val="decimal"/>
      <w:lvlText w:val="%1."/>
      <w:lvlJc w:val="left"/>
      <w:pPr>
        <w:ind w:left="720" w:hanging="360"/>
      </w:pPr>
    </w:lvl>
    <w:lvl w:ilvl="1" w:tplc="7D42E872">
      <w:start w:val="1"/>
      <w:numFmt w:val="lowerLetter"/>
      <w:lvlText w:val="%2."/>
      <w:lvlJc w:val="left"/>
      <w:pPr>
        <w:ind w:left="1440" w:hanging="360"/>
      </w:pPr>
    </w:lvl>
    <w:lvl w:ilvl="2" w:tplc="0840BAEA">
      <w:start w:val="1"/>
      <w:numFmt w:val="lowerRoman"/>
      <w:lvlText w:val="%3."/>
      <w:lvlJc w:val="left"/>
      <w:pPr>
        <w:ind w:left="2160" w:hanging="360"/>
      </w:pPr>
    </w:lvl>
    <w:lvl w:ilvl="3" w:tplc="58E8585C">
      <w:start w:val="1"/>
      <w:numFmt w:val="decimal"/>
      <w:lvlText w:val="%4."/>
      <w:lvlJc w:val="left"/>
      <w:pPr>
        <w:ind w:left="2880" w:hanging="360"/>
      </w:pPr>
    </w:lvl>
    <w:lvl w:ilvl="4" w:tplc="26829D2C">
      <w:start w:val="1"/>
      <w:numFmt w:val="lowerLetter"/>
      <w:lvlText w:val="%5."/>
      <w:lvlJc w:val="left"/>
      <w:pPr>
        <w:ind w:left="3600" w:hanging="360"/>
      </w:pPr>
    </w:lvl>
    <w:lvl w:ilvl="5" w:tplc="0B4EEFDE">
      <w:start w:val="1"/>
      <w:numFmt w:val="lowerRoman"/>
      <w:lvlText w:val="%6."/>
      <w:lvlJc w:val="left"/>
      <w:pPr>
        <w:ind w:left="4320" w:hanging="360"/>
      </w:pPr>
    </w:lvl>
    <w:lvl w:ilvl="6" w:tplc="BD04F798">
      <w:start w:val="1"/>
      <w:numFmt w:val="decimal"/>
      <w:lvlText w:val="%7."/>
      <w:lvlJc w:val="left"/>
      <w:pPr>
        <w:ind w:left="5040" w:hanging="360"/>
      </w:pPr>
    </w:lvl>
    <w:lvl w:ilvl="7" w:tplc="2BC0EFB8">
      <w:start w:val="1"/>
      <w:numFmt w:val="lowerLetter"/>
      <w:lvlText w:val="%8."/>
      <w:lvlJc w:val="left"/>
      <w:pPr>
        <w:ind w:left="5760" w:hanging="360"/>
      </w:pPr>
    </w:lvl>
    <w:lvl w:ilvl="8" w:tplc="FBB64274">
      <w:start w:val="1"/>
      <w:numFmt w:val="lowerRoman"/>
      <w:lvlText w:val="%9."/>
      <w:lvlJc w:val="left"/>
      <w:pPr>
        <w:ind w:left="6480" w:hanging="360"/>
      </w:pPr>
    </w:lvl>
  </w:abstractNum>
  <w:abstractNum w:abstractNumId="16" w15:restartNumberingAfterBreak="0">
    <w:nsid w:val="3298C164"/>
    <w:multiLevelType w:val="hybridMultilevel"/>
    <w:tmpl w:val="FFFFFFFF"/>
    <w:lvl w:ilvl="0" w:tplc="1B7854B8">
      <w:start w:val="1"/>
      <w:numFmt w:val="bullet"/>
      <w:lvlText w:val=""/>
      <w:lvlJc w:val="left"/>
      <w:pPr>
        <w:ind w:left="360" w:hanging="360"/>
      </w:pPr>
      <w:rPr>
        <w:rFonts w:ascii="Symbol" w:hAnsi="Symbol" w:hint="default"/>
      </w:rPr>
    </w:lvl>
    <w:lvl w:ilvl="1" w:tplc="98021864">
      <w:start w:val="1"/>
      <w:numFmt w:val="bullet"/>
      <w:lvlText w:val="o"/>
      <w:lvlJc w:val="left"/>
      <w:pPr>
        <w:ind w:left="1440" w:hanging="360"/>
      </w:pPr>
      <w:rPr>
        <w:rFonts w:ascii="Courier New" w:hAnsi="Courier New" w:hint="default"/>
      </w:rPr>
    </w:lvl>
    <w:lvl w:ilvl="2" w:tplc="1BEA6ADC">
      <w:start w:val="1"/>
      <w:numFmt w:val="bullet"/>
      <w:lvlText w:val=""/>
      <w:lvlJc w:val="left"/>
      <w:pPr>
        <w:ind w:left="2160" w:hanging="360"/>
      </w:pPr>
      <w:rPr>
        <w:rFonts w:ascii="Wingdings" w:hAnsi="Wingdings" w:hint="default"/>
      </w:rPr>
    </w:lvl>
    <w:lvl w:ilvl="3" w:tplc="D688A416">
      <w:start w:val="1"/>
      <w:numFmt w:val="bullet"/>
      <w:lvlText w:val=""/>
      <w:lvlJc w:val="left"/>
      <w:pPr>
        <w:ind w:left="2880" w:hanging="360"/>
      </w:pPr>
      <w:rPr>
        <w:rFonts w:ascii="Symbol" w:hAnsi="Symbol" w:hint="default"/>
      </w:rPr>
    </w:lvl>
    <w:lvl w:ilvl="4" w:tplc="82962320">
      <w:start w:val="1"/>
      <w:numFmt w:val="bullet"/>
      <w:lvlText w:val="o"/>
      <w:lvlJc w:val="left"/>
      <w:pPr>
        <w:ind w:left="3600" w:hanging="360"/>
      </w:pPr>
      <w:rPr>
        <w:rFonts w:ascii="Courier New" w:hAnsi="Courier New" w:hint="default"/>
      </w:rPr>
    </w:lvl>
    <w:lvl w:ilvl="5" w:tplc="0128CF7C">
      <w:start w:val="1"/>
      <w:numFmt w:val="bullet"/>
      <w:lvlText w:val=""/>
      <w:lvlJc w:val="left"/>
      <w:pPr>
        <w:ind w:left="4320" w:hanging="360"/>
      </w:pPr>
      <w:rPr>
        <w:rFonts w:ascii="Wingdings" w:hAnsi="Wingdings" w:hint="default"/>
      </w:rPr>
    </w:lvl>
    <w:lvl w:ilvl="6" w:tplc="85D81D9A">
      <w:start w:val="1"/>
      <w:numFmt w:val="bullet"/>
      <w:lvlText w:val=""/>
      <w:lvlJc w:val="left"/>
      <w:pPr>
        <w:ind w:left="5040" w:hanging="360"/>
      </w:pPr>
      <w:rPr>
        <w:rFonts w:ascii="Symbol" w:hAnsi="Symbol" w:hint="default"/>
      </w:rPr>
    </w:lvl>
    <w:lvl w:ilvl="7" w:tplc="FFE2184E">
      <w:start w:val="1"/>
      <w:numFmt w:val="bullet"/>
      <w:lvlText w:val="o"/>
      <w:lvlJc w:val="left"/>
      <w:pPr>
        <w:ind w:left="5760" w:hanging="360"/>
      </w:pPr>
      <w:rPr>
        <w:rFonts w:ascii="Courier New" w:hAnsi="Courier New" w:hint="default"/>
      </w:rPr>
    </w:lvl>
    <w:lvl w:ilvl="8" w:tplc="F03CE0BA">
      <w:start w:val="1"/>
      <w:numFmt w:val="bullet"/>
      <w:lvlText w:val=""/>
      <w:lvlJc w:val="left"/>
      <w:pPr>
        <w:ind w:left="6480" w:hanging="360"/>
      </w:pPr>
      <w:rPr>
        <w:rFonts w:ascii="Wingdings" w:hAnsi="Wingdings" w:hint="default"/>
      </w:rPr>
    </w:lvl>
  </w:abstractNum>
  <w:abstractNum w:abstractNumId="17" w15:restartNumberingAfterBreak="0">
    <w:nsid w:val="34420AF7"/>
    <w:multiLevelType w:val="hybridMultilevel"/>
    <w:tmpl w:val="FFFFFFFF"/>
    <w:lvl w:ilvl="0" w:tplc="0882DB10">
      <w:start w:val="1"/>
      <w:numFmt w:val="bullet"/>
      <w:lvlText w:val="·"/>
      <w:lvlJc w:val="left"/>
      <w:pPr>
        <w:ind w:left="720" w:hanging="360"/>
      </w:pPr>
      <w:rPr>
        <w:rFonts w:ascii="Symbol" w:hAnsi="Symbol" w:hint="default"/>
      </w:rPr>
    </w:lvl>
    <w:lvl w:ilvl="1" w:tplc="8CFC1952">
      <w:start w:val="1"/>
      <w:numFmt w:val="bullet"/>
      <w:lvlText w:val="o"/>
      <w:lvlJc w:val="left"/>
      <w:pPr>
        <w:ind w:left="1440" w:hanging="360"/>
      </w:pPr>
      <w:rPr>
        <w:rFonts w:ascii="Courier New" w:hAnsi="Courier New" w:hint="default"/>
      </w:rPr>
    </w:lvl>
    <w:lvl w:ilvl="2" w:tplc="ABAA1DCE">
      <w:start w:val="1"/>
      <w:numFmt w:val="bullet"/>
      <w:lvlText w:val=""/>
      <w:lvlJc w:val="left"/>
      <w:pPr>
        <w:ind w:left="2160" w:hanging="360"/>
      </w:pPr>
      <w:rPr>
        <w:rFonts w:ascii="Wingdings" w:hAnsi="Wingdings" w:hint="default"/>
      </w:rPr>
    </w:lvl>
    <w:lvl w:ilvl="3" w:tplc="D28607A4">
      <w:start w:val="1"/>
      <w:numFmt w:val="bullet"/>
      <w:lvlText w:val=""/>
      <w:lvlJc w:val="left"/>
      <w:pPr>
        <w:ind w:left="2880" w:hanging="360"/>
      </w:pPr>
      <w:rPr>
        <w:rFonts w:ascii="Symbol" w:hAnsi="Symbol" w:hint="default"/>
      </w:rPr>
    </w:lvl>
    <w:lvl w:ilvl="4" w:tplc="664A8B96">
      <w:start w:val="1"/>
      <w:numFmt w:val="bullet"/>
      <w:lvlText w:val="o"/>
      <w:lvlJc w:val="left"/>
      <w:pPr>
        <w:ind w:left="3600" w:hanging="360"/>
      </w:pPr>
      <w:rPr>
        <w:rFonts w:ascii="Courier New" w:hAnsi="Courier New" w:hint="default"/>
      </w:rPr>
    </w:lvl>
    <w:lvl w:ilvl="5" w:tplc="6936A492">
      <w:start w:val="1"/>
      <w:numFmt w:val="bullet"/>
      <w:lvlText w:val=""/>
      <w:lvlJc w:val="left"/>
      <w:pPr>
        <w:ind w:left="4320" w:hanging="360"/>
      </w:pPr>
      <w:rPr>
        <w:rFonts w:ascii="Wingdings" w:hAnsi="Wingdings" w:hint="default"/>
      </w:rPr>
    </w:lvl>
    <w:lvl w:ilvl="6" w:tplc="DD129E12">
      <w:start w:val="1"/>
      <w:numFmt w:val="bullet"/>
      <w:lvlText w:val=""/>
      <w:lvlJc w:val="left"/>
      <w:pPr>
        <w:ind w:left="5040" w:hanging="360"/>
      </w:pPr>
      <w:rPr>
        <w:rFonts w:ascii="Symbol" w:hAnsi="Symbol" w:hint="default"/>
      </w:rPr>
    </w:lvl>
    <w:lvl w:ilvl="7" w:tplc="BED6ADC0">
      <w:start w:val="1"/>
      <w:numFmt w:val="bullet"/>
      <w:lvlText w:val="o"/>
      <w:lvlJc w:val="left"/>
      <w:pPr>
        <w:ind w:left="5760" w:hanging="360"/>
      </w:pPr>
      <w:rPr>
        <w:rFonts w:ascii="Courier New" w:hAnsi="Courier New" w:hint="default"/>
      </w:rPr>
    </w:lvl>
    <w:lvl w:ilvl="8" w:tplc="2FE256E2">
      <w:start w:val="1"/>
      <w:numFmt w:val="bullet"/>
      <w:lvlText w:val=""/>
      <w:lvlJc w:val="left"/>
      <w:pPr>
        <w:ind w:left="6480" w:hanging="360"/>
      </w:pPr>
      <w:rPr>
        <w:rFonts w:ascii="Wingdings" w:hAnsi="Wingdings" w:hint="default"/>
      </w:rPr>
    </w:lvl>
  </w:abstractNum>
  <w:abstractNum w:abstractNumId="18" w15:restartNumberingAfterBreak="0">
    <w:nsid w:val="37664B00"/>
    <w:multiLevelType w:val="hybridMultilevel"/>
    <w:tmpl w:val="FFFFFFFF"/>
    <w:lvl w:ilvl="0" w:tplc="0220FF1A">
      <w:start w:val="2"/>
      <w:numFmt w:val="lowerLetter"/>
      <w:lvlText w:val="%1."/>
      <w:lvlJc w:val="left"/>
      <w:pPr>
        <w:ind w:left="360" w:hanging="360"/>
      </w:pPr>
    </w:lvl>
    <w:lvl w:ilvl="1" w:tplc="11F423EA">
      <w:start w:val="1"/>
      <w:numFmt w:val="lowerLetter"/>
      <w:lvlText w:val="%2."/>
      <w:lvlJc w:val="left"/>
      <w:pPr>
        <w:ind w:left="1440" w:hanging="360"/>
      </w:pPr>
    </w:lvl>
    <w:lvl w:ilvl="2" w:tplc="3F3429E8">
      <w:start w:val="1"/>
      <w:numFmt w:val="lowerRoman"/>
      <w:lvlText w:val="%3."/>
      <w:lvlJc w:val="right"/>
      <w:pPr>
        <w:ind w:left="2160" w:hanging="180"/>
      </w:pPr>
    </w:lvl>
    <w:lvl w:ilvl="3" w:tplc="261ED694">
      <w:start w:val="1"/>
      <w:numFmt w:val="decimal"/>
      <w:lvlText w:val="%4."/>
      <w:lvlJc w:val="left"/>
      <w:pPr>
        <w:ind w:left="2880" w:hanging="360"/>
      </w:pPr>
    </w:lvl>
    <w:lvl w:ilvl="4" w:tplc="7DA0C750">
      <w:start w:val="1"/>
      <w:numFmt w:val="lowerLetter"/>
      <w:lvlText w:val="%5."/>
      <w:lvlJc w:val="left"/>
      <w:pPr>
        <w:ind w:left="3600" w:hanging="360"/>
      </w:pPr>
    </w:lvl>
    <w:lvl w:ilvl="5" w:tplc="D55007B2">
      <w:start w:val="1"/>
      <w:numFmt w:val="lowerRoman"/>
      <w:lvlText w:val="%6."/>
      <w:lvlJc w:val="right"/>
      <w:pPr>
        <w:ind w:left="4320" w:hanging="180"/>
      </w:pPr>
    </w:lvl>
    <w:lvl w:ilvl="6" w:tplc="A07C2116">
      <w:start w:val="1"/>
      <w:numFmt w:val="decimal"/>
      <w:lvlText w:val="%7."/>
      <w:lvlJc w:val="left"/>
      <w:pPr>
        <w:ind w:left="5040" w:hanging="360"/>
      </w:pPr>
    </w:lvl>
    <w:lvl w:ilvl="7" w:tplc="D47655F6">
      <w:start w:val="1"/>
      <w:numFmt w:val="lowerLetter"/>
      <w:lvlText w:val="%8."/>
      <w:lvlJc w:val="left"/>
      <w:pPr>
        <w:ind w:left="5760" w:hanging="360"/>
      </w:pPr>
    </w:lvl>
    <w:lvl w:ilvl="8" w:tplc="348AF342">
      <w:start w:val="1"/>
      <w:numFmt w:val="lowerRoman"/>
      <w:lvlText w:val="%9."/>
      <w:lvlJc w:val="right"/>
      <w:pPr>
        <w:ind w:left="6480" w:hanging="180"/>
      </w:pPr>
    </w:lvl>
  </w:abstractNum>
  <w:abstractNum w:abstractNumId="19" w15:restartNumberingAfterBreak="0">
    <w:nsid w:val="38F44A0D"/>
    <w:multiLevelType w:val="hybridMultilevel"/>
    <w:tmpl w:val="FFFFFFFF"/>
    <w:lvl w:ilvl="0" w:tplc="A47E1242">
      <w:start w:val="1"/>
      <w:numFmt w:val="lowerRoman"/>
      <w:lvlText w:val="%1."/>
      <w:lvlJc w:val="right"/>
      <w:pPr>
        <w:ind w:left="720" w:hanging="360"/>
      </w:pPr>
    </w:lvl>
    <w:lvl w:ilvl="1" w:tplc="D93A1BF6">
      <w:start w:val="1"/>
      <w:numFmt w:val="lowerLetter"/>
      <w:lvlText w:val="%2."/>
      <w:lvlJc w:val="left"/>
      <w:pPr>
        <w:ind w:left="1440" w:hanging="360"/>
      </w:pPr>
    </w:lvl>
    <w:lvl w:ilvl="2" w:tplc="ECF651C4">
      <w:start w:val="1"/>
      <w:numFmt w:val="lowerRoman"/>
      <w:lvlText w:val="%3."/>
      <w:lvlJc w:val="right"/>
      <w:pPr>
        <w:ind w:left="2160" w:hanging="180"/>
      </w:pPr>
    </w:lvl>
    <w:lvl w:ilvl="3" w:tplc="48E275C2">
      <w:start w:val="1"/>
      <w:numFmt w:val="decimal"/>
      <w:lvlText w:val="%4."/>
      <w:lvlJc w:val="left"/>
      <w:pPr>
        <w:ind w:left="2880" w:hanging="360"/>
      </w:pPr>
    </w:lvl>
    <w:lvl w:ilvl="4" w:tplc="FD764D8E">
      <w:start w:val="1"/>
      <w:numFmt w:val="lowerLetter"/>
      <w:lvlText w:val="%5."/>
      <w:lvlJc w:val="left"/>
      <w:pPr>
        <w:ind w:left="3600" w:hanging="360"/>
      </w:pPr>
    </w:lvl>
    <w:lvl w:ilvl="5" w:tplc="CF801EA6">
      <w:start w:val="1"/>
      <w:numFmt w:val="lowerRoman"/>
      <w:lvlText w:val="%6."/>
      <w:lvlJc w:val="right"/>
      <w:pPr>
        <w:ind w:left="4320" w:hanging="180"/>
      </w:pPr>
    </w:lvl>
    <w:lvl w:ilvl="6" w:tplc="46103242">
      <w:start w:val="1"/>
      <w:numFmt w:val="decimal"/>
      <w:lvlText w:val="%7."/>
      <w:lvlJc w:val="left"/>
      <w:pPr>
        <w:ind w:left="5040" w:hanging="360"/>
      </w:pPr>
    </w:lvl>
    <w:lvl w:ilvl="7" w:tplc="58E6F0CE">
      <w:start w:val="1"/>
      <w:numFmt w:val="lowerLetter"/>
      <w:lvlText w:val="%8."/>
      <w:lvlJc w:val="left"/>
      <w:pPr>
        <w:ind w:left="5760" w:hanging="360"/>
      </w:pPr>
    </w:lvl>
    <w:lvl w:ilvl="8" w:tplc="9CC23AA4">
      <w:start w:val="1"/>
      <w:numFmt w:val="lowerRoman"/>
      <w:lvlText w:val="%9."/>
      <w:lvlJc w:val="right"/>
      <w:pPr>
        <w:ind w:left="6480" w:hanging="180"/>
      </w:pPr>
    </w:lvl>
  </w:abstractNum>
  <w:abstractNum w:abstractNumId="20" w15:restartNumberingAfterBreak="0">
    <w:nsid w:val="39E6CEC8"/>
    <w:multiLevelType w:val="hybridMultilevel"/>
    <w:tmpl w:val="2E72310A"/>
    <w:lvl w:ilvl="0" w:tplc="971CA6FE">
      <w:start w:val="1"/>
      <w:numFmt w:val="bullet"/>
      <w:lvlText w:val="-"/>
      <w:lvlJc w:val="left"/>
      <w:pPr>
        <w:ind w:left="720" w:hanging="360"/>
      </w:pPr>
      <w:rPr>
        <w:rFonts w:ascii="&quot;Arial&quot;,sans-serif" w:hAnsi="&quot;Arial&quot;,sans-serif" w:hint="default"/>
      </w:rPr>
    </w:lvl>
    <w:lvl w:ilvl="1" w:tplc="0570FD10">
      <w:start w:val="1"/>
      <w:numFmt w:val="bullet"/>
      <w:lvlText w:val="o"/>
      <w:lvlJc w:val="left"/>
      <w:pPr>
        <w:ind w:left="1440" w:hanging="360"/>
      </w:pPr>
      <w:rPr>
        <w:rFonts w:ascii="Courier New" w:hAnsi="Courier New" w:hint="default"/>
      </w:rPr>
    </w:lvl>
    <w:lvl w:ilvl="2" w:tplc="E40C32E4">
      <w:start w:val="1"/>
      <w:numFmt w:val="bullet"/>
      <w:lvlText w:val=""/>
      <w:lvlJc w:val="left"/>
      <w:pPr>
        <w:ind w:left="2160" w:hanging="360"/>
      </w:pPr>
      <w:rPr>
        <w:rFonts w:ascii="Wingdings" w:hAnsi="Wingdings" w:hint="default"/>
      </w:rPr>
    </w:lvl>
    <w:lvl w:ilvl="3" w:tplc="E55476BE">
      <w:start w:val="1"/>
      <w:numFmt w:val="bullet"/>
      <w:lvlText w:val=""/>
      <w:lvlJc w:val="left"/>
      <w:pPr>
        <w:ind w:left="2880" w:hanging="360"/>
      </w:pPr>
      <w:rPr>
        <w:rFonts w:ascii="Symbol" w:hAnsi="Symbol" w:hint="default"/>
      </w:rPr>
    </w:lvl>
    <w:lvl w:ilvl="4" w:tplc="E50EDA96">
      <w:start w:val="1"/>
      <w:numFmt w:val="bullet"/>
      <w:lvlText w:val="o"/>
      <w:lvlJc w:val="left"/>
      <w:pPr>
        <w:ind w:left="3600" w:hanging="360"/>
      </w:pPr>
      <w:rPr>
        <w:rFonts w:ascii="Courier New" w:hAnsi="Courier New" w:hint="default"/>
      </w:rPr>
    </w:lvl>
    <w:lvl w:ilvl="5" w:tplc="2F761F9E">
      <w:start w:val="1"/>
      <w:numFmt w:val="bullet"/>
      <w:lvlText w:val=""/>
      <w:lvlJc w:val="left"/>
      <w:pPr>
        <w:ind w:left="4320" w:hanging="360"/>
      </w:pPr>
      <w:rPr>
        <w:rFonts w:ascii="Wingdings" w:hAnsi="Wingdings" w:hint="default"/>
      </w:rPr>
    </w:lvl>
    <w:lvl w:ilvl="6" w:tplc="6BCAC42E">
      <w:start w:val="1"/>
      <w:numFmt w:val="bullet"/>
      <w:lvlText w:val=""/>
      <w:lvlJc w:val="left"/>
      <w:pPr>
        <w:ind w:left="5040" w:hanging="360"/>
      </w:pPr>
      <w:rPr>
        <w:rFonts w:ascii="Symbol" w:hAnsi="Symbol" w:hint="default"/>
      </w:rPr>
    </w:lvl>
    <w:lvl w:ilvl="7" w:tplc="D5A6CAF2">
      <w:start w:val="1"/>
      <w:numFmt w:val="bullet"/>
      <w:lvlText w:val="o"/>
      <w:lvlJc w:val="left"/>
      <w:pPr>
        <w:ind w:left="5760" w:hanging="360"/>
      </w:pPr>
      <w:rPr>
        <w:rFonts w:ascii="Courier New" w:hAnsi="Courier New" w:hint="default"/>
      </w:rPr>
    </w:lvl>
    <w:lvl w:ilvl="8" w:tplc="217A8D44">
      <w:start w:val="1"/>
      <w:numFmt w:val="bullet"/>
      <w:lvlText w:val=""/>
      <w:lvlJc w:val="left"/>
      <w:pPr>
        <w:ind w:left="6480" w:hanging="360"/>
      </w:pPr>
      <w:rPr>
        <w:rFonts w:ascii="Wingdings" w:hAnsi="Wingdings" w:hint="default"/>
      </w:rPr>
    </w:lvl>
  </w:abstractNum>
  <w:abstractNum w:abstractNumId="21" w15:restartNumberingAfterBreak="0">
    <w:nsid w:val="3A33A38A"/>
    <w:multiLevelType w:val="hybridMultilevel"/>
    <w:tmpl w:val="FFFFFFFF"/>
    <w:lvl w:ilvl="0" w:tplc="72A0C58A">
      <w:start w:val="1"/>
      <w:numFmt w:val="decimal"/>
      <w:lvlText w:val="%1."/>
      <w:lvlJc w:val="left"/>
      <w:pPr>
        <w:ind w:left="720" w:hanging="360"/>
      </w:pPr>
    </w:lvl>
    <w:lvl w:ilvl="1" w:tplc="B63E19F0">
      <w:start w:val="1"/>
      <w:numFmt w:val="lowerLetter"/>
      <w:lvlText w:val="%2."/>
      <w:lvlJc w:val="left"/>
      <w:pPr>
        <w:ind w:left="1440" w:hanging="360"/>
      </w:pPr>
    </w:lvl>
    <w:lvl w:ilvl="2" w:tplc="5BBE0F12">
      <w:start w:val="1"/>
      <w:numFmt w:val="lowerRoman"/>
      <w:lvlText w:val="%3."/>
      <w:lvlJc w:val="left"/>
      <w:pPr>
        <w:ind w:left="2160" w:hanging="360"/>
      </w:pPr>
    </w:lvl>
    <w:lvl w:ilvl="3" w:tplc="951CE212">
      <w:start w:val="1"/>
      <w:numFmt w:val="decimal"/>
      <w:lvlText w:val="%4."/>
      <w:lvlJc w:val="left"/>
      <w:pPr>
        <w:ind w:left="2880" w:hanging="360"/>
      </w:pPr>
    </w:lvl>
    <w:lvl w:ilvl="4" w:tplc="5E38E7F2">
      <w:start w:val="1"/>
      <w:numFmt w:val="lowerLetter"/>
      <w:lvlText w:val="%5."/>
      <w:lvlJc w:val="left"/>
      <w:pPr>
        <w:ind w:left="3600" w:hanging="360"/>
      </w:pPr>
    </w:lvl>
    <w:lvl w:ilvl="5" w:tplc="CD26A506">
      <w:start w:val="1"/>
      <w:numFmt w:val="lowerRoman"/>
      <w:lvlText w:val="%6."/>
      <w:lvlJc w:val="left"/>
      <w:pPr>
        <w:ind w:left="4320" w:hanging="360"/>
      </w:pPr>
    </w:lvl>
    <w:lvl w:ilvl="6" w:tplc="66925716">
      <w:start w:val="1"/>
      <w:numFmt w:val="decimal"/>
      <w:lvlText w:val="%7."/>
      <w:lvlJc w:val="left"/>
      <w:pPr>
        <w:ind w:left="5040" w:hanging="360"/>
      </w:pPr>
    </w:lvl>
    <w:lvl w:ilvl="7" w:tplc="53DA48F6">
      <w:start w:val="1"/>
      <w:numFmt w:val="lowerLetter"/>
      <w:lvlText w:val="%8."/>
      <w:lvlJc w:val="left"/>
      <w:pPr>
        <w:ind w:left="5760" w:hanging="360"/>
      </w:pPr>
    </w:lvl>
    <w:lvl w:ilvl="8" w:tplc="8AA2004A">
      <w:start w:val="1"/>
      <w:numFmt w:val="lowerRoman"/>
      <w:lvlText w:val="%9."/>
      <w:lvlJc w:val="left"/>
      <w:pPr>
        <w:ind w:left="6480" w:hanging="360"/>
      </w:pPr>
    </w:lvl>
  </w:abstractNum>
  <w:abstractNum w:abstractNumId="22" w15:restartNumberingAfterBreak="0">
    <w:nsid w:val="45534E5A"/>
    <w:multiLevelType w:val="hybridMultilevel"/>
    <w:tmpl w:val="4A96F53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4D97F70F"/>
    <w:multiLevelType w:val="hybridMultilevel"/>
    <w:tmpl w:val="FFFFFFFF"/>
    <w:lvl w:ilvl="0" w:tplc="ED0C7214">
      <w:start w:val="1"/>
      <w:numFmt w:val="bullet"/>
      <w:lvlText w:val=""/>
      <w:lvlJc w:val="left"/>
      <w:pPr>
        <w:ind w:left="720" w:hanging="360"/>
      </w:pPr>
      <w:rPr>
        <w:rFonts w:ascii="Symbol" w:hAnsi="Symbol" w:hint="default"/>
      </w:rPr>
    </w:lvl>
    <w:lvl w:ilvl="1" w:tplc="FDCE4AF4">
      <w:start w:val="1"/>
      <w:numFmt w:val="bullet"/>
      <w:lvlText w:val="o"/>
      <w:lvlJc w:val="left"/>
      <w:pPr>
        <w:ind w:left="1440" w:hanging="360"/>
      </w:pPr>
      <w:rPr>
        <w:rFonts w:ascii="Courier New" w:hAnsi="Courier New" w:hint="default"/>
      </w:rPr>
    </w:lvl>
    <w:lvl w:ilvl="2" w:tplc="D2DA7296">
      <w:start w:val="1"/>
      <w:numFmt w:val="bullet"/>
      <w:lvlText w:val=""/>
      <w:lvlJc w:val="left"/>
      <w:pPr>
        <w:ind w:left="2160" w:hanging="360"/>
      </w:pPr>
      <w:rPr>
        <w:rFonts w:ascii="Wingdings" w:hAnsi="Wingdings" w:hint="default"/>
      </w:rPr>
    </w:lvl>
    <w:lvl w:ilvl="3" w:tplc="5F34CFB8">
      <w:start w:val="1"/>
      <w:numFmt w:val="bullet"/>
      <w:lvlText w:val=""/>
      <w:lvlJc w:val="left"/>
      <w:pPr>
        <w:ind w:left="2880" w:hanging="360"/>
      </w:pPr>
      <w:rPr>
        <w:rFonts w:ascii="Symbol" w:hAnsi="Symbol" w:hint="default"/>
      </w:rPr>
    </w:lvl>
    <w:lvl w:ilvl="4" w:tplc="463C0156">
      <w:start w:val="1"/>
      <w:numFmt w:val="bullet"/>
      <w:lvlText w:val="o"/>
      <w:lvlJc w:val="left"/>
      <w:pPr>
        <w:ind w:left="3600" w:hanging="360"/>
      </w:pPr>
      <w:rPr>
        <w:rFonts w:ascii="Courier New" w:hAnsi="Courier New" w:hint="default"/>
      </w:rPr>
    </w:lvl>
    <w:lvl w:ilvl="5" w:tplc="9AE4ABAC">
      <w:start w:val="1"/>
      <w:numFmt w:val="bullet"/>
      <w:lvlText w:val=""/>
      <w:lvlJc w:val="left"/>
      <w:pPr>
        <w:ind w:left="4320" w:hanging="360"/>
      </w:pPr>
      <w:rPr>
        <w:rFonts w:ascii="Wingdings" w:hAnsi="Wingdings" w:hint="default"/>
      </w:rPr>
    </w:lvl>
    <w:lvl w:ilvl="6" w:tplc="9AF658D0">
      <w:start w:val="1"/>
      <w:numFmt w:val="bullet"/>
      <w:lvlText w:val=""/>
      <w:lvlJc w:val="left"/>
      <w:pPr>
        <w:ind w:left="5040" w:hanging="360"/>
      </w:pPr>
      <w:rPr>
        <w:rFonts w:ascii="Symbol" w:hAnsi="Symbol" w:hint="default"/>
      </w:rPr>
    </w:lvl>
    <w:lvl w:ilvl="7" w:tplc="A5400AA4">
      <w:start w:val="1"/>
      <w:numFmt w:val="bullet"/>
      <w:lvlText w:val="o"/>
      <w:lvlJc w:val="left"/>
      <w:pPr>
        <w:ind w:left="5760" w:hanging="360"/>
      </w:pPr>
      <w:rPr>
        <w:rFonts w:ascii="Courier New" w:hAnsi="Courier New" w:hint="default"/>
      </w:rPr>
    </w:lvl>
    <w:lvl w:ilvl="8" w:tplc="9356D6C2">
      <w:start w:val="1"/>
      <w:numFmt w:val="bullet"/>
      <w:lvlText w:val=""/>
      <w:lvlJc w:val="left"/>
      <w:pPr>
        <w:ind w:left="6480" w:hanging="360"/>
      </w:pPr>
      <w:rPr>
        <w:rFonts w:ascii="Wingdings" w:hAnsi="Wingdings" w:hint="default"/>
      </w:rPr>
    </w:lvl>
  </w:abstractNum>
  <w:abstractNum w:abstractNumId="24" w15:restartNumberingAfterBreak="0">
    <w:nsid w:val="4EC01846"/>
    <w:multiLevelType w:val="hybridMultilevel"/>
    <w:tmpl w:val="FFFFFFFF"/>
    <w:lvl w:ilvl="0" w:tplc="E14CBDCC">
      <w:start w:val="1"/>
      <w:numFmt w:val="bullet"/>
      <w:lvlText w:val=""/>
      <w:lvlJc w:val="left"/>
      <w:pPr>
        <w:ind w:left="360" w:hanging="360"/>
      </w:pPr>
      <w:rPr>
        <w:rFonts w:ascii="Symbol" w:hAnsi="Symbol" w:hint="default"/>
      </w:rPr>
    </w:lvl>
    <w:lvl w:ilvl="1" w:tplc="D0608FAE">
      <w:start w:val="1"/>
      <w:numFmt w:val="bullet"/>
      <w:lvlText w:val="o"/>
      <w:lvlJc w:val="left"/>
      <w:pPr>
        <w:ind w:left="1440" w:hanging="360"/>
      </w:pPr>
      <w:rPr>
        <w:rFonts w:ascii="Courier New" w:hAnsi="Courier New" w:hint="default"/>
      </w:rPr>
    </w:lvl>
    <w:lvl w:ilvl="2" w:tplc="ABD0E404">
      <w:start w:val="1"/>
      <w:numFmt w:val="bullet"/>
      <w:lvlText w:val=""/>
      <w:lvlJc w:val="left"/>
      <w:pPr>
        <w:ind w:left="2160" w:hanging="360"/>
      </w:pPr>
      <w:rPr>
        <w:rFonts w:ascii="Wingdings" w:hAnsi="Wingdings" w:hint="default"/>
      </w:rPr>
    </w:lvl>
    <w:lvl w:ilvl="3" w:tplc="015A547C">
      <w:start w:val="1"/>
      <w:numFmt w:val="bullet"/>
      <w:lvlText w:val=""/>
      <w:lvlJc w:val="left"/>
      <w:pPr>
        <w:ind w:left="2880" w:hanging="360"/>
      </w:pPr>
      <w:rPr>
        <w:rFonts w:ascii="Symbol" w:hAnsi="Symbol" w:hint="default"/>
      </w:rPr>
    </w:lvl>
    <w:lvl w:ilvl="4" w:tplc="8A149786">
      <w:start w:val="1"/>
      <w:numFmt w:val="bullet"/>
      <w:lvlText w:val="o"/>
      <w:lvlJc w:val="left"/>
      <w:pPr>
        <w:ind w:left="3600" w:hanging="360"/>
      </w:pPr>
      <w:rPr>
        <w:rFonts w:ascii="Courier New" w:hAnsi="Courier New" w:hint="default"/>
      </w:rPr>
    </w:lvl>
    <w:lvl w:ilvl="5" w:tplc="7E8674F0">
      <w:start w:val="1"/>
      <w:numFmt w:val="bullet"/>
      <w:lvlText w:val=""/>
      <w:lvlJc w:val="left"/>
      <w:pPr>
        <w:ind w:left="4320" w:hanging="360"/>
      </w:pPr>
      <w:rPr>
        <w:rFonts w:ascii="Wingdings" w:hAnsi="Wingdings" w:hint="default"/>
      </w:rPr>
    </w:lvl>
    <w:lvl w:ilvl="6" w:tplc="A9D008C0">
      <w:start w:val="1"/>
      <w:numFmt w:val="bullet"/>
      <w:lvlText w:val=""/>
      <w:lvlJc w:val="left"/>
      <w:pPr>
        <w:ind w:left="5040" w:hanging="360"/>
      </w:pPr>
      <w:rPr>
        <w:rFonts w:ascii="Symbol" w:hAnsi="Symbol" w:hint="default"/>
      </w:rPr>
    </w:lvl>
    <w:lvl w:ilvl="7" w:tplc="306E6A9E">
      <w:start w:val="1"/>
      <w:numFmt w:val="bullet"/>
      <w:lvlText w:val="o"/>
      <w:lvlJc w:val="left"/>
      <w:pPr>
        <w:ind w:left="5760" w:hanging="360"/>
      </w:pPr>
      <w:rPr>
        <w:rFonts w:ascii="Courier New" w:hAnsi="Courier New" w:hint="default"/>
      </w:rPr>
    </w:lvl>
    <w:lvl w:ilvl="8" w:tplc="975401A2">
      <w:start w:val="1"/>
      <w:numFmt w:val="bullet"/>
      <w:lvlText w:val=""/>
      <w:lvlJc w:val="left"/>
      <w:pPr>
        <w:ind w:left="6480" w:hanging="360"/>
      </w:pPr>
      <w:rPr>
        <w:rFonts w:ascii="Wingdings" w:hAnsi="Wingdings" w:hint="default"/>
      </w:rPr>
    </w:lvl>
  </w:abstractNum>
  <w:abstractNum w:abstractNumId="25" w15:restartNumberingAfterBreak="0">
    <w:nsid w:val="524E905F"/>
    <w:multiLevelType w:val="hybridMultilevel"/>
    <w:tmpl w:val="FFFFFFFF"/>
    <w:lvl w:ilvl="0" w:tplc="F7AE5328">
      <w:start w:val="1"/>
      <w:numFmt w:val="bullet"/>
      <w:lvlText w:val=""/>
      <w:lvlJc w:val="left"/>
      <w:pPr>
        <w:ind w:left="720" w:hanging="360"/>
      </w:pPr>
      <w:rPr>
        <w:rFonts w:ascii="Symbol" w:hAnsi="Symbol" w:hint="default"/>
      </w:rPr>
    </w:lvl>
    <w:lvl w:ilvl="1" w:tplc="95068FEE">
      <w:start w:val="1"/>
      <w:numFmt w:val="bullet"/>
      <w:lvlText w:val="o"/>
      <w:lvlJc w:val="left"/>
      <w:pPr>
        <w:ind w:left="1440" w:hanging="360"/>
      </w:pPr>
      <w:rPr>
        <w:rFonts w:ascii="Courier New" w:hAnsi="Courier New" w:hint="default"/>
      </w:rPr>
    </w:lvl>
    <w:lvl w:ilvl="2" w:tplc="00FAF2DC">
      <w:start w:val="1"/>
      <w:numFmt w:val="bullet"/>
      <w:lvlText w:val=""/>
      <w:lvlJc w:val="left"/>
      <w:pPr>
        <w:ind w:left="2160" w:hanging="360"/>
      </w:pPr>
      <w:rPr>
        <w:rFonts w:ascii="Wingdings" w:hAnsi="Wingdings" w:hint="default"/>
      </w:rPr>
    </w:lvl>
    <w:lvl w:ilvl="3" w:tplc="912253EE">
      <w:start w:val="1"/>
      <w:numFmt w:val="bullet"/>
      <w:lvlText w:val=""/>
      <w:lvlJc w:val="left"/>
      <w:pPr>
        <w:ind w:left="2880" w:hanging="360"/>
      </w:pPr>
      <w:rPr>
        <w:rFonts w:ascii="Symbol" w:hAnsi="Symbol" w:hint="default"/>
      </w:rPr>
    </w:lvl>
    <w:lvl w:ilvl="4" w:tplc="440C0B40">
      <w:start w:val="1"/>
      <w:numFmt w:val="bullet"/>
      <w:lvlText w:val="o"/>
      <w:lvlJc w:val="left"/>
      <w:pPr>
        <w:ind w:left="3600" w:hanging="360"/>
      </w:pPr>
      <w:rPr>
        <w:rFonts w:ascii="Courier New" w:hAnsi="Courier New" w:hint="default"/>
      </w:rPr>
    </w:lvl>
    <w:lvl w:ilvl="5" w:tplc="ECEEF4FE">
      <w:start w:val="1"/>
      <w:numFmt w:val="bullet"/>
      <w:lvlText w:val=""/>
      <w:lvlJc w:val="left"/>
      <w:pPr>
        <w:ind w:left="4320" w:hanging="360"/>
      </w:pPr>
      <w:rPr>
        <w:rFonts w:ascii="Wingdings" w:hAnsi="Wingdings" w:hint="default"/>
      </w:rPr>
    </w:lvl>
    <w:lvl w:ilvl="6" w:tplc="51CA34E0">
      <w:start w:val="1"/>
      <w:numFmt w:val="bullet"/>
      <w:lvlText w:val=""/>
      <w:lvlJc w:val="left"/>
      <w:pPr>
        <w:ind w:left="5040" w:hanging="360"/>
      </w:pPr>
      <w:rPr>
        <w:rFonts w:ascii="Symbol" w:hAnsi="Symbol" w:hint="default"/>
      </w:rPr>
    </w:lvl>
    <w:lvl w:ilvl="7" w:tplc="DCEE16D6">
      <w:start w:val="1"/>
      <w:numFmt w:val="bullet"/>
      <w:lvlText w:val="o"/>
      <w:lvlJc w:val="left"/>
      <w:pPr>
        <w:ind w:left="5760" w:hanging="360"/>
      </w:pPr>
      <w:rPr>
        <w:rFonts w:ascii="Courier New" w:hAnsi="Courier New" w:hint="default"/>
      </w:rPr>
    </w:lvl>
    <w:lvl w:ilvl="8" w:tplc="5A4CA148">
      <w:start w:val="1"/>
      <w:numFmt w:val="bullet"/>
      <w:lvlText w:val=""/>
      <w:lvlJc w:val="left"/>
      <w:pPr>
        <w:ind w:left="6480" w:hanging="360"/>
      </w:pPr>
      <w:rPr>
        <w:rFonts w:ascii="Wingdings" w:hAnsi="Wingdings" w:hint="default"/>
      </w:rPr>
    </w:lvl>
  </w:abstractNum>
  <w:abstractNum w:abstractNumId="26" w15:restartNumberingAfterBreak="0">
    <w:nsid w:val="53EB32AB"/>
    <w:multiLevelType w:val="hybridMultilevel"/>
    <w:tmpl w:val="FFFFFFFF"/>
    <w:lvl w:ilvl="0" w:tplc="DFAED39E">
      <w:start w:val="1"/>
      <w:numFmt w:val="decimal"/>
      <w:lvlText w:val="%1."/>
      <w:lvlJc w:val="left"/>
      <w:pPr>
        <w:ind w:left="720" w:hanging="360"/>
      </w:pPr>
    </w:lvl>
    <w:lvl w:ilvl="1" w:tplc="D8329DA0">
      <w:start w:val="1"/>
      <w:numFmt w:val="lowerLetter"/>
      <w:lvlText w:val="%2."/>
      <w:lvlJc w:val="left"/>
      <w:pPr>
        <w:ind w:left="1440" w:hanging="360"/>
      </w:pPr>
    </w:lvl>
    <w:lvl w:ilvl="2" w:tplc="88F48EDA">
      <w:start w:val="1"/>
      <w:numFmt w:val="lowerRoman"/>
      <w:lvlText w:val="%3."/>
      <w:lvlJc w:val="left"/>
      <w:pPr>
        <w:ind w:left="2160" w:hanging="360"/>
      </w:pPr>
    </w:lvl>
    <w:lvl w:ilvl="3" w:tplc="D0F0326C">
      <w:start w:val="1"/>
      <w:numFmt w:val="decimal"/>
      <w:lvlText w:val="%4."/>
      <w:lvlJc w:val="left"/>
      <w:pPr>
        <w:ind w:left="2880" w:hanging="360"/>
      </w:pPr>
    </w:lvl>
    <w:lvl w:ilvl="4" w:tplc="E8221476">
      <w:start w:val="1"/>
      <w:numFmt w:val="lowerLetter"/>
      <w:lvlText w:val="%5."/>
      <w:lvlJc w:val="left"/>
      <w:pPr>
        <w:ind w:left="3600" w:hanging="360"/>
      </w:pPr>
    </w:lvl>
    <w:lvl w:ilvl="5" w:tplc="31D4EB74">
      <w:start w:val="1"/>
      <w:numFmt w:val="lowerRoman"/>
      <w:lvlText w:val="%6."/>
      <w:lvlJc w:val="left"/>
      <w:pPr>
        <w:ind w:left="4320" w:hanging="360"/>
      </w:pPr>
    </w:lvl>
    <w:lvl w:ilvl="6" w:tplc="46F6E2B6">
      <w:start w:val="1"/>
      <w:numFmt w:val="decimal"/>
      <w:lvlText w:val="%7."/>
      <w:lvlJc w:val="left"/>
      <w:pPr>
        <w:ind w:left="5040" w:hanging="360"/>
      </w:pPr>
    </w:lvl>
    <w:lvl w:ilvl="7" w:tplc="12742A40">
      <w:start w:val="1"/>
      <w:numFmt w:val="lowerLetter"/>
      <w:lvlText w:val="%8."/>
      <w:lvlJc w:val="left"/>
      <w:pPr>
        <w:ind w:left="5760" w:hanging="360"/>
      </w:pPr>
    </w:lvl>
    <w:lvl w:ilvl="8" w:tplc="5E601A44">
      <w:start w:val="1"/>
      <w:numFmt w:val="lowerRoman"/>
      <w:lvlText w:val="%9."/>
      <w:lvlJc w:val="left"/>
      <w:pPr>
        <w:ind w:left="6480" w:hanging="360"/>
      </w:pPr>
    </w:lvl>
  </w:abstractNum>
  <w:abstractNum w:abstractNumId="27" w15:restartNumberingAfterBreak="0">
    <w:nsid w:val="563B6A7B"/>
    <w:multiLevelType w:val="hybridMultilevel"/>
    <w:tmpl w:val="389C0EF8"/>
    <w:lvl w:ilvl="0" w:tplc="B834200C">
      <w:start w:val="1"/>
      <w:numFmt w:val="decimal"/>
      <w:lvlText w:val="%1."/>
      <w:lvlJc w:val="left"/>
      <w:pPr>
        <w:ind w:left="720" w:hanging="360"/>
      </w:pPr>
    </w:lvl>
    <w:lvl w:ilvl="1" w:tplc="E22098A2">
      <w:start w:val="1"/>
      <w:numFmt w:val="lowerLetter"/>
      <w:lvlText w:val="%2."/>
      <w:lvlJc w:val="left"/>
      <w:pPr>
        <w:ind w:left="1440" w:hanging="360"/>
      </w:pPr>
    </w:lvl>
    <w:lvl w:ilvl="2" w:tplc="0E7E5514">
      <w:start w:val="1"/>
      <w:numFmt w:val="lowerRoman"/>
      <w:lvlText w:val="%3."/>
      <w:lvlJc w:val="right"/>
      <w:pPr>
        <w:ind w:left="2160" w:hanging="180"/>
      </w:pPr>
    </w:lvl>
    <w:lvl w:ilvl="3" w:tplc="6AA4AF38">
      <w:start w:val="1"/>
      <w:numFmt w:val="decimal"/>
      <w:lvlText w:val="%4."/>
      <w:lvlJc w:val="left"/>
      <w:pPr>
        <w:ind w:left="2880" w:hanging="360"/>
      </w:pPr>
    </w:lvl>
    <w:lvl w:ilvl="4" w:tplc="6BC00F04">
      <w:start w:val="1"/>
      <w:numFmt w:val="lowerLetter"/>
      <w:lvlText w:val="%5."/>
      <w:lvlJc w:val="left"/>
      <w:pPr>
        <w:ind w:left="3600" w:hanging="360"/>
      </w:pPr>
    </w:lvl>
    <w:lvl w:ilvl="5" w:tplc="4C469FF6">
      <w:start w:val="1"/>
      <w:numFmt w:val="lowerRoman"/>
      <w:lvlText w:val="%6."/>
      <w:lvlJc w:val="right"/>
      <w:pPr>
        <w:ind w:left="4320" w:hanging="180"/>
      </w:pPr>
    </w:lvl>
    <w:lvl w:ilvl="6" w:tplc="1CB0FE5E">
      <w:start w:val="1"/>
      <w:numFmt w:val="decimal"/>
      <w:lvlText w:val="%7."/>
      <w:lvlJc w:val="left"/>
      <w:pPr>
        <w:ind w:left="5040" w:hanging="360"/>
      </w:pPr>
    </w:lvl>
    <w:lvl w:ilvl="7" w:tplc="DFB6E780">
      <w:start w:val="1"/>
      <w:numFmt w:val="lowerLetter"/>
      <w:lvlText w:val="%8."/>
      <w:lvlJc w:val="left"/>
      <w:pPr>
        <w:ind w:left="5760" w:hanging="360"/>
      </w:pPr>
    </w:lvl>
    <w:lvl w:ilvl="8" w:tplc="D7AA2836">
      <w:start w:val="1"/>
      <w:numFmt w:val="lowerRoman"/>
      <w:lvlText w:val="%9."/>
      <w:lvlJc w:val="right"/>
      <w:pPr>
        <w:ind w:left="6480" w:hanging="180"/>
      </w:pPr>
    </w:lvl>
  </w:abstractNum>
  <w:abstractNum w:abstractNumId="28" w15:restartNumberingAfterBreak="0">
    <w:nsid w:val="5D6DF28E"/>
    <w:multiLevelType w:val="hybridMultilevel"/>
    <w:tmpl w:val="FFFFFFFF"/>
    <w:lvl w:ilvl="0" w:tplc="E0EEC55C">
      <w:start w:val="1"/>
      <w:numFmt w:val="bullet"/>
      <w:lvlText w:val=""/>
      <w:lvlJc w:val="left"/>
      <w:pPr>
        <w:ind w:left="720" w:hanging="360"/>
      </w:pPr>
      <w:rPr>
        <w:rFonts w:ascii="Symbol" w:hAnsi="Symbol" w:hint="default"/>
      </w:rPr>
    </w:lvl>
    <w:lvl w:ilvl="1" w:tplc="F050D574">
      <w:start w:val="1"/>
      <w:numFmt w:val="bullet"/>
      <w:lvlText w:val="o"/>
      <w:lvlJc w:val="left"/>
      <w:pPr>
        <w:ind w:left="1440" w:hanging="360"/>
      </w:pPr>
      <w:rPr>
        <w:rFonts w:ascii="Courier New" w:hAnsi="Courier New" w:hint="default"/>
      </w:rPr>
    </w:lvl>
    <w:lvl w:ilvl="2" w:tplc="7500F9C2">
      <w:start w:val="1"/>
      <w:numFmt w:val="bullet"/>
      <w:lvlText w:val=""/>
      <w:lvlJc w:val="left"/>
      <w:pPr>
        <w:ind w:left="2160" w:hanging="360"/>
      </w:pPr>
      <w:rPr>
        <w:rFonts w:ascii="Wingdings" w:hAnsi="Wingdings" w:hint="default"/>
      </w:rPr>
    </w:lvl>
    <w:lvl w:ilvl="3" w:tplc="139EF950">
      <w:start w:val="1"/>
      <w:numFmt w:val="bullet"/>
      <w:lvlText w:val=""/>
      <w:lvlJc w:val="left"/>
      <w:pPr>
        <w:ind w:left="2880" w:hanging="360"/>
      </w:pPr>
      <w:rPr>
        <w:rFonts w:ascii="Symbol" w:hAnsi="Symbol" w:hint="default"/>
      </w:rPr>
    </w:lvl>
    <w:lvl w:ilvl="4" w:tplc="156072E8">
      <w:start w:val="1"/>
      <w:numFmt w:val="bullet"/>
      <w:lvlText w:val="o"/>
      <w:lvlJc w:val="left"/>
      <w:pPr>
        <w:ind w:left="3600" w:hanging="360"/>
      </w:pPr>
      <w:rPr>
        <w:rFonts w:ascii="Courier New" w:hAnsi="Courier New" w:hint="default"/>
      </w:rPr>
    </w:lvl>
    <w:lvl w:ilvl="5" w:tplc="B2864394">
      <w:start w:val="1"/>
      <w:numFmt w:val="bullet"/>
      <w:lvlText w:val=""/>
      <w:lvlJc w:val="left"/>
      <w:pPr>
        <w:ind w:left="4320" w:hanging="360"/>
      </w:pPr>
      <w:rPr>
        <w:rFonts w:ascii="Wingdings" w:hAnsi="Wingdings" w:hint="default"/>
      </w:rPr>
    </w:lvl>
    <w:lvl w:ilvl="6" w:tplc="E5D49FC6">
      <w:start w:val="1"/>
      <w:numFmt w:val="bullet"/>
      <w:lvlText w:val=""/>
      <w:lvlJc w:val="left"/>
      <w:pPr>
        <w:ind w:left="5040" w:hanging="360"/>
      </w:pPr>
      <w:rPr>
        <w:rFonts w:ascii="Symbol" w:hAnsi="Symbol" w:hint="default"/>
      </w:rPr>
    </w:lvl>
    <w:lvl w:ilvl="7" w:tplc="D5F6B7CC">
      <w:start w:val="1"/>
      <w:numFmt w:val="bullet"/>
      <w:lvlText w:val="o"/>
      <w:lvlJc w:val="left"/>
      <w:pPr>
        <w:ind w:left="5760" w:hanging="360"/>
      </w:pPr>
      <w:rPr>
        <w:rFonts w:ascii="Courier New" w:hAnsi="Courier New" w:hint="default"/>
      </w:rPr>
    </w:lvl>
    <w:lvl w:ilvl="8" w:tplc="C4D23E14">
      <w:start w:val="1"/>
      <w:numFmt w:val="bullet"/>
      <w:lvlText w:val=""/>
      <w:lvlJc w:val="left"/>
      <w:pPr>
        <w:ind w:left="6480" w:hanging="360"/>
      </w:pPr>
      <w:rPr>
        <w:rFonts w:ascii="Wingdings" w:hAnsi="Wingdings" w:hint="default"/>
      </w:rPr>
    </w:lvl>
  </w:abstractNum>
  <w:abstractNum w:abstractNumId="29" w15:restartNumberingAfterBreak="0">
    <w:nsid w:val="610663B5"/>
    <w:multiLevelType w:val="hybridMultilevel"/>
    <w:tmpl w:val="D5F25EB6"/>
    <w:lvl w:ilvl="0" w:tplc="D898BB4A">
      <w:numFmt w:val="bullet"/>
      <w:lvlText w:val="-"/>
      <w:lvlJc w:val="left"/>
      <w:pPr>
        <w:ind w:left="721" w:hanging="360"/>
      </w:pPr>
      <w:rPr>
        <w:rFonts w:ascii="Tahoma" w:eastAsia="Tahoma" w:hAnsi="Tahoma" w:cs="Tahoma" w:hint="default"/>
        <w:b w:val="0"/>
        <w:bCs w:val="0"/>
        <w:i w:val="0"/>
        <w:iCs w:val="0"/>
        <w:spacing w:val="0"/>
        <w:w w:val="75"/>
        <w:sz w:val="24"/>
        <w:szCs w:val="24"/>
        <w:lang w:val="es-ES" w:eastAsia="en-US" w:bidi="ar-SA"/>
      </w:rPr>
    </w:lvl>
    <w:lvl w:ilvl="1" w:tplc="B79A0D6E">
      <w:numFmt w:val="bullet"/>
      <w:lvlText w:val="•"/>
      <w:lvlJc w:val="left"/>
      <w:pPr>
        <w:ind w:left="1632" w:hanging="360"/>
      </w:pPr>
      <w:rPr>
        <w:rFonts w:hint="default"/>
        <w:lang w:val="es-ES" w:eastAsia="en-US" w:bidi="ar-SA"/>
      </w:rPr>
    </w:lvl>
    <w:lvl w:ilvl="2" w:tplc="9612AD80">
      <w:numFmt w:val="bullet"/>
      <w:lvlText w:val="•"/>
      <w:lvlJc w:val="left"/>
      <w:pPr>
        <w:ind w:left="2544" w:hanging="360"/>
      </w:pPr>
      <w:rPr>
        <w:rFonts w:hint="default"/>
        <w:lang w:val="es-ES" w:eastAsia="en-US" w:bidi="ar-SA"/>
      </w:rPr>
    </w:lvl>
    <w:lvl w:ilvl="3" w:tplc="96F00766">
      <w:numFmt w:val="bullet"/>
      <w:lvlText w:val="•"/>
      <w:lvlJc w:val="left"/>
      <w:pPr>
        <w:ind w:left="3456" w:hanging="360"/>
      </w:pPr>
      <w:rPr>
        <w:rFonts w:hint="default"/>
        <w:lang w:val="es-ES" w:eastAsia="en-US" w:bidi="ar-SA"/>
      </w:rPr>
    </w:lvl>
    <w:lvl w:ilvl="4" w:tplc="1FF8DDAC">
      <w:numFmt w:val="bullet"/>
      <w:lvlText w:val="•"/>
      <w:lvlJc w:val="left"/>
      <w:pPr>
        <w:ind w:left="4368" w:hanging="360"/>
      </w:pPr>
      <w:rPr>
        <w:rFonts w:hint="default"/>
        <w:lang w:val="es-ES" w:eastAsia="en-US" w:bidi="ar-SA"/>
      </w:rPr>
    </w:lvl>
    <w:lvl w:ilvl="5" w:tplc="BDE6D98E">
      <w:numFmt w:val="bullet"/>
      <w:lvlText w:val="•"/>
      <w:lvlJc w:val="left"/>
      <w:pPr>
        <w:ind w:left="5280" w:hanging="360"/>
      </w:pPr>
      <w:rPr>
        <w:rFonts w:hint="default"/>
        <w:lang w:val="es-ES" w:eastAsia="en-US" w:bidi="ar-SA"/>
      </w:rPr>
    </w:lvl>
    <w:lvl w:ilvl="6" w:tplc="B98805E0">
      <w:numFmt w:val="bullet"/>
      <w:lvlText w:val="•"/>
      <w:lvlJc w:val="left"/>
      <w:pPr>
        <w:ind w:left="6192" w:hanging="360"/>
      </w:pPr>
      <w:rPr>
        <w:rFonts w:hint="default"/>
        <w:lang w:val="es-ES" w:eastAsia="en-US" w:bidi="ar-SA"/>
      </w:rPr>
    </w:lvl>
    <w:lvl w:ilvl="7" w:tplc="BAA83722">
      <w:numFmt w:val="bullet"/>
      <w:lvlText w:val="•"/>
      <w:lvlJc w:val="left"/>
      <w:pPr>
        <w:ind w:left="7104" w:hanging="360"/>
      </w:pPr>
      <w:rPr>
        <w:rFonts w:hint="default"/>
        <w:lang w:val="es-ES" w:eastAsia="en-US" w:bidi="ar-SA"/>
      </w:rPr>
    </w:lvl>
    <w:lvl w:ilvl="8" w:tplc="719E575A">
      <w:numFmt w:val="bullet"/>
      <w:lvlText w:val="•"/>
      <w:lvlJc w:val="left"/>
      <w:pPr>
        <w:ind w:left="8016" w:hanging="360"/>
      </w:pPr>
      <w:rPr>
        <w:rFonts w:hint="default"/>
        <w:lang w:val="es-ES" w:eastAsia="en-US" w:bidi="ar-SA"/>
      </w:rPr>
    </w:lvl>
  </w:abstractNum>
  <w:abstractNum w:abstractNumId="30" w15:restartNumberingAfterBreak="0">
    <w:nsid w:val="6576EDE1"/>
    <w:multiLevelType w:val="hybridMultilevel"/>
    <w:tmpl w:val="FFFFFFFF"/>
    <w:lvl w:ilvl="0" w:tplc="04DE0FC4">
      <w:start w:val="1"/>
      <w:numFmt w:val="bullet"/>
      <w:lvlText w:val="·"/>
      <w:lvlJc w:val="left"/>
      <w:pPr>
        <w:ind w:left="1428" w:hanging="360"/>
      </w:pPr>
      <w:rPr>
        <w:rFonts w:ascii="Symbol" w:hAnsi="Symbol" w:hint="default"/>
      </w:rPr>
    </w:lvl>
    <w:lvl w:ilvl="1" w:tplc="1A708F60">
      <w:start w:val="1"/>
      <w:numFmt w:val="bullet"/>
      <w:lvlText w:val="o"/>
      <w:lvlJc w:val="left"/>
      <w:pPr>
        <w:ind w:left="2148" w:hanging="360"/>
      </w:pPr>
      <w:rPr>
        <w:rFonts w:ascii="Courier New" w:hAnsi="Courier New" w:hint="default"/>
      </w:rPr>
    </w:lvl>
    <w:lvl w:ilvl="2" w:tplc="CD861AA4">
      <w:start w:val="1"/>
      <w:numFmt w:val="bullet"/>
      <w:lvlText w:val=""/>
      <w:lvlJc w:val="left"/>
      <w:pPr>
        <w:ind w:left="2868" w:hanging="360"/>
      </w:pPr>
      <w:rPr>
        <w:rFonts w:ascii="Wingdings" w:hAnsi="Wingdings" w:hint="default"/>
      </w:rPr>
    </w:lvl>
    <w:lvl w:ilvl="3" w:tplc="7FAC69CC">
      <w:start w:val="1"/>
      <w:numFmt w:val="bullet"/>
      <w:lvlText w:val=""/>
      <w:lvlJc w:val="left"/>
      <w:pPr>
        <w:ind w:left="3588" w:hanging="360"/>
      </w:pPr>
      <w:rPr>
        <w:rFonts w:ascii="Symbol" w:hAnsi="Symbol" w:hint="default"/>
      </w:rPr>
    </w:lvl>
    <w:lvl w:ilvl="4" w:tplc="254E73EE">
      <w:start w:val="1"/>
      <w:numFmt w:val="bullet"/>
      <w:lvlText w:val="o"/>
      <w:lvlJc w:val="left"/>
      <w:pPr>
        <w:ind w:left="4308" w:hanging="360"/>
      </w:pPr>
      <w:rPr>
        <w:rFonts w:ascii="Courier New" w:hAnsi="Courier New" w:hint="default"/>
      </w:rPr>
    </w:lvl>
    <w:lvl w:ilvl="5" w:tplc="03A8BA48">
      <w:start w:val="1"/>
      <w:numFmt w:val="bullet"/>
      <w:lvlText w:val=""/>
      <w:lvlJc w:val="left"/>
      <w:pPr>
        <w:ind w:left="5028" w:hanging="360"/>
      </w:pPr>
      <w:rPr>
        <w:rFonts w:ascii="Wingdings" w:hAnsi="Wingdings" w:hint="default"/>
      </w:rPr>
    </w:lvl>
    <w:lvl w:ilvl="6" w:tplc="CCB6DD48">
      <w:start w:val="1"/>
      <w:numFmt w:val="bullet"/>
      <w:lvlText w:val=""/>
      <w:lvlJc w:val="left"/>
      <w:pPr>
        <w:ind w:left="5748" w:hanging="360"/>
      </w:pPr>
      <w:rPr>
        <w:rFonts w:ascii="Symbol" w:hAnsi="Symbol" w:hint="default"/>
      </w:rPr>
    </w:lvl>
    <w:lvl w:ilvl="7" w:tplc="C6147A28">
      <w:start w:val="1"/>
      <w:numFmt w:val="bullet"/>
      <w:lvlText w:val="o"/>
      <w:lvlJc w:val="left"/>
      <w:pPr>
        <w:ind w:left="6468" w:hanging="360"/>
      </w:pPr>
      <w:rPr>
        <w:rFonts w:ascii="Courier New" w:hAnsi="Courier New" w:hint="default"/>
      </w:rPr>
    </w:lvl>
    <w:lvl w:ilvl="8" w:tplc="BB122C20">
      <w:start w:val="1"/>
      <w:numFmt w:val="bullet"/>
      <w:lvlText w:val=""/>
      <w:lvlJc w:val="left"/>
      <w:pPr>
        <w:ind w:left="7188" w:hanging="360"/>
      </w:pPr>
      <w:rPr>
        <w:rFonts w:ascii="Wingdings" w:hAnsi="Wingdings" w:hint="default"/>
      </w:rPr>
    </w:lvl>
  </w:abstractNum>
  <w:abstractNum w:abstractNumId="31" w15:restartNumberingAfterBreak="0">
    <w:nsid w:val="663E5C6C"/>
    <w:multiLevelType w:val="hybridMultilevel"/>
    <w:tmpl w:val="FFFFFFFF"/>
    <w:lvl w:ilvl="0" w:tplc="2F44909C">
      <w:start w:val="1"/>
      <w:numFmt w:val="bullet"/>
      <w:lvlText w:val="·"/>
      <w:lvlJc w:val="left"/>
      <w:pPr>
        <w:ind w:left="1428" w:hanging="360"/>
      </w:pPr>
      <w:rPr>
        <w:rFonts w:ascii="Symbol" w:hAnsi="Symbol" w:hint="default"/>
      </w:rPr>
    </w:lvl>
    <w:lvl w:ilvl="1" w:tplc="570E42EC">
      <w:start w:val="1"/>
      <w:numFmt w:val="bullet"/>
      <w:lvlText w:val="o"/>
      <w:lvlJc w:val="left"/>
      <w:pPr>
        <w:ind w:left="2148" w:hanging="360"/>
      </w:pPr>
      <w:rPr>
        <w:rFonts w:ascii="Courier New" w:hAnsi="Courier New" w:hint="default"/>
      </w:rPr>
    </w:lvl>
    <w:lvl w:ilvl="2" w:tplc="B33201A8">
      <w:start w:val="1"/>
      <w:numFmt w:val="bullet"/>
      <w:lvlText w:val=""/>
      <w:lvlJc w:val="left"/>
      <w:pPr>
        <w:ind w:left="2868" w:hanging="360"/>
      </w:pPr>
      <w:rPr>
        <w:rFonts w:ascii="Wingdings" w:hAnsi="Wingdings" w:hint="default"/>
      </w:rPr>
    </w:lvl>
    <w:lvl w:ilvl="3" w:tplc="089CA640">
      <w:start w:val="1"/>
      <w:numFmt w:val="bullet"/>
      <w:lvlText w:val=""/>
      <w:lvlJc w:val="left"/>
      <w:pPr>
        <w:ind w:left="3588" w:hanging="360"/>
      </w:pPr>
      <w:rPr>
        <w:rFonts w:ascii="Symbol" w:hAnsi="Symbol" w:hint="default"/>
      </w:rPr>
    </w:lvl>
    <w:lvl w:ilvl="4" w:tplc="6B3A0BB8">
      <w:start w:val="1"/>
      <w:numFmt w:val="bullet"/>
      <w:lvlText w:val="o"/>
      <w:lvlJc w:val="left"/>
      <w:pPr>
        <w:ind w:left="4308" w:hanging="360"/>
      </w:pPr>
      <w:rPr>
        <w:rFonts w:ascii="Courier New" w:hAnsi="Courier New" w:hint="default"/>
      </w:rPr>
    </w:lvl>
    <w:lvl w:ilvl="5" w:tplc="FFF4B9B8">
      <w:start w:val="1"/>
      <w:numFmt w:val="bullet"/>
      <w:lvlText w:val=""/>
      <w:lvlJc w:val="left"/>
      <w:pPr>
        <w:ind w:left="5028" w:hanging="360"/>
      </w:pPr>
      <w:rPr>
        <w:rFonts w:ascii="Wingdings" w:hAnsi="Wingdings" w:hint="default"/>
      </w:rPr>
    </w:lvl>
    <w:lvl w:ilvl="6" w:tplc="60029428">
      <w:start w:val="1"/>
      <w:numFmt w:val="bullet"/>
      <w:lvlText w:val=""/>
      <w:lvlJc w:val="left"/>
      <w:pPr>
        <w:ind w:left="5748" w:hanging="360"/>
      </w:pPr>
      <w:rPr>
        <w:rFonts w:ascii="Symbol" w:hAnsi="Symbol" w:hint="default"/>
      </w:rPr>
    </w:lvl>
    <w:lvl w:ilvl="7" w:tplc="704CB226">
      <w:start w:val="1"/>
      <w:numFmt w:val="bullet"/>
      <w:lvlText w:val="o"/>
      <w:lvlJc w:val="left"/>
      <w:pPr>
        <w:ind w:left="6468" w:hanging="360"/>
      </w:pPr>
      <w:rPr>
        <w:rFonts w:ascii="Courier New" w:hAnsi="Courier New" w:hint="default"/>
      </w:rPr>
    </w:lvl>
    <w:lvl w:ilvl="8" w:tplc="13CCE5B6">
      <w:start w:val="1"/>
      <w:numFmt w:val="bullet"/>
      <w:lvlText w:val=""/>
      <w:lvlJc w:val="left"/>
      <w:pPr>
        <w:ind w:left="7188" w:hanging="360"/>
      </w:pPr>
      <w:rPr>
        <w:rFonts w:ascii="Wingdings" w:hAnsi="Wingdings" w:hint="default"/>
      </w:rPr>
    </w:lvl>
  </w:abstractNum>
  <w:abstractNum w:abstractNumId="32" w15:restartNumberingAfterBreak="0">
    <w:nsid w:val="66F5C01B"/>
    <w:multiLevelType w:val="hybridMultilevel"/>
    <w:tmpl w:val="28CEB5AA"/>
    <w:lvl w:ilvl="0" w:tplc="E17CE298">
      <w:start w:val="1"/>
      <w:numFmt w:val="bullet"/>
      <w:lvlText w:val="-"/>
      <w:lvlJc w:val="left"/>
      <w:pPr>
        <w:ind w:left="720" w:hanging="360"/>
      </w:pPr>
      <w:rPr>
        <w:rFonts w:ascii="&quot;Arial&quot;,sans-serif" w:hAnsi="&quot;Arial&quot;,sans-serif" w:hint="default"/>
      </w:rPr>
    </w:lvl>
    <w:lvl w:ilvl="1" w:tplc="94565660">
      <w:start w:val="1"/>
      <w:numFmt w:val="bullet"/>
      <w:lvlText w:val="o"/>
      <w:lvlJc w:val="left"/>
      <w:pPr>
        <w:ind w:left="1440" w:hanging="360"/>
      </w:pPr>
      <w:rPr>
        <w:rFonts w:ascii="Courier New" w:hAnsi="Courier New" w:hint="default"/>
      </w:rPr>
    </w:lvl>
    <w:lvl w:ilvl="2" w:tplc="37E6D3D8">
      <w:start w:val="1"/>
      <w:numFmt w:val="bullet"/>
      <w:lvlText w:val=""/>
      <w:lvlJc w:val="left"/>
      <w:pPr>
        <w:ind w:left="2160" w:hanging="360"/>
      </w:pPr>
      <w:rPr>
        <w:rFonts w:ascii="Wingdings" w:hAnsi="Wingdings" w:hint="default"/>
      </w:rPr>
    </w:lvl>
    <w:lvl w:ilvl="3" w:tplc="C71040E2">
      <w:start w:val="1"/>
      <w:numFmt w:val="bullet"/>
      <w:lvlText w:val=""/>
      <w:lvlJc w:val="left"/>
      <w:pPr>
        <w:ind w:left="2880" w:hanging="360"/>
      </w:pPr>
      <w:rPr>
        <w:rFonts w:ascii="Symbol" w:hAnsi="Symbol" w:hint="default"/>
      </w:rPr>
    </w:lvl>
    <w:lvl w:ilvl="4" w:tplc="7FBE1122">
      <w:start w:val="1"/>
      <w:numFmt w:val="bullet"/>
      <w:lvlText w:val="o"/>
      <w:lvlJc w:val="left"/>
      <w:pPr>
        <w:ind w:left="3600" w:hanging="360"/>
      </w:pPr>
      <w:rPr>
        <w:rFonts w:ascii="Courier New" w:hAnsi="Courier New" w:hint="default"/>
      </w:rPr>
    </w:lvl>
    <w:lvl w:ilvl="5" w:tplc="A95EF86A">
      <w:start w:val="1"/>
      <w:numFmt w:val="bullet"/>
      <w:lvlText w:val=""/>
      <w:lvlJc w:val="left"/>
      <w:pPr>
        <w:ind w:left="4320" w:hanging="360"/>
      </w:pPr>
      <w:rPr>
        <w:rFonts w:ascii="Wingdings" w:hAnsi="Wingdings" w:hint="default"/>
      </w:rPr>
    </w:lvl>
    <w:lvl w:ilvl="6" w:tplc="A0CC47EE">
      <w:start w:val="1"/>
      <w:numFmt w:val="bullet"/>
      <w:lvlText w:val=""/>
      <w:lvlJc w:val="left"/>
      <w:pPr>
        <w:ind w:left="5040" w:hanging="360"/>
      </w:pPr>
      <w:rPr>
        <w:rFonts w:ascii="Symbol" w:hAnsi="Symbol" w:hint="default"/>
      </w:rPr>
    </w:lvl>
    <w:lvl w:ilvl="7" w:tplc="FB7A40C0">
      <w:start w:val="1"/>
      <w:numFmt w:val="bullet"/>
      <w:lvlText w:val="o"/>
      <w:lvlJc w:val="left"/>
      <w:pPr>
        <w:ind w:left="5760" w:hanging="360"/>
      </w:pPr>
      <w:rPr>
        <w:rFonts w:ascii="Courier New" w:hAnsi="Courier New" w:hint="default"/>
      </w:rPr>
    </w:lvl>
    <w:lvl w:ilvl="8" w:tplc="72E42F10">
      <w:start w:val="1"/>
      <w:numFmt w:val="bullet"/>
      <w:lvlText w:val=""/>
      <w:lvlJc w:val="left"/>
      <w:pPr>
        <w:ind w:left="6480" w:hanging="360"/>
      </w:pPr>
      <w:rPr>
        <w:rFonts w:ascii="Wingdings" w:hAnsi="Wingdings" w:hint="default"/>
      </w:rPr>
    </w:lvl>
  </w:abstractNum>
  <w:abstractNum w:abstractNumId="33" w15:restartNumberingAfterBreak="0">
    <w:nsid w:val="6B7AFCE7"/>
    <w:multiLevelType w:val="hybridMultilevel"/>
    <w:tmpl w:val="FFFFFFFF"/>
    <w:lvl w:ilvl="0" w:tplc="9EAA6218">
      <w:start w:val="1"/>
      <w:numFmt w:val="bullet"/>
      <w:lvlText w:val=""/>
      <w:lvlJc w:val="left"/>
      <w:pPr>
        <w:ind w:left="720" w:hanging="360"/>
      </w:pPr>
      <w:rPr>
        <w:rFonts w:ascii="Symbol" w:hAnsi="Symbol" w:hint="default"/>
      </w:rPr>
    </w:lvl>
    <w:lvl w:ilvl="1" w:tplc="B9F68D86">
      <w:start w:val="1"/>
      <w:numFmt w:val="bullet"/>
      <w:lvlText w:val="o"/>
      <w:lvlJc w:val="left"/>
      <w:pPr>
        <w:ind w:left="1440" w:hanging="360"/>
      </w:pPr>
      <w:rPr>
        <w:rFonts w:ascii="Courier New" w:hAnsi="Courier New" w:hint="default"/>
      </w:rPr>
    </w:lvl>
    <w:lvl w:ilvl="2" w:tplc="ED08E58C">
      <w:start w:val="1"/>
      <w:numFmt w:val="bullet"/>
      <w:lvlText w:val=""/>
      <w:lvlJc w:val="left"/>
      <w:pPr>
        <w:ind w:left="2160" w:hanging="360"/>
      </w:pPr>
      <w:rPr>
        <w:rFonts w:ascii="Wingdings" w:hAnsi="Wingdings" w:hint="default"/>
      </w:rPr>
    </w:lvl>
    <w:lvl w:ilvl="3" w:tplc="AFCEE7A2">
      <w:start w:val="1"/>
      <w:numFmt w:val="bullet"/>
      <w:lvlText w:val=""/>
      <w:lvlJc w:val="left"/>
      <w:pPr>
        <w:ind w:left="2880" w:hanging="360"/>
      </w:pPr>
      <w:rPr>
        <w:rFonts w:ascii="Symbol" w:hAnsi="Symbol" w:hint="default"/>
      </w:rPr>
    </w:lvl>
    <w:lvl w:ilvl="4" w:tplc="D08078A4">
      <w:start w:val="1"/>
      <w:numFmt w:val="bullet"/>
      <w:lvlText w:val="o"/>
      <w:lvlJc w:val="left"/>
      <w:pPr>
        <w:ind w:left="3600" w:hanging="360"/>
      </w:pPr>
      <w:rPr>
        <w:rFonts w:ascii="Courier New" w:hAnsi="Courier New" w:hint="default"/>
      </w:rPr>
    </w:lvl>
    <w:lvl w:ilvl="5" w:tplc="87F2BB1C">
      <w:start w:val="1"/>
      <w:numFmt w:val="bullet"/>
      <w:lvlText w:val=""/>
      <w:lvlJc w:val="left"/>
      <w:pPr>
        <w:ind w:left="4320" w:hanging="360"/>
      </w:pPr>
      <w:rPr>
        <w:rFonts w:ascii="Wingdings" w:hAnsi="Wingdings" w:hint="default"/>
      </w:rPr>
    </w:lvl>
    <w:lvl w:ilvl="6" w:tplc="AB58B93C">
      <w:start w:val="1"/>
      <w:numFmt w:val="bullet"/>
      <w:lvlText w:val=""/>
      <w:lvlJc w:val="left"/>
      <w:pPr>
        <w:ind w:left="5040" w:hanging="360"/>
      </w:pPr>
      <w:rPr>
        <w:rFonts w:ascii="Symbol" w:hAnsi="Symbol" w:hint="default"/>
      </w:rPr>
    </w:lvl>
    <w:lvl w:ilvl="7" w:tplc="D2AA5ABC">
      <w:start w:val="1"/>
      <w:numFmt w:val="bullet"/>
      <w:lvlText w:val="o"/>
      <w:lvlJc w:val="left"/>
      <w:pPr>
        <w:ind w:left="5760" w:hanging="360"/>
      </w:pPr>
      <w:rPr>
        <w:rFonts w:ascii="Courier New" w:hAnsi="Courier New" w:hint="default"/>
      </w:rPr>
    </w:lvl>
    <w:lvl w:ilvl="8" w:tplc="63B8F872">
      <w:start w:val="1"/>
      <w:numFmt w:val="bullet"/>
      <w:lvlText w:val=""/>
      <w:lvlJc w:val="left"/>
      <w:pPr>
        <w:ind w:left="6480" w:hanging="360"/>
      </w:pPr>
      <w:rPr>
        <w:rFonts w:ascii="Wingdings" w:hAnsi="Wingdings" w:hint="default"/>
      </w:rPr>
    </w:lvl>
  </w:abstractNum>
  <w:abstractNum w:abstractNumId="34" w15:restartNumberingAfterBreak="0">
    <w:nsid w:val="6BD4A2E7"/>
    <w:multiLevelType w:val="hybridMultilevel"/>
    <w:tmpl w:val="FFFFFFFF"/>
    <w:lvl w:ilvl="0" w:tplc="E412046A">
      <w:start w:val="1"/>
      <w:numFmt w:val="bullet"/>
      <w:lvlText w:val="·"/>
      <w:lvlJc w:val="left"/>
      <w:pPr>
        <w:ind w:left="1428" w:hanging="360"/>
      </w:pPr>
      <w:rPr>
        <w:rFonts w:ascii="Symbol" w:hAnsi="Symbol" w:hint="default"/>
      </w:rPr>
    </w:lvl>
    <w:lvl w:ilvl="1" w:tplc="A704D4AC">
      <w:start w:val="1"/>
      <w:numFmt w:val="bullet"/>
      <w:lvlText w:val="o"/>
      <w:lvlJc w:val="left"/>
      <w:pPr>
        <w:ind w:left="2148" w:hanging="360"/>
      </w:pPr>
      <w:rPr>
        <w:rFonts w:ascii="Courier New" w:hAnsi="Courier New" w:hint="default"/>
      </w:rPr>
    </w:lvl>
    <w:lvl w:ilvl="2" w:tplc="84A40A7A">
      <w:start w:val="1"/>
      <w:numFmt w:val="bullet"/>
      <w:lvlText w:val=""/>
      <w:lvlJc w:val="left"/>
      <w:pPr>
        <w:ind w:left="2868" w:hanging="360"/>
      </w:pPr>
      <w:rPr>
        <w:rFonts w:ascii="Wingdings" w:hAnsi="Wingdings" w:hint="default"/>
      </w:rPr>
    </w:lvl>
    <w:lvl w:ilvl="3" w:tplc="5AD40E28">
      <w:start w:val="1"/>
      <w:numFmt w:val="bullet"/>
      <w:lvlText w:val=""/>
      <w:lvlJc w:val="left"/>
      <w:pPr>
        <w:ind w:left="3588" w:hanging="360"/>
      </w:pPr>
      <w:rPr>
        <w:rFonts w:ascii="Symbol" w:hAnsi="Symbol" w:hint="default"/>
      </w:rPr>
    </w:lvl>
    <w:lvl w:ilvl="4" w:tplc="986878E8">
      <w:start w:val="1"/>
      <w:numFmt w:val="bullet"/>
      <w:lvlText w:val="o"/>
      <w:lvlJc w:val="left"/>
      <w:pPr>
        <w:ind w:left="4308" w:hanging="360"/>
      </w:pPr>
      <w:rPr>
        <w:rFonts w:ascii="Courier New" w:hAnsi="Courier New" w:hint="default"/>
      </w:rPr>
    </w:lvl>
    <w:lvl w:ilvl="5" w:tplc="BE426858">
      <w:start w:val="1"/>
      <w:numFmt w:val="bullet"/>
      <w:lvlText w:val=""/>
      <w:lvlJc w:val="left"/>
      <w:pPr>
        <w:ind w:left="5028" w:hanging="360"/>
      </w:pPr>
      <w:rPr>
        <w:rFonts w:ascii="Wingdings" w:hAnsi="Wingdings" w:hint="default"/>
      </w:rPr>
    </w:lvl>
    <w:lvl w:ilvl="6" w:tplc="4E7A2EBA">
      <w:start w:val="1"/>
      <w:numFmt w:val="bullet"/>
      <w:lvlText w:val=""/>
      <w:lvlJc w:val="left"/>
      <w:pPr>
        <w:ind w:left="5748" w:hanging="360"/>
      </w:pPr>
      <w:rPr>
        <w:rFonts w:ascii="Symbol" w:hAnsi="Symbol" w:hint="default"/>
      </w:rPr>
    </w:lvl>
    <w:lvl w:ilvl="7" w:tplc="F42845BC">
      <w:start w:val="1"/>
      <w:numFmt w:val="bullet"/>
      <w:lvlText w:val="o"/>
      <w:lvlJc w:val="left"/>
      <w:pPr>
        <w:ind w:left="6468" w:hanging="360"/>
      </w:pPr>
      <w:rPr>
        <w:rFonts w:ascii="Courier New" w:hAnsi="Courier New" w:hint="default"/>
      </w:rPr>
    </w:lvl>
    <w:lvl w:ilvl="8" w:tplc="CD98DAC6">
      <w:start w:val="1"/>
      <w:numFmt w:val="bullet"/>
      <w:lvlText w:val=""/>
      <w:lvlJc w:val="left"/>
      <w:pPr>
        <w:ind w:left="7188" w:hanging="360"/>
      </w:pPr>
      <w:rPr>
        <w:rFonts w:ascii="Wingdings" w:hAnsi="Wingdings" w:hint="default"/>
      </w:rPr>
    </w:lvl>
  </w:abstractNum>
  <w:abstractNum w:abstractNumId="35" w15:restartNumberingAfterBreak="0">
    <w:nsid w:val="6D792479"/>
    <w:multiLevelType w:val="hybridMultilevel"/>
    <w:tmpl w:val="D4C40A54"/>
    <w:lvl w:ilvl="0" w:tplc="A9E2CA28">
      <w:start w:val="1"/>
      <w:numFmt w:val="decimal"/>
      <w:lvlText w:val="•"/>
      <w:lvlJc w:val="left"/>
      <w:pPr>
        <w:ind w:left="720" w:hanging="360"/>
      </w:pPr>
    </w:lvl>
    <w:lvl w:ilvl="1" w:tplc="1E224B90">
      <w:start w:val="1"/>
      <w:numFmt w:val="lowerLetter"/>
      <w:lvlText w:val="%2."/>
      <w:lvlJc w:val="left"/>
      <w:pPr>
        <w:ind w:left="1440" w:hanging="360"/>
      </w:pPr>
    </w:lvl>
    <w:lvl w:ilvl="2" w:tplc="34028652">
      <w:start w:val="1"/>
      <w:numFmt w:val="lowerRoman"/>
      <w:lvlText w:val="%3."/>
      <w:lvlJc w:val="right"/>
      <w:pPr>
        <w:ind w:left="2160" w:hanging="180"/>
      </w:pPr>
    </w:lvl>
    <w:lvl w:ilvl="3" w:tplc="5FFA7C8E">
      <w:start w:val="1"/>
      <w:numFmt w:val="decimal"/>
      <w:lvlText w:val="%4."/>
      <w:lvlJc w:val="left"/>
      <w:pPr>
        <w:ind w:left="2880" w:hanging="360"/>
      </w:pPr>
    </w:lvl>
    <w:lvl w:ilvl="4" w:tplc="E2846AA4">
      <w:start w:val="1"/>
      <w:numFmt w:val="lowerLetter"/>
      <w:lvlText w:val="%5."/>
      <w:lvlJc w:val="left"/>
      <w:pPr>
        <w:ind w:left="3600" w:hanging="360"/>
      </w:pPr>
    </w:lvl>
    <w:lvl w:ilvl="5" w:tplc="76E47060">
      <w:start w:val="1"/>
      <w:numFmt w:val="lowerRoman"/>
      <w:lvlText w:val="%6."/>
      <w:lvlJc w:val="right"/>
      <w:pPr>
        <w:ind w:left="4320" w:hanging="180"/>
      </w:pPr>
    </w:lvl>
    <w:lvl w:ilvl="6" w:tplc="97422722">
      <w:start w:val="1"/>
      <w:numFmt w:val="decimal"/>
      <w:lvlText w:val="%7."/>
      <w:lvlJc w:val="left"/>
      <w:pPr>
        <w:ind w:left="5040" w:hanging="360"/>
      </w:pPr>
    </w:lvl>
    <w:lvl w:ilvl="7" w:tplc="B40A772A">
      <w:start w:val="1"/>
      <w:numFmt w:val="lowerLetter"/>
      <w:lvlText w:val="%8."/>
      <w:lvlJc w:val="left"/>
      <w:pPr>
        <w:ind w:left="5760" w:hanging="360"/>
      </w:pPr>
    </w:lvl>
    <w:lvl w:ilvl="8" w:tplc="F798167A">
      <w:start w:val="1"/>
      <w:numFmt w:val="lowerRoman"/>
      <w:lvlText w:val="%9."/>
      <w:lvlJc w:val="right"/>
      <w:pPr>
        <w:ind w:left="6480" w:hanging="180"/>
      </w:pPr>
    </w:lvl>
  </w:abstractNum>
  <w:abstractNum w:abstractNumId="36" w15:restartNumberingAfterBreak="0">
    <w:nsid w:val="6E0C01AD"/>
    <w:multiLevelType w:val="hybridMultilevel"/>
    <w:tmpl w:val="FFFFFFFF"/>
    <w:lvl w:ilvl="0" w:tplc="7F241A0A">
      <w:start w:val="1"/>
      <w:numFmt w:val="bullet"/>
      <w:lvlText w:val=""/>
      <w:lvlJc w:val="left"/>
      <w:pPr>
        <w:ind w:left="720" w:hanging="360"/>
      </w:pPr>
      <w:rPr>
        <w:rFonts w:ascii="Symbol" w:hAnsi="Symbol" w:hint="default"/>
      </w:rPr>
    </w:lvl>
    <w:lvl w:ilvl="1" w:tplc="718A307E">
      <w:start w:val="1"/>
      <w:numFmt w:val="bullet"/>
      <w:lvlText w:val="o"/>
      <w:lvlJc w:val="left"/>
      <w:pPr>
        <w:ind w:left="1440" w:hanging="360"/>
      </w:pPr>
      <w:rPr>
        <w:rFonts w:ascii="Courier New" w:hAnsi="Courier New" w:hint="default"/>
      </w:rPr>
    </w:lvl>
    <w:lvl w:ilvl="2" w:tplc="D1AC5856">
      <w:start w:val="1"/>
      <w:numFmt w:val="bullet"/>
      <w:lvlText w:val=""/>
      <w:lvlJc w:val="left"/>
      <w:pPr>
        <w:ind w:left="2160" w:hanging="360"/>
      </w:pPr>
      <w:rPr>
        <w:rFonts w:ascii="Wingdings" w:hAnsi="Wingdings" w:hint="default"/>
      </w:rPr>
    </w:lvl>
    <w:lvl w:ilvl="3" w:tplc="2DB4CCC8">
      <w:start w:val="1"/>
      <w:numFmt w:val="bullet"/>
      <w:lvlText w:val=""/>
      <w:lvlJc w:val="left"/>
      <w:pPr>
        <w:ind w:left="2880" w:hanging="360"/>
      </w:pPr>
      <w:rPr>
        <w:rFonts w:ascii="Symbol" w:hAnsi="Symbol" w:hint="default"/>
      </w:rPr>
    </w:lvl>
    <w:lvl w:ilvl="4" w:tplc="BB08CDEC">
      <w:start w:val="1"/>
      <w:numFmt w:val="bullet"/>
      <w:lvlText w:val="o"/>
      <w:lvlJc w:val="left"/>
      <w:pPr>
        <w:ind w:left="3600" w:hanging="360"/>
      </w:pPr>
      <w:rPr>
        <w:rFonts w:ascii="Courier New" w:hAnsi="Courier New" w:hint="default"/>
      </w:rPr>
    </w:lvl>
    <w:lvl w:ilvl="5" w:tplc="677A496E">
      <w:start w:val="1"/>
      <w:numFmt w:val="bullet"/>
      <w:lvlText w:val=""/>
      <w:lvlJc w:val="left"/>
      <w:pPr>
        <w:ind w:left="4320" w:hanging="360"/>
      </w:pPr>
      <w:rPr>
        <w:rFonts w:ascii="Wingdings" w:hAnsi="Wingdings" w:hint="default"/>
      </w:rPr>
    </w:lvl>
    <w:lvl w:ilvl="6" w:tplc="6D2EDB3C">
      <w:start w:val="1"/>
      <w:numFmt w:val="bullet"/>
      <w:lvlText w:val=""/>
      <w:lvlJc w:val="left"/>
      <w:pPr>
        <w:ind w:left="5040" w:hanging="360"/>
      </w:pPr>
      <w:rPr>
        <w:rFonts w:ascii="Symbol" w:hAnsi="Symbol" w:hint="default"/>
      </w:rPr>
    </w:lvl>
    <w:lvl w:ilvl="7" w:tplc="49A48EB0">
      <w:start w:val="1"/>
      <w:numFmt w:val="bullet"/>
      <w:lvlText w:val="o"/>
      <w:lvlJc w:val="left"/>
      <w:pPr>
        <w:ind w:left="5760" w:hanging="360"/>
      </w:pPr>
      <w:rPr>
        <w:rFonts w:ascii="Courier New" w:hAnsi="Courier New" w:hint="default"/>
      </w:rPr>
    </w:lvl>
    <w:lvl w:ilvl="8" w:tplc="605C0E08">
      <w:start w:val="1"/>
      <w:numFmt w:val="bullet"/>
      <w:lvlText w:val=""/>
      <w:lvlJc w:val="left"/>
      <w:pPr>
        <w:ind w:left="6480" w:hanging="360"/>
      </w:pPr>
      <w:rPr>
        <w:rFonts w:ascii="Wingdings" w:hAnsi="Wingdings" w:hint="default"/>
      </w:rPr>
    </w:lvl>
  </w:abstractNum>
  <w:abstractNum w:abstractNumId="37" w15:restartNumberingAfterBreak="0">
    <w:nsid w:val="6FEF7773"/>
    <w:multiLevelType w:val="hybridMultilevel"/>
    <w:tmpl w:val="B442B598"/>
    <w:lvl w:ilvl="0" w:tplc="5E28BDC4">
      <w:start w:val="1"/>
      <w:numFmt w:val="upperRoman"/>
      <w:lvlText w:val="%1."/>
      <w:lvlJc w:val="left"/>
      <w:pPr>
        <w:ind w:left="166" w:hanging="165"/>
      </w:pPr>
      <w:rPr>
        <w:rFonts w:ascii="Arial" w:eastAsia="Arial" w:hAnsi="Arial" w:cs="Arial" w:hint="default"/>
        <w:b/>
        <w:bCs/>
        <w:i w:val="0"/>
        <w:iCs w:val="0"/>
        <w:spacing w:val="0"/>
        <w:w w:val="82"/>
        <w:sz w:val="24"/>
        <w:szCs w:val="24"/>
        <w:lang w:val="es-ES" w:eastAsia="en-US" w:bidi="ar-SA"/>
      </w:rPr>
    </w:lvl>
    <w:lvl w:ilvl="1" w:tplc="017AFC5C">
      <w:start w:val="1"/>
      <w:numFmt w:val="decimal"/>
      <w:lvlText w:val="%2."/>
      <w:lvlJc w:val="left"/>
      <w:pPr>
        <w:ind w:left="721" w:hanging="360"/>
      </w:pPr>
      <w:rPr>
        <w:rFonts w:ascii="Tahoma" w:eastAsia="Tahoma" w:hAnsi="Tahoma" w:cs="Tahoma" w:hint="default"/>
        <w:b w:val="0"/>
        <w:bCs w:val="0"/>
        <w:i w:val="0"/>
        <w:iCs w:val="0"/>
        <w:color w:val="auto"/>
        <w:spacing w:val="0"/>
        <w:w w:val="80"/>
        <w:sz w:val="24"/>
        <w:szCs w:val="24"/>
        <w:lang w:val="es-ES" w:eastAsia="en-US" w:bidi="ar-SA"/>
      </w:rPr>
    </w:lvl>
    <w:lvl w:ilvl="2" w:tplc="19EA81C4">
      <w:numFmt w:val="bullet"/>
      <w:lvlText w:val="○"/>
      <w:lvlJc w:val="left"/>
      <w:pPr>
        <w:ind w:left="1441" w:hanging="360"/>
      </w:pPr>
      <w:rPr>
        <w:rFonts w:ascii="Tahoma" w:eastAsia="Tahoma" w:hAnsi="Tahoma" w:cs="Tahoma" w:hint="default"/>
        <w:b w:val="0"/>
        <w:bCs w:val="0"/>
        <w:i w:val="0"/>
        <w:iCs w:val="0"/>
        <w:spacing w:val="0"/>
        <w:w w:val="100"/>
        <w:sz w:val="24"/>
        <w:szCs w:val="24"/>
        <w:lang w:val="es-ES" w:eastAsia="en-US" w:bidi="ar-SA"/>
      </w:rPr>
    </w:lvl>
    <w:lvl w:ilvl="3" w:tplc="9B0EF64E">
      <w:numFmt w:val="bullet"/>
      <w:lvlText w:val="•"/>
      <w:lvlJc w:val="left"/>
      <w:pPr>
        <w:ind w:left="2490" w:hanging="360"/>
      </w:pPr>
      <w:rPr>
        <w:rFonts w:hint="default"/>
        <w:lang w:val="es-ES" w:eastAsia="en-US" w:bidi="ar-SA"/>
      </w:rPr>
    </w:lvl>
    <w:lvl w:ilvl="4" w:tplc="A190BBC4">
      <w:numFmt w:val="bullet"/>
      <w:lvlText w:val="•"/>
      <w:lvlJc w:val="left"/>
      <w:pPr>
        <w:ind w:left="3540" w:hanging="360"/>
      </w:pPr>
      <w:rPr>
        <w:rFonts w:hint="default"/>
        <w:lang w:val="es-ES" w:eastAsia="en-US" w:bidi="ar-SA"/>
      </w:rPr>
    </w:lvl>
    <w:lvl w:ilvl="5" w:tplc="E4B8F8AA">
      <w:numFmt w:val="bullet"/>
      <w:lvlText w:val="•"/>
      <w:lvlJc w:val="left"/>
      <w:pPr>
        <w:ind w:left="4590" w:hanging="360"/>
      </w:pPr>
      <w:rPr>
        <w:rFonts w:hint="default"/>
        <w:lang w:val="es-ES" w:eastAsia="en-US" w:bidi="ar-SA"/>
      </w:rPr>
    </w:lvl>
    <w:lvl w:ilvl="6" w:tplc="47B2C4F6">
      <w:numFmt w:val="bullet"/>
      <w:lvlText w:val="•"/>
      <w:lvlJc w:val="left"/>
      <w:pPr>
        <w:ind w:left="5640" w:hanging="360"/>
      </w:pPr>
      <w:rPr>
        <w:rFonts w:hint="default"/>
        <w:lang w:val="es-ES" w:eastAsia="en-US" w:bidi="ar-SA"/>
      </w:rPr>
    </w:lvl>
    <w:lvl w:ilvl="7" w:tplc="8AF8EADA">
      <w:numFmt w:val="bullet"/>
      <w:lvlText w:val="•"/>
      <w:lvlJc w:val="left"/>
      <w:pPr>
        <w:ind w:left="6690" w:hanging="360"/>
      </w:pPr>
      <w:rPr>
        <w:rFonts w:hint="default"/>
        <w:lang w:val="es-ES" w:eastAsia="en-US" w:bidi="ar-SA"/>
      </w:rPr>
    </w:lvl>
    <w:lvl w:ilvl="8" w:tplc="329E522C">
      <w:numFmt w:val="bullet"/>
      <w:lvlText w:val="•"/>
      <w:lvlJc w:val="left"/>
      <w:pPr>
        <w:ind w:left="7740" w:hanging="360"/>
      </w:pPr>
      <w:rPr>
        <w:rFonts w:hint="default"/>
        <w:lang w:val="es-ES" w:eastAsia="en-US" w:bidi="ar-SA"/>
      </w:rPr>
    </w:lvl>
  </w:abstractNum>
  <w:abstractNum w:abstractNumId="38" w15:restartNumberingAfterBreak="0">
    <w:nsid w:val="78EEED99"/>
    <w:multiLevelType w:val="hybridMultilevel"/>
    <w:tmpl w:val="FFFFFFFF"/>
    <w:lvl w:ilvl="0" w:tplc="35EE3454">
      <w:start w:val="1"/>
      <w:numFmt w:val="bullet"/>
      <w:lvlText w:val="·"/>
      <w:lvlJc w:val="left"/>
      <w:pPr>
        <w:ind w:left="720" w:hanging="360"/>
      </w:pPr>
      <w:rPr>
        <w:rFonts w:ascii="Symbol" w:hAnsi="Symbol" w:hint="default"/>
      </w:rPr>
    </w:lvl>
    <w:lvl w:ilvl="1" w:tplc="E48456BC">
      <w:start w:val="1"/>
      <w:numFmt w:val="bullet"/>
      <w:lvlText w:val="o"/>
      <w:lvlJc w:val="left"/>
      <w:pPr>
        <w:ind w:left="1440" w:hanging="360"/>
      </w:pPr>
      <w:rPr>
        <w:rFonts w:ascii="Courier New" w:hAnsi="Courier New" w:hint="default"/>
      </w:rPr>
    </w:lvl>
    <w:lvl w:ilvl="2" w:tplc="F41C5B00">
      <w:start w:val="1"/>
      <w:numFmt w:val="bullet"/>
      <w:lvlText w:val=""/>
      <w:lvlJc w:val="left"/>
      <w:pPr>
        <w:ind w:left="2160" w:hanging="360"/>
      </w:pPr>
      <w:rPr>
        <w:rFonts w:ascii="Wingdings" w:hAnsi="Wingdings" w:hint="default"/>
      </w:rPr>
    </w:lvl>
    <w:lvl w:ilvl="3" w:tplc="82A0B6E8">
      <w:start w:val="1"/>
      <w:numFmt w:val="bullet"/>
      <w:lvlText w:val=""/>
      <w:lvlJc w:val="left"/>
      <w:pPr>
        <w:ind w:left="2880" w:hanging="360"/>
      </w:pPr>
      <w:rPr>
        <w:rFonts w:ascii="Symbol" w:hAnsi="Symbol" w:hint="default"/>
      </w:rPr>
    </w:lvl>
    <w:lvl w:ilvl="4" w:tplc="7280206C">
      <w:start w:val="1"/>
      <w:numFmt w:val="bullet"/>
      <w:lvlText w:val="o"/>
      <w:lvlJc w:val="left"/>
      <w:pPr>
        <w:ind w:left="3600" w:hanging="360"/>
      </w:pPr>
      <w:rPr>
        <w:rFonts w:ascii="Courier New" w:hAnsi="Courier New" w:hint="default"/>
      </w:rPr>
    </w:lvl>
    <w:lvl w:ilvl="5" w:tplc="3872EF64">
      <w:start w:val="1"/>
      <w:numFmt w:val="bullet"/>
      <w:lvlText w:val=""/>
      <w:lvlJc w:val="left"/>
      <w:pPr>
        <w:ind w:left="4320" w:hanging="360"/>
      </w:pPr>
      <w:rPr>
        <w:rFonts w:ascii="Wingdings" w:hAnsi="Wingdings" w:hint="default"/>
      </w:rPr>
    </w:lvl>
    <w:lvl w:ilvl="6" w:tplc="744034BC">
      <w:start w:val="1"/>
      <w:numFmt w:val="bullet"/>
      <w:lvlText w:val=""/>
      <w:lvlJc w:val="left"/>
      <w:pPr>
        <w:ind w:left="5040" w:hanging="360"/>
      </w:pPr>
      <w:rPr>
        <w:rFonts w:ascii="Symbol" w:hAnsi="Symbol" w:hint="default"/>
      </w:rPr>
    </w:lvl>
    <w:lvl w:ilvl="7" w:tplc="74B6F578">
      <w:start w:val="1"/>
      <w:numFmt w:val="bullet"/>
      <w:lvlText w:val="o"/>
      <w:lvlJc w:val="left"/>
      <w:pPr>
        <w:ind w:left="5760" w:hanging="360"/>
      </w:pPr>
      <w:rPr>
        <w:rFonts w:ascii="Courier New" w:hAnsi="Courier New" w:hint="default"/>
      </w:rPr>
    </w:lvl>
    <w:lvl w:ilvl="8" w:tplc="C2222E1E">
      <w:start w:val="1"/>
      <w:numFmt w:val="bullet"/>
      <w:lvlText w:val=""/>
      <w:lvlJc w:val="left"/>
      <w:pPr>
        <w:ind w:left="6480" w:hanging="360"/>
      </w:pPr>
      <w:rPr>
        <w:rFonts w:ascii="Wingdings" w:hAnsi="Wingdings" w:hint="default"/>
      </w:rPr>
    </w:lvl>
  </w:abstractNum>
  <w:abstractNum w:abstractNumId="39" w15:restartNumberingAfterBreak="0">
    <w:nsid w:val="792678C6"/>
    <w:multiLevelType w:val="hybridMultilevel"/>
    <w:tmpl w:val="2FCC246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0" w15:restartNumberingAfterBreak="0">
    <w:nsid w:val="7B3C7E7E"/>
    <w:multiLevelType w:val="hybridMultilevel"/>
    <w:tmpl w:val="E076C160"/>
    <w:lvl w:ilvl="0" w:tplc="1D28E742">
      <w:start w:val="1"/>
      <w:numFmt w:val="bullet"/>
      <w:lvlText w:val="•"/>
      <w:lvlJc w:val="left"/>
      <w:pPr>
        <w:tabs>
          <w:tab w:val="num" w:pos="720"/>
        </w:tabs>
        <w:ind w:left="720" w:hanging="360"/>
      </w:pPr>
      <w:rPr>
        <w:rFonts w:ascii="Arial" w:hAnsi="Arial" w:hint="default"/>
      </w:rPr>
    </w:lvl>
    <w:lvl w:ilvl="1" w:tplc="4E70A050" w:tentative="1">
      <w:start w:val="1"/>
      <w:numFmt w:val="bullet"/>
      <w:lvlText w:val="•"/>
      <w:lvlJc w:val="left"/>
      <w:pPr>
        <w:tabs>
          <w:tab w:val="num" w:pos="1440"/>
        </w:tabs>
        <w:ind w:left="1440" w:hanging="360"/>
      </w:pPr>
      <w:rPr>
        <w:rFonts w:ascii="Arial" w:hAnsi="Arial" w:hint="default"/>
      </w:rPr>
    </w:lvl>
    <w:lvl w:ilvl="2" w:tplc="A51A7208" w:tentative="1">
      <w:start w:val="1"/>
      <w:numFmt w:val="bullet"/>
      <w:lvlText w:val="•"/>
      <w:lvlJc w:val="left"/>
      <w:pPr>
        <w:tabs>
          <w:tab w:val="num" w:pos="2160"/>
        </w:tabs>
        <w:ind w:left="2160" w:hanging="360"/>
      </w:pPr>
      <w:rPr>
        <w:rFonts w:ascii="Arial" w:hAnsi="Arial" w:hint="default"/>
      </w:rPr>
    </w:lvl>
    <w:lvl w:ilvl="3" w:tplc="F6C0D6DC" w:tentative="1">
      <w:start w:val="1"/>
      <w:numFmt w:val="bullet"/>
      <w:lvlText w:val="•"/>
      <w:lvlJc w:val="left"/>
      <w:pPr>
        <w:tabs>
          <w:tab w:val="num" w:pos="2880"/>
        </w:tabs>
        <w:ind w:left="2880" w:hanging="360"/>
      </w:pPr>
      <w:rPr>
        <w:rFonts w:ascii="Arial" w:hAnsi="Arial" w:hint="default"/>
      </w:rPr>
    </w:lvl>
    <w:lvl w:ilvl="4" w:tplc="5EE01DB0" w:tentative="1">
      <w:start w:val="1"/>
      <w:numFmt w:val="bullet"/>
      <w:lvlText w:val="•"/>
      <w:lvlJc w:val="left"/>
      <w:pPr>
        <w:tabs>
          <w:tab w:val="num" w:pos="3600"/>
        </w:tabs>
        <w:ind w:left="3600" w:hanging="360"/>
      </w:pPr>
      <w:rPr>
        <w:rFonts w:ascii="Arial" w:hAnsi="Arial" w:hint="default"/>
      </w:rPr>
    </w:lvl>
    <w:lvl w:ilvl="5" w:tplc="3F5E7D62" w:tentative="1">
      <w:start w:val="1"/>
      <w:numFmt w:val="bullet"/>
      <w:lvlText w:val="•"/>
      <w:lvlJc w:val="left"/>
      <w:pPr>
        <w:tabs>
          <w:tab w:val="num" w:pos="4320"/>
        </w:tabs>
        <w:ind w:left="4320" w:hanging="360"/>
      </w:pPr>
      <w:rPr>
        <w:rFonts w:ascii="Arial" w:hAnsi="Arial" w:hint="default"/>
      </w:rPr>
    </w:lvl>
    <w:lvl w:ilvl="6" w:tplc="79C86DC2" w:tentative="1">
      <w:start w:val="1"/>
      <w:numFmt w:val="bullet"/>
      <w:lvlText w:val="•"/>
      <w:lvlJc w:val="left"/>
      <w:pPr>
        <w:tabs>
          <w:tab w:val="num" w:pos="5040"/>
        </w:tabs>
        <w:ind w:left="5040" w:hanging="360"/>
      </w:pPr>
      <w:rPr>
        <w:rFonts w:ascii="Arial" w:hAnsi="Arial" w:hint="default"/>
      </w:rPr>
    </w:lvl>
    <w:lvl w:ilvl="7" w:tplc="02F27F8C" w:tentative="1">
      <w:start w:val="1"/>
      <w:numFmt w:val="bullet"/>
      <w:lvlText w:val="•"/>
      <w:lvlJc w:val="left"/>
      <w:pPr>
        <w:tabs>
          <w:tab w:val="num" w:pos="5760"/>
        </w:tabs>
        <w:ind w:left="5760" w:hanging="360"/>
      </w:pPr>
      <w:rPr>
        <w:rFonts w:ascii="Arial" w:hAnsi="Arial" w:hint="default"/>
      </w:rPr>
    </w:lvl>
    <w:lvl w:ilvl="8" w:tplc="7F208240" w:tentative="1">
      <w:start w:val="1"/>
      <w:numFmt w:val="bullet"/>
      <w:lvlText w:val="•"/>
      <w:lvlJc w:val="left"/>
      <w:pPr>
        <w:tabs>
          <w:tab w:val="num" w:pos="6480"/>
        </w:tabs>
        <w:ind w:left="6480" w:hanging="360"/>
      </w:pPr>
      <w:rPr>
        <w:rFonts w:ascii="Arial" w:hAnsi="Arial" w:hint="default"/>
      </w:rPr>
    </w:lvl>
  </w:abstractNum>
  <w:abstractNum w:abstractNumId="41" w15:restartNumberingAfterBreak="0">
    <w:nsid w:val="7DD65C59"/>
    <w:multiLevelType w:val="hybridMultilevel"/>
    <w:tmpl w:val="FFFFFFFF"/>
    <w:lvl w:ilvl="0" w:tplc="3010620A">
      <w:start w:val="1"/>
      <w:numFmt w:val="bullet"/>
      <w:lvlText w:val=""/>
      <w:lvlJc w:val="left"/>
      <w:pPr>
        <w:ind w:left="720" w:hanging="360"/>
      </w:pPr>
      <w:rPr>
        <w:rFonts w:ascii="Symbol" w:hAnsi="Symbol" w:hint="default"/>
      </w:rPr>
    </w:lvl>
    <w:lvl w:ilvl="1" w:tplc="A4AABD0E">
      <w:start w:val="1"/>
      <w:numFmt w:val="bullet"/>
      <w:lvlText w:val="o"/>
      <w:lvlJc w:val="left"/>
      <w:pPr>
        <w:ind w:left="1440" w:hanging="360"/>
      </w:pPr>
      <w:rPr>
        <w:rFonts w:ascii="Courier New" w:hAnsi="Courier New" w:hint="default"/>
      </w:rPr>
    </w:lvl>
    <w:lvl w:ilvl="2" w:tplc="68AE4850">
      <w:start w:val="1"/>
      <w:numFmt w:val="bullet"/>
      <w:lvlText w:val=""/>
      <w:lvlJc w:val="left"/>
      <w:pPr>
        <w:ind w:left="2160" w:hanging="360"/>
      </w:pPr>
      <w:rPr>
        <w:rFonts w:ascii="Wingdings" w:hAnsi="Wingdings" w:hint="default"/>
      </w:rPr>
    </w:lvl>
    <w:lvl w:ilvl="3" w:tplc="79645B46">
      <w:start w:val="1"/>
      <w:numFmt w:val="bullet"/>
      <w:lvlText w:val=""/>
      <w:lvlJc w:val="left"/>
      <w:pPr>
        <w:ind w:left="2880" w:hanging="360"/>
      </w:pPr>
      <w:rPr>
        <w:rFonts w:ascii="Symbol" w:hAnsi="Symbol" w:hint="default"/>
      </w:rPr>
    </w:lvl>
    <w:lvl w:ilvl="4" w:tplc="0B146FE4">
      <w:start w:val="1"/>
      <w:numFmt w:val="bullet"/>
      <w:lvlText w:val="o"/>
      <w:lvlJc w:val="left"/>
      <w:pPr>
        <w:ind w:left="3600" w:hanging="360"/>
      </w:pPr>
      <w:rPr>
        <w:rFonts w:ascii="Courier New" w:hAnsi="Courier New" w:hint="default"/>
      </w:rPr>
    </w:lvl>
    <w:lvl w:ilvl="5" w:tplc="F1C81126">
      <w:start w:val="1"/>
      <w:numFmt w:val="bullet"/>
      <w:lvlText w:val=""/>
      <w:lvlJc w:val="left"/>
      <w:pPr>
        <w:ind w:left="4320" w:hanging="360"/>
      </w:pPr>
      <w:rPr>
        <w:rFonts w:ascii="Wingdings" w:hAnsi="Wingdings" w:hint="default"/>
      </w:rPr>
    </w:lvl>
    <w:lvl w:ilvl="6" w:tplc="5708507A">
      <w:start w:val="1"/>
      <w:numFmt w:val="bullet"/>
      <w:lvlText w:val=""/>
      <w:lvlJc w:val="left"/>
      <w:pPr>
        <w:ind w:left="5040" w:hanging="360"/>
      </w:pPr>
      <w:rPr>
        <w:rFonts w:ascii="Symbol" w:hAnsi="Symbol" w:hint="default"/>
      </w:rPr>
    </w:lvl>
    <w:lvl w:ilvl="7" w:tplc="BA029866">
      <w:start w:val="1"/>
      <w:numFmt w:val="bullet"/>
      <w:lvlText w:val="o"/>
      <w:lvlJc w:val="left"/>
      <w:pPr>
        <w:ind w:left="5760" w:hanging="360"/>
      </w:pPr>
      <w:rPr>
        <w:rFonts w:ascii="Courier New" w:hAnsi="Courier New" w:hint="default"/>
      </w:rPr>
    </w:lvl>
    <w:lvl w:ilvl="8" w:tplc="3000BBC0">
      <w:start w:val="1"/>
      <w:numFmt w:val="bullet"/>
      <w:lvlText w:val=""/>
      <w:lvlJc w:val="left"/>
      <w:pPr>
        <w:ind w:left="6480" w:hanging="360"/>
      </w:pPr>
      <w:rPr>
        <w:rFonts w:ascii="Wingdings" w:hAnsi="Wingdings" w:hint="default"/>
      </w:rPr>
    </w:lvl>
  </w:abstractNum>
  <w:num w:numId="1" w16cid:durableId="92240165">
    <w:abstractNumId w:val="4"/>
  </w:num>
  <w:num w:numId="2" w16cid:durableId="184296929">
    <w:abstractNumId w:val="33"/>
  </w:num>
  <w:num w:numId="3" w16cid:durableId="1344474268">
    <w:abstractNumId w:val="41"/>
  </w:num>
  <w:num w:numId="4" w16cid:durableId="254368898">
    <w:abstractNumId w:val="27"/>
  </w:num>
  <w:num w:numId="5" w16cid:durableId="827862260">
    <w:abstractNumId w:val="6"/>
  </w:num>
  <w:num w:numId="6" w16cid:durableId="1274484102">
    <w:abstractNumId w:val="11"/>
  </w:num>
  <w:num w:numId="7" w16cid:durableId="345982704">
    <w:abstractNumId w:val="20"/>
  </w:num>
  <w:num w:numId="8" w16cid:durableId="1375811234">
    <w:abstractNumId w:val="32"/>
  </w:num>
  <w:num w:numId="9" w16cid:durableId="2096707167">
    <w:abstractNumId w:val="5"/>
  </w:num>
  <w:num w:numId="10" w16cid:durableId="167600449">
    <w:abstractNumId w:val="35"/>
  </w:num>
  <w:num w:numId="11" w16cid:durableId="904147328">
    <w:abstractNumId w:val="1"/>
  </w:num>
  <w:num w:numId="12" w16cid:durableId="1642036987">
    <w:abstractNumId w:val="0"/>
  </w:num>
  <w:num w:numId="13" w16cid:durableId="1162506674">
    <w:abstractNumId w:val="37"/>
  </w:num>
  <w:num w:numId="14" w16cid:durableId="1875463202">
    <w:abstractNumId w:val="29"/>
  </w:num>
  <w:num w:numId="15" w16cid:durableId="265230369">
    <w:abstractNumId w:val="15"/>
  </w:num>
  <w:num w:numId="16" w16cid:durableId="1773890385">
    <w:abstractNumId w:val="21"/>
  </w:num>
  <w:num w:numId="17" w16cid:durableId="1568955450">
    <w:abstractNumId w:val="12"/>
  </w:num>
  <w:num w:numId="18" w16cid:durableId="366495520">
    <w:abstractNumId w:val="26"/>
  </w:num>
  <w:num w:numId="19" w16cid:durableId="584849911">
    <w:abstractNumId w:val="10"/>
  </w:num>
  <w:num w:numId="20" w16cid:durableId="709039235">
    <w:abstractNumId w:val="14"/>
  </w:num>
  <w:num w:numId="21" w16cid:durableId="2057196239">
    <w:abstractNumId w:val="24"/>
  </w:num>
  <w:num w:numId="22" w16cid:durableId="1862427594">
    <w:abstractNumId w:val="18"/>
  </w:num>
  <w:num w:numId="23" w16cid:durableId="1406221087">
    <w:abstractNumId w:val="3"/>
  </w:num>
  <w:num w:numId="24" w16cid:durableId="933440035">
    <w:abstractNumId w:val="7"/>
  </w:num>
  <w:num w:numId="25" w16cid:durableId="1856381307">
    <w:abstractNumId w:val="13"/>
  </w:num>
  <w:num w:numId="26" w16cid:durableId="864320561">
    <w:abstractNumId w:val="36"/>
  </w:num>
  <w:num w:numId="27" w16cid:durableId="2056813949">
    <w:abstractNumId w:val="28"/>
  </w:num>
  <w:num w:numId="28" w16cid:durableId="1994480453">
    <w:abstractNumId w:val="19"/>
  </w:num>
  <w:num w:numId="29" w16cid:durableId="1848788919">
    <w:abstractNumId w:val="16"/>
  </w:num>
  <w:num w:numId="30" w16cid:durableId="204754496">
    <w:abstractNumId w:val="38"/>
  </w:num>
  <w:num w:numId="31" w16cid:durableId="418602878">
    <w:abstractNumId w:val="40"/>
  </w:num>
  <w:num w:numId="32" w16cid:durableId="655650743">
    <w:abstractNumId w:val="34"/>
  </w:num>
  <w:num w:numId="33" w16cid:durableId="177043506">
    <w:abstractNumId w:val="9"/>
  </w:num>
  <w:num w:numId="34" w16cid:durableId="461311244">
    <w:abstractNumId w:val="31"/>
  </w:num>
  <w:num w:numId="35" w16cid:durableId="709652468">
    <w:abstractNumId w:val="30"/>
  </w:num>
  <w:num w:numId="36" w16cid:durableId="1047219994">
    <w:abstractNumId w:val="8"/>
  </w:num>
  <w:num w:numId="37" w16cid:durableId="951594221">
    <w:abstractNumId w:val="17"/>
  </w:num>
  <w:num w:numId="38" w16cid:durableId="1203638094">
    <w:abstractNumId w:val="23"/>
  </w:num>
  <w:num w:numId="39" w16cid:durableId="1490246306">
    <w:abstractNumId w:val="2"/>
  </w:num>
  <w:num w:numId="40" w16cid:durableId="1139685371">
    <w:abstractNumId w:val="25"/>
  </w:num>
  <w:num w:numId="41" w16cid:durableId="1975255446">
    <w:abstractNumId w:val="39"/>
  </w:num>
  <w:num w:numId="42" w16cid:durableId="647127364">
    <w:abstractNumId w:val="2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dres Inocencio Nino Castillo">
    <w15:presenceInfo w15:providerId="AD" w15:userId="S::andres.nino@ansv.gov.co::e48d8c92-9c26-4d81-9bf9-fa03bce54e15"/>
  </w15:person>
  <w15:person w15:author="Tania Marcela Suarez Ortiz">
    <w15:presenceInfo w15:providerId="AD" w15:userId="S::tania.suarez@ansv.gov.co::7b07de00-90e7-426a-a355-390bcf3aee97"/>
  </w15:person>
  <w15:person w15:author="Diego Felipe Cadena Florez">
    <w15:presenceInfo w15:providerId="AD" w15:userId="S::diego.cadena@ansv.gov.co::ee921495-1396-466f-9822-4d9ac5f53dff"/>
  </w15:person>
  <w15:person w15:author="Andrea Katherine Rocha Santibañez">
    <w15:presenceInfo w15:providerId="AD" w15:userId="S::andrea.rocha@ansv.gov.co::5c35ea0b-9051-4468-8894-f40181bf8a4d"/>
  </w15:person>
  <w15:person w15:author="Usuario invitado">
    <w15:presenceInfo w15:providerId="AD" w15:userId="S::urn:spo:tenantanon#33fa6907-21c6-4126-aa66-bcbed95361bb::"/>
  </w15:person>
  <w15:person w15:author="Jorge Luis Riveros Rodriguez">
    <w15:presenceInfo w15:providerId="AD" w15:userId="S::jorge.riveros@ansv.gov.co::8f3cd012-873a-4844-b11d-2581ac40b30d"/>
  </w15:person>
  <w15:person w15:author="Luis Ernesto Sanchez Amaya">
    <w15:presenceInfo w15:providerId="AD" w15:userId="S::luis.sanchez@ansv.gov.co::f7d617f8-a082-4095-b616-4ec61bf4210c"/>
  </w15:person>
  <w15:person w15:author="David Andres Riano Avila">
    <w15:presenceInfo w15:providerId="AD" w15:userId="S::david.riano@ansv.gov.co::2204a980-9b06-4097-b94f-96db48165744"/>
  </w15:person>
  <w15:person w15:author="Diana Milena Fandino Martin">
    <w15:presenceInfo w15:providerId="AD" w15:userId="S::diana.fandino@ansv.gov.co::734e4f7b-97c7-4faa-885b-15dc5a104ae2"/>
  </w15:person>
  <w15:person w15:author="Mariana Rosa Larrahondo Gomez">
    <w15:presenceInfo w15:providerId="AD" w15:userId="S::mariana.larrahondo@ansv.gov.co::b2b4e4a9-2249-4ffc-b9bb-611fef4fc195"/>
  </w15:person>
  <w15:person w15:author="Alison Dayana Morales Salazar">
    <w15:presenceInfo w15:providerId="AD" w15:userId="S::alison.morales@ansv.gov.co::90db0c85-be38-4a08-93b6-2cf291ef410c"/>
  </w15:person>
  <w15:person w15:author="Isabel Cristina Diaz Ortiz">
    <w15:presenceInfo w15:providerId="AD" w15:userId="S::isabel.diaz@ansv.gov.co::fe82965c-ba7c-4184-838b-fbfaf9747e38"/>
  </w15:person>
  <w15:person w15:author="Renee Alejandro Lopez Molina">
    <w15:presenceInfo w15:providerId="AD" w15:userId="S::renee.lopez@ansv.gov.co::c83da120-a98b-4b7f-88a2-ca6d7fb34625"/>
  </w15:person>
  <w15:person w15:author="Andrea del socorro Castellanos Cespedes">
    <w15:presenceInfo w15:providerId="AD" w15:userId="S::andrea.castellanos@ansv.gov.co::17e28193-6ca4-4e2c-9522-3a502a619078"/>
  </w15:person>
  <w15:person w15:author="Eder Lara Trujillo">
    <w15:presenceInfo w15:providerId="AD" w15:userId="S::eder.lara@ansv.gov.co::c4069e23-d8b9-440a-8be3-be638fa0600d"/>
  </w15:person>
  <w15:person w15:author="Vanessa Naranjo Salazar">
    <w15:presenceInfo w15:providerId="AD" w15:userId="S::vanessa.naranjo@ansv.gov.co::e8f3eca4-de5a-4720-9b7d-c6eb53c90a49"/>
  </w15:person>
  <w15:person w15:author="Hugo Fernando Bravo Artunduaga">
    <w15:presenceInfo w15:providerId="AD" w15:userId="S::hugo.bravo@ansv.gov.co::16a21c09-386c-4dfd-8d32-fb8a4e1a06e6"/>
  </w15:person>
  <w15:person w15:author="Oscar Eduardo Sosa Bernal">
    <w15:presenceInfo w15:providerId="AD" w15:userId="S::oscar.sosa@ansv.gov.co::7dd34e2d-2071-47d3-9b05-c78546dcb1b1"/>
  </w15:person>
  <w15:person w15:author="Angie Katherine Bocanegra Rodriguez">
    <w15:presenceInfo w15:providerId="AD" w15:userId="S::angie.bocanegra@ansv.gov.co::384876f6-dccc-41bf-824c-1f2644ae7df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6738"/>
    <w:rsid w:val="0000036C"/>
    <w:rsid w:val="000006F0"/>
    <w:rsid w:val="0000272C"/>
    <w:rsid w:val="00002BE7"/>
    <w:rsid w:val="00004A19"/>
    <w:rsid w:val="00004D16"/>
    <w:rsid w:val="00006AFC"/>
    <w:rsid w:val="00007B6A"/>
    <w:rsid w:val="00012F87"/>
    <w:rsid w:val="0001370D"/>
    <w:rsid w:val="00013732"/>
    <w:rsid w:val="00013B5D"/>
    <w:rsid w:val="00015289"/>
    <w:rsid w:val="00016754"/>
    <w:rsid w:val="0001679E"/>
    <w:rsid w:val="00016CBA"/>
    <w:rsid w:val="00020897"/>
    <w:rsid w:val="000213FC"/>
    <w:rsid w:val="00023DBE"/>
    <w:rsid w:val="00024CEB"/>
    <w:rsid w:val="00025F6F"/>
    <w:rsid w:val="00026467"/>
    <w:rsid w:val="00026F5C"/>
    <w:rsid w:val="00027559"/>
    <w:rsid w:val="00031A3A"/>
    <w:rsid w:val="000328FC"/>
    <w:rsid w:val="0003290F"/>
    <w:rsid w:val="00032EF6"/>
    <w:rsid w:val="00033AD0"/>
    <w:rsid w:val="000346C4"/>
    <w:rsid w:val="00034AE0"/>
    <w:rsid w:val="00035928"/>
    <w:rsid w:val="00036430"/>
    <w:rsid w:val="0003653E"/>
    <w:rsid w:val="0003699C"/>
    <w:rsid w:val="00036E9F"/>
    <w:rsid w:val="0003779E"/>
    <w:rsid w:val="00037835"/>
    <w:rsid w:val="00037F9C"/>
    <w:rsid w:val="0004044C"/>
    <w:rsid w:val="00041FC3"/>
    <w:rsid w:val="00042540"/>
    <w:rsid w:val="000426C7"/>
    <w:rsid w:val="00042B60"/>
    <w:rsid w:val="00042D32"/>
    <w:rsid w:val="00043567"/>
    <w:rsid w:val="00043910"/>
    <w:rsid w:val="0004409A"/>
    <w:rsid w:val="00046160"/>
    <w:rsid w:val="00046166"/>
    <w:rsid w:val="000461F2"/>
    <w:rsid w:val="00046E73"/>
    <w:rsid w:val="00051AFC"/>
    <w:rsid w:val="000526BB"/>
    <w:rsid w:val="0005289F"/>
    <w:rsid w:val="00053AA5"/>
    <w:rsid w:val="0005420B"/>
    <w:rsid w:val="00054B5A"/>
    <w:rsid w:val="00056090"/>
    <w:rsid w:val="00056415"/>
    <w:rsid w:val="00060A60"/>
    <w:rsid w:val="0006100E"/>
    <w:rsid w:val="00061340"/>
    <w:rsid w:val="00062437"/>
    <w:rsid w:val="00062C99"/>
    <w:rsid w:val="0006332C"/>
    <w:rsid w:val="00065A79"/>
    <w:rsid w:val="000705A5"/>
    <w:rsid w:val="000713C5"/>
    <w:rsid w:val="00072482"/>
    <w:rsid w:val="00072A25"/>
    <w:rsid w:val="0007350B"/>
    <w:rsid w:val="000741A3"/>
    <w:rsid w:val="00074E98"/>
    <w:rsid w:val="00077C8A"/>
    <w:rsid w:val="00080192"/>
    <w:rsid w:val="0008037C"/>
    <w:rsid w:val="00081DDB"/>
    <w:rsid w:val="00083C1A"/>
    <w:rsid w:val="00085286"/>
    <w:rsid w:val="00085A3A"/>
    <w:rsid w:val="00086CA4"/>
    <w:rsid w:val="00090319"/>
    <w:rsid w:val="00090746"/>
    <w:rsid w:val="000925DF"/>
    <w:rsid w:val="000944BC"/>
    <w:rsid w:val="000950FB"/>
    <w:rsid w:val="000956B5"/>
    <w:rsid w:val="00097DEB"/>
    <w:rsid w:val="000A06B2"/>
    <w:rsid w:val="000A1297"/>
    <w:rsid w:val="000A12AE"/>
    <w:rsid w:val="000A4555"/>
    <w:rsid w:val="000A4EC4"/>
    <w:rsid w:val="000A5EDC"/>
    <w:rsid w:val="000A69FA"/>
    <w:rsid w:val="000B05C4"/>
    <w:rsid w:val="000B06F7"/>
    <w:rsid w:val="000B0776"/>
    <w:rsid w:val="000B0B86"/>
    <w:rsid w:val="000B25DB"/>
    <w:rsid w:val="000B2823"/>
    <w:rsid w:val="000B6C15"/>
    <w:rsid w:val="000B78B4"/>
    <w:rsid w:val="000B78BE"/>
    <w:rsid w:val="000C0CFF"/>
    <w:rsid w:val="000C34DD"/>
    <w:rsid w:val="000C3D08"/>
    <w:rsid w:val="000C52EF"/>
    <w:rsid w:val="000C6357"/>
    <w:rsid w:val="000C6D05"/>
    <w:rsid w:val="000C6D83"/>
    <w:rsid w:val="000C7D73"/>
    <w:rsid w:val="000D169E"/>
    <w:rsid w:val="000D4001"/>
    <w:rsid w:val="000D45D5"/>
    <w:rsid w:val="000D4976"/>
    <w:rsid w:val="000D5A67"/>
    <w:rsid w:val="000D7CD9"/>
    <w:rsid w:val="000E00B5"/>
    <w:rsid w:val="000E1768"/>
    <w:rsid w:val="000E1CA3"/>
    <w:rsid w:val="000E1D10"/>
    <w:rsid w:val="000E1EA6"/>
    <w:rsid w:val="000E30D0"/>
    <w:rsid w:val="000E34B4"/>
    <w:rsid w:val="000E4613"/>
    <w:rsid w:val="000E4A29"/>
    <w:rsid w:val="000E5524"/>
    <w:rsid w:val="000E64F9"/>
    <w:rsid w:val="000E6EE0"/>
    <w:rsid w:val="000E740E"/>
    <w:rsid w:val="000F127F"/>
    <w:rsid w:val="000F24CF"/>
    <w:rsid w:val="000F4380"/>
    <w:rsid w:val="000F4504"/>
    <w:rsid w:val="000F510E"/>
    <w:rsid w:val="000F5D3F"/>
    <w:rsid w:val="000F696A"/>
    <w:rsid w:val="000F77DD"/>
    <w:rsid w:val="000F7AAA"/>
    <w:rsid w:val="00100232"/>
    <w:rsid w:val="00101005"/>
    <w:rsid w:val="00101B42"/>
    <w:rsid w:val="0010253E"/>
    <w:rsid w:val="00103D13"/>
    <w:rsid w:val="0010445A"/>
    <w:rsid w:val="00104A2D"/>
    <w:rsid w:val="0010562E"/>
    <w:rsid w:val="001066CB"/>
    <w:rsid w:val="00110A69"/>
    <w:rsid w:val="0011209D"/>
    <w:rsid w:val="00112773"/>
    <w:rsid w:val="00112D30"/>
    <w:rsid w:val="00113F76"/>
    <w:rsid w:val="00114732"/>
    <w:rsid w:val="00115827"/>
    <w:rsid w:val="00116B8A"/>
    <w:rsid w:val="00116D35"/>
    <w:rsid w:val="001174C4"/>
    <w:rsid w:val="00117563"/>
    <w:rsid w:val="00121A70"/>
    <w:rsid w:val="00123E00"/>
    <w:rsid w:val="00124A6B"/>
    <w:rsid w:val="00126B64"/>
    <w:rsid w:val="00130B30"/>
    <w:rsid w:val="00131C1C"/>
    <w:rsid w:val="001323CF"/>
    <w:rsid w:val="001326DD"/>
    <w:rsid w:val="00132D89"/>
    <w:rsid w:val="0013346A"/>
    <w:rsid w:val="00133DB8"/>
    <w:rsid w:val="001363E9"/>
    <w:rsid w:val="00140ED1"/>
    <w:rsid w:val="001422B7"/>
    <w:rsid w:val="00143403"/>
    <w:rsid w:val="00143687"/>
    <w:rsid w:val="00144BCE"/>
    <w:rsid w:val="001452EC"/>
    <w:rsid w:val="0014611F"/>
    <w:rsid w:val="00146845"/>
    <w:rsid w:val="0014697B"/>
    <w:rsid w:val="00147501"/>
    <w:rsid w:val="00147C08"/>
    <w:rsid w:val="0015055C"/>
    <w:rsid w:val="00150613"/>
    <w:rsid w:val="00150674"/>
    <w:rsid w:val="001520F8"/>
    <w:rsid w:val="001530E3"/>
    <w:rsid w:val="00156E25"/>
    <w:rsid w:val="0016037A"/>
    <w:rsid w:val="00160599"/>
    <w:rsid w:val="00160FC1"/>
    <w:rsid w:val="00163060"/>
    <w:rsid w:val="00164585"/>
    <w:rsid w:val="00164E71"/>
    <w:rsid w:val="001702A5"/>
    <w:rsid w:val="00170309"/>
    <w:rsid w:val="0017075A"/>
    <w:rsid w:val="0017106D"/>
    <w:rsid w:val="00174387"/>
    <w:rsid w:val="001749D0"/>
    <w:rsid w:val="00174D94"/>
    <w:rsid w:val="00174F00"/>
    <w:rsid w:val="00175882"/>
    <w:rsid w:val="00175EC5"/>
    <w:rsid w:val="001768FA"/>
    <w:rsid w:val="001769CA"/>
    <w:rsid w:val="00176BD8"/>
    <w:rsid w:val="00176D40"/>
    <w:rsid w:val="0017720E"/>
    <w:rsid w:val="00177A73"/>
    <w:rsid w:val="00177F4D"/>
    <w:rsid w:val="00182FF1"/>
    <w:rsid w:val="00183895"/>
    <w:rsid w:val="00184887"/>
    <w:rsid w:val="001855A5"/>
    <w:rsid w:val="00185C80"/>
    <w:rsid w:val="001869FE"/>
    <w:rsid w:val="001871FE"/>
    <w:rsid w:val="0019041C"/>
    <w:rsid w:val="0019205E"/>
    <w:rsid w:val="00192448"/>
    <w:rsid w:val="0019283A"/>
    <w:rsid w:val="00192D59"/>
    <w:rsid w:val="001931DF"/>
    <w:rsid w:val="00193647"/>
    <w:rsid w:val="0019565F"/>
    <w:rsid w:val="00195F29"/>
    <w:rsid w:val="00196FE8"/>
    <w:rsid w:val="001A094F"/>
    <w:rsid w:val="001A0F93"/>
    <w:rsid w:val="001A1EA2"/>
    <w:rsid w:val="001A2426"/>
    <w:rsid w:val="001A3BFA"/>
    <w:rsid w:val="001A4E9A"/>
    <w:rsid w:val="001A537B"/>
    <w:rsid w:val="001A57ED"/>
    <w:rsid w:val="001A5AF0"/>
    <w:rsid w:val="001A7504"/>
    <w:rsid w:val="001A7BC1"/>
    <w:rsid w:val="001B01DA"/>
    <w:rsid w:val="001B1000"/>
    <w:rsid w:val="001B1BE1"/>
    <w:rsid w:val="001B2649"/>
    <w:rsid w:val="001B2B5E"/>
    <w:rsid w:val="001B2EA8"/>
    <w:rsid w:val="001B3CE3"/>
    <w:rsid w:val="001B43A0"/>
    <w:rsid w:val="001B4602"/>
    <w:rsid w:val="001B4AB8"/>
    <w:rsid w:val="001B55D9"/>
    <w:rsid w:val="001B5AF3"/>
    <w:rsid w:val="001B7970"/>
    <w:rsid w:val="001B7CAD"/>
    <w:rsid w:val="001B7E4C"/>
    <w:rsid w:val="001C0FE9"/>
    <w:rsid w:val="001C20E5"/>
    <w:rsid w:val="001C3469"/>
    <w:rsid w:val="001C3671"/>
    <w:rsid w:val="001C4EB6"/>
    <w:rsid w:val="001C5C7C"/>
    <w:rsid w:val="001C60AA"/>
    <w:rsid w:val="001C77FC"/>
    <w:rsid w:val="001D016F"/>
    <w:rsid w:val="001D11C4"/>
    <w:rsid w:val="001D2AE8"/>
    <w:rsid w:val="001D2DDE"/>
    <w:rsid w:val="001D31BB"/>
    <w:rsid w:val="001D3675"/>
    <w:rsid w:val="001D5A5F"/>
    <w:rsid w:val="001D5D48"/>
    <w:rsid w:val="001D6401"/>
    <w:rsid w:val="001E054F"/>
    <w:rsid w:val="001E0B37"/>
    <w:rsid w:val="001E1538"/>
    <w:rsid w:val="001E21AE"/>
    <w:rsid w:val="001E5397"/>
    <w:rsid w:val="001E76EE"/>
    <w:rsid w:val="001E7F39"/>
    <w:rsid w:val="001E7F64"/>
    <w:rsid w:val="001F04FA"/>
    <w:rsid w:val="001F0E47"/>
    <w:rsid w:val="001F0E9B"/>
    <w:rsid w:val="001F2DC3"/>
    <w:rsid w:val="001F3CC1"/>
    <w:rsid w:val="001F3F99"/>
    <w:rsid w:val="001F40A9"/>
    <w:rsid w:val="001F4BB1"/>
    <w:rsid w:val="001F5B5B"/>
    <w:rsid w:val="001F67AE"/>
    <w:rsid w:val="00200573"/>
    <w:rsid w:val="00201F0F"/>
    <w:rsid w:val="002022F4"/>
    <w:rsid w:val="002052E9"/>
    <w:rsid w:val="00206905"/>
    <w:rsid w:val="00206EB6"/>
    <w:rsid w:val="00206F31"/>
    <w:rsid w:val="00210698"/>
    <w:rsid w:val="002111DA"/>
    <w:rsid w:val="00211EDE"/>
    <w:rsid w:val="002132FD"/>
    <w:rsid w:val="002139AF"/>
    <w:rsid w:val="00213E35"/>
    <w:rsid w:val="00214807"/>
    <w:rsid w:val="002148F3"/>
    <w:rsid w:val="00215372"/>
    <w:rsid w:val="00215AD1"/>
    <w:rsid w:val="00215B0D"/>
    <w:rsid w:val="00215F8C"/>
    <w:rsid w:val="00216340"/>
    <w:rsid w:val="0022395E"/>
    <w:rsid w:val="00223C2D"/>
    <w:rsid w:val="00225F68"/>
    <w:rsid w:val="0022628E"/>
    <w:rsid w:val="0022692A"/>
    <w:rsid w:val="00227A41"/>
    <w:rsid w:val="00230641"/>
    <w:rsid w:val="00231E9D"/>
    <w:rsid w:val="0023253D"/>
    <w:rsid w:val="002338AF"/>
    <w:rsid w:val="002341A6"/>
    <w:rsid w:val="0023568F"/>
    <w:rsid w:val="00235B2C"/>
    <w:rsid w:val="00236949"/>
    <w:rsid w:val="002369F8"/>
    <w:rsid w:val="00241B05"/>
    <w:rsid w:val="00242EDD"/>
    <w:rsid w:val="00244600"/>
    <w:rsid w:val="0024568E"/>
    <w:rsid w:val="00245A3E"/>
    <w:rsid w:val="00245B06"/>
    <w:rsid w:val="00245BA3"/>
    <w:rsid w:val="00245E91"/>
    <w:rsid w:val="00245F79"/>
    <w:rsid w:val="00246884"/>
    <w:rsid w:val="0024723C"/>
    <w:rsid w:val="002476E9"/>
    <w:rsid w:val="00251B90"/>
    <w:rsid w:val="002531F1"/>
    <w:rsid w:val="00253271"/>
    <w:rsid w:val="00253873"/>
    <w:rsid w:val="002546BA"/>
    <w:rsid w:val="00254B5E"/>
    <w:rsid w:val="00254D78"/>
    <w:rsid w:val="0025577B"/>
    <w:rsid w:val="002557F5"/>
    <w:rsid w:val="002561A1"/>
    <w:rsid w:val="00256484"/>
    <w:rsid w:val="00256D7A"/>
    <w:rsid w:val="0025700B"/>
    <w:rsid w:val="00262A5A"/>
    <w:rsid w:val="00263C23"/>
    <w:rsid w:val="00264E6E"/>
    <w:rsid w:val="0026515C"/>
    <w:rsid w:val="002658A7"/>
    <w:rsid w:val="0026661F"/>
    <w:rsid w:val="00266D03"/>
    <w:rsid w:val="00267596"/>
    <w:rsid w:val="00267B30"/>
    <w:rsid w:val="00267D6A"/>
    <w:rsid w:val="0027078F"/>
    <w:rsid w:val="00270838"/>
    <w:rsid w:val="0027086E"/>
    <w:rsid w:val="002722CC"/>
    <w:rsid w:val="00273204"/>
    <w:rsid w:val="0027341D"/>
    <w:rsid w:val="0027671E"/>
    <w:rsid w:val="00276C69"/>
    <w:rsid w:val="0027778B"/>
    <w:rsid w:val="00277E91"/>
    <w:rsid w:val="00281093"/>
    <w:rsid w:val="00281596"/>
    <w:rsid w:val="00282DF1"/>
    <w:rsid w:val="0028377A"/>
    <w:rsid w:val="002848FB"/>
    <w:rsid w:val="00284C57"/>
    <w:rsid w:val="002857DF"/>
    <w:rsid w:val="00285959"/>
    <w:rsid w:val="0028596D"/>
    <w:rsid w:val="00286808"/>
    <w:rsid w:val="00286A33"/>
    <w:rsid w:val="002879CB"/>
    <w:rsid w:val="002913DE"/>
    <w:rsid w:val="002915CB"/>
    <w:rsid w:val="002931C5"/>
    <w:rsid w:val="00293BB4"/>
    <w:rsid w:val="002947D4"/>
    <w:rsid w:val="00294965"/>
    <w:rsid w:val="00294C2C"/>
    <w:rsid w:val="00295867"/>
    <w:rsid w:val="00296454"/>
    <w:rsid w:val="002A0672"/>
    <w:rsid w:val="002A1E46"/>
    <w:rsid w:val="002A44CB"/>
    <w:rsid w:val="002A4990"/>
    <w:rsid w:val="002A5364"/>
    <w:rsid w:val="002A7D70"/>
    <w:rsid w:val="002B2ED1"/>
    <w:rsid w:val="002B3041"/>
    <w:rsid w:val="002B388A"/>
    <w:rsid w:val="002B659F"/>
    <w:rsid w:val="002B76D7"/>
    <w:rsid w:val="002B7BB3"/>
    <w:rsid w:val="002C03D8"/>
    <w:rsid w:val="002C04F2"/>
    <w:rsid w:val="002C1838"/>
    <w:rsid w:val="002C34D6"/>
    <w:rsid w:val="002C3916"/>
    <w:rsid w:val="002C40FC"/>
    <w:rsid w:val="002C4E6C"/>
    <w:rsid w:val="002C536B"/>
    <w:rsid w:val="002C646C"/>
    <w:rsid w:val="002C6B81"/>
    <w:rsid w:val="002C7496"/>
    <w:rsid w:val="002D1325"/>
    <w:rsid w:val="002D19F2"/>
    <w:rsid w:val="002D2A00"/>
    <w:rsid w:val="002D3894"/>
    <w:rsid w:val="002D5481"/>
    <w:rsid w:val="002D574F"/>
    <w:rsid w:val="002D6959"/>
    <w:rsid w:val="002E12C0"/>
    <w:rsid w:val="002E25D8"/>
    <w:rsid w:val="002E3BDB"/>
    <w:rsid w:val="002E3EA5"/>
    <w:rsid w:val="002E5A59"/>
    <w:rsid w:val="002E6F42"/>
    <w:rsid w:val="002E725E"/>
    <w:rsid w:val="002E77AA"/>
    <w:rsid w:val="002F0B68"/>
    <w:rsid w:val="002F16CC"/>
    <w:rsid w:val="002F4184"/>
    <w:rsid w:val="00300D8B"/>
    <w:rsid w:val="00301AE6"/>
    <w:rsid w:val="00301D7C"/>
    <w:rsid w:val="003030F3"/>
    <w:rsid w:val="003032B3"/>
    <w:rsid w:val="00304A21"/>
    <w:rsid w:val="003058C5"/>
    <w:rsid w:val="00305C43"/>
    <w:rsid w:val="00305F1D"/>
    <w:rsid w:val="0030687F"/>
    <w:rsid w:val="0031110C"/>
    <w:rsid w:val="00311F54"/>
    <w:rsid w:val="003128DB"/>
    <w:rsid w:val="003131CB"/>
    <w:rsid w:val="003159CA"/>
    <w:rsid w:val="00316477"/>
    <w:rsid w:val="003173E5"/>
    <w:rsid w:val="00323CF9"/>
    <w:rsid w:val="00323D7B"/>
    <w:rsid w:val="003249AB"/>
    <w:rsid w:val="00331207"/>
    <w:rsid w:val="00332491"/>
    <w:rsid w:val="00332E0D"/>
    <w:rsid w:val="003342AA"/>
    <w:rsid w:val="00334778"/>
    <w:rsid w:val="00334954"/>
    <w:rsid w:val="003355D4"/>
    <w:rsid w:val="00335D29"/>
    <w:rsid w:val="00336566"/>
    <w:rsid w:val="00336ABB"/>
    <w:rsid w:val="00340B21"/>
    <w:rsid w:val="00341F39"/>
    <w:rsid w:val="00341F53"/>
    <w:rsid w:val="00342C32"/>
    <w:rsid w:val="00342CEC"/>
    <w:rsid w:val="00343795"/>
    <w:rsid w:val="003451C6"/>
    <w:rsid w:val="0034554C"/>
    <w:rsid w:val="00345E1D"/>
    <w:rsid w:val="00346276"/>
    <w:rsid w:val="003465A8"/>
    <w:rsid w:val="00346F77"/>
    <w:rsid w:val="00350BEE"/>
    <w:rsid w:val="00351315"/>
    <w:rsid w:val="00351B8F"/>
    <w:rsid w:val="00353262"/>
    <w:rsid w:val="003551A3"/>
    <w:rsid w:val="00357176"/>
    <w:rsid w:val="00357A0D"/>
    <w:rsid w:val="00357A24"/>
    <w:rsid w:val="00357CB9"/>
    <w:rsid w:val="00360933"/>
    <w:rsid w:val="0036204F"/>
    <w:rsid w:val="00362107"/>
    <w:rsid w:val="00363313"/>
    <w:rsid w:val="00363504"/>
    <w:rsid w:val="00363952"/>
    <w:rsid w:val="00364137"/>
    <w:rsid w:val="00364452"/>
    <w:rsid w:val="00364453"/>
    <w:rsid w:val="00364591"/>
    <w:rsid w:val="0036473D"/>
    <w:rsid w:val="00364F58"/>
    <w:rsid w:val="0036509B"/>
    <w:rsid w:val="00366B51"/>
    <w:rsid w:val="003679F4"/>
    <w:rsid w:val="00370919"/>
    <w:rsid w:val="00372BD3"/>
    <w:rsid w:val="00373358"/>
    <w:rsid w:val="003742DF"/>
    <w:rsid w:val="00374D11"/>
    <w:rsid w:val="00375043"/>
    <w:rsid w:val="00375BE6"/>
    <w:rsid w:val="00375D0E"/>
    <w:rsid w:val="00376223"/>
    <w:rsid w:val="00376889"/>
    <w:rsid w:val="00377F59"/>
    <w:rsid w:val="00380317"/>
    <w:rsid w:val="00380494"/>
    <w:rsid w:val="00380C8E"/>
    <w:rsid w:val="003810B1"/>
    <w:rsid w:val="003819FB"/>
    <w:rsid w:val="00381AF3"/>
    <w:rsid w:val="00381F17"/>
    <w:rsid w:val="00382F7F"/>
    <w:rsid w:val="00383A15"/>
    <w:rsid w:val="00384816"/>
    <w:rsid w:val="0038647E"/>
    <w:rsid w:val="003900B3"/>
    <w:rsid w:val="00390C14"/>
    <w:rsid w:val="00390D1E"/>
    <w:rsid w:val="00391137"/>
    <w:rsid w:val="00391378"/>
    <w:rsid w:val="00394A45"/>
    <w:rsid w:val="003A2E7B"/>
    <w:rsid w:val="003A434A"/>
    <w:rsid w:val="003A5521"/>
    <w:rsid w:val="003A66A6"/>
    <w:rsid w:val="003A71FD"/>
    <w:rsid w:val="003B09D7"/>
    <w:rsid w:val="003B35E9"/>
    <w:rsid w:val="003B4932"/>
    <w:rsid w:val="003B498C"/>
    <w:rsid w:val="003B7C90"/>
    <w:rsid w:val="003C0E5A"/>
    <w:rsid w:val="003C2930"/>
    <w:rsid w:val="003C2B73"/>
    <w:rsid w:val="003C33D1"/>
    <w:rsid w:val="003C4365"/>
    <w:rsid w:val="003C5B21"/>
    <w:rsid w:val="003C5BDE"/>
    <w:rsid w:val="003C6ACA"/>
    <w:rsid w:val="003C6EF7"/>
    <w:rsid w:val="003C6F14"/>
    <w:rsid w:val="003D110F"/>
    <w:rsid w:val="003D1B2C"/>
    <w:rsid w:val="003D3085"/>
    <w:rsid w:val="003D7153"/>
    <w:rsid w:val="003D72C8"/>
    <w:rsid w:val="003D74A8"/>
    <w:rsid w:val="003D74FD"/>
    <w:rsid w:val="003E0DE3"/>
    <w:rsid w:val="003E1A29"/>
    <w:rsid w:val="003E350C"/>
    <w:rsid w:val="003E358D"/>
    <w:rsid w:val="003E3A23"/>
    <w:rsid w:val="003E4534"/>
    <w:rsid w:val="003E5003"/>
    <w:rsid w:val="003E6753"/>
    <w:rsid w:val="003E6CED"/>
    <w:rsid w:val="003E765F"/>
    <w:rsid w:val="003E7AAF"/>
    <w:rsid w:val="003E7D7E"/>
    <w:rsid w:val="003F0A77"/>
    <w:rsid w:val="003F16A5"/>
    <w:rsid w:val="003F3894"/>
    <w:rsid w:val="003F3B45"/>
    <w:rsid w:val="003F4175"/>
    <w:rsid w:val="003F443B"/>
    <w:rsid w:val="003F5A90"/>
    <w:rsid w:val="003F72EF"/>
    <w:rsid w:val="003F74C5"/>
    <w:rsid w:val="003F7A37"/>
    <w:rsid w:val="004002DA"/>
    <w:rsid w:val="004006BE"/>
    <w:rsid w:val="004035A7"/>
    <w:rsid w:val="00404056"/>
    <w:rsid w:val="00404401"/>
    <w:rsid w:val="00404AA2"/>
    <w:rsid w:val="0040514C"/>
    <w:rsid w:val="00406EE6"/>
    <w:rsid w:val="00407B28"/>
    <w:rsid w:val="00410DEB"/>
    <w:rsid w:val="00412523"/>
    <w:rsid w:val="00413139"/>
    <w:rsid w:val="00413467"/>
    <w:rsid w:val="00413B4D"/>
    <w:rsid w:val="004156D1"/>
    <w:rsid w:val="00416339"/>
    <w:rsid w:val="004171CC"/>
    <w:rsid w:val="00417269"/>
    <w:rsid w:val="00417FE0"/>
    <w:rsid w:val="0042093B"/>
    <w:rsid w:val="0042229D"/>
    <w:rsid w:val="004227BD"/>
    <w:rsid w:val="004234FE"/>
    <w:rsid w:val="00423739"/>
    <w:rsid w:val="00423CC1"/>
    <w:rsid w:val="00425442"/>
    <w:rsid w:val="00425558"/>
    <w:rsid w:val="00425D34"/>
    <w:rsid w:val="0042654A"/>
    <w:rsid w:val="0042686D"/>
    <w:rsid w:val="00426E8B"/>
    <w:rsid w:val="0042724A"/>
    <w:rsid w:val="004279F9"/>
    <w:rsid w:val="004308F0"/>
    <w:rsid w:val="00430B88"/>
    <w:rsid w:val="00430C2B"/>
    <w:rsid w:val="00430D03"/>
    <w:rsid w:val="00430E6A"/>
    <w:rsid w:val="00430F1D"/>
    <w:rsid w:val="00432A1B"/>
    <w:rsid w:val="00434B3E"/>
    <w:rsid w:val="00434C34"/>
    <w:rsid w:val="004375E8"/>
    <w:rsid w:val="004401B9"/>
    <w:rsid w:val="004408E2"/>
    <w:rsid w:val="004409DC"/>
    <w:rsid w:val="00440A46"/>
    <w:rsid w:val="004413B9"/>
    <w:rsid w:val="0044299C"/>
    <w:rsid w:val="0044433F"/>
    <w:rsid w:val="00444D6D"/>
    <w:rsid w:val="00444F14"/>
    <w:rsid w:val="00445020"/>
    <w:rsid w:val="004459A5"/>
    <w:rsid w:val="00446A4F"/>
    <w:rsid w:val="00446EC9"/>
    <w:rsid w:val="004506CB"/>
    <w:rsid w:val="00450735"/>
    <w:rsid w:val="004512E0"/>
    <w:rsid w:val="00451BAE"/>
    <w:rsid w:val="00452CC5"/>
    <w:rsid w:val="00456129"/>
    <w:rsid w:val="00456379"/>
    <w:rsid w:val="00456514"/>
    <w:rsid w:val="004572F1"/>
    <w:rsid w:val="004579AF"/>
    <w:rsid w:val="004610C5"/>
    <w:rsid w:val="004638A0"/>
    <w:rsid w:val="00463DE6"/>
    <w:rsid w:val="00464622"/>
    <w:rsid w:val="00466A16"/>
    <w:rsid w:val="00472472"/>
    <w:rsid w:val="004745D6"/>
    <w:rsid w:val="00475154"/>
    <w:rsid w:val="004759CB"/>
    <w:rsid w:val="00475C7E"/>
    <w:rsid w:val="00475E6A"/>
    <w:rsid w:val="00476037"/>
    <w:rsid w:val="0047706C"/>
    <w:rsid w:val="0048089C"/>
    <w:rsid w:val="004826E3"/>
    <w:rsid w:val="00482B69"/>
    <w:rsid w:val="00483101"/>
    <w:rsid w:val="00483546"/>
    <w:rsid w:val="0048402E"/>
    <w:rsid w:val="00485603"/>
    <w:rsid w:val="00485DDD"/>
    <w:rsid w:val="0049056A"/>
    <w:rsid w:val="0049187C"/>
    <w:rsid w:val="00491E7D"/>
    <w:rsid w:val="0049201A"/>
    <w:rsid w:val="00492938"/>
    <w:rsid w:val="0049324C"/>
    <w:rsid w:val="004949FF"/>
    <w:rsid w:val="00495A60"/>
    <w:rsid w:val="00495A85"/>
    <w:rsid w:val="00495D56"/>
    <w:rsid w:val="00496A84"/>
    <w:rsid w:val="00497491"/>
    <w:rsid w:val="004974D0"/>
    <w:rsid w:val="004A1D7A"/>
    <w:rsid w:val="004A2ABC"/>
    <w:rsid w:val="004A60AE"/>
    <w:rsid w:val="004A61E7"/>
    <w:rsid w:val="004A70C8"/>
    <w:rsid w:val="004B1D34"/>
    <w:rsid w:val="004B3340"/>
    <w:rsid w:val="004B3669"/>
    <w:rsid w:val="004B5E16"/>
    <w:rsid w:val="004B69D3"/>
    <w:rsid w:val="004B755B"/>
    <w:rsid w:val="004C05FE"/>
    <w:rsid w:val="004C124F"/>
    <w:rsid w:val="004C27BD"/>
    <w:rsid w:val="004C342A"/>
    <w:rsid w:val="004C3E1C"/>
    <w:rsid w:val="004C45CF"/>
    <w:rsid w:val="004C5C7C"/>
    <w:rsid w:val="004C624A"/>
    <w:rsid w:val="004C649D"/>
    <w:rsid w:val="004C7207"/>
    <w:rsid w:val="004D15E1"/>
    <w:rsid w:val="004D1C3E"/>
    <w:rsid w:val="004D3092"/>
    <w:rsid w:val="004D3D32"/>
    <w:rsid w:val="004D4539"/>
    <w:rsid w:val="004D5183"/>
    <w:rsid w:val="004D520A"/>
    <w:rsid w:val="004D5F65"/>
    <w:rsid w:val="004D68B6"/>
    <w:rsid w:val="004D6A45"/>
    <w:rsid w:val="004D78FA"/>
    <w:rsid w:val="004D7979"/>
    <w:rsid w:val="004D7DAB"/>
    <w:rsid w:val="004E2566"/>
    <w:rsid w:val="004E289A"/>
    <w:rsid w:val="004E2BDE"/>
    <w:rsid w:val="004E50BE"/>
    <w:rsid w:val="004E5907"/>
    <w:rsid w:val="004E60FE"/>
    <w:rsid w:val="004E6CEE"/>
    <w:rsid w:val="004F0091"/>
    <w:rsid w:val="004F134C"/>
    <w:rsid w:val="004F35EE"/>
    <w:rsid w:val="004F372D"/>
    <w:rsid w:val="00500370"/>
    <w:rsid w:val="005024BA"/>
    <w:rsid w:val="00502839"/>
    <w:rsid w:val="005031A3"/>
    <w:rsid w:val="00503B0A"/>
    <w:rsid w:val="00504D56"/>
    <w:rsid w:val="00504FD5"/>
    <w:rsid w:val="00505740"/>
    <w:rsid w:val="00505DE5"/>
    <w:rsid w:val="005068E9"/>
    <w:rsid w:val="005103B6"/>
    <w:rsid w:val="0051201F"/>
    <w:rsid w:val="005124A1"/>
    <w:rsid w:val="005129B4"/>
    <w:rsid w:val="00512C34"/>
    <w:rsid w:val="00512D83"/>
    <w:rsid w:val="005130E5"/>
    <w:rsid w:val="00515CEB"/>
    <w:rsid w:val="0051608D"/>
    <w:rsid w:val="0051617C"/>
    <w:rsid w:val="0051781C"/>
    <w:rsid w:val="00517EA0"/>
    <w:rsid w:val="00517FF0"/>
    <w:rsid w:val="00521893"/>
    <w:rsid w:val="00521AB9"/>
    <w:rsid w:val="005227F2"/>
    <w:rsid w:val="005249EF"/>
    <w:rsid w:val="005253AF"/>
    <w:rsid w:val="00526162"/>
    <w:rsid w:val="005268B4"/>
    <w:rsid w:val="00526EE8"/>
    <w:rsid w:val="005278DB"/>
    <w:rsid w:val="00527E70"/>
    <w:rsid w:val="0053217A"/>
    <w:rsid w:val="00532D33"/>
    <w:rsid w:val="00533B8A"/>
    <w:rsid w:val="00533F94"/>
    <w:rsid w:val="005365F5"/>
    <w:rsid w:val="00537F6A"/>
    <w:rsid w:val="0054259E"/>
    <w:rsid w:val="005425D8"/>
    <w:rsid w:val="005426A1"/>
    <w:rsid w:val="00542E6A"/>
    <w:rsid w:val="005431D2"/>
    <w:rsid w:val="00544259"/>
    <w:rsid w:val="00544C5E"/>
    <w:rsid w:val="00546519"/>
    <w:rsid w:val="0054651E"/>
    <w:rsid w:val="00546B80"/>
    <w:rsid w:val="00547536"/>
    <w:rsid w:val="00547D1F"/>
    <w:rsid w:val="00550365"/>
    <w:rsid w:val="00551F43"/>
    <w:rsid w:val="00552CF8"/>
    <w:rsid w:val="00553F63"/>
    <w:rsid w:val="0055425C"/>
    <w:rsid w:val="00555CBB"/>
    <w:rsid w:val="00557350"/>
    <w:rsid w:val="005605E9"/>
    <w:rsid w:val="00560C56"/>
    <w:rsid w:val="005616A7"/>
    <w:rsid w:val="005640AA"/>
    <w:rsid w:val="005647A2"/>
    <w:rsid w:val="00566579"/>
    <w:rsid w:val="0057142D"/>
    <w:rsid w:val="00573CA6"/>
    <w:rsid w:val="0057577D"/>
    <w:rsid w:val="00576529"/>
    <w:rsid w:val="00576C19"/>
    <w:rsid w:val="005774B2"/>
    <w:rsid w:val="005803E2"/>
    <w:rsid w:val="0058210C"/>
    <w:rsid w:val="00583D87"/>
    <w:rsid w:val="00584497"/>
    <w:rsid w:val="00586E29"/>
    <w:rsid w:val="0058727F"/>
    <w:rsid w:val="0059104B"/>
    <w:rsid w:val="00591149"/>
    <w:rsid w:val="0059219B"/>
    <w:rsid w:val="00593826"/>
    <w:rsid w:val="0059544E"/>
    <w:rsid w:val="00595C7B"/>
    <w:rsid w:val="00595CF8"/>
    <w:rsid w:val="00597BC0"/>
    <w:rsid w:val="005A048C"/>
    <w:rsid w:val="005A08DC"/>
    <w:rsid w:val="005A12B0"/>
    <w:rsid w:val="005A1B71"/>
    <w:rsid w:val="005A1FE4"/>
    <w:rsid w:val="005A2987"/>
    <w:rsid w:val="005A2D54"/>
    <w:rsid w:val="005A5055"/>
    <w:rsid w:val="005A63D0"/>
    <w:rsid w:val="005A6758"/>
    <w:rsid w:val="005B22E5"/>
    <w:rsid w:val="005B2A3F"/>
    <w:rsid w:val="005B49F6"/>
    <w:rsid w:val="005B4E5D"/>
    <w:rsid w:val="005B6E3F"/>
    <w:rsid w:val="005B71B2"/>
    <w:rsid w:val="005B73D1"/>
    <w:rsid w:val="005B7E20"/>
    <w:rsid w:val="005C0CD0"/>
    <w:rsid w:val="005C24F2"/>
    <w:rsid w:val="005C2CBD"/>
    <w:rsid w:val="005C48AC"/>
    <w:rsid w:val="005C5B5E"/>
    <w:rsid w:val="005C5F5E"/>
    <w:rsid w:val="005C5FE4"/>
    <w:rsid w:val="005C71DA"/>
    <w:rsid w:val="005D26D2"/>
    <w:rsid w:val="005D2D0C"/>
    <w:rsid w:val="005D462C"/>
    <w:rsid w:val="005D4FD4"/>
    <w:rsid w:val="005D6D9A"/>
    <w:rsid w:val="005D7062"/>
    <w:rsid w:val="005D7A2D"/>
    <w:rsid w:val="005E16EB"/>
    <w:rsid w:val="005E389F"/>
    <w:rsid w:val="005E432C"/>
    <w:rsid w:val="005E4C71"/>
    <w:rsid w:val="005E5217"/>
    <w:rsid w:val="005E6CBF"/>
    <w:rsid w:val="005E6EDD"/>
    <w:rsid w:val="005F1CB8"/>
    <w:rsid w:val="005F2C37"/>
    <w:rsid w:val="005F2D39"/>
    <w:rsid w:val="005F38BE"/>
    <w:rsid w:val="005F3DA7"/>
    <w:rsid w:val="005F4CB7"/>
    <w:rsid w:val="005F5893"/>
    <w:rsid w:val="005F5A16"/>
    <w:rsid w:val="005F67A3"/>
    <w:rsid w:val="005F7E24"/>
    <w:rsid w:val="00600272"/>
    <w:rsid w:val="006005B2"/>
    <w:rsid w:val="00601945"/>
    <w:rsid w:val="006020B0"/>
    <w:rsid w:val="0060223F"/>
    <w:rsid w:val="0060230B"/>
    <w:rsid w:val="006031D9"/>
    <w:rsid w:val="0060367B"/>
    <w:rsid w:val="006062CA"/>
    <w:rsid w:val="00611387"/>
    <w:rsid w:val="006119CC"/>
    <w:rsid w:val="00611EBE"/>
    <w:rsid w:val="00612158"/>
    <w:rsid w:val="006137B3"/>
    <w:rsid w:val="00613880"/>
    <w:rsid w:val="00613A7D"/>
    <w:rsid w:val="006140EF"/>
    <w:rsid w:val="0061466B"/>
    <w:rsid w:val="00615545"/>
    <w:rsid w:val="00616ABF"/>
    <w:rsid w:val="006173B5"/>
    <w:rsid w:val="00620A1B"/>
    <w:rsid w:val="00620F32"/>
    <w:rsid w:val="006212FC"/>
    <w:rsid w:val="0062305E"/>
    <w:rsid w:val="006237D9"/>
    <w:rsid w:val="00623DB4"/>
    <w:rsid w:val="00626F84"/>
    <w:rsid w:val="00627D17"/>
    <w:rsid w:val="00631B1B"/>
    <w:rsid w:val="006333FE"/>
    <w:rsid w:val="00633D75"/>
    <w:rsid w:val="00633F2B"/>
    <w:rsid w:val="006350A5"/>
    <w:rsid w:val="00636484"/>
    <w:rsid w:val="00637EB6"/>
    <w:rsid w:val="00640855"/>
    <w:rsid w:val="0064118C"/>
    <w:rsid w:val="00642861"/>
    <w:rsid w:val="00644C60"/>
    <w:rsid w:val="00644D20"/>
    <w:rsid w:val="0064635E"/>
    <w:rsid w:val="00647FC6"/>
    <w:rsid w:val="00650920"/>
    <w:rsid w:val="00650FD2"/>
    <w:rsid w:val="00651A0C"/>
    <w:rsid w:val="006540E8"/>
    <w:rsid w:val="00654289"/>
    <w:rsid w:val="006545B6"/>
    <w:rsid w:val="00654706"/>
    <w:rsid w:val="0065481E"/>
    <w:rsid w:val="006554AE"/>
    <w:rsid w:val="006557A6"/>
    <w:rsid w:val="00656746"/>
    <w:rsid w:val="00656E89"/>
    <w:rsid w:val="006571EA"/>
    <w:rsid w:val="006601AD"/>
    <w:rsid w:val="00660813"/>
    <w:rsid w:val="00661A92"/>
    <w:rsid w:val="00661C13"/>
    <w:rsid w:val="006621E6"/>
    <w:rsid w:val="00662404"/>
    <w:rsid w:val="006640C3"/>
    <w:rsid w:val="00664F38"/>
    <w:rsid w:val="006708FB"/>
    <w:rsid w:val="00671F9A"/>
    <w:rsid w:val="00672757"/>
    <w:rsid w:val="00672E41"/>
    <w:rsid w:val="00672FE1"/>
    <w:rsid w:val="006737D5"/>
    <w:rsid w:val="0067419E"/>
    <w:rsid w:val="00675C30"/>
    <w:rsid w:val="006765BF"/>
    <w:rsid w:val="006770D5"/>
    <w:rsid w:val="006803DE"/>
    <w:rsid w:val="00680819"/>
    <w:rsid w:val="00682341"/>
    <w:rsid w:val="006823C3"/>
    <w:rsid w:val="00684C56"/>
    <w:rsid w:val="00686CED"/>
    <w:rsid w:val="00686D46"/>
    <w:rsid w:val="006872E7"/>
    <w:rsid w:val="0068755F"/>
    <w:rsid w:val="00690B65"/>
    <w:rsid w:val="00691846"/>
    <w:rsid w:val="00691C52"/>
    <w:rsid w:val="00692222"/>
    <w:rsid w:val="00693473"/>
    <w:rsid w:val="00694C24"/>
    <w:rsid w:val="0069535A"/>
    <w:rsid w:val="00696972"/>
    <w:rsid w:val="00697B1B"/>
    <w:rsid w:val="00697C6F"/>
    <w:rsid w:val="006A02C3"/>
    <w:rsid w:val="006A1B2A"/>
    <w:rsid w:val="006A1DC7"/>
    <w:rsid w:val="006A20B1"/>
    <w:rsid w:val="006A2102"/>
    <w:rsid w:val="006A3E16"/>
    <w:rsid w:val="006A682E"/>
    <w:rsid w:val="006A79E9"/>
    <w:rsid w:val="006B08CA"/>
    <w:rsid w:val="006B1263"/>
    <w:rsid w:val="006B37F2"/>
    <w:rsid w:val="006B48A9"/>
    <w:rsid w:val="006B5D58"/>
    <w:rsid w:val="006B6839"/>
    <w:rsid w:val="006B7010"/>
    <w:rsid w:val="006C1843"/>
    <w:rsid w:val="006C36FB"/>
    <w:rsid w:val="006C46B8"/>
    <w:rsid w:val="006C73F8"/>
    <w:rsid w:val="006C7E17"/>
    <w:rsid w:val="006D1577"/>
    <w:rsid w:val="006D24D2"/>
    <w:rsid w:val="006D36A7"/>
    <w:rsid w:val="006D623C"/>
    <w:rsid w:val="006D6478"/>
    <w:rsid w:val="006E0226"/>
    <w:rsid w:val="006E12D2"/>
    <w:rsid w:val="006E1402"/>
    <w:rsid w:val="006E18D7"/>
    <w:rsid w:val="006E1A97"/>
    <w:rsid w:val="006E236D"/>
    <w:rsid w:val="006E2571"/>
    <w:rsid w:val="006E2E8B"/>
    <w:rsid w:val="006E6112"/>
    <w:rsid w:val="006E62F2"/>
    <w:rsid w:val="006F0177"/>
    <w:rsid w:val="006F06B2"/>
    <w:rsid w:val="006F0815"/>
    <w:rsid w:val="006F2278"/>
    <w:rsid w:val="006F5A1C"/>
    <w:rsid w:val="00701A3C"/>
    <w:rsid w:val="0070358B"/>
    <w:rsid w:val="00703F96"/>
    <w:rsid w:val="0070404B"/>
    <w:rsid w:val="007043E4"/>
    <w:rsid w:val="00704493"/>
    <w:rsid w:val="00704BFF"/>
    <w:rsid w:val="007060B2"/>
    <w:rsid w:val="007069B9"/>
    <w:rsid w:val="00707269"/>
    <w:rsid w:val="007076B8"/>
    <w:rsid w:val="00707BD2"/>
    <w:rsid w:val="00710640"/>
    <w:rsid w:val="00710A28"/>
    <w:rsid w:val="00713C55"/>
    <w:rsid w:val="007159F6"/>
    <w:rsid w:val="00715DF1"/>
    <w:rsid w:val="0071629D"/>
    <w:rsid w:val="007168E9"/>
    <w:rsid w:val="007169C8"/>
    <w:rsid w:val="00716ED7"/>
    <w:rsid w:val="00717C26"/>
    <w:rsid w:val="00722585"/>
    <w:rsid w:val="007246F6"/>
    <w:rsid w:val="007249A0"/>
    <w:rsid w:val="00725E82"/>
    <w:rsid w:val="0072609D"/>
    <w:rsid w:val="0072616C"/>
    <w:rsid w:val="007263D2"/>
    <w:rsid w:val="00730B47"/>
    <w:rsid w:val="00732F6D"/>
    <w:rsid w:val="00736A46"/>
    <w:rsid w:val="00737F4C"/>
    <w:rsid w:val="007406F0"/>
    <w:rsid w:val="00741085"/>
    <w:rsid w:val="00741A2F"/>
    <w:rsid w:val="007429F6"/>
    <w:rsid w:val="00743DF8"/>
    <w:rsid w:val="007457D0"/>
    <w:rsid w:val="00745988"/>
    <w:rsid w:val="007461A0"/>
    <w:rsid w:val="0074691C"/>
    <w:rsid w:val="00746FAC"/>
    <w:rsid w:val="007500DD"/>
    <w:rsid w:val="00752159"/>
    <w:rsid w:val="007524D4"/>
    <w:rsid w:val="0075297D"/>
    <w:rsid w:val="00753F1F"/>
    <w:rsid w:val="007551B0"/>
    <w:rsid w:val="007555CC"/>
    <w:rsid w:val="0075571A"/>
    <w:rsid w:val="007559AF"/>
    <w:rsid w:val="00755F1F"/>
    <w:rsid w:val="00756787"/>
    <w:rsid w:val="007571A0"/>
    <w:rsid w:val="00760219"/>
    <w:rsid w:val="00762193"/>
    <w:rsid w:val="00762D7A"/>
    <w:rsid w:val="00762E53"/>
    <w:rsid w:val="007630BF"/>
    <w:rsid w:val="007631D1"/>
    <w:rsid w:val="00763C0B"/>
    <w:rsid w:val="00764B03"/>
    <w:rsid w:val="00765040"/>
    <w:rsid w:val="007650BC"/>
    <w:rsid w:val="00766D55"/>
    <w:rsid w:val="00766FB1"/>
    <w:rsid w:val="0076765A"/>
    <w:rsid w:val="007677B5"/>
    <w:rsid w:val="007700AB"/>
    <w:rsid w:val="007713B8"/>
    <w:rsid w:val="007715B5"/>
    <w:rsid w:val="007734DA"/>
    <w:rsid w:val="007736F8"/>
    <w:rsid w:val="00773D53"/>
    <w:rsid w:val="0077413A"/>
    <w:rsid w:val="007748CF"/>
    <w:rsid w:val="00776D4A"/>
    <w:rsid w:val="007776E9"/>
    <w:rsid w:val="00777F89"/>
    <w:rsid w:val="007817C1"/>
    <w:rsid w:val="007823C4"/>
    <w:rsid w:val="00784202"/>
    <w:rsid w:val="0078625D"/>
    <w:rsid w:val="00786632"/>
    <w:rsid w:val="00790972"/>
    <w:rsid w:val="00790AB7"/>
    <w:rsid w:val="00792C04"/>
    <w:rsid w:val="00793D16"/>
    <w:rsid w:val="00794633"/>
    <w:rsid w:val="007960AF"/>
    <w:rsid w:val="00797F2D"/>
    <w:rsid w:val="007A1A5B"/>
    <w:rsid w:val="007A25FB"/>
    <w:rsid w:val="007A2CD2"/>
    <w:rsid w:val="007A5747"/>
    <w:rsid w:val="007A70E7"/>
    <w:rsid w:val="007B0399"/>
    <w:rsid w:val="007B1BBE"/>
    <w:rsid w:val="007B22CB"/>
    <w:rsid w:val="007B22EF"/>
    <w:rsid w:val="007B3581"/>
    <w:rsid w:val="007B62F6"/>
    <w:rsid w:val="007B644A"/>
    <w:rsid w:val="007B7D55"/>
    <w:rsid w:val="007C0004"/>
    <w:rsid w:val="007C09DA"/>
    <w:rsid w:val="007C4056"/>
    <w:rsid w:val="007C6261"/>
    <w:rsid w:val="007C7905"/>
    <w:rsid w:val="007D005D"/>
    <w:rsid w:val="007D43B4"/>
    <w:rsid w:val="007D4BDD"/>
    <w:rsid w:val="007D5103"/>
    <w:rsid w:val="007D57D4"/>
    <w:rsid w:val="007D5EF3"/>
    <w:rsid w:val="007D77B3"/>
    <w:rsid w:val="007E0CA6"/>
    <w:rsid w:val="007E1D1C"/>
    <w:rsid w:val="007E1F31"/>
    <w:rsid w:val="007E2829"/>
    <w:rsid w:val="007E43CC"/>
    <w:rsid w:val="007E482C"/>
    <w:rsid w:val="007E593F"/>
    <w:rsid w:val="007E5CF9"/>
    <w:rsid w:val="007E711A"/>
    <w:rsid w:val="007F3358"/>
    <w:rsid w:val="007F3442"/>
    <w:rsid w:val="007F3B65"/>
    <w:rsid w:val="007F3E7F"/>
    <w:rsid w:val="007F4DDF"/>
    <w:rsid w:val="007F565F"/>
    <w:rsid w:val="007F61D9"/>
    <w:rsid w:val="007F657F"/>
    <w:rsid w:val="007F735C"/>
    <w:rsid w:val="00801ADF"/>
    <w:rsid w:val="00801CD4"/>
    <w:rsid w:val="00802562"/>
    <w:rsid w:val="00803906"/>
    <w:rsid w:val="00803E41"/>
    <w:rsid w:val="00804B62"/>
    <w:rsid w:val="00805D0B"/>
    <w:rsid w:val="00806351"/>
    <w:rsid w:val="00806E6E"/>
    <w:rsid w:val="0081000E"/>
    <w:rsid w:val="00810B2D"/>
    <w:rsid w:val="008119F4"/>
    <w:rsid w:val="00811DB2"/>
    <w:rsid w:val="00811F48"/>
    <w:rsid w:val="00812E51"/>
    <w:rsid w:val="0081624D"/>
    <w:rsid w:val="008167A5"/>
    <w:rsid w:val="00820390"/>
    <w:rsid w:val="0082097C"/>
    <w:rsid w:val="00820C95"/>
    <w:rsid w:val="008230BC"/>
    <w:rsid w:val="008246D0"/>
    <w:rsid w:val="00824861"/>
    <w:rsid w:val="00830F4D"/>
    <w:rsid w:val="0083295A"/>
    <w:rsid w:val="00832B52"/>
    <w:rsid w:val="0083481A"/>
    <w:rsid w:val="00834E9E"/>
    <w:rsid w:val="0083534A"/>
    <w:rsid w:val="0083613C"/>
    <w:rsid w:val="00837115"/>
    <w:rsid w:val="00841967"/>
    <w:rsid w:val="00843141"/>
    <w:rsid w:val="008432EC"/>
    <w:rsid w:val="00844CA9"/>
    <w:rsid w:val="00844DE2"/>
    <w:rsid w:val="00845254"/>
    <w:rsid w:val="00845366"/>
    <w:rsid w:val="00845763"/>
    <w:rsid w:val="0084764F"/>
    <w:rsid w:val="008479F8"/>
    <w:rsid w:val="00850219"/>
    <w:rsid w:val="00850F79"/>
    <w:rsid w:val="008515C8"/>
    <w:rsid w:val="00852460"/>
    <w:rsid w:val="00853425"/>
    <w:rsid w:val="00853968"/>
    <w:rsid w:val="00853E4D"/>
    <w:rsid w:val="00853FD8"/>
    <w:rsid w:val="00854C89"/>
    <w:rsid w:val="008574C1"/>
    <w:rsid w:val="00857925"/>
    <w:rsid w:val="00857969"/>
    <w:rsid w:val="00861C94"/>
    <w:rsid w:val="00864174"/>
    <w:rsid w:val="00864B31"/>
    <w:rsid w:val="00866B19"/>
    <w:rsid w:val="0086725C"/>
    <w:rsid w:val="008678C1"/>
    <w:rsid w:val="0087011A"/>
    <w:rsid w:val="0087274E"/>
    <w:rsid w:val="00872A13"/>
    <w:rsid w:val="0087435B"/>
    <w:rsid w:val="008747AC"/>
    <w:rsid w:val="00874A90"/>
    <w:rsid w:val="008750DC"/>
    <w:rsid w:val="00876551"/>
    <w:rsid w:val="008775C3"/>
    <w:rsid w:val="0087775A"/>
    <w:rsid w:val="00877A2E"/>
    <w:rsid w:val="00880716"/>
    <w:rsid w:val="0088274F"/>
    <w:rsid w:val="00882893"/>
    <w:rsid w:val="00882D7F"/>
    <w:rsid w:val="0088314E"/>
    <w:rsid w:val="008836CE"/>
    <w:rsid w:val="00883A2D"/>
    <w:rsid w:val="00884A0F"/>
    <w:rsid w:val="00885791"/>
    <w:rsid w:val="00885DE1"/>
    <w:rsid w:val="008861AF"/>
    <w:rsid w:val="008864E3"/>
    <w:rsid w:val="00886B29"/>
    <w:rsid w:val="00886F4A"/>
    <w:rsid w:val="00887245"/>
    <w:rsid w:val="0088743C"/>
    <w:rsid w:val="00890133"/>
    <w:rsid w:val="00891FD7"/>
    <w:rsid w:val="008920F6"/>
    <w:rsid w:val="0089235C"/>
    <w:rsid w:val="00892E43"/>
    <w:rsid w:val="00893836"/>
    <w:rsid w:val="00893BD4"/>
    <w:rsid w:val="00894228"/>
    <w:rsid w:val="008944D8"/>
    <w:rsid w:val="0089497E"/>
    <w:rsid w:val="00895585"/>
    <w:rsid w:val="00895D5E"/>
    <w:rsid w:val="00896047"/>
    <w:rsid w:val="0089673C"/>
    <w:rsid w:val="008976A6"/>
    <w:rsid w:val="008A1EC8"/>
    <w:rsid w:val="008A2702"/>
    <w:rsid w:val="008A45C9"/>
    <w:rsid w:val="008A5B0A"/>
    <w:rsid w:val="008A66FC"/>
    <w:rsid w:val="008A67EC"/>
    <w:rsid w:val="008A6AF2"/>
    <w:rsid w:val="008A76F3"/>
    <w:rsid w:val="008B01A2"/>
    <w:rsid w:val="008B0D0D"/>
    <w:rsid w:val="008B24B2"/>
    <w:rsid w:val="008B2A60"/>
    <w:rsid w:val="008B30AB"/>
    <w:rsid w:val="008B39A4"/>
    <w:rsid w:val="008B3E6E"/>
    <w:rsid w:val="008B4A4F"/>
    <w:rsid w:val="008B5894"/>
    <w:rsid w:val="008B6242"/>
    <w:rsid w:val="008B69B3"/>
    <w:rsid w:val="008B7A2A"/>
    <w:rsid w:val="008C1FB1"/>
    <w:rsid w:val="008C39E8"/>
    <w:rsid w:val="008C3C3D"/>
    <w:rsid w:val="008C3D1E"/>
    <w:rsid w:val="008C3E21"/>
    <w:rsid w:val="008C447E"/>
    <w:rsid w:val="008C44B3"/>
    <w:rsid w:val="008C486A"/>
    <w:rsid w:val="008C5B79"/>
    <w:rsid w:val="008C5E78"/>
    <w:rsid w:val="008C677B"/>
    <w:rsid w:val="008C73AF"/>
    <w:rsid w:val="008C7B6F"/>
    <w:rsid w:val="008C7C3E"/>
    <w:rsid w:val="008D051D"/>
    <w:rsid w:val="008D0B73"/>
    <w:rsid w:val="008D0E1F"/>
    <w:rsid w:val="008D12B4"/>
    <w:rsid w:val="008D1BCD"/>
    <w:rsid w:val="008D3671"/>
    <w:rsid w:val="008D3C01"/>
    <w:rsid w:val="008D4063"/>
    <w:rsid w:val="008D4E66"/>
    <w:rsid w:val="008D5CEA"/>
    <w:rsid w:val="008D61CE"/>
    <w:rsid w:val="008E0981"/>
    <w:rsid w:val="008E1C8C"/>
    <w:rsid w:val="008E2DC9"/>
    <w:rsid w:val="008E4D42"/>
    <w:rsid w:val="008E54CF"/>
    <w:rsid w:val="008E560C"/>
    <w:rsid w:val="008E5C48"/>
    <w:rsid w:val="008E6DA6"/>
    <w:rsid w:val="008F05E1"/>
    <w:rsid w:val="008F14BF"/>
    <w:rsid w:val="008F2A95"/>
    <w:rsid w:val="008F3190"/>
    <w:rsid w:val="008F4E58"/>
    <w:rsid w:val="008F4F38"/>
    <w:rsid w:val="008F52C4"/>
    <w:rsid w:val="008F5523"/>
    <w:rsid w:val="008F5F80"/>
    <w:rsid w:val="008F6805"/>
    <w:rsid w:val="008F6A1A"/>
    <w:rsid w:val="008F6A77"/>
    <w:rsid w:val="00901A17"/>
    <w:rsid w:val="009037D7"/>
    <w:rsid w:val="009043CC"/>
    <w:rsid w:val="009044B4"/>
    <w:rsid w:val="00905AE7"/>
    <w:rsid w:val="00906052"/>
    <w:rsid w:val="009061A4"/>
    <w:rsid w:val="00906DF9"/>
    <w:rsid w:val="00906EA2"/>
    <w:rsid w:val="0090791B"/>
    <w:rsid w:val="00907AB9"/>
    <w:rsid w:val="009103A1"/>
    <w:rsid w:val="0091336C"/>
    <w:rsid w:val="00913520"/>
    <w:rsid w:val="00914904"/>
    <w:rsid w:val="00914FF8"/>
    <w:rsid w:val="00915770"/>
    <w:rsid w:val="00915937"/>
    <w:rsid w:val="00915AE7"/>
    <w:rsid w:val="009177E3"/>
    <w:rsid w:val="009213DE"/>
    <w:rsid w:val="00922397"/>
    <w:rsid w:val="00923BC2"/>
    <w:rsid w:val="009247A9"/>
    <w:rsid w:val="009257C9"/>
    <w:rsid w:val="00925B2B"/>
    <w:rsid w:val="00926295"/>
    <w:rsid w:val="00927046"/>
    <w:rsid w:val="009272F1"/>
    <w:rsid w:val="0092745B"/>
    <w:rsid w:val="0092766F"/>
    <w:rsid w:val="00927A1B"/>
    <w:rsid w:val="00927A9E"/>
    <w:rsid w:val="00927B18"/>
    <w:rsid w:val="0093070E"/>
    <w:rsid w:val="00931282"/>
    <w:rsid w:val="00931A8A"/>
    <w:rsid w:val="00932895"/>
    <w:rsid w:val="00932EF5"/>
    <w:rsid w:val="009338ED"/>
    <w:rsid w:val="00935476"/>
    <w:rsid w:val="0093565E"/>
    <w:rsid w:val="00935F82"/>
    <w:rsid w:val="00936225"/>
    <w:rsid w:val="00936366"/>
    <w:rsid w:val="0093783D"/>
    <w:rsid w:val="00941466"/>
    <w:rsid w:val="00941BD4"/>
    <w:rsid w:val="00942997"/>
    <w:rsid w:val="00943376"/>
    <w:rsid w:val="00943669"/>
    <w:rsid w:val="0094487F"/>
    <w:rsid w:val="00945230"/>
    <w:rsid w:val="00947A79"/>
    <w:rsid w:val="0095007B"/>
    <w:rsid w:val="00950837"/>
    <w:rsid w:val="00951537"/>
    <w:rsid w:val="0095189D"/>
    <w:rsid w:val="00951AED"/>
    <w:rsid w:val="0095280A"/>
    <w:rsid w:val="0095367A"/>
    <w:rsid w:val="009536EE"/>
    <w:rsid w:val="009547EB"/>
    <w:rsid w:val="009549E7"/>
    <w:rsid w:val="00954AD1"/>
    <w:rsid w:val="00954E22"/>
    <w:rsid w:val="009579BC"/>
    <w:rsid w:val="00957A6A"/>
    <w:rsid w:val="00960E5B"/>
    <w:rsid w:val="00961423"/>
    <w:rsid w:val="00961B41"/>
    <w:rsid w:val="00961DCC"/>
    <w:rsid w:val="0096265A"/>
    <w:rsid w:val="00964DBB"/>
    <w:rsid w:val="0096661E"/>
    <w:rsid w:val="0097025A"/>
    <w:rsid w:val="00970DB1"/>
    <w:rsid w:val="0097236E"/>
    <w:rsid w:val="009725B1"/>
    <w:rsid w:val="00973C55"/>
    <w:rsid w:val="00974696"/>
    <w:rsid w:val="00974F03"/>
    <w:rsid w:val="00975464"/>
    <w:rsid w:val="00975700"/>
    <w:rsid w:val="00976445"/>
    <w:rsid w:val="009769B9"/>
    <w:rsid w:val="00976CD0"/>
    <w:rsid w:val="009775A8"/>
    <w:rsid w:val="00980D95"/>
    <w:rsid w:val="00983B67"/>
    <w:rsid w:val="00984019"/>
    <w:rsid w:val="00985CEC"/>
    <w:rsid w:val="00986BA9"/>
    <w:rsid w:val="00986CE2"/>
    <w:rsid w:val="00987646"/>
    <w:rsid w:val="0099057A"/>
    <w:rsid w:val="0099060B"/>
    <w:rsid w:val="00991A7B"/>
    <w:rsid w:val="00991B4E"/>
    <w:rsid w:val="00993D70"/>
    <w:rsid w:val="009957BF"/>
    <w:rsid w:val="00996526"/>
    <w:rsid w:val="009A081E"/>
    <w:rsid w:val="009A1AB3"/>
    <w:rsid w:val="009A2E1A"/>
    <w:rsid w:val="009A345D"/>
    <w:rsid w:val="009A42DC"/>
    <w:rsid w:val="009A488C"/>
    <w:rsid w:val="009A4DED"/>
    <w:rsid w:val="009A53FA"/>
    <w:rsid w:val="009A6784"/>
    <w:rsid w:val="009A6C4B"/>
    <w:rsid w:val="009B1D95"/>
    <w:rsid w:val="009B323C"/>
    <w:rsid w:val="009B5FFD"/>
    <w:rsid w:val="009B713F"/>
    <w:rsid w:val="009C16B7"/>
    <w:rsid w:val="009C16DF"/>
    <w:rsid w:val="009C203D"/>
    <w:rsid w:val="009C213C"/>
    <w:rsid w:val="009C2248"/>
    <w:rsid w:val="009C305B"/>
    <w:rsid w:val="009C361F"/>
    <w:rsid w:val="009C4563"/>
    <w:rsid w:val="009C480E"/>
    <w:rsid w:val="009C76D0"/>
    <w:rsid w:val="009C7ACA"/>
    <w:rsid w:val="009D13EA"/>
    <w:rsid w:val="009D25CB"/>
    <w:rsid w:val="009D3E7C"/>
    <w:rsid w:val="009D50EF"/>
    <w:rsid w:val="009D6A11"/>
    <w:rsid w:val="009E0560"/>
    <w:rsid w:val="009E0A80"/>
    <w:rsid w:val="009E153E"/>
    <w:rsid w:val="009E2D77"/>
    <w:rsid w:val="009E46FF"/>
    <w:rsid w:val="009E4ED3"/>
    <w:rsid w:val="009E5B49"/>
    <w:rsid w:val="009E640B"/>
    <w:rsid w:val="009F05FD"/>
    <w:rsid w:val="009F13F8"/>
    <w:rsid w:val="009F146B"/>
    <w:rsid w:val="009F18D5"/>
    <w:rsid w:val="009F1C54"/>
    <w:rsid w:val="009F1E52"/>
    <w:rsid w:val="009F5318"/>
    <w:rsid w:val="009F7563"/>
    <w:rsid w:val="009F7A9D"/>
    <w:rsid w:val="00A02765"/>
    <w:rsid w:val="00A03E97"/>
    <w:rsid w:val="00A0736D"/>
    <w:rsid w:val="00A07FC7"/>
    <w:rsid w:val="00A10530"/>
    <w:rsid w:val="00A131BC"/>
    <w:rsid w:val="00A13323"/>
    <w:rsid w:val="00A14882"/>
    <w:rsid w:val="00A14FD2"/>
    <w:rsid w:val="00A15082"/>
    <w:rsid w:val="00A16034"/>
    <w:rsid w:val="00A21781"/>
    <w:rsid w:val="00A21E69"/>
    <w:rsid w:val="00A22C65"/>
    <w:rsid w:val="00A23184"/>
    <w:rsid w:val="00A236F7"/>
    <w:rsid w:val="00A25357"/>
    <w:rsid w:val="00A27C0F"/>
    <w:rsid w:val="00A27D71"/>
    <w:rsid w:val="00A27D84"/>
    <w:rsid w:val="00A3113C"/>
    <w:rsid w:val="00A323BD"/>
    <w:rsid w:val="00A34C7B"/>
    <w:rsid w:val="00A34C98"/>
    <w:rsid w:val="00A37531"/>
    <w:rsid w:val="00A410BB"/>
    <w:rsid w:val="00A41354"/>
    <w:rsid w:val="00A41975"/>
    <w:rsid w:val="00A41D96"/>
    <w:rsid w:val="00A43305"/>
    <w:rsid w:val="00A43E78"/>
    <w:rsid w:val="00A45EA2"/>
    <w:rsid w:val="00A460EB"/>
    <w:rsid w:val="00A472D1"/>
    <w:rsid w:val="00A47877"/>
    <w:rsid w:val="00A50A6C"/>
    <w:rsid w:val="00A5165B"/>
    <w:rsid w:val="00A534D1"/>
    <w:rsid w:val="00A5388A"/>
    <w:rsid w:val="00A540B6"/>
    <w:rsid w:val="00A56950"/>
    <w:rsid w:val="00A56BAA"/>
    <w:rsid w:val="00A56E89"/>
    <w:rsid w:val="00A56FC4"/>
    <w:rsid w:val="00A57EBE"/>
    <w:rsid w:val="00A6247E"/>
    <w:rsid w:val="00A627CB"/>
    <w:rsid w:val="00A659DE"/>
    <w:rsid w:val="00A6689C"/>
    <w:rsid w:val="00A66F5F"/>
    <w:rsid w:val="00A67CAE"/>
    <w:rsid w:val="00A70FF9"/>
    <w:rsid w:val="00A71212"/>
    <w:rsid w:val="00A733A3"/>
    <w:rsid w:val="00A73587"/>
    <w:rsid w:val="00A742DD"/>
    <w:rsid w:val="00A75756"/>
    <w:rsid w:val="00A76FA0"/>
    <w:rsid w:val="00A7749E"/>
    <w:rsid w:val="00A77AD2"/>
    <w:rsid w:val="00A77B36"/>
    <w:rsid w:val="00A77DA6"/>
    <w:rsid w:val="00A8109A"/>
    <w:rsid w:val="00A82B25"/>
    <w:rsid w:val="00A832EB"/>
    <w:rsid w:val="00A842FB"/>
    <w:rsid w:val="00A84CF7"/>
    <w:rsid w:val="00A854FF"/>
    <w:rsid w:val="00A858C1"/>
    <w:rsid w:val="00A8628B"/>
    <w:rsid w:val="00A86825"/>
    <w:rsid w:val="00A86A87"/>
    <w:rsid w:val="00A86EAF"/>
    <w:rsid w:val="00A8797A"/>
    <w:rsid w:val="00A90706"/>
    <w:rsid w:val="00A9106D"/>
    <w:rsid w:val="00A914B8"/>
    <w:rsid w:val="00A9266A"/>
    <w:rsid w:val="00A94B77"/>
    <w:rsid w:val="00A94FDA"/>
    <w:rsid w:val="00A95EEC"/>
    <w:rsid w:val="00A960BF"/>
    <w:rsid w:val="00A9613F"/>
    <w:rsid w:val="00A965DC"/>
    <w:rsid w:val="00A968C0"/>
    <w:rsid w:val="00A9726E"/>
    <w:rsid w:val="00AA0810"/>
    <w:rsid w:val="00AA0C19"/>
    <w:rsid w:val="00AA13AD"/>
    <w:rsid w:val="00AA2713"/>
    <w:rsid w:val="00AA2C5F"/>
    <w:rsid w:val="00AA3C87"/>
    <w:rsid w:val="00AA418C"/>
    <w:rsid w:val="00AA5567"/>
    <w:rsid w:val="00AA5712"/>
    <w:rsid w:val="00AA6599"/>
    <w:rsid w:val="00AA673B"/>
    <w:rsid w:val="00AA7641"/>
    <w:rsid w:val="00AB2292"/>
    <w:rsid w:val="00AB4E68"/>
    <w:rsid w:val="00AB5AB1"/>
    <w:rsid w:val="00AB611A"/>
    <w:rsid w:val="00AB6607"/>
    <w:rsid w:val="00AB6E4D"/>
    <w:rsid w:val="00AB7B5D"/>
    <w:rsid w:val="00AC0B4E"/>
    <w:rsid w:val="00AC12FC"/>
    <w:rsid w:val="00AC161C"/>
    <w:rsid w:val="00AC1C4A"/>
    <w:rsid w:val="00AC4453"/>
    <w:rsid w:val="00AC4A41"/>
    <w:rsid w:val="00AC71E4"/>
    <w:rsid w:val="00AD0621"/>
    <w:rsid w:val="00AD08B0"/>
    <w:rsid w:val="00AD0F07"/>
    <w:rsid w:val="00AD1606"/>
    <w:rsid w:val="00AD1F51"/>
    <w:rsid w:val="00AD2E37"/>
    <w:rsid w:val="00AD3D1D"/>
    <w:rsid w:val="00AD54E9"/>
    <w:rsid w:val="00AE0049"/>
    <w:rsid w:val="00AE093A"/>
    <w:rsid w:val="00AE1C69"/>
    <w:rsid w:val="00AE2245"/>
    <w:rsid w:val="00AE46E6"/>
    <w:rsid w:val="00AE6806"/>
    <w:rsid w:val="00AE6895"/>
    <w:rsid w:val="00AE71BC"/>
    <w:rsid w:val="00AF1636"/>
    <w:rsid w:val="00AF2361"/>
    <w:rsid w:val="00AF251A"/>
    <w:rsid w:val="00AF5087"/>
    <w:rsid w:val="00AF666B"/>
    <w:rsid w:val="00AF679D"/>
    <w:rsid w:val="00AF726B"/>
    <w:rsid w:val="00AF7798"/>
    <w:rsid w:val="00B001FF"/>
    <w:rsid w:val="00B01757"/>
    <w:rsid w:val="00B023ED"/>
    <w:rsid w:val="00B0282D"/>
    <w:rsid w:val="00B0670C"/>
    <w:rsid w:val="00B076EB"/>
    <w:rsid w:val="00B1152B"/>
    <w:rsid w:val="00B12064"/>
    <w:rsid w:val="00B1339D"/>
    <w:rsid w:val="00B134A0"/>
    <w:rsid w:val="00B13821"/>
    <w:rsid w:val="00B14875"/>
    <w:rsid w:val="00B1661E"/>
    <w:rsid w:val="00B1706E"/>
    <w:rsid w:val="00B204BE"/>
    <w:rsid w:val="00B2050A"/>
    <w:rsid w:val="00B21018"/>
    <w:rsid w:val="00B210C6"/>
    <w:rsid w:val="00B21562"/>
    <w:rsid w:val="00B248C6"/>
    <w:rsid w:val="00B2524A"/>
    <w:rsid w:val="00B25940"/>
    <w:rsid w:val="00B2701C"/>
    <w:rsid w:val="00B27CF9"/>
    <w:rsid w:val="00B30B5E"/>
    <w:rsid w:val="00B3125C"/>
    <w:rsid w:val="00B32DEB"/>
    <w:rsid w:val="00B33DC6"/>
    <w:rsid w:val="00B34706"/>
    <w:rsid w:val="00B349E3"/>
    <w:rsid w:val="00B3694C"/>
    <w:rsid w:val="00B36B8F"/>
    <w:rsid w:val="00B3719A"/>
    <w:rsid w:val="00B37CB6"/>
    <w:rsid w:val="00B37F1B"/>
    <w:rsid w:val="00B4077A"/>
    <w:rsid w:val="00B415F1"/>
    <w:rsid w:val="00B423F6"/>
    <w:rsid w:val="00B42E33"/>
    <w:rsid w:val="00B42EE6"/>
    <w:rsid w:val="00B45340"/>
    <w:rsid w:val="00B464AE"/>
    <w:rsid w:val="00B4781C"/>
    <w:rsid w:val="00B50D89"/>
    <w:rsid w:val="00B514D3"/>
    <w:rsid w:val="00B51EA2"/>
    <w:rsid w:val="00B52C00"/>
    <w:rsid w:val="00B537EB"/>
    <w:rsid w:val="00B540E3"/>
    <w:rsid w:val="00B5462F"/>
    <w:rsid w:val="00B548EF"/>
    <w:rsid w:val="00B54BF7"/>
    <w:rsid w:val="00B54CFC"/>
    <w:rsid w:val="00B55522"/>
    <w:rsid w:val="00B5624A"/>
    <w:rsid w:val="00B563A6"/>
    <w:rsid w:val="00B60020"/>
    <w:rsid w:val="00B60A8A"/>
    <w:rsid w:val="00B615C6"/>
    <w:rsid w:val="00B61892"/>
    <w:rsid w:val="00B6195C"/>
    <w:rsid w:val="00B62E10"/>
    <w:rsid w:val="00B6419E"/>
    <w:rsid w:val="00B65460"/>
    <w:rsid w:val="00B65C90"/>
    <w:rsid w:val="00B6684A"/>
    <w:rsid w:val="00B67169"/>
    <w:rsid w:val="00B67E1B"/>
    <w:rsid w:val="00B70FC7"/>
    <w:rsid w:val="00B7364F"/>
    <w:rsid w:val="00B739CB"/>
    <w:rsid w:val="00B73CEB"/>
    <w:rsid w:val="00B74AF8"/>
    <w:rsid w:val="00B759B0"/>
    <w:rsid w:val="00B773B3"/>
    <w:rsid w:val="00B77598"/>
    <w:rsid w:val="00B77E57"/>
    <w:rsid w:val="00B818EC"/>
    <w:rsid w:val="00B824A4"/>
    <w:rsid w:val="00B825B0"/>
    <w:rsid w:val="00B840F9"/>
    <w:rsid w:val="00B87060"/>
    <w:rsid w:val="00B92BC9"/>
    <w:rsid w:val="00B92D06"/>
    <w:rsid w:val="00B931E1"/>
    <w:rsid w:val="00B93C39"/>
    <w:rsid w:val="00B93D97"/>
    <w:rsid w:val="00B9573D"/>
    <w:rsid w:val="00B95A59"/>
    <w:rsid w:val="00B95A83"/>
    <w:rsid w:val="00B964C5"/>
    <w:rsid w:val="00B968C2"/>
    <w:rsid w:val="00B97434"/>
    <w:rsid w:val="00BA10F9"/>
    <w:rsid w:val="00BA1B76"/>
    <w:rsid w:val="00BA1D89"/>
    <w:rsid w:val="00BA1EC9"/>
    <w:rsid w:val="00BA23C9"/>
    <w:rsid w:val="00BA27C1"/>
    <w:rsid w:val="00BA2FA3"/>
    <w:rsid w:val="00BA3BAE"/>
    <w:rsid w:val="00BA49D7"/>
    <w:rsid w:val="00BA503B"/>
    <w:rsid w:val="00BA52A0"/>
    <w:rsid w:val="00BA73C2"/>
    <w:rsid w:val="00BA74B8"/>
    <w:rsid w:val="00BA79A4"/>
    <w:rsid w:val="00BA7C2D"/>
    <w:rsid w:val="00BB0819"/>
    <w:rsid w:val="00BB0992"/>
    <w:rsid w:val="00BB177C"/>
    <w:rsid w:val="00BB2B9E"/>
    <w:rsid w:val="00BB3341"/>
    <w:rsid w:val="00BB345A"/>
    <w:rsid w:val="00BB38BA"/>
    <w:rsid w:val="00BB3999"/>
    <w:rsid w:val="00BB4134"/>
    <w:rsid w:val="00BB6010"/>
    <w:rsid w:val="00BB7E69"/>
    <w:rsid w:val="00BC04AD"/>
    <w:rsid w:val="00BC1FF2"/>
    <w:rsid w:val="00BC265F"/>
    <w:rsid w:val="00BC353F"/>
    <w:rsid w:val="00BC3F23"/>
    <w:rsid w:val="00BC3F7F"/>
    <w:rsid w:val="00BC46C0"/>
    <w:rsid w:val="00BC4F2F"/>
    <w:rsid w:val="00BC5723"/>
    <w:rsid w:val="00BC5E1E"/>
    <w:rsid w:val="00BC6351"/>
    <w:rsid w:val="00BC696F"/>
    <w:rsid w:val="00BD1E22"/>
    <w:rsid w:val="00BD2763"/>
    <w:rsid w:val="00BD30D6"/>
    <w:rsid w:val="00BD434C"/>
    <w:rsid w:val="00BD4778"/>
    <w:rsid w:val="00BD5940"/>
    <w:rsid w:val="00BD69F5"/>
    <w:rsid w:val="00BE17A9"/>
    <w:rsid w:val="00BE2A9A"/>
    <w:rsid w:val="00BE2AE6"/>
    <w:rsid w:val="00BE31EC"/>
    <w:rsid w:val="00BE4890"/>
    <w:rsid w:val="00BE5B8A"/>
    <w:rsid w:val="00BE634E"/>
    <w:rsid w:val="00BE65A8"/>
    <w:rsid w:val="00BE6DA2"/>
    <w:rsid w:val="00BF0410"/>
    <w:rsid w:val="00BF042E"/>
    <w:rsid w:val="00BF069F"/>
    <w:rsid w:val="00BF0C61"/>
    <w:rsid w:val="00BF3BF7"/>
    <w:rsid w:val="00BF40B5"/>
    <w:rsid w:val="00BF426D"/>
    <w:rsid w:val="00BF4FA2"/>
    <w:rsid w:val="00BF5112"/>
    <w:rsid w:val="00BF6456"/>
    <w:rsid w:val="00BF7F71"/>
    <w:rsid w:val="00C00147"/>
    <w:rsid w:val="00C01E69"/>
    <w:rsid w:val="00C02C88"/>
    <w:rsid w:val="00C0392E"/>
    <w:rsid w:val="00C03FE8"/>
    <w:rsid w:val="00C0462E"/>
    <w:rsid w:val="00C04797"/>
    <w:rsid w:val="00C05508"/>
    <w:rsid w:val="00C101D3"/>
    <w:rsid w:val="00C106A0"/>
    <w:rsid w:val="00C10E8E"/>
    <w:rsid w:val="00C11004"/>
    <w:rsid w:val="00C1165D"/>
    <w:rsid w:val="00C13157"/>
    <w:rsid w:val="00C14346"/>
    <w:rsid w:val="00C143D6"/>
    <w:rsid w:val="00C14782"/>
    <w:rsid w:val="00C14F43"/>
    <w:rsid w:val="00C161BC"/>
    <w:rsid w:val="00C163BB"/>
    <w:rsid w:val="00C16702"/>
    <w:rsid w:val="00C16B2A"/>
    <w:rsid w:val="00C17F75"/>
    <w:rsid w:val="00C201A6"/>
    <w:rsid w:val="00C20316"/>
    <w:rsid w:val="00C20BE5"/>
    <w:rsid w:val="00C21279"/>
    <w:rsid w:val="00C213E4"/>
    <w:rsid w:val="00C219D0"/>
    <w:rsid w:val="00C2350B"/>
    <w:rsid w:val="00C27A8B"/>
    <w:rsid w:val="00C27D86"/>
    <w:rsid w:val="00C308BB"/>
    <w:rsid w:val="00C30C53"/>
    <w:rsid w:val="00C30E3A"/>
    <w:rsid w:val="00C31565"/>
    <w:rsid w:val="00C323C7"/>
    <w:rsid w:val="00C32BA0"/>
    <w:rsid w:val="00C33091"/>
    <w:rsid w:val="00C34D69"/>
    <w:rsid w:val="00C379E5"/>
    <w:rsid w:val="00C41353"/>
    <w:rsid w:val="00C43240"/>
    <w:rsid w:val="00C43392"/>
    <w:rsid w:val="00C4387A"/>
    <w:rsid w:val="00C4460B"/>
    <w:rsid w:val="00C44942"/>
    <w:rsid w:val="00C468D8"/>
    <w:rsid w:val="00C46CBB"/>
    <w:rsid w:val="00C47FDB"/>
    <w:rsid w:val="00C500F7"/>
    <w:rsid w:val="00C536FC"/>
    <w:rsid w:val="00C55EF7"/>
    <w:rsid w:val="00C56409"/>
    <w:rsid w:val="00C56F22"/>
    <w:rsid w:val="00C579B9"/>
    <w:rsid w:val="00C57B82"/>
    <w:rsid w:val="00C6090C"/>
    <w:rsid w:val="00C60FAA"/>
    <w:rsid w:val="00C62065"/>
    <w:rsid w:val="00C62763"/>
    <w:rsid w:val="00C631B9"/>
    <w:rsid w:val="00C63963"/>
    <w:rsid w:val="00C6426F"/>
    <w:rsid w:val="00C66738"/>
    <w:rsid w:val="00C71C4C"/>
    <w:rsid w:val="00C72436"/>
    <w:rsid w:val="00C7330C"/>
    <w:rsid w:val="00C73C88"/>
    <w:rsid w:val="00C73E58"/>
    <w:rsid w:val="00C7472D"/>
    <w:rsid w:val="00C7567F"/>
    <w:rsid w:val="00C75800"/>
    <w:rsid w:val="00C77FE2"/>
    <w:rsid w:val="00C80321"/>
    <w:rsid w:val="00C80B85"/>
    <w:rsid w:val="00C81AB5"/>
    <w:rsid w:val="00C81CA4"/>
    <w:rsid w:val="00C8401A"/>
    <w:rsid w:val="00C844C9"/>
    <w:rsid w:val="00C84A52"/>
    <w:rsid w:val="00C84D2A"/>
    <w:rsid w:val="00C8531C"/>
    <w:rsid w:val="00C873B4"/>
    <w:rsid w:val="00C906D1"/>
    <w:rsid w:val="00C91FBB"/>
    <w:rsid w:val="00C9217E"/>
    <w:rsid w:val="00C9229C"/>
    <w:rsid w:val="00C92754"/>
    <w:rsid w:val="00C92C94"/>
    <w:rsid w:val="00C938C9"/>
    <w:rsid w:val="00C950F4"/>
    <w:rsid w:val="00C95414"/>
    <w:rsid w:val="00CA0404"/>
    <w:rsid w:val="00CA2877"/>
    <w:rsid w:val="00CA3AD0"/>
    <w:rsid w:val="00CA4766"/>
    <w:rsid w:val="00CA5D20"/>
    <w:rsid w:val="00CA619C"/>
    <w:rsid w:val="00CA745B"/>
    <w:rsid w:val="00CA7E1E"/>
    <w:rsid w:val="00CB09CF"/>
    <w:rsid w:val="00CB2257"/>
    <w:rsid w:val="00CB2BA9"/>
    <w:rsid w:val="00CB45FF"/>
    <w:rsid w:val="00CB5297"/>
    <w:rsid w:val="00CB6F47"/>
    <w:rsid w:val="00CC0BDB"/>
    <w:rsid w:val="00CC0EE6"/>
    <w:rsid w:val="00CC2E53"/>
    <w:rsid w:val="00CC324C"/>
    <w:rsid w:val="00CC3380"/>
    <w:rsid w:val="00CC3C5A"/>
    <w:rsid w:val="00CC424A"/>
    <w:rsid w:val="00CC4A54"/>
    <w:rsid w:val="00CC5104"/>
    <w:rsid w:val="00CC63CD"/>
    <w:rsid w:val="00CC78F8"/>
    <w:rsid w:val="00CD00FA"/>
    <w:rsid w:val="00CD0A6B"/>
    <w:rsid w:val="00CD42D3"/>
    <w:rsid w:val="00CD6E4F"/>
    <w:rsid w:val="00CE182F"/>
    <w:rsid w:val="00CE21AD"/>
    <w:rsid w:val="00CE293B"/>
    <w:rsid w:val="00CE4386"/>
    <w:rsid w:val="00CE582F"/>
    <w:rsid w:val="00CE5F6E"/>
    <w:rsid w:val="00CE5F90"/>
    <w:rsid w:val="00CE666D"/>
    <w:rsid w:val="00CE6B0F"/>
    <w:rsid w:val="00CE715B"/>
    <w:rsid w:val="00CE79BE"/>
    <w:rsid w:val="00CF0081"/>
    <w:rsid w:val="00CF111B"/>
    <w:rsid w:val="00CF156A"/>
    <w:rsid w:val="00CF1BB3"/>
    <w:rsid w:val="00CF2798"/>
    <w:rsid w:val="00CF2891"/>
    <w:rsid w:val="00CF416C"/>
    <w:rsid w:val="00CF46A6"/>
    <w:rsid w:val="00CF491F"/>
    <w:rsid w:val="00CF5B20"/>
    <w:rsid w:val="00CF7AD3"/>
    <w:rsid w:val="00D0119B"/>
    <w:rsid w:val="00D019E8"/>
    <w:rsid w:val="00D01F8B"/>
    <w:rsid w:val="00D020B3"/>
    <w:rsid w:val="00D029B6"/>
    <w:rsid w:val="00D02AB6"/>
    <w:rsid w:val="00D0393E"/>
    <w:rsid w:val="00D04922"/>
    <w:rsid w:val="00D05754"/>
    <w:rsid w:val="00D06CAA"/>
    <w:rsid w:val="00D07442"/>
    <w:rsid w:val="00D077AD"/>
    <w:rsid w:val="00D10EF1"/>
    <w:rsid w:val="00D134B9"/>
    <w:rsid w:val="00D1535E"/>
    <w:rsid w:val="00D16B06"/>
    <w:rsid w:val="00D16BD1"/>
    <w:rsid w:val="00D16F39"/>
    <w:rsid w:val="00D172F0"/>
    <w:rsid w:val="00D17993"/>
    <w:rsid w:val="00D179EE"/>
    <w:rsid w:val="00D18316"/>
    <w:rsid w:val="00D20522"/>
    <w:rsid w:val="00D21DE8"/>
    <w:rsid w:val="00D2220C"/>
    <w:rsid w:val="00D2234C"/>
    <w:rsid w:val="00D22811"/>
    <w:rsid w:val="00D237E0"/>
    <w:rsid w:val="00D2495F"/>
    <w:rsid w:val="00D24AF9"/>
    <w:rsid w:val="00D258FF"/>
    <w:rsid w:val="00D26F3A"/>
    <w:rsid w:val="00D27E64"/>
    <w:rsid w:val="00D3142E"/>
    <w:rsid w:val="00D31FDD"/>
    <w:rsid w:val="00D32060"/>
    <w:rsid w:val="00D32FC4"/>
    <w:rsid w:val="00D332BF"/>
    <w:rsid w:val="00D335C4"/>
    <w:rsid w:val="00D33A5F"/>
    <w:rsid w:val="00D35313"/>
    <w:rsid w:val="00D362E0"/>
    <w:rsid w:val="00D36CD1"/>
    <w:rsid w:val="00D40DCB"/>
    <w:rsid w:val="00D434D3"/>
    <w:rsid w:val="00D435C7"/>
    <w:rsid w:val="00D4557F"/>
    <w:rsid w:val="00D4575C"/>
    <w:rsid w:val="00D45F37"/>
    <w:rsid w:val="00D47C1F"/>
    <w:rsid w:val="00D50730"/>
    <w:rsid w:val="00D50929"/>
    <w:rsid w:val="00D50A01"/>
    <w:rsid w:val="00D51E20"/>
    <w:rsid w:val="00D52CDA"/>
    <w:rsid w:val="00D53F2E"/>
    <w:rsid w:val="00D541EA"/>
    <w:rsid w:val="00D57511"/>
    <w:rsid w:val="00D60711"/>
    <w:rsid w:val="00D6088A"/>
    <w:rsid w:val="00D6161B"/>
    <w:rsid w:val="00D630C7"/>
    <w:rsid w:val="00D657E9"/>
    <w:rsid w:val="00D6657F"/>
    <w:rsid w:val="00D66951"/>
    <w:rsid w:val="00D66C0E"/>
    <w:rsid w:val="00D71643"/>
    <w:rsid w:val="00D7258A"/>
    <w:rsid w:val="00D72BB1"/>
    <w:rsid w:val="00D72D8D"/>
    <w:rsid w:val="00D74374"/>
    <w:rsid w:val="00D743D4"/>
    <w:rsid w:val="00D756F1"/>
    <w:rsid w:val="00D75CC8"/>
    <w:rsid w:val="00D7773A"/>
    <w:rsid w:val="00D77914"/>
    <w:rsid w:val="00D805F8"/>
    <w:rsid w:val="00D80DBE"/>
    <w:rsid w:val="00D810B9"/>
    <w:rsid w:val="00D816BE"/>
    <w:rsid w:val="00D83F30"/>
    <w:rsid w:val="00D848BF"/>
    <w:rsid w:val="00D85A62"/>
    <w:rsid w:val="00D85C52"/>
    <w:rsid w:val="00D85F58"/>
    <w:rsid w:val="00D871A7"/>
    <w:rsid w:val="00D902DE"/>
    <w:rsid w:val="00D9065D"/>
    <w:rsid w:val="00D90689"/>
    <w:rsid w:val="00D90C70"/>
    <w:rsid w:val="00D90D49"/>
    <w:rsid w:val="00D924F6"/>
    <w:rsid w:val="00D93545"/>
    <w:rsid w:val="00D93E0B"/>
    <w:rsid w:val="00D967D4"/>
    <w:rsid w:val="00DA016B"/>
    <w:rsid w:val="00DA0E91"/>
    <w:rsid w:val="00DA1634"/>
    <w:rsid w:val="00DA26EA"/>
    <w:rsid w:val="00DA3957"/>
    <w:rsid w:val="00DA6625"/>
    <w:rsid w:val="00DA7829"/>
    <w:rsid w:val="00DA7C75"/>
    <w:rsid w:val="00DB13F0"/>
    <w:rsid w:val="00DB14E0"/>
    <w:rsid w:val="00DB1F1A"/>
    <w:rsid w:val="00DB2105"/>
    <w:rsid w:val="00DB2D21"/>
    <w:rsid w:val="00DB3122"/>
    <w:rsid w:val="00DB3289"/>
    <w:rsid w:val="00DB4441"/>
    <w:rsid w:val="00DB48E7"/>
    <w:rsid w:val="00DB4BF6"/>
    <w:rsid w:val="00DB5339"/>
    <w:rsid w:val="00DB566D"/>
    <w:rsid w:val="00DB6E50"/>
    <w:rsid w:val="00DB75B3"/>
    <w:rsid w:val="00DB76B2"/>
    <w:rsid w:val="00DB7CDE"/>
    <w:rsid w:val="00DC0831"/>
    <w:rsid w:val="00DC30EA"/>
    <w:rsid w:val="00DC3641"/>
    <w:rsid w:val="00DC3A15"/>
    <w:rsid w:val="00DC409D"/>
    <w:rsid w:val="00DC4838"/>
    <w:rsid w:val="00DC4A2E"/>
    <w:rsid w:val="00DC5537"/>
    <w:rsid w:val="00DC6BAF"/>
    <w:rsid w:val="00DC747F"/>
    <w:rsid w:val="00DD095A"/>
    <w:rsid w:val="00DD241B"/>
    <w:rsid w:val="00DD3632"/>
    <w:rsid w:val="00DD39E1"/>
    <w:rsid w:val="00DD623D"/>
    <w:rsid w:val="00DD7135"/>
    <w:rsid w:val="00DE0C9D"/>
    <w:rsid w:val="00DE25C1"/>
    <w:rsid w:val="00DE27DE"/>
    <w:rsid w:val="00DE51A0"/>
    <w:rsid w:val="00DE5DF8"/>
    <w:rsid w:val="00DF0133"/>
    <w:rsid w:val="00DF1B0A"/>
    <w:rsid w:val="00DF2745"/>
    <w:rsid w:val="00DF2796"/>
    <w:rsid w:val="00DF281C"/>
    <w:rsid w:val="00DF3C77"/>
    <w:rsid w:val="00DF49F5"/>
    <w:rsid w:val="00DF636D"/>
    <w:rsid w:val="00DF69DE"/>
    <w:rsid w:val="00E00534"/>
    <w:rsid w:val="00E00BF1"/>
    <w:rsid w:val="00E01138"/>
    <w:rsid w:val="00E022DE"/>
    <w:rsid w:val="00E02550"/>
    <w:rsid w:val="00E02934"/>
    <w:rsid w:val="00E02C78"/>
    <w:rsid w:val="00E0301A"/>
    <w:rsid w:val="00E03238"/>
    <w:rsid w:val="00E0390D"/>
    <w:rsid w:val="00E04E26"/>
    <w:rsid w:val="00E052DC"/>
    <w:rsid w:val="00E05AF9"/>
    <w:rsid w:val="00E05CB1"/>
    <w:rsid w:val="00E05FA9"/>
    <w:rsid w:val="00E06B9F"/>
    <w:rsid w:val="00E077CC"/>
    <w:rsid w:val="00E07904"/>
    <w:rsid w:val="00E102D6"/>
    <w:rsid w:val="00E10707"/>
    <w:rsid w:val="00E10BA9"/>
    <w:rsid w:val="00E1143A"/>
    <w:rsid w:val="00E11BE8"/>
    <w:rsid w:val="00E12292"/>
    <w:rsid w:val="00E12480"/>
    <w:rsid w:val="00E125C1"/>
    <w:rsid w:val="00E12DD6"/>
    <w:rsid w:val="00E13816"/>
    <w:rsid w:val="00E13B44"/>
    <w:rsid w:val="00E13D34"/>
    <w:rsid w:val="00E15CE3"/>
    <w:rsid w:val="00E1670F"/>
    <w:rsid w:val="00E16D7F"/>
    <w:rsid w:val="00E20D9A"/>
    <w:rsid w:val="00E22DB9"/>
    <w:rsid w:val="00E23599"/>
    <w:rsid w:val="00E2389F"/>
    <w:rsid w:val="00E23BD3"/>
    <w:rsid w:val="00E24424"/>
    <w:rsid w:val="00E24762"/>
    <w:rsid w:val="00E26296"/>
    <w:rsid w:val="00E276E3"/>
    <w:rsid w:val="00E3121F"/>
    <w:rsid w:val="00E31425"/>
    <w:rsid w:val="00E31566"/>
    <w:rsid w:val="00E319AF"/>
    <w:rsid w:val="00E327E6"/>
    <w:rsid w:val="00E329E6"/>
    <w:rsid w:val="00E3492B"/>
    <w:rsid w:val="00E354E1"/>
    <w:rsid w:val="00E35AB2"/>
    <w:rsid w:val="00E35C47"/>
    <w:rsid w:val="00E365D4"/>
    <w:rsid w:val="00E37366"/>
    <w:rsid w:val="00E37860"/>
    <w:rsid w:val="00E37F2B"/>
    <w:rsid w:val="00E4064C"/>
    <w:rsid w:val="00E41FE2"/>
    <w:rsid w:val="00E42E0A"/>
    <w:rsid w:val="00E43198"/>
    <w:rsid w:val="00E4327B"/>
    <w:rsid w:val="00E43A04"/>
    <w:rsid w:val="00E4625D"/>
    <w:rsid w:val="00E483EF"/>
    <w:rsid w:val="00E50C07"/>
    <w:rsid w:val="00E5156F"/>
    <w:rsid w:val="00E51BB4"/>
    <w:rsid w:val="00E51C46"/>
    <w:rsid w:val="00E543F0"/>
    <w:rsid w:val="00E545E4"/>
    <w:rsid w:val="00E561A9"/>
    <w:rsid w:val="00E607FC"/>
    <w:rsid w:val="00E625CF"/>
    <w:rsid w:val="00E62911"/>
    <w:rsid w:val="00E62B39"/>
    <w:rsid w:val="00E62B89"/>
    <w:rsid w:val="00E62C54"/>
    <w:rsid w:val="00E6461B"/>
    <w:rsid w:val="00E646E4"/>
    <w:rsid w:val="00E653A3"/>
    <w:rsid w:val="00E65477"/>
    <w:rsid w:val="00E65FA8"/>
    <w:rsid w:val="00E66032"/>
    <w:rsid w:val="00E669F9"/>
    <w:rsid w:val="00E66BDA"/>
    <w:rsid w:val="00E66DDC"/>
    <w:rsid w:val="00E674F3"/>
    <w:rsid w:val="00E67530"/>
    <w:rsid w:val="00E67C28"/>
    <w:rsid w:val="00E703DB"/>
    <w:rsid w:val="00E704B0"/>
    <w:rsid w:val="00E71ABD"/>
    <w:rsid w:val="00E71C1A"/>
    <w:rsid w:val="00E726E8"/>
    <w:rsid w:val="00E73103"/>
    <w:rsid w:val="00E74919"/>
    <w:rsid w:val="00E76392"/>
    <w:rsid w:val="00E764D6"/>
    <w:rsid w:val="00E80202"/>
    <w:rsid w:val="00E80204"/>
    <w:rsid w:val="00E8125B"/>
    <w:rsid w:val="00E81D4C"/>
    <w:rsid w:val="00E8292E"/>
    <w:rsid w:val="00E835C6"/>
    <w:rsid w:val="00E87466"/>
    <w:rsid w:val="00E87E4A"/>
    <w:rsid w:val="00E90962"/>
    <w:rsid w:val="00E91871"/>
    <w:rsid w:val="00E935CB"/>
    <w:rsid w:val="00E93892"/>
    <w:rsid w:val="00E95734"/>
    <w:rsid w:val="00E95C45"/>
    <w:rsid w:val="00E96038"/>
    <w:rsid w:val="00E978B7"/>
    <w:rsid w:val="00E97D0D"/>
    <w:rsid w:val="00EA1EBE"/>
    <w:rsid w:val="00EA5711"/>
    <w:rsid w:val="00EA6023"/>
    <w:rsid w:val="00EA62E6"/>
    <w:rsid w:val="00EA639B"/>
    <w:rsid w:val="00EB1282"/>
    <w:rsid w:val="00EB2D54"/>
    <w:rsid w:val="00EB39D1"/>
    <w:rsid w:val="00EB4C4F"/>
    <w:rsid w:val="00EB61D2"/>
    <w:rsid w:val="00EB6E8F"/>
    <w:rsid w:val="00EBB9C2"/>
    <w:rsid w:val="00EC07DA"/>
    <w:rsid w:val="00EC0A1B"/>
    <w:rsid w:val="00EC0B1D"/>
    <w:rsid w:val="00EC1FE5"/>
    <w:rsid w:val="00EC2EE5"/>
    <w:rsid w:val="00EC5AAD"/>
    <w:rsid w:val="00ED0E70"/>
    <w:rsid w:val="00ED1F26"/>
    <w:rsid w:val="00ED24DA"/>
    <w:rsid w:val="00ED2554"/>
    <w:rsid w:val="00ED34CC"/>
    <w:rsid w:val="00ED477E"/>
    <w:rsid w:val="00ED5459"/>
    <w:rsid w:val="00ED54E3"/>
    <w:rsid w:val="00ED5913"/>
    <w:rsid w:val="00ED5AF7"/>
    <w:rsid w:val="00ED784C"/>
    <w:rsid w:val="00EE038C"/>
    <w:rsid w:val="00EE1E27"/>
    <w:rsid w:val="00EE6965"/>
    <w:rsid w:val="00EE6A5B"/>
    <w:rsid w:val="00EF038F"/>
    <w:rsid w:val="00EF3776"/>
    <w:rsid w:val="00EF3A1C"/>
    <w:rsid w:val="00EF5B20"/>
    <w:rsid w:val="00EF68C6"/>
    <w:rsid w:val="00EF6CDC"/>
    <w:rsid w:val="00EF7164"/>
    <w:rsid w:val="00EF7DE8"/>
    <w:rsid w:val="00F00E06"/>
    <w:rsid w:val="00F0214C"/>
    <w:rsid w:val="00F02FCD"/>
    <w:rsid w:val="00F0434E"/>
    <w:rsid w:val="00F0599E"/>
    <w:rsid w:val="00F065FC"/>
    <w:rsid w:val="00F06C29"/>
    <w:rsid w:val="00F06ED8"/>
    <w:rsid w:val="00F079C4"/>
    <w:rsid w:val="00F10A48"/>
    <w:rsid w:val="00F10D3E"/>
    <w:rsid w:val="00F10DE5"/>
    <w:rsid w:val="00F1177E"/>
    <w:rsid w:val="00F11A65"/>
    <w:rsid w:val="00F1377B"/>
    <w:rsid w:val="00F145F3"/>
    <w:rsid w:val="00F14AA1"/>
    <w:rsid w:val="00F1592E"/>
    <w:rsid w:val="00F16354"/>
    <w:rsid w:val="00F16453"/>
    <w:rsid w:val="00F1673A"/>
    <w:rsid w:val="00F168E0"/>
    <w:rsid w:val="00F16FBA"/>
    <w:rsid w:val="00F2038C"/>
    <w:rsid w:val="00F20454"/>
    <w:rsid w:val="00F21CA9"/>
    <w:rsid w:val="00F22764"/>
    <w:rsid w:val="00F23EC3"/>
    <w:rsid w:val="00F23FF4"/>
    <w:rsid w:val="00F252D8"/>
    <w:rsid w:val="00F25580"/>
    <w:rsid w:val="00F255EC"/>
    <w:rsid w:val="00F25A7E"/>
    <w:rsid w:val="00F26F24"/>
    <w:rsid w:val="00F278F5"/>
    <w:rsid w:val="00F30377"/>
    <w:rsid w:val="00F32040"/>
    <w:rsid w:val="00F32552"/>
    <w:rsid w:val="00F330CE"/>
    <w:rsid w:val="00F33129"/>
    <w:rsid w:val="00F34805"/>
    <w:rsid w:val="00F34B5C"/>
    <w:rsid w:val="00F35AB7"/>
    <w:rsid w:val="00F35E3E"/>
    <w:rsid w:val="00F41060"/>
    <w:rsid w:val="00F410AC"/>
    <w:rsid w:val="00F423B9"/>
    <w:rsid w:val="00F424D1"/>
    <w:rsid w:val="00F43EBE"/>
    <w:rsid w:val="00F45489"/>
    <w:rsid w:val="00F45768"/>
    <w:rsid w:val="00F46425"/>
    <w:rsid w:val="00F46D4B"/>
    <w:rsid w:val="00F4763B"/>
    <w:rsid w:val="00F47C84"/>
    <w:rsid w:val="00F47E84"/>
    <w:rsid w:val="00F52672"/>
    <w:rsid w:val="00F527F1"/>
    <w:rsid w:val="00F53F0E"/>
    <w:rsid w:val="00F549AE"/>
    <w:rsid w:val="00F5589D"/>
    <w:rsid w:val="00F6131D"/>
    <w:rsid w:val="00F615C8"/>
    <w:rsid w:val="00F62D48"/>
    <w:rsid w:val="00F63A29"/>
    <w:rsid w:val="00F6427D"/>
    <w:rsid w:val="00F64C49"/>
    <w:rsid w:val="00F65447"/>
    <w:rsid w:val="00F6608F"/>
    <w:rsid w:val="00F70152"/>
    <w:rsid w:val="00F718FA"/>
    <w:rsid w:val="00F723C4"/>
    <w:rsid w:val="00F731C5"/>
    <w:rsid w:val="00F73435"/>
    <w:rsid w:val="00F73563"/>
    <w:rsid w:val="00F745B8"/>
    <w:rsid w:val="00F74C14"/>
    <w:rsid w:val="00F751BC"/>
    <w:rsid w:val="00F75B7F"/>
    <w:rsid w:val="00F76DD5"/>
    <w:rsid w:val="00F77C8D"/>
    <w:rsid w:val="00F806A6"/>
    <w:rsid w:val="00F8077E"/>
    <w:rsid w:val="00F82735"/>
    <w:rsid w:val="00F847DD"/>
    <w:rsid w:val="00F84E89"/>
    <w:rsid w:val="00F84EF9"/>
    <w:rsid w:val="00F850AB"/>
    <w:rsid w:val="00F86A3D"/>
    <w:rsid w:val="00F87543"/>
    <w:rsid w:val="00F8771C"/>
    <w:rsid w:val="00F90C98"/>
    <w:rsid w:val="00F91AA9"/>
    <w:rsid w:val="00F92C65"/>
    <w:rsid w:val="00F92E34"/>
    <w:rsid w:val="00F93425"/>
    <w:rsid w:val="00F9651A"/>
    <w:rsid w:val="00F9694A"/>
    <w:rsid w:val="00F9699C"/>
    <w:rsid w:val="00F96F62"/>
    <w:rsid w:val="00FA280A"/>
    <w:rsid w:val="00FA505D"/>
    <w:rsid w:val="00FA72D8"/>
    <w:rsid w:val="00FB36B7"/>
    <w:rsid w:val="00FB4DC4"/>
    <w:rsid w:val="00FB5351"/>
    <w:rsid w:val="00FB65C5"/>
    <w:rsid w:val="00FC0703"/>
    <w:rsid w:val="00FC1FDA"/>
    <w:rsid w:val="00FC393D"/>
    <w:rsid w:val="00FC3B60"/>
    <w:rsid w:val="00FC4076"/>
    <w:rsid w:val="00FC5010"/>
    <w:rsid w:val="00FC5E25"/>
    <w:rsid w:val="00FC79F5"/>
    <w:rsid w:val="00FD0C94"/>
    <w:rsid w:val="00FD2B1E"/>
    <w:rsid w:val="00FD368A"/>
    <w:rsid w:val="00FD36B5"/>
    <w:rsid w:val="00FD4AF8"/>
    <w:rsid w:val="00FD4F66"/>
    <w:rsid w:val="00FE0020"/>
    <w:rsid w:val="00FE05D8"/>
    <w:rsid w:val="00FE1823"/>
    <w:rsid w:val="00FE2580"/>
    <w:rsid w:val="00FE3AD4"/>
    <w:rsid w:val="00FE43C7"/>
    <w:rsid w:val="00FE5713"/>
    <w:rsid w:val="00FE7D55"/>
    <w:rsid w:val="00FF0594"/>
    <w:rsid w:val="00FF358D"/>
    <w:rsid w:val="00FF4A3B"/>
    <w:rsid w:val="00FF4FCC"/>
    <w:rsid w:val="00FF6EF6"/>
    <w:rsid w:val="00FF78E4"/>
    <w:rsid w:val="00FF7E52"/>
    <w:rsid w:val="010ED8FF"/>
    <w:rsid w:val="0113A94C"/>
    <w:rsid w:val="011EF2ED"/>
    <w:rsid w:val="01345E8C"/>
    <w:rsid w:val="015C752D"/>
    <w:rsid w:val="01950BCE"/>
    <w:rsid w:val="01BC1628"/>
    <w:rsid w:val="01CA273D"/>
    <w:rsid w:val="01EBCDA7"/>
    <w:rsid w:val="01EE6C30"/>
    <w:rsid w:val="02036DC4"/>
    <w:rsid w:val="02065BDF"/>
    <w:rsid w:val="0212C0B1"/>
    <w:rsid w:val="0222D59A"/>
    <w:rsid w:val="02581A75"/>
    <w:rsid w:val="0283367C"/>
    <w:rsid w:val="02C1E1AA"/>
    <w:rsid w:val="02ED56FF"/>
    <w:rsid w:val="02F9C48C"/>
    <w:rsid w:val="03090DEE"/>
    <w:rsid w:val="032E3ADE"/>
    <w:rsid w:val="0340AD83"/>
    <w:rsid w:val="034BA3EC"/>
    <w:rsid w:val="0353A3E9"/>
    <w:rsid w:val="035D222D"/>
    <w:rsid w:val="038DA350"/>
    <w:rsid w:val="03B69571"/>
    <w:rsid w:val="03CA9410"/>
    <w:rsid w:val="03D37879"/>
    <w:rsid w:val="03D72C64"/>
    <w:rsid w:val="03EA05F0"/>
    <w:rsid w:val="03EFD2DB"/>
    <w:rsid w:val="03F7B899"/>
    <w:rsid w:val="0405D577"/>
    <w:rsid w:val="040783BB"/>
    <w:rsid w:val="040A9829"/>
    <w:rsid w:val="04122710"/>
    <w:rsid w:val="04254816"/>
    <w:rsid w:val="042FFDBB"/>
    <w:rsid w:val="044FAF9B"/>
    <w:rsid w:val="045D0807"/>
    <w:rsid w:val="0465A960"/>
    <w:rsid w:val="047C9D20"/>
    <w:rsid w:val="0484460F"/>
    <w:rsid w:val="04C8DBF4"/>
    <w:rsid w:val="04CB5F26"/>
    <w:rsid w:val="04F552B2"/>
    <w:rsid w:val="05223FEB"/>
    <w:rsid w:val="052F593A"/>
    <w:rsid w:val="05480B06"/>
    <w:rsid w:val="055512D5"/>
    <w:rsid w:val="056E0031"/>
    <w:rsid w:val="05D8EDD1"/>
    <w:rsid w:val="05EEF2BF"/>
    <w:rsid w:val="05F918FE"/>
    <w:rsid w:val="05FA38F6"/>
    <w:rsid w:val="062FABE1"/>
    <w:rsid w:val="06567DF1"/>
    <w:rsid w:val="06825B56"/>
    <w:rsid w:val="06ADFB21"/>
    <w:rsid w:val="06B26200"/>
    <w:rsid w:val="06B78155"/>
    <w:rsid w:val="06C04582"/>
    <w:rsid w:val="06E726EF"/>
    <w:rsid w:val="06FE485F"/>
    <w:rsid w:val="07034E15"/>
    <w:rsid w:val="07107326"/>
    <w:rsid w:val="0717A8EB"/>
    <w:rsid w:val="072C3C02"/>
    <w:rsid w:val="074F4C4D"/>
    <w:rsid w:val="0773A1BE"/>
    <w:rsid w:val="078D4421"/>
    <w:rsid w:val="07996165"/>
    <w:rsid w:val="079A1810"/>
    <w:rsid w:val="07B6F0A3"/>
    <w:rsid w:val="07C13EBE"/>
    <w:rsid w:val="07E850FD"/>
    <w:rsid w:val="08023530"/>
    <w:rsid w:val="080C131A"/>
    <w:rsid w:val="0816CB1C"/>
    <w:rsid w:val="0821BF4E"/>
    <w:rsid w:val="08236172"/>
    <w:rsid w:val="084B7D84"/>
    <w:rsid w:val="089BC079"/>
    <w:rsid w:val="08DC608F"/>
    <w:rsid w:val="08E85EC6"/>
    <w:rsid w:val="08E974F3"/>
    <w:rsid w:val="08EB0011"/>
    <w:rsid w:val="09002CC1"/>
    <w:rsid w:val="09161C35"/>
    <w:rsid w:val="0916AD55"/>
    <w:rsid w:val="092AE59A"/>
    <w:rsid w:val="095909D2"/>
    <w:rsid w:val="0963B98F"/>
    <w:rsid w:val="096EC60D"/>
    <w:rsid w:val="0997DDE9"/>
    <w:rsid w:val="09AC6130"/>
    <w:rsid w:val="09B6F1FB"/>
    <w:rsid w:val="09C4C012"/>
    <w:rsid w:val="09D24ADA"/>
    <w:rsid w:val="09E07146"/>
    <w:rsid w:val="0A144AFF"/>
    <w:rsid w:val="0A1560A9"/>
    <w:rsid w:val="0A25E2F4"/>
    <w:rsid w:val="0A2C9A16"/>
    <w:rsid w:val="0A398FED"/>
    <w:rsid w:val="0A47B0C9"/>
    <w:rsid w:val="0A87DC6A"/>
    <w:rsid w:val="0A897E34"/>
    <w:rsid w:val="0AAF1A04"/>
    <w:rsid w:val="0AB028AF"/>
    <w:rsid w:val="0B02AD6F"/>
    <w:rsid w:val="0B13676A"/>
    <w:rsid w:val="0B259B87"/>
    <w:rsid w:val="0B817E6A"/>
    <w:rsid w:val="0B8C4048"/>
    <w:rsid w:val="0B936316"/>
    <w:rsid w:val="0B9A7FFD"/>
    <w:rsid w:val="0B9BE610"/>
    <w:rsid w:val="0B9E71D4"/>
    <w:rsid w:val="0BBFBEAF"/>
    <w:rsid w:val="0BE59193"/>
    <w:rsid w:val="0C12EF50"/>
    <w:rsid w:val="0C305000"/>
    <w:rsid w:val="0C4F93D3"/>
    <w:rsid w:val="0C6EE4B6"/>
    <w:rsid w:val="0C7FED58"/>
    <w:rsid w:val="0C9A59F1"/>
    <w:rsid w:val="0CC149EC"/>
    <w:rsid w:val="0D22D841"/>
    <w:rsid w:val="0D2ADF1E"/>
    <w:rsid w:val="0D4D77C1"/>
    <w:rsid w:val="0D5BC131"/>
    <w:rsid w:val="0D5C5985"/>
    <w:rsid w:val="0DA28DD1"/>
    <w:rsid w:val="0DADF23F"/>
    <w:rsid w:val="0DB68791"/>
    <w:rsid w:val="0E1BC1BB"/>
    <w:rsid w:val="0E22EDE2"/>
    <w:rsid w:val="0E35CA88"/>
    <w:rsid w:val="0E40041B"/>
    <w:rsid w:val="0E4B2DF6"/>
    <w:rsid w:val="0E4E2158"/>
    <w:rsid w:val="0E4EE8C9"/>
    <w:rsid w:val="0E5D70BB"/>
    <w:rsid w:val="0E84E0A8"/>
    <w:rsid w:val="0E9C0B76"/>
    <w:rsid w:val="0EBC6025"/>
    <w:rsid w:val="0EBCE318"/>
    <w:rsid w:val="0EC837BC"/>
    <w:rsid w:val="0ED51DCC"/>
    <w:rsid w:val="0F048E1E"/>
    <w:rsid w:val="0F0DDC3F"/>
    <w:rsid w:val="0FB411F1"/>
    <w:rsid w:val="0FCE5AED"/>
    <w:rsid w:val="0FF00128"/>
    <w:rsid w:val="100F0128"/>
    <w:rsid w:val="1017DABC"/>
    <w:rsid w:val="1018E902"/>
    <w:rsid w:val="102D7485"/>
    <w:rsid w:val="1066F35D"/>
    <w:rsid w:val="10737EC5"/>
    <w:rsid w:val="107CF112"/>
    <w:rsid w:val="1089121F"/>
    <w:rsid w:val="109635EF"/>
    <w:rsid w:val="10A49746"/>
    <w:rsid w:val="10BC105A"/>
    <w:rsid w:val="10CBE04B"/>
    <w:rsid w:val="10D6F0D8"/>
    <w:rsid w:val="10D767B9"/>
    <w:rsid w:val="10D9476A"/>
    <w:rsid w:val="10E1A2F6"/>
    <w:rsid w:val="110DB599"/>
    <w:rsid w:val="110F2C02"/>
    <w:rsid w:val="111077CA"/>
    <w:rsid w:val="1125E2D1"/>
    <w:rsid w:val="114A84C8"/>
    <w:rsid w:val="11525B9A"/>
    <w:rsid w:val="115F349B"/>
    <w:rsid w:val="1170809E"/>
    <w:rsid w:val="11886A73"/>
    <w:rsid w:val="11A52829"/>
    <w:rsid w:val="11AB0C97"/>
    <w:rsid w:val="11AFF220"/>
    <w:rsid w:val="11C9D835"/>
    <w:rsid w:val="11F35F74"/>
    <w:rsid w:val="11F5BD9D"/>
    <w:rsid w:val="11FC3C57"/>
    <w:rsid w:val="120A2189"/>
    <w:rsid w:val="12421285"/>
    <w:rsid w:val="12534E5A"/>
    <w:rsid w:val="128E9420"/>
    <w:rsid w:val="12B14B58"/>
    <w:rsid w:val="12DB7374"/>
    <w:rsid w:val="12E04041"/>
    <w:rsid w:val="132D4135"/>
    <w:rsid w:val="1330D3FD"/>
    <w:rsid w:val="1332D638"/>
    <w:rsid w:val="134A6B4E"/>
    <w:rsid w:val="13590D77"/>
    <w:rsid w:val="13628FD5"/>
    <w:rsid w:val="13887E37"/>
    <w:rsid w:val="1397544A"/>
    <w:rsid w:val="13AF442F"/>
    <w:rsid w:val="13B0CED3"/>
    <w:rsid w:val="13DBC9DA"/>
    <w:rsid w:val="1442187B"/>
    <w:rsid w:val="145319E5"/>
    <w:rsid w:val="1476EEBA"/>
    <w:rsid w:val="148EC4FB"/>
    <w:rsid w:val="149700F5"/>
    <w:rsid w:val="14AB73C7"/>
    <w:rsid w:val="14B03C4F"/>
    <w:rsid w:val="14C0D68C"/>
    <w:rsid w:val="14D4AA3B"/>
    <w:rsid w:val="14E1B08A"/>
    <w:rsid w:val="14F7F9D5"/>
    <w:rsid w:val="1500DF73"/>
    <w:rsid w:val="15080426"/>
    <w:rsid w:val="1581AFAB"/>
    <w:rsid w:val="15A66EC5"/>
    <w:rsid w:val="15DA907B"/>
    <w:rsid w:val="1600FE6B"/>
    <w:rsid w:val="163AD9A4"/>
    <w:rsid w:val="163E9C4D"/>
    <w:rsid w:val="16439ABD"/>
    <w:rsid w:val="16559FF2"/>
    <w:rsid w:val="16584695"/>
    <w:rsid w:val="166BE1E6"/>
    <w:rsid w:val="1683D381"/>
    <w:rsid w:val="1692215A"/>
    <w:rsid w:val="16B8CB17"/>
    <w:rsid w:val="16C4D67E"/>
    <w:rsid w:val="16D655E2"/>
    <w:rsid w:val="16E50A84"/>
    <w:rsid w:val="16E57E65"/>
    <w:rsid w:val="16FEF64A"/>
    <w:rsid w:val="17040535"/>
    <w:rsid w:val="17083BAF"/>
    <w:rsid w:val="173DECF1"/>
    <w:rsid w:val="1748F2FA"/>
    <w:rsid w:val="176E06A8"/>
    <w:rsid w:val="17778A82"/>
    <w:rsid w:val="178D7959"/>
    <w:rsid w:val="17A33510"/>
    <w:rsid w:val="17A3D21F"/>
    <w:rsid w:val="17A6E55A"/>
    <w:rsid w:val="17DE9278"/>
    <w:rsid w:val="17DFB8DE"/>
    <w:rsid w:val="17F8C3FF"/>
    <w:rsid w:val="181E7D46"/>
    <w:rsid w:val="18263FE7"/>
    <w:rsid w:val="182A6163"/>
    <w:rsid w:val="182F20DC"/>
    <w:rsid w:val="184E58EB"/>
    <w:rsid w:val="1858FC70"/>
    <w:rsid w:val="186FBE71"/>
    <w:rsid w:val="1876B6DD"/>
    <w:rsid w:val="1898583C"/>
    <w:rsid w:val="18B5BE43"/>
    <w:rsid w:val="18CB6123"/>
    <w:rsid w:val="18CCB006"/>
    <w:rsid w:val="18FBD1A9"/>
    <w:rsid w:val="1901D51E"/>
    <w:rsid w:val="192FD871"/>
    <w:rsid w:val="19502FD5"/>
    <w:rsid w:val="195050D5"/>
    <w:rsid w:val="19684443"/>
    <w:rsid w:val="19980FA4"/>
    <w:rsid w:val="19BB6223"/>
    <w:rsid w:val="19BFCF04"/>
    <w:rsid w:val="19CD520F"/>
    <w:rsid w:val="19D0D847"/>
    <w:rsid w:val="19D31C14"/>
    <w:rsid w:val="19DD2473"/>
    <w:rsid w:val="19EA4E82"/>
    <w:rsid w:val="1A0319F7"/>
    <w:rsid w:val="1A2CF464"/>
    <w:rsid w:val="1A2E27F7"/>
    <w:rsid w:val="1A4F5852"/>
    <w:rsid w:val="1A8B4FC2"/>
    <w:rsid w:val="1A998354"/>
    <w:rsid w:val="1AA4C682"/>
    <w:rsid w:val="1AA4E576"/>
    <w:rsid w:val="1AC1533D"/>
    <w:rsid w:val="1ACB91F2"/>
    <w:rsid w:val="1B2B3E3F"/>
    <w:rsid w:val="1B2E643D"/>
    <w:rsid w:val="1B353235"/>
    <w:rsid w:val="1B4C0503"/>
    <w:rsid w:val="1B4D28F4"/>
    <w:rsid w:val="1B7DB1DD"/>
    <w:rsid w:val="1BBF8AE8"/>
    <w:rsid w:val="1BC2A039"/>
    <w:rsid w:val="1BC321D8"/>
    <w:rsid w:val="1BC5220F"/>
    <w:rsid w:val="1BD9A230"/>
    <w:rsid w:val="1BF71772"/>
    <w:rsid w:val="1BF7E922"/>
    <w:rsid w:val="1C36721A"/>
    <w:rsid w:val="1C3B545D"/>
    <w:rsid w:val="1C58873B"/>
    <w:rsid w:val="1C61F6DF"/>
    <w:rsid w:val="1C712042"/>
    <w:rsid w:val="1C8B7EFB"/>
    <w:rsid w:val="1C988107"/>
    <w:rsid w:val="1C9B26E3"/>
    <w:rsid w:val="1C9F50D1"/>
    <w:rsid w:val="1CAAD8AA"/>
    <w:rsid w:val="1CB191E5"/>
    <w:rsid w:val="1CC8CAC7"/>
    <w:rsid w:val="1D02365E"/>
    <w:rsid w:val="1D197539"/>
    <w:rsid w:val="1D3BA267"/>
    <w:rsid w:val="1D3CAAE8"/>
    <w:rsid w:val="1D500272"/>
    <w:rsid w:val="1D5CE5FC"/>
    <w:rsid w:val="1D6B315F"/>
    <w:rsid w:val="1D741A3D"/>
    <w:rsid w:val="1D8915D4"/>
    <w:rsid w:val="1DB0DC3E"/>
    <w:rsid w:val="1DE13A29"/>
    <w:rsid w:val="1DF480DF"/>
    <w:rsid w:val="1E0F8F40"/>
    <w:rsid w:val="1E2C4FF3"/>
    <w:rsid w:val="1E34CA4E"/>
    <w:rsid w:val="1E3A1082"/>
    <w:rsid w:val="1E51249F"/>
    <w:rsid w:val="1E885218"/>
    <w:rsid w:val="1EA58A72"/>
    <w:rsid w:val="1EBE3575"/>
    <w:rsid w:val="1EC043DD"/>
    <w:rsid w:val="1EE6FFDA"/>
    <w:rsid w:val="1EF459F5"/>
    <w:rsid w:val="1F050602"/>
    <w:rsid w:val="1F20622F"/>
    <w:rsid w:val="1F3BC821"/>
    <w:rsid w:val="1F480C8C"/>
    <w:rsid w:val="1F4BF557"/>
    <w:rsid w:val="1F60F755"/>
    <w:rsid w:val="1F7D9CC3"/>
    <w:rsid w:val="1F7EA4B1"/>
    <w:rsid w:val="1F809357"/>
    <w:rsid w:val="1F814EA9"/>
    <w:rsid w:val="1F88B234"/>
    <w:rsid w:val="1F8C4E60"/>
    <w:rsid w:val="1FAD7B36"/>
    <w:rsid w:val="1FB60B22"/>
    <w:rsid w:val="1FC63AEA"/>
    <w:rsid w:val="1FD53F05"/>
    <w:rsid w:val="20275629"/>
    <w:rsid w:val="2039A385"/>
    <w:rsid w:val="203D103F"/>
    <w:rsid w:val="206CA2A7"/>
    <w:rsid w:val="2098A09B"/>
    <w:rsid w:val="20AB61B1"/>
    <w:rsid w:val="20AE7973"/>
    <w:rsid w:val="20BCB121"/>
    <w:rsid w:val="20DF6005"/>
    <w:rsid w:val="21016715"/>
    <w:rsid w:val="214BD011"/>
    <w:rsid w:val="216FB543"/>
    <w:rsid w:val="2193E27A"/>
    <w:rsid w:val="21A7DA19"/>
    <w:rsid w:val="21C58238"/>
    <w:rsid w:val="21D13872"/>
    <w:rsid w:val="220A54E4"/>
    <w:rsid w:val="2235BFE2"/>
    <w:rsid w:val="2244B8DD"/>
    <w:rsid w:val="226D64F5"/>
    <w:rsid w:val="22B83FBF"/>
    <w:rsid w:val="22D8093D"/>
    <w:rsid w:val="22DADBAF"/>
    <w:rsid w:val="230CEACF"/>
    <w:rsid w:val="2338DA7B"/>
    <w:rsid w:val="2343EA84"/>
    <w:rsid w:val="236B0975"/>
    <w:rsid w:val="236EA8DF"/>
    <w:rsid w:val="23A7EEFD"/>
    <w:rsid w:val="23D15644"/>
    <w:rsid w:val="23E4C9B8"/>
    <w:rsid w:val="23FADC54"/>
    <w:rsid w:val="23FBE6C9"/>
    <w:rsid w:val="2417BF55"/>
    <w:rsid w:val="242C4651"/>
    <w:rsid w:val="244003D8"/>
    <w:rsid w:val="24501891"/>
    <w:rsid w:val="2460421E"/>
    <w:rsid w:val="246ACDCC"/>
    <w:rsid w:val="2470DF4E"/>
    <w:rsid w:val="24918E88"/>
    <w:rsid w:val="24926E4C"/>
    <w:rsid w:val="249EE80B"/>
    <w:rsid w:val="24A1CFC3"/>
    <w:rsid w:val="24BDF175"/>
    <w:rsid w:val="24C8E2EB"/>
    <w:rsid w:val="24D7B3B1"/>
    <w:rsid w:val="24DA8819"/>
    <w:rsid w:val="250363B4"/>
    <w:rsid w:val="2503E2D0"/>
    <w:rsid w:val="2513E8CC"/>
    <w:rsid w:val="251FBDD2"/>
    <w:rsid w:val="252D3937"/>
    <w:rsid w:val="2533B4F4"/>
    <w:rsid w:val="253DE336"/>
    <w:rsid w:val="2540A563"/>
    <w:rsid w:val="25753EA1"/>
    <w:rsid w:val="2593D290"/>
    <w:rsid w:val="25983B4E"/>
    <w:rsid w:val="25CFA22B"/>
    <w:rsid w:val="25E00612"/>
    <w:rsid w:val="25E3AF06"/>
    <w:rsid w:val="25E637ED"/>
    <w:rsid w:val="25EC69B4"/>
    <w:rsid w:val="260ABE8C"/>
    <w:rsid w:val="262A713C"/>
    <w:rsid w:val="2630B7C0"/>
    <w:rsid w:val="263D0BEA"/>
    <w:rsid w:val="2650D149"/>
    <w:rsid w:val="2656D083"/>
    <w:rsid w:val="2674123B"/>
    <w:rsid w:val="267CB1AD"/>
    <w:rsid w:val="26825733"/>
    <w:rsid w:val="26AEF577"/>
    <w:rsid w:val="26C1E08F"/>
    <w:rsid w:val="271BCDB1"/>
    <w:rsid w:val="272292D7"/>
    <w:rsid w:val="2728E336"/>
    <w:rsid w:val="2731D1F0"/>
    <w:rsid w:val="278D3F81"/>
    <w:rsid w:val="27B1E8D9"/>
    <w:rsid w:val="27B4066F"/>
    <w:rsid w:val="27BAE44B"/>
    <w:rsid w:val="27EC2BCA"/>
    <w:rsid w:val="2808B392"/>
    <w:rsid w:val="2814A1BA"/>
    <w:rsid w:val="2825876C"/>
    <w:rsid w:val="282D80CA"/>
    <w:rsid w:val="28662F38"/>
    <w:rsid w:val="288173A2"/>
    <w:rsid w:val="2889B1C8"/>
    <w:rsid w:val="2895F015"/>
    <w:rsid w:val="28963071"/>
    <w:rsid w:val="28A19975"/>
    <w:rsid w:val="28BA4781"/>
    <w:rsid w:val="28CEDD4F"/>
    <w:rsid w:val="290E49D2"/>
    <w:rsid w:val="2914E55E"/>
    <w:rsid w:val="2929DD20"/>
    <w:rsid w:val="29363E0C"/>
    <w:rsid w:val="2939473A"/>
    <w:rsid w:val="29420B3B"/>
    <w:rsid w:val="2952C090"/>
    <w:rsid w:val="29603ACE"/>
    <w:rsid w:val="296AFEBD"/>
    <w:rsid w:val="298260E7"/>
    <w:rsid w:val="29A05AF0"/>
    <w:rsid w:val="29AE6542"/>
    <w:rsid w:val="29B2D434"/>
    <w:rsid w:val="29B58791"/>
    <w:rsid w:val="29B852C8"/>
    <w:rsid w:val="29BB0453"/>
    <w:rsid w:val="29C149A9"/>
    <w:rsid w:val="29EB315C"/>
    <w:rsid w:val="29EB3656"/>
    <w:rsid w:val="29F19451"/>
    <w:rsid w:val="29F826D9"/>
    <w:rsid w:val="29FEC2E8"/>
    <w:rsid w:val="2A183358"/>
    <w:rsid w:val="2A32FAF6"/>
    <w:rsid w:val="2A51408A"/>
    <w:rsid w:val="2A568BA1"/>
    <w:rsid w:val="2A745AB5"/>
    <w:rsid w:val="2A783B79"/>
    <w:rsid w:val="2A7FFC27"/>
    <w:rsid w:val="2A9B4E09"/>
    <w:rsid w:val="2AAEF8FE"/>
    <w:rsid w:val="2AE4A061"/>
    <w:rsid w:val="2AE8051C"/>
    <w:rsid w:val="2B3823C4"/>
    <w:rsid w:val="2B5D9051"/>
    <w:rsid w:val="2B7964BF"/>
    <w:rsid w:val="2B955C68"/>
    <w:rsid w:val="2BA28809"/>
    <w:rsid w:val="2BB2894D"/>
    <w:rsid w:val="2BE961FF"/>
    <w:rsid w:val="2BF1DBC7"/>
    <w:rsid w:val="2C0341F6"/>
    <w:rsid w:val="2C044CB8"/>
    <w:rsid w:val="2C0AA4EC"/>
    <w:rsid w:val="2C3B4564"/>
    <w:rsid w:val="2C4E5550"/>
    <w:rsid w:val="2C50A00B"/>
    <w:rsid w:val="2C77B4B9"/>
    <w:rsid w:val="2C7E1EE2"/>
    <w:rsid w:val="2CCDB202"/>
    <w:rsid w:val="2CFD99D0"/>
    <w:rsid w:val="2D2602A0"/>
    <w:rsid w:val="2D26340A"/>
    <w:rsid w:val="2D42450A"/>
    <w:rsid w:val="2D4ADF46"/>
    <w:rsid w:val="2D5B418B"/>
    <w:rsid w:val="2D792563"/>
    <w:rsid w:val="2D90C90D"/>
    <w:rsid w:val="2DB8A37E"/>
    <w:rsid w:val="2DB8C2E7"/>
    <w:rsid w:val="2E002555"/>
    <w:rsid w:val="2E038244"/>
    <w:rsid w:val="2E167C35"/>
    <w:rsid w:val="2E168095"/>
    <w:rsid w:val="2E1D5377"/>
    <w:rsid w:val="2E1F8901"/>
    <w:rsid w:val="2E248C71"/>
    <w:rsid w:val="2E278281"/>
    <w:rsid w:val="2E3E0C1C"/>
    <w:rsid w:val="2E4CA85E"/>
    <w:rsid w:val="2E5682AF"/>
    <w:rsid w:val="2E825C1A"/>
    <w:rsid w:val="2EC1F37F"/>
    <w:rsid w:val="2EC51703"/>
    <w:rsid w:val="2ED0C6DD"/>
    <w:rsid w:val="2EEE73DC"/>
    <w:rsid w:val="2F140C06"/>
    <w:rsid w:val="2F18497C"/>
    <w:rsid w:val="2F245310"/>
    <w:rsid w:val="2F3C8E98"/>
    <w:rsid w:val="2F405A85"/>
    <w:rsid w:val="2F44E9A1"/>
    <w:rsid w:val="2F4C7499"/>
    <w:rsid w:val="2F5C17A2"/>
    <w:rsid w:val="2F6DB2DD"/>
    <w:rsid w:val="2F8A1A2D"/>
    <w:rsid w:val="2FC863F7"/>
    <w:rsid w:val="2FEABDE8"/>
    <w:rsid w:val="2FED52B3"/>
    <w:rsid w:val="3015CD6A"/>
    <w:rsid w:val="30371A97"/>
    <w:rsid w:val="30378182"/>
    <w:rsid w:val="30467721"/>
    <w:rsid w:val="305415F4"/>
    <w:rsid w:val="30680E0B"/>
    <w:rsid w:val="308856D7"/>
    <w:rsid w:val="30892BA7"/>
    <w:rsid w:val="30943FA5"/>
    <w:rsid w:val="30981CA2"/>
    <w:rsid w:val="30B8BA98"/>
    <w:rsid w:val="30CF1A08"/>
    <w:rsid w:val="314A8290"/>
    <w:rsid w:val="314ABB8E"/>
    <w:rsid w:val="3174C613"/>
    <w:rsid w:val="3179C004"/>
    <w:rsid w:val="31982F74"/>
    <w:rsid w:val="31B0EF2A"/>
    <w:rsid w:val="31D4C039"/>
    <w:rsid w:val="31D53955"/>
    <w:rsid w:val="31E3120E"/>
    <w:rsid w:val="31EDFCD9"/>
    <w:rsid w:val="3206C822"/>
    <w:rsid w:val="32118CA0"/>
    <w:rsid w:val="3215F7FF"/>
    <w:rsid w:val="321ECDAD"/>
    <w:rsid w:val="32343D63"/>
    <w:rsid w:val="32485C38"/>
    <w:rsid w:val="32566938"/>
    <w:rsid w:val="32751601"/>
    <w:rsid w:val="32834BF1"/>
    <w:rsid w:val="328F0D83"/>
    <w:rsid w:val="32B5F9E0"/>
    <w:rsid w:val="32C58A4D"/>
    <w:rsid w:val="32CE00EC"/>
    <w:rsid w:val="32F1A7B8"/>
    <w:rsid w:val="33070692"/>
    <w:rsid w:val="3308F9DE"/>
    <w:rsid w:val="33117766"/>
    <w:rsid w:val="332A4C13"/>
    <w:rsid w:val="3350BB69"/>
    <w:rsid w:val="335407F7"/>
    <w:rsid w:val="336A1F8F"/>
    <w:rsid w:val="3375D611"/>
    <w:rsid w:val="338CC9E7"/>
    <w:rsid w:val="341EE069"/>
    <w:rsid w:val="3470EAF0"/>
    <w:rsid w:val="34858F26"/>
    <w:rsid w:val="348D88E9"/>
    <w:rsid w:val="34A9405A"/>
    <w:rsid w:val="34ECF0BA"/>
    <w:rsid w:val="350ED599"/>
    <w:rsid w:val="3522E750"/>
    <w:rsid w:val="3528651D"/>
    <w:rsid w:val="35528F0A"/>
    <w:rsid w:val="355605A0"/>
    <w:rsid w:val="357AA419"/>
    <w:rsid w:val="35AB4535"/>
    <w:rsid w:val="35D1024E"/>
    <w:rsid w:val="35DD7E95"/>
    <w:rsid w:val="35E5D35C"/>
    <w:rsid w:val="361EC1CF"/>
    <w:rsid w:val="362F2605"/>
    <w:rsid w:val="36557C25"/>
    <w:rsid w:val="365AA888"/>
    <w:rsid w:val="3675608B"/>
    <w:rsid w:val="36790F6F"/>
    <w:rsid w:val="36C1F6CF"/>
    <w:rsid w:val="36CE6164"/>
    <w:rsid w:val="3708B27E"/>
    <w:rsid w:val="3749B7A9"/>
    <w:rsid w:val="376CFB7A"/>
    <w:rsid w:val="3783ED65"/>
    <w:rsid w:val="37910B67"/>
    <w:rsid w:val="37A19DCD"/>
    <w:rsid w:val="37C39227"/>
    <w:rsid w:val="37D7D621"/>
    <w:rsid w:val="37F02D32"/>
    <w:rsid w:val="380661AE"/>
    <w:rsid w:val="380A3615"/>
    <w:rsid w:val="383BA7EF"/>
    <w:rsid w:val="385D5322"/>
    <w:rsid w:val="387F15A2"/>
    <w:rsid w:val="38B29500"/>
    <w:rsid w:val="38D0ADE4"/>
    <w:rsid w:val="38FC85FB"/>
    <w:rsid w:val="38FD3DF2"/>
    <w:rsid w:val="38FEFA97"/>
    <w:rsid w:val="391C9B5E"/>
    <w:rsid w:val="396AE3C0"/>
    <w:rsid w:val="39845877"/>
    <w:rsid w:val="3997C619"/>
    <w:rsid w:val="3997DB09"/>
    <w:rsid w:val="39A1E7FC"/>
    <w:rsid w:val="39D18AA3"/>
    <w:rsid w:val="3A03935B"/>
    <w:rsid w:val="3A36D1EE"/>
    <w:rsid w:val="3A37C077"/>
    <w:rsid w:val="3A5D8F30"/>
    <w:rsid w:val="3A758A5F"/>
    <w:rsid w:val="3A98D432"/>
    <w:rsid w:val="3A9E18DF"/>
    <w:rsid w:val="3AAE4E55"/>
    <w:rsid w:val="3AAEB5F3"/>
    <w:rsid w:val="3AC0D51D"/>
    <w:rsid w:val="3ACC9451"/>
    <w:rsid w:val="3ACD2685"/>
    <w:rsid w:val="3AD1F37E"/>
    <w:rsid w:val="3B085A42"/>
    <w:rsid w:val="3B640C1F"/>
    <w:rsid w:val="3B75F0B4"/>
    <w:rsid w:val="3B8CD88D"/>
    <w:rsid w:val="3BB7E37D"/>
    <w:rsid w:val="3BC939F4"/>
    <w:rsid w:val="3BE3A12A"/>
    <w:rsid w:val="3BF97515"/>
    <w:rsid w:val="3C27DD85"/>
    <w:rsid w:val="3C524074"/>
    <w:rsid w:val="3C564F02"/>
    <w:rsid w:val="3C575FD5"/>
    <w:rsid w:val="3C6B416D"/>
    <w:rsid w:val="3CA69F47"/>
    <w:rsid w:val="3CB3F9E9"/>
    <w:rsid w:val="3CBE4A63"/>
    <w:rsid w:val="3CDB8660"/>
    <w:rsid w:val="3CEA60CF"/>
    <w:rsid w:val="3D32608D"/>
    <w:rsid w:val="3D368817"/>
    <w:rsid w:val="3D41BB22"/>
    <w:rsid w:val="3D560F95"/>
    <w:rsid w:val="3D86D0F0"/>
    <w:rsid w:val="3D8D3368"/>
    <w:rsid w:val="3DDA15A5"/>
    <w:rsid w:val="3DE8639C"/>
    <w:rsid w:val="3DF2C187"/>
    <w:rsid w:val="3DF694A9"/>
    <w:rsid w:val="3DFF3961"/>
    <w:rsid w:val="3E1D114D"/>
    <w:rsid w:val="3E3551C6"/>
    <w:rsid w:val="3E4F9034"/>
    <w:rsid w:val="3E646C99"/>
    <w:rsid w:val="3E7EE743"/>
    <w:rsid w:val="3E90CBA5"/>
    <w:rsid w:val="3EBBCCF1"/>
    <w:rsid w:val="3EC44C68"/>
    <w:rsid w:val="3EC55307"/>
    <w:rsid w:val="3EE59C46"/>
    <w:rsid w:val="3F0AD466"/>
    <w:rsid w:val="3F458342"/>
    <w:rsid w:val="3F4807CC"/>
    <w:rsid w:val="3F581294"/>
    <w:rsid w:val="3F678F17"/>
    <w:rsid w:val="3F6C2D1E"/>
    <w:rsid w:val="3FA4CBE8"/>
    <w:rsid w:val="3FADC0B3"/>
    <w:rsid w:val="3FD0016E"/>
    <w:rsid w:val="3FDB0DC2"/>
    <w:rsid w:val="3FF44100"/>
    <w:rsid w:val="4002A780"/>
    <w:rsid w:val="400C8172"/>
    <w:rsid w:val="401A0247"/>
    <w:rsid w:val="4033AF84"/>
    <w:rsid w:val="4045E2B2"/>
    <w:rsid w:val="406417FB"/>
    <w:rsid w:val="40836946"/>
    <w:rsid w:val="408A495B"/>
    <w:rsid w:val="40A38A71"/>
    <w:rsid w:val="40B13801"/>
    <w:rsid w:val="40E39A73"/>
    <w:rsid w:val="40F3780B"/>
    <w:rsid w:val="40F6EB71"/>
    <w:rsid w:val="4129A61D"/>
    <w:rsid w:val="41442FB1"/>
    <w:rsid w:val="4179B4D7"/>
    <w:rsid w:val="4186230C"/>
    <w:rsid w:val="418C95A5"/>
    <w:rsid w:val="418CF833"/>
    <w:rsid w:val="419D342F"/>
    <w:rsid w:val="41AF9A6A"/>
    <w:rsid w:val="41B5961B"/>
    <w:rsid w:val="41B8D469"/>
    <w:rsid w:val="41C4046A"/>
    <w:rsid w:val="41C853E4"/>
    <w:rsid w:val="4254E230"/>
    <w:rsid w:val="425D49CD"/>
    <w:rsid w:val="426078FE"/>
    <w:rsid w:val="426748AF"/>
    <w:rsid w:val="4278D607"/>
    <w:rsid w:val="42805C1D"/>
    <w:rsid w:val="428CD136"/>
    <w:rsid w:val="42909146"/>
    <w:rsid w:val="4298252D"/>
    <w:rsid w:val="42C81EB3"/>
    <w:rsid w:val="42CA91A1"/>
    <w:rsid w:val="42F17777"/>
    <w:rsid w:val="42F20864"/>
    <w:rsid w:val="430955E4"/>
    <w:rsid w:val="431AB06D"/>
    <w:rsid w:val="43258217"/>
    <w:rsid w:val="43266834"/>
    <w:rsid w:val="4328C69F"/>
    <w:rsid w:val="43480504"/>
    <w:rsid w:val="43535CB3"/>
    <w:rsid w:val="438C7EED"/>
    <w:rsid w:val="43A9D698"/>
    <w:rsid w:val="43AE055F"/>
    <w:rsid w:val="43B52C0F"/>
    <w:rsid w:val="43F6937C"/>
    <w:rsid w:val="440568F0"/>
    <w:rsid w:val="4409DEFF"/>
    <w:rsid w:val="4412C9C2"/>
    <w:rsid w:val="44201F64"/>
    <w:rsid w:val="442795C9"/>
    <w:rsid w:val="445642F0"/>
    <w:rsid w:val="448BB437"/>
    <w:rsid w:val="44DB1791"/>
    <w:rsid w:val="44DB837F"/>
    <w:rsid w:val="44F168D7"/>
    <w:rsid w:val="44FA3E58"/>
    <w:rsid w:val="4500248D"/>
    <w:rsid w:val="4515DF6C"/>
    <w:rsid w:val="451FF93A"/>
    <w:rsid w:val="452DBE15"/>
    <w:rsid w:val="455ED674"/>
    <w:rsid w:val="45625E87"/>
    <w:rsid w:val="456B2A0F"/>
    <w:rsid w:val="456F5F71"/>
    <w:rsid w:val="45BA98D2"/>
    <w:rsid w:val="46442002"/>
    <w:rsid w:val="464CB164"/>
    <w:rsid w:val="464CC4EA"/>
    <w:rsid w:val="4660DEA9"/>
    <w:rsid w:val="46764B3F"/>
    <w:rsid w:val="46795608"/>
    <w:rsid w:val="46A39F00"/>
    <w:rsid w:val="46B467DD"/>
    <w:rsid w:val="46BCA15B"/>
    <w:rsid w:val="46C99DB0"/>
    <w:rsid w:val="46F44C0A"/>
    <w:rsid w:val="4707E325"/>
    <w:rsid w:val="471C451E"/>
    <w:rsid w:val="4728A325"/>
    <w:rsid w:val="4777319B"/>
    <w:rsid w:val="4780A7B8"/>
    <w:rsid w:val="47925FFA"/>
    <w:rsid w:val="47B5D3C7"/>
    <w:rsid w:val="47D3F271"/>
    <w:rsid w:val="47DC91F3"/>
    <w:rsid w:val="47E6ED2B"/>
    <w:rsid w:val="47FD3C03"/>
    <w:rsid w:val="4831C5B4"/>
    <w:rsid w:val="483D632F"/>
    <w:rsid w:val="484BD6FD"/>
    <w:rsid w:val="484FFCF3"/>
    <w:rsid w:val="485D2949"/>
    <w:rsid w:val="485F7538"/>
    <w:rsid w:val="487F3199"/>
    <w:rsid w:val="48885AB1"/>
    <w:rsid w:val="48972FF2"/>
    <w:rsid w:val="48CC6C1C"/>
    <w:rsid w:val="48F8F629"/>
    <w:rsid w:val="490F0285"/>
    <w:rsid w:val="4916B13E"/>
    <w:rsid w:val="49177593"/>
    <w:rsid w:val="493E5D05"/>
    <w:rsid w:val="494B8AD8"/>
    <w:rsid w:val="496D8B25"/>
    <w:rsid w:val="498F09B9"/>
    <w:rsid w:val="49947A6D"/>
    <w:rsid w:val="4999C548"/>
    <w:rsid w:val="49C0C0C5"/>
    <w:rsid w:val="49C5B2B5"/>
    <w:rsid w:val="49D00F23"/>
    <w:rsid w:val="4A092CF9"/>
    <w:rsid w:val="4A2DFF5A"/>
    <w:rsid w:val="4A3B827E"/>
    <w:rsid w:val="4A6328DA"/>
    <w:rsid w:val="4A732D7F"/>
    <w:rsid w:val="4A754ACE"/>
    <w:rsid w:val="4A766897"/>
    <w:rsid w:val="4A7970C9"/>
    <w:rsid w:val="4A79C71E"/>
    <w:rsid w:val="4A828069"/>
    <w:rsid w:val="4AAE6D06"/>
    <w:rsid w:val="4AD31416"/>
    <w:rsid w:val="4AE15684"/>
    <w:rsid w:val="4B0C2A0F"/>
    <w:rsid w:val="4B16234C"/>
    <w:rsid w:val="4B308815"/>
    <w:rsid w:val="4B411469"/>
    <w:rsid w:val="4B50B7A7"/>
    <w:rsid w:val="4B5A1C59"/>
    <w:rsid w:val="4B5DBA12"/>
    <w:rsid w:val="4B85C985"/>
    <w:rsid w:val="4B9E19EE"/>
    <w:rsid w:val="4BA08F56"/>
    <w:rsid w:val="4BB0D9A5"/>
    <w:rsid w:val="4BBF5455"/>
    <w:rsid w:val="4BE0F333"/>
    <w:rsid w:val="4BE5EA9D"/>
    <w:rsid w:val="4C0F80F0"/>
    <w:rsid w:val="4C1D2AD1"/>
    <w:rsid w:val="4C2C2D35"/>
    <w:rsid w:val="4C512059"/>
    <w:rsid w:val="4C59F055"/>
    <w:rsid w:val="4C664A4B"/>
    <w:rsid w:val="4C95477D"/>
    <w:rsid w:val="4CA64DC9"/>
    <w:rsid w:val="4CB71842"/>
    <w:rsid w:val="4CC9454F"/>
    <w:rsid w:val="4D1C8556"/>
    <w:rsid w:val="4D2FCEEE"/>
    <w:rsid w:val="4D3D4A8A"/>
    <w:rsid w:val="4D45C6A0"/>
    <w:rsid w:val="4D669A0B"/>
    <w:rsid w:val="4D7A0A49"/>
    <w:rsid w:val="4D84E863"/>
    <w:rsid w:val="4D912DA5"/>
    <w:rsid w:val="4D9BF8BF"/>
    <w:rsid w:val="4DD36BD4"/>
    <w:rsid w:val="4DE4A7A0"/>
    <w:rsid w:val="4E0086B1"/>
    <w:rsid w:val="4E0887FD"/>
    <w:rsid w:val="4E10198A"/>
    <w:rsid w:val="4E66A6AD"/>
    <w:rsid w:val="4E7BFBEC"/>
    <w:rsid w:val="4E9F84B9"/>
    <w:rsid w:val="4EA9774C"/>
    <w:rsid w:val="4ECAE2C4"/>
    <w:rsid w:val="4ED59A75"/>
    <w:rsid w:val="4EDADF33"/>
    <w:rsid w:val="4EDAFDF2"/>
    <w:rsid w:val="4EDB76F8"/>
    <w:rsid w:val="4EEBCCBC"/>
    <w:rsid w:val="4EFDCE54"/>
    <w:rsid w:val="4F1934C3"/>
    <w:rsid w:val="4F3CC14D"/>
    <w:rsid w:val="4F3EA129"/>
    <w:rsid w:val="4F4238F7"/>
    <w:rsid w:val="4F57E9C6"/>
    <w:rsid w:val="4F688953"/>
    <w:rsid w:val="4F87CA00"/>
    <w:rsid w:val="4F97F535"/>
    <w:rsid w:val="4FB2D9D4"/>
    <w:rsid w:val="4FC28846"/>
    <w:rsid w:val="4FEA0F3B"/>
    <w:rsid w:val="4FEECB98"/>
    <w:rsid w:val="4FFB5BEB"/>
    <w:rsid w:val="50133CF5"/>
    <w:rsid w:val="5019FA47"/>
    <w:rsid w:val="502CDFFC"/>
    <w:rsid w:val="5046EADB"/>
    <w:rsid w:val="5067A421"/>
    <w:rsid w:val="50A23634"/>
    <w:rsid w:val="50A36144"/>
    <w:rsid w:val="50AAA828"/>
    <w:rsid w:val="50D36E6D"/>
    <w:rsid w:val="50E52305"/>
    <w:rsid w:val="50F14EBE"/>
    <w:rsid w:val="5102E13F"/>
    <w:rsid w:val="511092AD"/>
    <w:rsid w:val="5115D9E4"/>
    <w:rsid w:val="51296C29"/>
    <w:rsid w:val="514377E3"/>
    <w:rsid w:val="5144BD3B"/>
    <w:rsid w:val="5166F7DE"/>
    <w:rsid w:val="516AE84E"/>
    <w:rsid w:val="5197FD9B"/>
    <w:rsid w:val="51CD8AFD"/>
    <w:rsid w:val="51F0E9E2"/>
    <w:rsid w:val="5206744F"/>
    <w:rsid w:val="52196172"/>
    <w:rsid w:val="52461B4A"/>
    <w:rsid w:val="5253D332"/>
    <w:rsid w:val="525E859A"/>
    <w:rsid w:val="525FE930"/>
    <w:rsid w:val="527762A7"/>
    <w:rsid w:val="52833C94"/>
    <w:rsid w:val="528DFD9F"/>
    <w:rsid w:val="5291FC2D"/>
    <w:rsid w:val="52A9C636"/>
    <w:rsid w:val="52B43E48"/>
    <w:rsid w:val="52B6BAB2"/>
    <w:rsid w:val="52CE6F3F"/>
    <w:rsid w:val="52F701DD"/>
    <w:rsid w:val="53069F55"/>
    <w:rsid w:val="53079E4E"/>
    <w:rsid w:val="5310F941"/>
    <w:rsid w:val="531F15CF"/>
    <w:rsid w:val="533AC32E"/>
    <w:rsid w:val="53A273D5"/>
    <w:rsid w:val="5404D27E"/>
    <w:rsid w:val="541E9D05"/>
    <w:rsid w:val="542FB66C"/>
    <w:rsid w:val="5492EE68"/>
    <w:rsid w:val="5494C3C6"/>
    <w:rsid w:val="54AE062B"/>
    <w:rsid w:val="54B589F9"/>
    <w:rsid w:val="54E09B9D"/>
    <w:rsid w:val="54F17820"/>
    <w:rsid w:val="55078E4E"/>
    <w:rsid w:val="551515AA"/>
    <w:rsid w:val="5524D363"/>
    <w:rsid w:val="5563A7FF"/>
    <w:rsid w:val="55A2E196"/>
    <w:rsid w:val="55B2C367"/>
    <w:rsid w:val="55BFB1CA"/>
    <w:rsid w:val="55C47429"/>
    <w:rsid w:val="55D51DE7"/>
    <w:rsid w:val="55E11224"/>
    <w:rsid w:val="56173474"/>
    <w:rsid w:val="562E56CA"/>
    <w:rsid w:val="562FFF1D"/>
    <w:rsid w:val="563DD9A8"/>
    <w:rsid w:val="5668E06A"/>
    <w:rsid w:val="567724C9"/>
    <w:rsid w:val="568A54B3"/>
    <w:rsid w:val="568ECFC5"/>
    <w:rsid w:val="569E15A7"/>
    <w:rsid w:val="56A42E72"/>
    <w:rsid w:val="56CC8B46"/>
    <w:rsid w:val="56DF2DF7"/>
    <w:rsid w:val="56F3607E"/>
    <w:rsid w:val="5744073E"/>
    <w:rsid w:val="5753C556"/>
    <w:rsid w:val="577E95F9"/>
    <w:rsid w:val="5794E5D4"/>
    <w:rsid w:val="579F2696"/>
    <w:rsid w:val="57D32CBB"/>
    <w:rsid w:val="57E14FCD"/>
    <w:rsid w:val="57F45880"/>
    <w:rsid w:val="57FF848F"/>
    <w:rsid w:val="580498AF"/>
    <w:rsid w:val="58134ABF"/>
    <w:rsid w:val="58136E7D"/>
    <w:rsid w:val="5824334D"/>
    <w:rsid w:val="58A653D9"/>
    <w:rsid w:val="58F5BBA0"/>
    <w:rsid w:val="58F9C539"/>
    <w:rsid w:val="58FBA9AB"/>
    <w:rsid w:val="5909D12A"/>
    <w:rsid w:val="5911F2D0"/>
    <w:rsid w:val="592FB61B"/>
    <w:rsid w:val="593132AA"/>
    <w:rsid w:val="593F852F"/>
    <w:rsid w:val="5944A760"/>
    <w:rsid w:val="5964E325"/>
    <w:rsid w:val="596C50E0"/>
    <w:rsid w:val="59A71765"/>
    <w:rsid w:val="59C200A7"/>
    <w:rsid w:val="59CFEEA8"/>
    <w:rsid w:val="59D913C8"/>
    <w:rsid w:val="59E1E0B1"/>
    <w:rsid w:val="59E76C26"/>
    <w:rsid w:val="5A06FF48"/>
    <w:rsid w:val="5A193449"/>
    <w:rsid w:val="5A251733"/>
    <w:rsid w:val="5A2810FB"/>
    <w:rsid w:val="5A86755E"/>
    <w:rsid w:val="5A93F83B"/>
    <w:rsid w:val="5A9A9AE6"/>
    <w:rsid w:val="5B04C2C9"/>
    <w:rsid w:val="5B09E319"/>
    <w:rsid w:val="5B1BF800"/>
    <w:rsid w:val="5B397088"/>
    <w:rsid w:val="5B61F961"/>
    <w:rsid w:val="5B6895A5"/>
    <w:rsid w:val="5B7F4360"/>
    <w:rsid w:val="5BC33735"/>
    <w:rsid w:val="5BF7A953"/>
    <w:rsid w:val="5BFB9B2A"/>
    <w:rsid w:val="5C08407B"/>
    <w:rsid w:val="5C207859"/>
    <w:rsid w:val="5C36849B"/>
    <w:rsid w:val="5C3FF0C2"/>
    <w:rsid w:val="5C525183"/>
    <w:rsid w:val="5C7C9BF3"/>
    <w:rsid w:val="5C7FE91C"/>
    <w:rsid w:val="5C9252D4"/>
    <w:rsid w:val="5CB427BC"/>
    <w:rsid w:val="5CBD5216"/>
    <w:rsid w:val="5CBDCA6D"/>
    <w:rsid w:val="5D35EDA8"/>
    <w:rsid w:val="5D366C87"/>
    <w:rsid w:val="5D65E7D3"/>
    <w:rsid w:val="5D6CD522"/>
    <w:rsid w:val="5D7B55F4"/>
    <w:rsid w:val="5D80AF61"/>
    <w:rsid w:val="5D853658"/>
    <w:rsid w:val="5D9F21CE"/>
    <w:rsid w:val="5DB361CF"/>
    <w:rsid w:val="5DBBDC2F"/>
    <w:rsid w:val="5DC502CC"/>
    <w:rsid w:val="5DEDF2D8"/>
    <w:rsid w:val="5DF11FCC"/>
    <w:rsid w:val="5E6250B0"/>
    <w:rsid w:val="5E62D804"/>
    <w:rsid w:val="5E634349"/>
    <w:rsid w:val="5E64EA27"/>
    <w:rsid w:val="5E6B3F83"/>
    <w:rsid w:val="5E87CC9F"/>
    <w:rsid w:val="5E98BE7A"/>
    <w:rsid w:val="5EC19D62"/>
    <w:rsid w:val="5F014EE5"/>
    <w:rsid w:val="5F0733BF"/>
    <w:rsid w:val="5F29312F"/>
    <w:rsid w:val="5F33F5DD"/>
    <w:rsid w:val="5F6B110E"/>
    <w:rsid w:val="5F7FCEB5"/>
    <w:rsid w:val="5F96C337"/>
    <w:rsid w:val="5FAFC1C1"/>
    <w:rsid w:val="5FB3FFA8"/>
    <w:rsid w:val="5FC9A8B5"/>
    <w:rsid w:val="5FD7BFD5"/>
    <w:rsid w:val="5FDE1AE9"/>
    <w:rsid w:val="6009C17B"/>
    <w:rsid w:val="60138FB4"/>
    <w:rsid w:val="60225C96"/>
    <w:rsid w:val="6028EB07"/>
    <w:rsid w:val="602BAF70"/>
    <w:rsid w:val="60440412"/>
    <w:rsid w:val="6075ADA1"/>
    <w:rsid w:val="60787177"/>
    <w:rsid w:val="60A51D14"/>
    <w:rsid w:val="60CBEF9F"/>
    <w:rsid w:val="60DF944A"/>
    <w:rsid w:val="60F0E1AF"/>
    <w:rsid w:val="610847DD"/>
    <w:rsid w:val="611A2CC1"/>
    <w:rsid w:val="61670CA8"/>
    <w:rsid w:val="6171EE9D"/>
    <w:rsid w:val="6174ADE9"/>
    <w:rsid w:val="61A5D9E9"/>
    <w:rsid w:val="61DD9662"/>
    <w:rsid w:val="61E9EADB"/>
    <w:rsid w:val="61EEDC79"/>
    <w:rsid w:val="61F3616A"/>
    <w:rsid w:val="62031448"/>
    <w:rsid w:val="624B474B"/>
    <w:rsid w:val="62799B96"/>
    <w:rsid w:val="62859EDD"/>
    <w:rsid w:val="6296C5C7"/>
    <w:rsid w:val="62D5C770"/>
    <w:rsid w:val="62ECC934"/>
    <w:rsid w:val="62FFC718"/>
    <w:rsid w:val="630B5AF6"/>
    <w:rsid w:val="6317D9F4"/>
    <w:rsid w:val="633CEB2B"/>
    <w:rsid w:val="6344A417"/>
    <w:rsid w:val="635C40A6"/>
    <w:rsid w:val="637AD8B1"/>
    <w:rsid w:val="63807ED4"/>
    <w:rsid w:val="638D958B"/>
    <w:rsid w:val="639608B3"/>
    <w:rsid w:val="639B0617"/>
    <w:rsid w:val="639EE9B8"/>
    <w:rsid w:val="63A60609"/>
    <w:rsid w:val="63D548C5"/>
    <w:rsid w:val="63DD95E0"/>
    <w:rsid w:val="63ECFC49"/>
    <w:rsid w:val="641D2A06"/>
    <w:rsid w:val="6427E20B"/>
    <w:rsid w:val="64370A79"/>
    <w:rsid w:val="644BBB6B"/>
    <w:rsid w:val="6464ADD7"/>
    <w:rsid w:val="647D656F"/>
    <w:rsid w:val="647E293A"/>
    <w:rsid w:val="64A1C83E"/>
    <w:rsid w:val="64B24D2D"/>
    <w:rsid w:val="64BD5A7D"/>
    <w:rsid w:val="6515E564"/>
    <w:rsid w:val="65167AD4"/>
    <w:rsid w:val="651BC7B0"/>
    <w:rsid w:val="652A9A7D"/>
    <w:rsid w:val="6534B8B6"/>
    <w:rsid w:val="6536D979"/>
    <w:rsid w:val="655F5BDF"/>
    <w:rsid w:val="65816E46"/>
    <w:rsid w:val="658E3B44"/>
    <w:rsid w:val="658F53AC"/>
    <w:rsid w:val="659EB7E5"/>
    <w:rsid w:val="65A0FDF3"/>
    <w:rsid w:val="65A992A5"/>
    <w:rsid w:val="65AF1DC5"/>
    <w:rsid w:val="65B36624"/>
    <w:rsid w:val="65D84599"/>
    <w:rsid w:val="66045C0F"/>
    <w:rsid w:val="660EDC01"/>
    <w:rsid w:val="66335D13"/>
    <w:rsid w:val="66541982"/>
    <w:rsid w:val="6659ED18"/>
    <w:rsid w:val="66753EDC"/>
    <w:rsid w:val="6681FBD4"/>
    <w:rsid w:val="66876AA7"/>
    <w:rsid w:val="669606F2"/>
    <w:rsid w:val="66C10939"/>
    <w:rsid w:val="66EBBCDE"/>
    <w:rsid w:val="66F85B4B"/>
    <w:rsid w:val="6729600A"/>
    <w:rsid w:val="675D34B3"/>
    <w:rsid w:val="6761C97F"/>
    <w:rsid w:val="67807653"/>
    <w:rsid w:val="67F9C7F4"/>
    <w:rsid w:val="67FF98F1"/>
    <w:rsid w:val="681D7DFB"/>
    <w:rsid w:val="682A9A16"/>
    <w:rsid w:val="685E6B12"/>
    <w:rsid w:val="6866FE47"/>
    <w:rsid w:val="6868738C"/>
    <w:rsid w:val="687BA669"/>
    <w:rsid w:val="68951F44"/>
    <w:rsid w:val="68C4A264"/>
    <w:rsid w:val="68D3FEDD"/>
    <w:rsid w:val="68DD16A8"/>
    <w:rsid w:val="68E27733"/>
    <w:rsid w:val="68EB1C31"/>
    <w:rsid w:val="68F4EE72"/>
    <w:rsid w:val="68F6F2C3"/>
    <w:rsid w:val="68F9894E"/>
    <w:rsid w:val="694A53CB"/>
    <w:rsid w:val="6953B3E0"/>
    <w:rsid w:val="69870A6F"/>
    <w:rsid w:val="6993558A"/>
    <w:rsid w:val="69AEAB15"/>
    <w:rsid w:val="69B2262D"/>
    <w:rsid w:val="69F25766"/>
    <w:rsid w:val="6A16DD03"/>
    <w:rsid w:val="6A1D9C30"/>
    <w:rsid w:val="6A1FDB33"/>
    <w:rsid w:val="6A6C0A3A"/>
    <w:rsid w:val="6A92AAB4"/>
    <w:rsid w:val="6AA06407"/>
    <w:rsid w:val="6AAA6938"/>
    <w:rsid w:val="6AC705AB"/>
    <w:rsid w:val="6AC87930"/>
    <w:rsid w:val="6ADF26A0"/>
    <w:rsid w:val="6AE85DAC"/>
    <w:rsid w:val="6B1C7CDE"/>
    <w:rsid w:val="6B20ACD0"/>
    <w:rsid w:val="6B3BC8AD"/>
    <w:rsid w:val="6B420A6F"/>
    <w:rsid w:val="6B473875"/>
    <w:rsid w:val="6B4E5162"/>
    <w:rsid w:val="6B5690EC"/>
    <w:rsid w:val="6B5988A8"/>
    <w:rsid w:val="6B7369E3"/>
    <w:rsid w:val="6B7FC365"/>
    <w:rsid w:val="6B85ADBA"/>
    <w:rsid w:val="6BA89464"/>
    <w:rsid w:val="6BAF06BB"/>
    <w:rsid w:val="6BB6AED8"/>
    <w:rsid w:val="6BC84B12"/>
    <w:rsid w:val="6BEEB2A6"/>
    <w:rsid w:val="6BF630AA"/>
    <w:rsid w:val="6BF6A6F5"/>
    <w:rsid w:val="6C43AED9"/>
    <w:rsid w:val="6C44105E"/>
    <w:rsid w:val="6C4D2C67"/>
    <w:rsid w:val="6C5DE0A8"/>
    <w:rsid w:val="6C63FEB3"/>
    <w:rsid w:val="6C6A6C2B"/>
    <w:rsid w:val="6C6DF0A4"/>
    <w:rsid w:val="6C78FF8D"/>
    <w:rsid w:val="6C7BF5C1"/>
    <w:rsid w:val="6C7E36C2"/>
    <w:rsid w:val="6C81F40B"/>
    <w:rsid w:val="6CA54C1C"/>
    <w:rsid w:val="6CD24D05"/>
    <w:rsid w:val="6CD61166"/>
    <w:rsid w:val="6CDE57B8"/>
    <w:rsid w:val="6CEC9374"/>
    <w:rsid w:val="6D09C626"/>
    <w:rsid w:val="6D20D8D5"/>
    <w:rsid w:val="6D281A8D"/>
    <w:rsid w:val="6D7D7797"/>
    <w:rsid w:val="6D8CD547"/>
    <w:rsid w:val="6D9C5213"/>
    <w:rsid w:val="6DC3F36E"/>
    <w:rsid w:val="6DE02BD8"/>
    <w:rsid w:val="6DE31DDB"/>
    <w:rsid w:val="6DF84386"/>
    <w:rsid w:val="6E149B6A"/>
    <w:rsid w:val="6E19DC86"/>
    <w:rsid w:val="6E1BFA6F"/>
    <w:rsid w:val="6E31E49E"/>
    <w:rsid w:val="6E78B374"/>
    <w:rsid w:val="6E85FB23"/>
    <w:rsid w:val="6E983257"/>
    <w:rsid w:val="6EA17F79"/>
    <w:rsid w:val="6F06ABAD"/>
    <w:rsid w:val="6F4E3DB6"/>
    <w:rsid w:val="6F51688C"/>
    <w:rsid w:val="6F6C75EC"/>
    <w:rsid w:val="6F77E201"/>
    <w:rsid w:val="6F812DEE"/>
    <w:rsid w:val="6F8C3069"/>
    <w:rsid w:val="6FD498FF"/>
    <w:rsid w:val="6FD9E677"/>
    <w:rsid w:val="6FDA178F"/>
    <w:rsid w:val="6FDAB2F8"/>
    <w:rsid w:val="6FEBDBD2"/>
    <w:rsid w:val="70263120"/>
    <w:rsid w:val="7073FB2A"/>
    <w:rsid w:val="70A98C22"/>
    <w:rsid w:val="70AAA275"/>
    <w:rsid w:val="70C768D2"/>
    <w:rsid w:val="711F4883"/>
    <w:rsid w:val="714AC356"/>
    <w:rsid w:val="716E0D83"/>
    <w:rsid w:val="7171AF2C"/>
    <w:rsid w:val="7179EE42"/>
    <w:rsid w:val="717CA81A"/>
    <w:rsid w:val="71834BA5"/>
    <w:rsid w:val="7186D89A"/>
    <w:rsid w:val="719402C0"/>
    <w:rsid w:val="71E5989E"/>
    <w:rsid w:val="71EB6F18"/>
    <w:rsid w:val="71FA8118"/>
    <w:rsid w:val="7200C963"/>
    <w:rsid w:val="7205408D"/>
    <w:rsid w:val="722FC964"/>
    <w:rsid w:val="7241FE10"/>
    <w:rsid w:val="72697F18"/>
    <w:rsid w:val="726A3959"/>
    <w:rsid w:val="72751E1E"/>
    <w:rsid w:val="72790D6B"/>
    <w:rsid w:val="727D0E49"/>
    <w:rsid w:val="72AD9638"/>
    <w:rsid w:val="72BAE734"/>
    <w:rsid w:val="72BB70EE"/>
    <w:rsid w:val="72CD8D09"/>
    <w:rsid w:val="72DDD43B"/>
    <w:rsid w:val="72EE1352"/>
    <w:rsid w:val="72FBE55C"/>
    <w:rsid w:val="73010C40"/>
    <w:rsid w:val="731DFD41"/>
    <w:rsid w:val="7335D39A"/>
    <w:rsid w:val="73480924"/>
    <w:rsid w:val="73503894"/>
    <w:rsid w:val="736B435D"/>
    <w:rsid w:val="73713E30"/>
    <w:rsid w:val="737B9210"/>
    <w:rsid w:val="73800EF0"/>
    <w:rsid w:val="7380FC4D"/>
    <w:rsid w:val="7390ED58"/>
    <w:rsid w:val="739C7C61"/>
    <w:rsid w:val="73AE8B6C"/>
    <w:rsid w:val="73B77CB8"/>
    <w:rsid w:val="73BCB348"/>
    <w:rsid w:val="73DB8D11"/>
    <w:rsid w:val="73F885E2"/>
    <w:rsid w:val="743D8BFA"/>
    <w:rsid w:val="744FB667"/>
    <w:rsid w:val="74831617"/>
    <w:rsid w:val="7498653B"/>
    <w:rsid w:val="74993042"/>
    <w:rsid w:val="74B4CBC6"/>
    <w:rsid w:val="74DF5D9D"/>
    <w:rsid w:val="74E275DE"/>
    <w:rsid w:val="74F67A03"/>
    <w:rsid w:val="75082E92"/>
    <w:rsid w:val="750C24F2"/>
    <w:rsid w:val="7513B0B8"/>
    <w:rsid w:val="751A7C48"/>
    <w:rsid w:val="75568EB0"/>
    <w:rsid w:val="7564C5A1"/>
    <w:rsid w:val="759C6ECC"/>
    <w:rsid w:val="75B119D1"/>
    <w:rsid w:val="75B1B69A"/>
    <w:rsid w:val="75B9D086"/>
    <w:rsid w:val="75D04146"/>
    <w:rsid w:val="766B6581"/>
    <w:rsid w:val="7679F05C"/>
    <w:rsid w:val="76BE3AE2"/>
    <w:rsid w:val="76BE4686"/>
    <w:rsid w:val="76CB34C2"/>
    <w:rsid w:val="76E15B69"/>
    <w:rsid w:val="77022E3A"/>
    <w:rsid w:val="772CEFE2"/>
    <w:rsid w:val="77432A04"/>
    <w:rsid w:val="7748A9C4"/>
    <w:rsid w:val="7766369C"/>
    <w:rsid w:val="776BB239"/>
    <w:rsid w:val="776FF2B2"/>
    <w:rsid w:val="777394AB"/>
    <w:rsid w:val="778F0765"/>
    <w:rsid w:val="7795405B"/>
    <w:rsid w:val="77B92792"/>
    <w:rsid w:val="77D7E8EC"/>
    <w:rsid w:val="78809A7F"/>
    <w:rsid w:val="7882DDA2"/>
    <w:rsid w:val="78AA59A5"/>
    <w:rsid w:val="78C1D570"/>
    <w:rsid w:val="78DC2952"/>
    <w:rsid w:val="78E55E56"/>
    <w:rsid w:val="78EBA513"/>
    <w:rsid w:val="78F95354"/>
    <w:rsid w:val="78FA0A04"/>
    <w:rsid w:val="79137A0B"/>
    <w:rsid w:val="795E737A"/>
    <w:rsid w:val="79BE6568"/>
    <w:rsid w:val="79E66BA7"/>
    <w:rsid w:val="7A11354A"/>
    <w:rsid w:val="7A625FE4"/>
    <w:rsid w:val="7A63327D"/>
    <w:rsid w:val="7A8A21D2"/>
    <w:rsid w:val="7A93F6B8"/>
    <w:rsid w:val="7AA96173"/>
    <w:rsid w:val="7ACAB62F"/>
    <w:rsid w:val="7AF89CD1"/>
    <w:rsid w:val="7B423D00"/>
    <w:rsid w:val="7B4EE867"/>
    <w:rsid w:val="7B6547D3"/>
    <w:rsid w:val="7B8549D6"/>
    <w:rsid w:val="7B8AE996"/>
    <w:rsid w:val="7B9E9123"/>
    <w:rsid w:val="7BAE33C5"/>
    <w:rsid w:val="7BCF1AEB"/>
    <w:rsid w:val="7BD24BDA"/>
    <w:rsid w:val="7BD4C08A"/>
    <w:rsid w:val="7BDD1A9E"/>
    <w:rsid w:val="7BE10509"/>
    <w:rsid w:val="7C05F644"/>
    <w:rsid w:val="7C071C8A"/>
    <w:rsid w:val="7C2BB222"/>
    <w:rsid w:val="7C46333A"/>
    <w:rsid w:val="7C645402"/>
    <w:rsid w:val="7C6F0494"/>
    <w:rsid w:val="7C95AAD7"/>
    <w:rsid w:val="7CC05D67"/>
    <w:rsid w:val="7CD55BF5"/>
    <w:rsid w:val="7CD9C7EE"/>
    <w:rsid w:val="7CE0245D"/>
    <w:rsid w:val="7CFC6A92"/>
    <w:rsid w:val="7D001B3D"/>
    <w:rsid w:val="7D18E991"/>
    <w:rsid w:val="7D5408E5"/>
    <w:rsid w:val="7D598ECA"/>
    <w:rsid w:val="7D5AFCEB"/>
    <w:rsid w:val="7D6D8610"/>
    <w:rsid w:val="7D7C5E90"/>
    <w:rsid w:val="7D937E33"/>
    <w:rsid w:val="7D98ACDC"/>
    <w:rsid w:val="7DC0ADF1"/>
    <w:rsid w:val="7DC472BC"/>
    <w:rsid w:val="7DD185AD"/>
    <w:rsid w:val="7DD79CDC"/>
    <w:rsid w:val="7DE7509D"/>
    <w:rsid w:val="7DFFDD0B"/>
    <w:rsid w:val="7E1F5F3D"/>
    <w:rsid w:val="7E20253E"/>
    <w:rsid w:val="7E20E589"/>
    <w:rsid w:val="7E263257"/>
    <w:rsid w:val="7E3386D8"/>
    <w:rsid w:val="7E35652D"/>
    <w:rsid w:val="7E3F27E4"/>
    <w:rsid w:val="7E4BFFC0"/>
    <w:rsid w:val="7E4FF3DF"/>
    <w:rsid w:val="7E525364"/>
    <w:rsid w:val="7E682DD1"/>
    <w:rsid w:val="7E6D4F17"/>
    <w:rsid w:val="7E783419"/>
    <w:rsid w:val="7E810227"/>
    <w:rsid w:val="7E9CBD12"/>
    <w:rsid w:val="7EC10AE7"/>
    <w:rsid w:val="7EC1E5BF"/>
    <w:rsid w:val="7ED171F2"/>
    <w:rsid w:val="7ED18CD6"/>
    <w:rsid w:val="7ED4271F"/>
    <w:rsid w:val="7F0D66B6"/>
    <w:rsid w:val="7F185239"/>
    <w:rsid w:val="7F1B78BD"/>
    <w:rsid w:val="7F1DEF11"/>
    <w:rsid w:val="7F23A773"/>
    <w:rsid w:val="7F35074C"/>
    <w:rsid w:val="7F3BED4C"/>
    <w:rsid w:val="7F4C5353"/>
    <w:rsid w:val="7F628A02"/>
    <w:rsid w:val="7FBACE20"/>
    <w:rsid w:val="7FBC8C56"/>
    <w:rsid w:val="7FD306CF"/>
    <w:rsid w:val="7FD86183"/>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740715"/>
  <w15:chartTrackingRefBased/>
  <w15:docId w15:val="{6724D002-3CC9-47C6-A630-46A3DC19A8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5087"/>
    <w:rPr>
      <w:kern w:val="2"/>
      <w14:ligatures w14:val="standardContextual"/>
    </w:rPr>
  </w:style>
  <w:style w:type="paragraph" w:styleId="Ttulo1">
    <w:name w:val="heading 1"/>
    <w:basedOn w:val="Normal"/>
    <w:uiPriority w:val="9"/>
    <w:qFormat/>
    <w:rsid w:val="00A472D1"/>
    <w:pPr>
      <w:widowControl w:val="0"/>
      <w:autoSpaceDE w:val="0"/>
      <w:autoSpaceDN w:val="0"/>
      <w:spacing w:before="259" w:after="0" w:line="240" w:lineRule="auto"/>
      <w:ind w:left="1"/>
      <w:outlineLvl w:val="0"/>
    </w:pPr>
    <w:rPr>
      <w:rFonts w:ascii="Arial" w:eastAsia="Arial" w:hAnsi="Arial" w:cs="Arial"/>
      <w:b/>
      <w:bCs/>
      <w:kern w:val="0"/>
      <w:sz w:val="24"/>
      <w:szCs w:val="24"/>
      <w:lang w:val="es-ES"/>
      <w14:ligatures w14:val="none"/>
    </w:rPr>
  </w:style>
  <w:style w:type="paragraph" w:styleId="Ttulo2">
    <w:name w:val="heading 2"/>
    <w:basedOn w:val="Normal"/>
    <w:next w:val="Normal"/>
    <w:link w:val="Ttulo2Car"/>
    <w:uiPriority w:val="9"/>
    <w:unhideWhenUsed/>
    <w:qFormat/>
    <w:rsid w:val="00CF491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uiPriority w:val="9"/>
    <w:unhideWhenUsed/>
    <w:qFormat/>
    <w:rsid w:val="079A1810"/>
    <w:pPr>
      <w:keepNext/>
      <w:keepLines/>
      <w:spacing w:before="160" w:after="80"/>
      <w:outlineLvl w:val="2"/>
    </w:pPr>
    <w:rPr>
      <w:rFonts w:eastAsiaTheme="majorEastAsia" w:cstheme="majorBidi"/>
      <w:color w:val="2F5496" w:themeColor="accent1" w:themeShade="BF"/>
      <w:sz w:val="28"/>
      <w:szCs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CF491F"/>
    <w:rPr>
      <w:rFonts w:asciiTheme="majorHAnsi" w:eastAsiaTheme="majorEastAsia" w:hAnsiTheme="majorHAnsi" w:cstheme="majorBidi"/>
      <w:color w:val="2F5496" w:themeColor="accent1" w:themeShade="BF"/>
      <w:kern w:val="2"/>
      <w:sz w:val="32"/>
      <w:szCs w:val="32"/>
      <w14:ligatures w14:val="standardContextual"/>
    </w:rPr>
  </w:style>
  <w:style w:type="paragraph" w:styleId="Asuntodelcomentario">
    <w:name w:val="annotation subject"/>
    <w:basedOn w:val="Textocomentario"/>
    <w:next w:val="Textocomentario"/>
    <w:link w:val="AsuntodelcomentarioCar"/>
    <w:uiPriority w:val="99"/>
    <w:semiHidden/>
    <w:unhideWhenUsed/>
    <w:rsid w:val="006173B5"/>
    <w:rPr>
      <w:b/>
      <w:bCs/>
    </w:rPr>
  </w:style>
  <w:style w:type="paragraph" w:styleId="Textocomentario">
    <w:name w:val="annotation text"/>
    <w:basedOn w:val="Normal"/>
    <w:link w:val="TextocomentarioCar"/>
    <w:uiPriority w:val="99"/>
    <w:unhideWhenUsed/>
    <w:pPr>
      <w:spacing w:line="240" w:lineRule="auto"/>
    </w:pPr>
    <w:rPr>
      <w:sz w:val="20"/>
      <w:szCs w:val="20"/>
    </w:rPr>
  </w:style>
  <w:style w:type="character" w:customStyle="1" w:styleId="TextocomentarioCar">
    <w:name w:val="Texto comentario Car"/>
    <w:basedOn w:val="Fuentedeprrafopredeter"/>
    <w:link w:val="Textocomentario"/>
    <w:uiPriority w:val="99"/>
    <w:rPr>
      <w:kern w:val="2"/>
      <w:sz w:val="20"/>
      <w:szCs w:val="20"/>
      <w14:ligatures w14:val="standardContextual"/>
    </w:rPr>
  </w:style>
  <w:style w:type="character" w:customStyle="1" w:styleId="AsuntodelcomentarioCar">
    <w:name w:val="Asunto del comentario Car"/>
    <w:basedOn w:val="TextocomentarioCar"/>
    <w:link w:val="Asuntodelcomentario"/>
    <w:uiPriority w:val="99"/>
    <w:semiHidden/>
    <w:rsid w:val="006173B5"/>
    <w:rPr>
      <w:b/>
      <w:bCs/>
      <w:kern w:val="2"/>
      <w:sz w:val="20"/>
      <w:szCs w:val="20"/>
      <w14:ligatures w14:val="standardContextual"/>
    </w:rPr>
  </w:style>
  <w:style w:type="paragraph" w:styleId="Encabezado">
    <w:name w:val="header"/>
    <w:basedOn w:val="Normal"/>
    <w:link w:val="EncabezadoCar"/>
    <w:uiPriority w:val="99"/>
    <w:unhideWhenUsed/>
    <w:rsid w:val="00B12064"/>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1B5AF3"/>
    <w:rPr>
      <w:kern w:val="2"/>
      <w14:ligatures w14:val="standardContextual"/>
    </w:rPr>
  </w:style>
  <w:style w:type="paragraph" w:styleId="Piedepgina">
    <w:name w:val="footer"/>
    <w:basedOn w:val="Normal"/>
    <w:link w:val="PiedepginaCar"/>
    <w:uiPriority w:val="99"/>
    <w:semiHidden/>
    <w:unhideWhenUsed/>
    <w:rsid w:val="00B12064"/>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1B5AF3"/>
    <w:rPr>
      <w:kern w:val="2"/>
      <w14:ligatures w14:val="standardContextual"/>
    </w:rPr>
  </w:style>
  <w:style w:type="paragraph" w:styleId="NormalWeb">
    <w:name w:val="Normal (Web)"/>
    <w:basedOn w:val="Normal"/>
    <w:qFormat/>
    <w:rsid w:val="00E3492B"/>
    <w:pPr>
      <w:suppressAutoHyphens/>
      <w:spacing w:before="100" w:after="100" w:line="240" w:lineRule="auto"/>
    </w:pPr>
    <w:rPr>
      <w:rFonts w:ascii="Times New Roman" w:eastAsia="Times New Roman" w:hAnsi="Times New Roman" w:cs="Times New Roman"/>
      <w:color w:val="000000"/>
      <w:kern w:val="0"/>
      <w:sz w:val="24"/>
      <w:szCs w:val="24"/>
      <w:lang w:eastAsia="zh-CN"/>
      <w14:ligatures w14:val="none"/>
    </w:rPr>
  </w:style>
  <w:style w:type="character" w:styleId="Mencionar">
    <w:name w:val="Mention"/>
    <w:basedOn w:val="Fuentedeprrafopredeter"/>
    <w:uiPriority w:val="99"/>
    <w:unhideWhenUsed/>
    <w:rsid w:val="006173B5"/>
    <w:rPr>
      <w:color w:val="2B579A"/>
      <w:shd w:val="clear" w:color="auto" w:fill="E1DFDD"/>
    </w:rPr>
  </w:style>
  <w:style w:type="paragraph" w:styleId="Prrafodelista">
    <w:name w:val="List Paragraph"/>
    <w:basedOn w:val="Normal"/>
    <w:uiPriority w:val="1"/>
    <w:qFormat/>
    <w:rsid w:val="00A472D1"/>
    <w:pPr>
      <w:widowControl w:val="0"/>
      <w:autoSpaceDE w:val="0"/>
      <w:autoSpaceDN w:val="0"/>
      <w:spacing w:before="27" w:after="0" w:line="240" w:lineRule="auto"/>
      <w:ind w:left="721" w:hanging="360"/>
    </w:pPr>
    <w:rPr>
      <w:rFonts w:ascii="Tahoma" w:eastAsia="Tahoma" w:hAnsi="Tahoma" w:cs="Tahoma"/>
      <w:kern w:val="0"/>
      <w:lang w:val="es-ES"/>
      <w14:ligatures w14:val="none"/>
    </w:rPr>
  </w:style>
  <w:style w:type="paragraph" w:customStyle="1" w:styleId="TableParagraph">
    <w:name w:val="Table Paragraph"/>
    <w:basedOn w:val="Normal"/>
    <w:uiPriority w:val="1"/>
    <w:qFormat/>
    <w:rsid w:val="00A472D1"/>
    <w:pPr>
      <w:widowControl w:val="0"/>
      <w:autoSpaceDE w:val="0"/>
      <w:autoSpaceDN w:val="0"/>
      <w:spacing w:after="0" w:line="240" w:lineRule="auto"/>
    </w:pPr>
    <w:rPr>
      <w:rFonts w:ascii="Tahoma" w:eastAsia="Tahoma" w:hAnsi="Tahoma" w:cs="Tahoma"/>
      <w:kern w:val="0"/>
      <w:lang w:val="es-ES"/>
      <w14:ligatures w14:val="none"/>
    </w:rPr>
  </w:style>
  <w:style w:type="character" w:styleId="Refdecomentario">
    <w:name w:val="annotation reference"/>
    <w:basedOn w:val="Fuentedeprrafopredeter"/>
    <w:uiPriority w:val="99"/>
    <w:semiHidden/>
    <w:unhideWhenUsed/>
    <w:rPr>
      <w:sz w:val="16"/>
      <w:szCs w:val="16"/>
    </w:rPr>
  </w:style>
  <w:style w:type="table" w:customStyle="1" w:styleId="TableNormal1">
    <w:name w:val="Table Normal1"/>
    <w:uiPriority w:val="2"/>
    <w:semiHidden/>
    <w:unhideWhenUsed/>
    <w:qFormat/>
    <w:rsid w:val="00907AB9"/>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ipervnculo">
    <w:name w:val="Hyperlink"/>
    <w:basedOn w:val="Fuentedeprrafopredeter"/>
    <w:uiPriority w:val="99"/>
    <w:unhideWhenUsed/>
    <w:rsid w:val="00C10E8E"/>
    <w:rPr>
      <w:color w:val="0563C1" w:themeColor="hyperlink"/>
      <w:u w:val="single"/>
    </w:rPr>
  </w:style>
  <w:style w:type="character" w:styleId="Mencinsinresolver">
    <w:name w:val="Unresolved Mention"/>
    <w:basedOn w:val="Fuentedeprrafopredeter"/>
    <w:uiPriority w:val="99"/>
    <w:semiHidden/>
    <w:unhideWhenUsed/>
    <w:rsid w:val="00C10E8E"/>
    <w:rPr>
      <w:color w:val="605E5C"/>
      <w:shd w:val="clear" w:color="auto" w:fill="E1DFDD"/>
    </w:rPr>
  </w:style>
  <w:style w:type="paragraph" w:styleId="Textonotapie">
    <w:name w:val="footnote text"/>
    <w:basedOn w:val="Normal"/>
    <w:link w:val="TextonotapieCar"/>
    <w:uiPriority w:val="99"/>
    <w:semiHidden/>
    <w:unhideWhenUsed/>
    <w:rsid w:val="00C10E8E"/>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C10E8E"/>
    <w:rPr>
      <w:kern w:val="2"/>
      <w:sz w:val="20"/>
      <w:szCs w:val="20"/>
      <w14:ligatures w14:val="standardContextual"/>
    </w:rPr>
  </w:style>
  <w:style w:type="character" w:styleId="Refdenotaalpie">
    <w:name w:val="footnote reference"/>
    <w:basedOn w:val="Fuentedeprrafopredeter"/>
    <w:uiPriority w:val="99"/>
    <w:semiHidden/>
    <w:unhideWhenUsed/>
    <w:rsid w:val="00C10E8E"/>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comments.xml.rels><?xml version="1.0" encoding="UTF-8" standalone="yes"?>
<Relationships xmlns="http://schemas.openxmlformats.org/package/2006/relationships"><Relationship Id="rId3" Type="http://schemas.openxmlformats.org/officeDocument/2006/relationships/hyperlink" Target="https://ansv-my.sharepoint.com/:f:/g/personal/direccion_general_ansv_gov_co/IgALIY_CrcewRINaAQIkbfh4AVhv7QoD5E_jjWLQznqwwO8?e=NHuRuC" TargetMode="External"/><Relationship Id="rId2" Type="http://schemas.openxmlformats.org/officeDocument/2006/relationships/hyperlink" Target="https://ansv-my.sharepoint.com/:f:/g/personal/direccion_general_ansv_gov_co/IgAOQ32STV78Sqa0Uwc_d7h6AbNtoO-mteoU6Vr6N91sRMc?e=l9QMqL" TargetMode="External"/><Relationship Id="rId1" Type="http://schemas.openxmlformats.org/officeDocument/2006/relationships/hyperlink" Target="https://ansv-my.sharepoint.com/:f:/g/personal/direccion_general_ansv_gov_co/IgAOQ32STV78Sqa0Uwc_d7h6AbNtoO-mteoU6Vr6N91sRMc?e=l9QMqL" TargetMode="External"/></Relationships>
</file>

<file path=word/_rels/document.xml.rels><?xml version="1.0" encoding="UTF-8" standalone="yes"?>
<Relationships xmlns="http://schemas.openxmlformats.org/package/2006/relationships"><Relationship Id="rId13" Type="http://schemas.microsoft.com/office/2016/09/relationships/commentsIds" Target="commentsIds.xml"/><Relationship Id="rId18" Type="http://schemas.openxmlformats.org/officeDocument/2006/relationships/hyperlink" Target="https://ansv.gov.co/es/escuela/4570" TargetMode="External"/><Relationship Id="rId26" Type="http://schemas.openxmlformats.org/officeDocument/2006/relationships/hyperlink" Target="https://www.google.com/search?q=https://www.ansv.gov.co/es/escuela/4561" TargetMode="External"/><Relationship Id="rId39" Type="http://schemas.openxmlformats.org/officeDocument/2006/relationships/hyperlink" Target="https://usc-word-edit.officeapps.live.com/we/wordeditorframe.aspx?ui=es-ES&amp;rs=es-ES&amp;actnavid=eyJjIjoyMjk0ODUzNDV9&amp;wopisrc=https%3A%2F%2Fansv-my.sharepoint.com%2Fpersonal%2Fdireccion_general_ansv_gov_co%2F_vti_bin%2Fwopi.ashx%2Ffiles%2Fd6ab7fc3af2c4cb29188ade7b50a6552&amp;wdenableroaming=1&amp;mscc=1&amp;wdodb=1&amp;hid=43647AA1-6062-7000-5DAB-6A9E06000BF6.0&amp;uih=sharepointcom&amp;wdlcid=es-ES&amp;jsapi=1&amp;jsapiver=v2&amp;corrid=a58bf266-0d63-72f9-43fd-fa7f3e9d2b88&amp;usid=a58bf266-0d63-72f9-43fd-fa7f3e9d2b88&amp;newsession=1&amp;sftc=1&amp;uihit=docaspx&amp;muv=1&amp;cac=1&amp;sams=1&amp;mtf=1&amp;sfp=1&amp;sdp=1&amp;hch=1&amp;hwfh=1&amp;dchat=1&amp;sc=%7B%22pmo%22%3A%22https%3A%2F%2Fansv-my.sharepoint.com%22%2C%22pmshare%22%3Atrue%7D&amp;ctp=LeastProtected&amp;rct=Normal&amp;wdorigin=AuthPrompt.Sharing.DirectLink&amp;csc=1&amp;instantedit=1&amp;wopicomplete=1&amp;wdredirectionreason=Unified_SingleFlush" TargetMode="External"/><Relationship Id="rId21" Type="http://schemas.openxmlformats.org/officeDocument/2006/relationships/hyperlink" Target="https://www.google.com/search?q=https://www.ansv.gov.co/es/escuela/4569" TargetMode="External"/><Relationship Id="rId34" Type="http://schemas.openxmlformats.org/officeDocument/2006/relationships/hyperlink" Target="https://ansv.gov.co/es/escuela/9733" TargetMode="External"/><Relationship Id="rId42" Type="http://schemas.openxmlformats.org/officeDocument/2006/relationships/hyperlink" Target="https://ansv.gov.co/es/prensa-publicaciones/13163" TargetMode="External"/><Relationship Id="rId47" Type="http://schemas.openxmlformats.org/officeDocument/2006/relationships/hyperlink" Target="https://ansv.gov.co/es/node/12142" TargetMode="External"/><Relationship Id="rId50" Type="http://schemas.openxmlformats.org/officeDocument/2006/relationships/hyperlink" Target="https://ansv.gov.co/es/node/12142" TargetMode="External"/><Relationship Id="rId55"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ansv.gov.co/es/escuela/4705" TargetMode="External"/><Relationship Id="rId29" Type="http://schemas.openxmlformats.org/officeDocument/2006/relationships/hyperlink" Target="https://www.google.com/search?q=https://www.ansv.gov.co/es/escuela/4695" TargetMode="External"/><Relationship Id="rId11" Type="http://schemas.openxmlformats.org/officeDocument/2006/relationships/comments" Target="comments.xml"/><Relationship Id="rId24" Type="http://schemas.openxmlformats.org/officeDocument/2006/relationships/hyperlink" Target="https://ansv.gov.co/es/escuela/4568" TargetMode="External"/><Relationship Id="rId32" Type="http://schemas.openxmlformats.org/officeDocument/2006/relationships/hyperlink" Target="https://ansv.gov.co/es/escuela/4697" TargetMode="External"/><Relationship Id="rId37" Type="http://schemas.openxmlformats.org/officeDocument/2006/relationships/hyperlink" Target="https://ansv.gov.co/es/escuela/11745" TargetMode="External"/><Relationship Id="rId40" Type="http://schemas.openxmlformats.org/officeDocument/2006/relationships/hyperlink" Target="https://www.youtube.com/watch?v=YJVOhYWuZRY" TargetMode="External"/><Relationship Id="rId45" Type="http://schemas.openxmlformats.org/officeDocument/2006/relationships/image" Target="media/image1.png"/><Relationship Id="rId53" Type="http://schemas.openxmlformats.org/officeDocument/2006/relationships/header" Target="header1.xml"/><Relationship Id="rId58" Type="http://schemas.microsoft.com/office/2011/relationships/people" Target="people.xml"/><Relationship Id="rId5" Type="http://schemas.openxmlformats.org/officeDocument/2006/relationships/webSettings" Target="webSettings.xml"/><Relationship Id="rId61" Type="http://schemas.microsoft.com/office/2020/10/relationships/intelligence" Target="intelligence2.xml"/><Relationship Id="rId19" Type="http://schemas.openxmlformats.org/officeDocument/2006/relationships/hyperlink" Target="https://ansv.gov.co/es/escuela/4559" TargetMode="External"/><Relationship Id="rId14" Type="http://schemas.microsoft.com/office/2018/08/relationships/commentsExtensible" Target="commentsExtensible.xml"/><Relationship Id="rId22" Type="http://schemas.openxmlformats.org/officeDocument/2006/relationships/hyperlink" Target="https://www.google.com/search?q=https://www.ansv.gov.co/es/escuela/4566" TargetMode="External"/><Relationship Id="rId27" Type="http://schemas.openxmlformats.org/officeDocument/2006/relationships/hyperlink" Target="https://www.google.com/search?q=https://www.ansv.gov.co/es/escuela/4562" TargetMode="External"/><Relationship Id="rId30" Type="http://schemas.openxmlformats.org/officeDocument/2006/relationships/hyperlink" Target="https://ansv.gov.co/es/escuela/9868" TargetMode="External"/><Relationship Id="rId35" Type="http://schemas.openxmlformats.org/officeDocument/2006/relationships/hyperlink" Target="https://ansv.gov.co/es/escuela/9869" TargetMode="External"/><Relationship Id="rId43" Type="http://schemas.openxmlformats.org/officeDocument/2006/relationships/hyperlink" Target="https://ansv.gov.co/es/prensa-publicaciones/11393" TargetMode="External"/><Relationship Id="rId48" Type="http://schemas.openxmlformats.org/officeDocument/2006/relationships/hyperlink" Target="https://ansv.gov.co/sites/default/files/2025-08/Indicadores%20SAST%202023%20-%20Reporte%20OT%C2%B4S.pdf" TargetMode="External"/><Relationship Id="rId56" Type="http://schemas.openxmlformats.org/officeDocument/2006/relationships/footer" Target="footer3.xml"/><Relationship Id="rId8" Type="http://schemas.openxmlformats.org/officeDocument/2006/relationships/hyperlink" Target="mailto:Comisi&#243;n.sexta@senado.gov.co" TargetMode="External"/><Relationship Id="rId51" Type="http://schemas.openxmlformats.org/officeDocument/2006/relationships/hyperlink" Target="https://ansv.gov.co/es/transparencia_1519_mintic_2020/0" TargetMode="External"/><Relationship Id="rId3" Type="http://schemas.openxmlformats.org/officeDocument/2006/relationships/styles" Target="styles.xml"/><Relationship Id="rId12" Type="http://schemas.microsoft.com/office/2011/relationships/commentsExtended" Target="commentsExtended.xml"/><Relationship Id="rId17" Type="http://schemas.openxmlformats.org/officeDocument/2006/relationships/hyperlink" Target="https://ansv.gov.co/es/escuela/4719" TargetMode="External"/><Relationship Id="rId25" Type="http://schemas.openxmlformats.org/officeDocument/2006/relationships/hyperlink" Target="https://ansv.gov.co/es/escuela/4560" TargetMode="External"/><Relationship Id="rId33" Type="http://schemas.openxmlformats.org/officeDocument/2006/relationships/hyperlink" Target="https://ansv.gov.co/es/escuela/9299" TargetMode="External"/><Relationship Id="rId38" Type="http://schemas.openxmlformats.org/officeDocument/2006/relationships/hyperlink" Target="https://ansv.gov.co/es/escuela/13351" TargetMode="External"/><Relationship Id="rId46" Type="http://schemas.openxmlformats.org/officeDocument/2006/relationships/hyperlink" Target="https://ansv.gov.co/es/observatorio/estad%C3%ADsticas/victimas-por-siniestros-viales-clasificadas-por-tipo-de" TargetMode="External"/><Relationship Id="rId59" Type="http://schemas.openxmlformats.org/officeDocument/2006/relationships/theme" Target="theme/theme1.xml"/><Relationship Id="rId20" Type="http://schemas.openxmlformats.org/officeDocument/2006/relationships/hyperlink" Target="https://ansv.gov.co/es/escuela/4573" TargetMode="External"/><Relationship Id="rId41" Type="http://schemas.openxmlformats.org/officeDocument/2006/relationships/hyperlink" Target="https://ansv.gov.co/es/prensa-publicaciones/11393" TargetMode="External"/><Relationship Id="rId54"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ansv.gov.co/es/escuela/4821" TargetMode="External"/><Relationship Id="rId23" Type="http://schemas.openxmlformats.org/officeDocument/2006/relationships/hyperlink" Target="https://ansv.gov.co/es/escuela/4567" TargetMode="External"/><Relationship Id="rId28" Type="http://schemas.openxmlformats.org/officeDocument/2006/relationships/hyperlink" Target="https://www.ansv.gov.co/es/escuela/4605" TargetMode="External"/><Relationship Id="rId36" Type="http://schemas.openxmlformats.org/officeDocument/2006/relationships/hyperlink" Target="https://ansv.gov.co/es/escuela/11746" TargetMode="External"/><Relationship Id="rId49" Type="http://schemas.openxmlformats.org/officeDocument/2006/relationships/hyperlink" Target="https://fotodeteccion.ansv.gov.co/ubicaciones-aprobadas.html" TargetMode="External"/><Relationship Id="rId57" Type="http://schemas.openxmlformats.org/officeDocument/2006/relationships/fontTable" Target="fontTable.xml"/><Relationship Id="rId10" Type="http://schemas.openxmlformats.org/officeDocument/2006/relationships/hyperlink" Target="https://usc-word-edit.officeapps.live.com/we/wordeditorframe.aspx?ui=es-MX&amp;rs=es-ES&amp;wopisrc=https%3A%2F%2Fansv-my.sharepoint.com%2Fpersonal%2Fdireccion_general_ansv_gov_co%2F_vti_bin%2Fwopi.ashx%2Ffiles%2Fc4f00950703344cf866b989a3dc85222&amp;wdenableroaming=1&amp;mscc=1&amp;wdodb=1&amp;hid=75B77823-D02A-4600-9712-3D0F6F4B8886.0&amp;uih=sharepointcom&amp;wdlcid=es-MX&amp;jsapi=1&amp;jsapiver=v2&amp;corrid=f493e5eb-b359-0833-85f6-a669107a291a&amp;usid=f493e5eb-b359-0833-85f6-a669107a291a&amp;newsession=1&amp;sftc=1&amp;hfto=1789675184379.3&amp;uihit=docaspx&amp;muv=1&amp;ats=PairwiseBroker&amp;cac=1&amp;sams=1&amp;mtf=1&amp;sfp=1&amp;sdp=1&amp;hch=1&amp;hwfh=1&amp;dchat=1&amp;sc=%7B%22pmo%22%3A%22https%3A%2F%2Fansv-my.sharepoint.com%22%2C%22pmshare%22%3Atrue%7D&amp;wdorigin=OWA-NT-Mail.Sharing.ServerTransfer.LOF&amp;ctp=LeastProtected&amp;rct=Normal&amp;wdhostclicktime=1789675184328&amp;afdflight=41&amp;csiro=1&amp;instantedit=1&amp;wopicomplete=1&amp;wdredirectionreason=Unified_SingleFlush" TargetMode="External"/><Relationship Id="rId31" Type="http://schemas.openxmlformats.org/officeDocument/2006/relationships/hyperlink" Target="https://ansv.gov.co/es/escuela/9298" TargetMode="External"/><Relationship Id="rId44" Type="http://schemas.openxmlformats.org/officeDocument/2006/relationships/hyperlink" Target="https://ansv.gov.co/es/prensa-publicaciones/5783" TargetMode="External"/><Relationship Id="rId52" Type="http://schemas.openxmlformats.org/officeDocument/2006/relationships/hyperlink" Target="https://mapainversiones.dnp.gov.co/Home/FichaProyectosEstadisticasGenerales" TargetMode="External"/><Relationship Id="rId60" Type="http://schemas.microsoft.com/office/2019/05/relationships/documenttasks" Target="documenttasks/documenttasks1.xml"/><Relationship Id="rId4" Type="http://schemas.openxmlformats.org/officeDocument/2006/relationships/settings" Target="settings.xml"/><Relationship Id="rId9" Type="http://schemas.openxmlformats.org/officeDocument/2006/relationships/hyperlink" Target="https://usc-word-edit.officeapps.live.com/we/wordeditorframe.aspx?ui=es-MX&amp;rs=es-ES&amp;wopisrc=https%3A%2F%2Fansv-my.sharepoint.com%2Fpersonal%2Fdireccion_general_ansv_gov_co%2F_vti_bin%2Fwopi.ashx%2Ffiles%2Fc4f00950703344cf866b989a3dc85222&amp;wdenableroaming=1&amp;mscc=1&amp;wdodb=1&amp;hid=75B77823-D02A-4600-9712-3D0F6F4B8886.0&amp;uih=sharepointcom&amp;wdlcid=es-MX&amp;jsapi=1&amp;jsapiver=v2&amp;corrid=f493e5eb-b359-0833-85f6-a669107a291a&amp;usid=f493e5eb-b359-0833-85f6-a669107a291a&amp;newsession=1&amp;sftc=1&amp;hfto=1789675184379.3&amp;uihit=docaspx&amp;muv=1&amp;ats=PairwiseBroker&amp;cac=1&amp;sams=1&amp;mtf=1&amp;sfp=1&amp;sdp=1&amp;hch=1&amp;hwfh=1&amp;dchat=1&amp;sc=%7B%22pmo%22%3A%22https%3A%2F%2Fansv-my.sharepoint.com%22%2C%22pmshare%22%3Atrue%7D&amp;wdorigin=OWA-NT-Mail.Sharing.ServerTransfer.LOF&amp;ctp=LeastProtected&amp;rct=Normal&amp;wdhostclicktime=1789675184328&amp;afdflight=41&amp;csiro=1&amp;instantedit=1&amp;wopicomplete=1&amp;wdredirectionreason=Unified_SingleFlush"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documenttasks/documenttasks1.xml><?xml version="1.0" encoding="utf-8"?>
<t:Tasks xmlns:t="http://schemas.microsoft.com/office/tasks/2019/documenttasks" xmlns:oel="http://schemas.microsoft.com/office/2019/extlst">
  <t:Task id="{12F99D0D-B632-40E2-A2AC-57D2AD7AE6ED}">
    <t:Anchor>
      <t:Comment id="2005989124"/>
    </t:Anchor>
    <t:History>
      <t:Event id="{3ABA04C9-A546-4C19-953B-89E35B8CE99B}" time="2026-09-15T19:44:36.273Z">
        <t:Attribution userId="S::andres.nino@ansv.gov.co::e48d8c92-9c26-4d81-9bf9-fa03bce54e15" userProvider="AD" userName="Andres Inocencio Nino Castillo"/>
        <t:Anchor>
          <t:Comment id="2005989124"/>
        </t:Anchor>
        <t:Create/>
      </t:Event>
      <t:Event id="{C0F70762-1146-4995-B47A-9BCADEC25CCE}" time="2026-09-15T19:44:36.273Z">
        <t:Attribution userId="S::andres.nino@ansv.gov.co::e48d8c92-9c26-4d81-9bf9-fa03bce54e15" userProvider="AD" userName="Andres Inocencio Nino Castillo"/>
        <t:Anchor>
          <t:Comment id="2005989124"/>
        </t:Anchor>
        <t:Assign userId="S::oscar.sosa@ansv.gov.co::7dd34e2d-2071-47d3-9b05-c78546dcb1b1" userProvider="AD" userName="Oscar Eduardo Sosa Bernal"/>
      </t:Event>
      <t:Event id="{B2E653B2-A6B1-420A-87A9-2D1B998BD21E}" time="2026-09-15T19:44:36.273Z">
        <t:Attribution userId="S::andres.nino@ansv.gov.co::e48d8c92-9c26-4d81-9bf9-fa03bce54e15" userProvider="AD" userName="Andres Inocencio Nino Castillo"/>
        <t:Anchor>
          <t:Comment id="2005989124"/>
        </t:Anchor>
        <t:SetTitle title="De acuerdo a lo dispuesto en el decreto 1430 de 2022 por le cual se aprueba el Plan Nacional de Seguridad Vial los informes de seguimiento y evaluación estan bajo responsabilidad del ONSV @Oscar Eduardo Sosa Bernal @Nubia Esmeralda Herrera Velosa"/>
      </t:Event>
    </t:History>
  </t:Task>
  <t:Task id="{478F7022-636E-4476-B6CB-7A421725579B}">
    <t:Anchor>
      <t:Comment id="1946393507"/>
    </t:Anchor>
    <t:History>
      <t:Event id="{EA18BFE6-AEF3-4F03-AF3C-9D8F7AE7FEEE}" time="2026-09-16T20:02:24.622Z">
        <t:Attribution userId="S::andres.nino@ansv.gov.co::e48d8c92-9c26-4d81-9bf9-fa03bce54e15" userProvider="AD" userName="Andres Inocencio Nino Castillo"/>
        <t:Anchor>
          <t:Comment id="1946393507"/>
        </t:Anchor>
        <t:Create/>
      </t:Event>
      <t:Event id="{E545EB05-4F1B-4AC0-B386-04E3B45F694E}" time="2026-09-16T20:02:24.622Z">
        <t:Attribution userId="S::andres.nino@ansv.gov.co::e48d8c92-9c26-4d81-9bf9-fa03bce54e15" userProvider="AD" userName="Andres Inocencio Nino Castillo"/>
        <t:Anchor>
          <t:Comment id="1946393507"/>
        </t:Anchor>
        <t:Assign userId="S::carolina.franky@ansv.gov.co::3151e818-9dd0-4ddc-bf2a-2a67fc105d35" userProvider="AD" userName="Carolina Franky Martinez"/>
      </t:Event>
      <t:Event id="{8AFBC0DF-D9D5-4902-8189-B5BACAB42B20}" time="2026-09-16T20:02:24.622Z">
        <t:Attribution userId="S::andres.nino@ansv.gov.co::e48d8c92-9c26-4d81-9bf9-fa03bce54e15" userProvider="AD" userName="Andres Inocencio Nino Castillo"/>
        <t:Anchor>
          <t:Comment id="1946393507"/>
        </t:Anchor>
        <t:SetTitle title="@Carolina Franky Martinez @Alberto Enrique Murillo Sanchez De acuerdo al requerimiento de incluir los &quot;Indicadores pendientes &quot; se incluyeron los indicadores para los cuales se ha reportado 0% de avance para su revisión y aportes."/>
      </t:Event>
    </t:History>
  </t:Task>
  <t:Task id="{DA0B1F66-9DB5-48CA-9F68-513483567323}">
    <t:Anchor>
      <t:Comment id="1610390858"/>
    </t:Anchor>
    <t:History>
      <t:Event id="{6FD363AD-A16B-4E20-85F7-DF8392A782EA}" time="2026-09-15T21:07:44.431Z">
        <t:Attribution userId="S::renee.lopez@ansv.gov.co::c83da120-a98b-4b7f-88a2-ca6d7fb34625" userProvider="AD" userName="Renee Alejandro Lopez Molina"/>
        <t:Anchor>
          <t:Comment id="1610390858"/>
        </t:Anchor>
        <t:Create/>
      </t:Event>
      <t:Event id="{7CCF92E5-14B1-4532-91FD-A88E074DBC83}" time="2026-09-15T21:07:44.431Z">
        <t:Attribution userId="S::renee.lopez@ansv.gov.co::c83da120-a98b-4b7f-88a2-ca6d7fb34625" userProvider="AD" userName="Renee Alejandro Lopez Molina"/>
        <t:Anchor>
          <t:Comment id="1610390858"/>
        </t:Anchor>
        <t:Assign userId="S::maria.castillo@ansv.gov.co::d3bfbd24-314d-4de3-8805-ab695f8ceaf3" userProvider="AD" userName="Maria Alejandra Castillo Lopez"/>
      </t:Event>
      <t:Event id="{9575003E-FE6E-4B4E-8A8D-F2D226447F6E}" time="2026-09-15T21:07:44.431Z">
        <t:Attribution userId="S::renee.lopez@ansv.gov.co::c83da120-a98b-4b7f-88a2-ca6d7fb34625" userProvider="AD" userName="Renee Alejandro Lopez Molina"/>
        <t:Anchor>
          <t:Comment id="1610390858"/>
        </t:Anchor>
        <t:SetTitle title="@Maria Alejandra Castillo Lopez Por favor pregunta al equipo de Auditorías sobre la plantilla para incorporar lo asociado al proyecto AIV. Muchas gracias."/>
      </t:Event>
      <t:Event id="{A47F440B-3CD9-4CEE-B23D-C225EECC0979}" time="2026-09-16T18:23:00.6Z">
        <t:Attribution userId="S::maria.castillo@ansv.gov.co::d3bfbd24-314d-4de3-8805-ab695f8ceaf3" userProvider="AD" userName="Maria Alejandra Castillo Lopez"/>
        <t:Progress percentComplete="100"/>
      </t:Event>
    </t:History>
  </t:Task>
  <t:Task id="{C8616BC0-8EE9-4B5A-9771-1C68C1D72E65}">
    <t:Anchor>
      <t:Comment id="376414474"/>
    </t:Anchor>
    <t:History>
      <t:Event id="{8D697682-4DC7-437A-AAB4-5C0525DDF7A4}" time="2026-09-15T21:05:33.773Z">
        <t:Attribution userId="S::renee.lopez@ansv.gov.co::c83da120-a98b-4b7f-88a2-ca6d7fb34625" userProvider="AD" userName="Renee Alejandro Lopez Molina"/>
        <t:Anchor>
          <t:Comment id="376414474"/>
        </t:Anchor>
        <t:Create/>
      </t:Event>
      <t:Event id="{A956CB6C-9BC1-4130-896D-2D216382D118}" time="2026-09-15T21:05:33.773Z">
        <t:Attribution userId="S::renee.lopez@ansv.gov.co::c83da120-a98b-4b7f-88a2-ca6d7fb34625" userProvider="AD" userName="Renee Alejandro Lopez Molina"/>
        <t:Anchor>
          <t:Comment id="376414474"/>
        </t:Anchor>
        <t:Assign userId="S::maria.castillo@ansv.gov.co::d3bfbd24-314d-4de3-8805-ab695f8ceaf3" userProvider="AD" userName="Maria Alejandra Castillo Lopez"/>
      </t:Event>
      <t:Event id="{88759F12-2A39-49DF-992A-1A3F412D2929}" time="2026-09-15T21:05:33.773Z">
        <t:Attribution userId="S::renee.lopez@ansv.gov.co::c83da120-a98b-4b7f-88a2-ca6d7fb34625" userProvider="AD" userName="Renee Alejandro Lopez Molina"/>
        <t:Anchor>
          <t:Comment id="376414474"/>
        </t:Anchor>
        <t:SetTitle title="@Maria Alejandra Castillo Lopez Por favor estructura la respuesta en los siguientes tres temas: 1. Políticas públicas y lineamientos técnicos expedidos (Metodología, PGV, Guía sensib en velocidad, Guía control, Nuevas tecnologías). 2. Asistencias …"/>
      </t:Event>
      <t:Event id="{BAC0FF44-3807-4277-9550-6DB42EF7A57D}" time="2026-09-16T19:03:52.724Z">
        <t:Attribution userId="S::maria.castillo@ansv.gov.co::d3bfbd24-314d-4de3-8805-ab695f8ceaf3" userProvider="AD" userName="Maria Alejandra Castillo Lopez"/>
        <t:Progress percentComplete="100"/>
      </t:Event>
    </t:History>
  </t:Task>
  <t:Task id="{82A3CA2B-FEA7-4922-B6AC-DF096119C97E}">
    <t:Anchor>
      <t:Comment id="831191355"/>
    </t:Anchor>
    <t:History>
      <t:Event id="{A43C8805-7720-407A-BBB2-09D3EB948BAD}" time="2026-09-16T20:00:59.05Z">
        <t:Attribution userId="S::andres.nino@ansv.gov.co::e48d8c92-9c26-4d81-9bf9-fa03bce54e15" userProvider="AD" userName="Andres Inocencio Nino Castillo"/>
        <t:Anchor>
          <t:Comment id="831191355"/>
        </t:Anchor>
        <t:Create/>
      </t:Event>
      <t:Event id="{EEBCD1F6-8FCD-4C1B-8C17-E4BE7F419931}" time="2026-09-16T20:00:59.05Z">
        <t:Attribution userId="S::andres.nino@ansv.gov.co::e48d8c92-9c26-4d81-9bf9-fa03bce54e15" userProvider="AD" userName="Andres Inocencio Nino Castillo"/>
        <t:Anchor>
          <t:Comment id="831191355"/>
        </t:Anchor>
        <t:Assign userId="S::YINETH.CAPERA@ansv.gov.co::dca82f99-b802-40ae-b57e-4b86eb37c2e7" userProvider="AD" userName="Yineth Lorena Capera Cardozo"/>
      </t:Event>
      <t:Event id="{217FD853-0297-46C6-896C-C73957432F19}" time="2026-09-16T20:00:59.05Z">
        <t:Attribution userId="S::andres.nino@ansv.gov.co::e48d8c92-9c26-4d81-9bf9-fa03bce54e15" userProvider="AD" userName="Andres Inocencio Nino Castillo"/>
        <t:Anchor>
          <t:Comment id="831191355"/>
        </t:Anchor>
        <t:SetTitle title="@Yineth Lorena Capera Cardozo @Diego Felipe Cadena Florez De acuerdo al requerimiento de incluir los &quot;Indicadores pendientes &quot; se incluyeron los indicadores para los cuales se ha reportado 0% de avance para su revisión y aportes."/>
      </t:Event>
      <t:Event id="{17485D3C-076B-4393-BFA0-1D923FB68891}" time="2026-09-17T19:11:02.302Z">
        <t:Attribution userId="S::diego.cadena@ansv.gov.co::ee921495-1396-466f-9822-4d9ac5f53dff" userProvider="AD" userName="Diego Felipe Cadena Florez"/>
        <t:Anchor>
          <t:Comment id="608424588"/>
        </t:Anchor>
        <t:UnassignAll/>
      </t:Event>
      <t:Event id="{2CA6E477-347C-44DF-AAEE-7247DDC3ED86}" time="2026-09-17T19:11:02.302Z">
        <t:Attribution userId="S::diego.cadena@ansv.gov.co::ee921495-1396-466f-9822-4d9ac5f53dff" userProvider="AD" userName="Diego Felipe Cadena Florez"/>
        <t:Anchor>
          <t:Comment id="608424588"/>
        </t:Anchor>
        <t:Assign userId="S::andres.nino@ansv.gov.co::e48d8c92-9c26-4d81-9bf9-fa03bce54e15" userProvider="AD" userName="Andres Inocencio Nino Castillo"/>
      </t:Event>
      <t:Event id="{9153E049-07C4-4351-B398-5CA676950BEC}" time="2026-09-17T20:26:42.007Z">
        <t:Attribution userId="S::andres.nino@ansv.gov.co::e48d8c92-9c26-4d81-9bf9-fa03bce54e15" userProvider="AD" userName="Andres Inocencio Nino Castillo"/>
        <t:Anchor>
          <t:Comment id="2005273579"/>
        </t:Anchor>
        <t:UnassignAll/>
      </t:Event>
      <t:Event id="{EA3066FB-BA5E-45A8-B4F6-368D9EA608B5}" time="2026-09-17T20:26:42.007Z">
        <t:Attribution userId="S::andres.nino@ansv.gov.co::e48d8c92-9c26-4d81-9bf9-fa03bce54e15" userProvider="AD" userName="Andres Inocencio Nino Castillo"/>
        <t:Anchor>
          <t:Comment id="2005273579"/>
        </t:Anchor>
        <t:Assign userId="S::diego.cadena@ansv.gov.co::ee921495-1396-466f-9822-4d9ac5f53dff" userProvider="AD" userName="Diego Felipe Cadena Florez"/>
      </t:Event>
    </t:History>
  </t:Task>
  <t:Task id="{EF334570-168D-4C7A-8E36-E7C7402AAE3D}">
    <t:Anchor>
      <t:Comment id="140897619"/>
    </t:Anchor>
    <t:History>
      <t:Event id="{35E25DE3-E6A3-42E5-8A81-76E433B43B47}" time="2026-09-15T21:31:59.667Z">
        <t:Attribution userId="S::hugo.bravo@ansv.gov.co::16a21c09-386c-4dfd-8d32-fb8a4e1a06e6" userProvider="AD" userName="Hugo Fernando Bravo Artunduaga"/>
        <t:Anchor>
          <t:Comment id="140897619"/>
        </t:Anchor>
        <t:Create/>
      </t:Event>
      <t:Event id="{E61C3393-CB95-4601-9B62-22A5CDE1ED8B}" time="2026-09-15T21:31:59.667Z">
        <t:Attribution userId="S::hugo.bravo@ansv.gov.co::16a21c09-386c-4dfd-8d32-fb8a4e1a06e6" userProvider="AD" userName="Hugo Fernando Bravo Artunduaga"/>
        <t:Anchor>
          <t:Comment id="140897619"/>
        </t:Anchor>
        <t:Assign userId="S::oscar.sosa@ansv.gov.co::7dd34e2d-2071-47d3-9b05-c78546dcb1b1" userProvider="AD" userName="Oscar Eduardo Sosa Bernal"/>
      </t:Event>
      <t:Event id="{7BDF6E63-AD65-4B70-956C-A2B89E0A2FBA}" time="2026-09-15T21:31:59.667Z">
        <t:Attribution userId="S::hugo.bravo@ansv.gov.co::16a21c09-386c-4dfd-8d32-fb8a4e1a06e6" userProvider="AD" userName="Hugo Fernando Bravo Artunduaga"/>
        <t:Anchor>
          <t:Comment id="140897619"/>
        </t:Anchor>
        <t:SetTitle title="@Oscar Eduardo Sosa Bernal Responder con base en la información con la que cuenta el ONSV, con respecto a la comparaci+on de la siniestralidad, en puntos donde hay SAST, y los indicadores anuales reportados por las AT"/>
      </t:Event>
    </t:History>
  </t:Task>
  <t:Task id="{2A087EEF-A674-4A4B-B710-90AF4F1D5062}">
    <t:Anchor>
      <t:Comment id="175153580"/>
    </t:Anchor>
    <t:History>
      <t:Event id="{A650F2CD-612E-49C0-B47C-4EACC19ECC6E}" time="2026-09-16T15:48:47.184Z">
        <t:Attribution userId="S::andres.nino@ansv.gov.co::e48d8c92-9c26-4d81-9bf9-fa03bce54e15" userProvider="AD" userName="Andres Inocencio Nino Castillo"/>
        <t:Anchor>
          <t:Comment id="175153580"/>
        </t:Anchor>
        <t:Create/>
      </t:Event>
      <t:Event id="{C5525817-950B-4ED6-B58E-1F76CC3C48F8}" time="2026-09-16T15:48:47.184Z">
        <t:Attribution userId="S::andres.nino@ansv.gov.co::e48d8c92-9c26-4d81-9bf9-fa03bce54e15" userProvider="AD" userName="Andres Inocencio Nino Castillo"/>
        <t:Anchor>
          <t:Comment id="175153580"/>
        </t:Anchor>
        <t:Assign userId="S::ANGIE.BOCANEGRA@ansv.gov.co::384876f6-dccc-41bf-824c-1f2644ae7df0" userProvider="AD" userName="Angie Katherine Bocanegra Rodriguez"/>
      </t:Event>
      <t:Event id="{9D064A86-645D-49EF-A7EC-0231F487D39A}" time="2026-09-16T15:48:47.184Z">
        <t:Attribution userId="S::andres.nino@ansv.gov.co::e48d8c92-9c26-4d81-9bf9-fa03bce54e15" userProvider="AD" userName="Andres Inocencio Nino Castillo"/>
        <t:Anchor>
          <t:Comment id="175153580"/>
        </t:Anchor>
        <t:SetTitle title="@Angie Katherine Bocanegra Rodriguez se dejo esta columna para los recursos ejecutados"/>
      </t:Event>
      <t:Event id="{BF4D8D9F-ABDD-47B3-80F1-128B3AE1EAEB}" time="2026-09-17T17:12:45.729Z">
        <t:Attribution userId="S::angie.bocanegra@ansv.gov.co::384876f6-dccc-41bf-824c-1f2644ae7df0" userProvider="AD" userName="Angie Katherine Bocanegra Rodriguez"/>
        <t:Progress percentComplete="100"/>
      </t:Event>
    </t:History>
  </t:Task>
  <t:Task id="{E91F4836-838D-4CC0-88B2-787C96D87D80}">
    <t:Anchor>
      <t:Comment id="1471962385"/>
    </t:Anchor>
    <t:History>
      <t:Event id="{8A99C7CD-A6F6-4046-8257-120983785FF1}" time="2026-09-15T19:54:35.569Z">
        <t:Attribution userId="S::andres.nino@ansv.gov.co::e48d8c92-9c26-4d81-9bf9-fa03bce54e15" userProvider="AD" userName="Andres Inocencio Nino Castillo"/>
        <t:Anchor>
          <t:Comment id="1471962385"/>
        </t:Anchor>
        <t:Create/>
      </t:Event>
      <t:Event id="{F9C1D48F-07E0-4110-9C8B-8B09CAC82937}" time="2026-09-15T19:54:35.569Z">
        <t:Attribution userId="S::andres.nino@ansv.gov.co::e48d8c92-9c26-4d81-9bf9-fa03bce54e15" userProvider="AD" userName="Andres Inocencio Nino Castillo"/>
        <t:Anchor>
          <t:Comment id="1471962385"/>
        </t:Anchor>
        <t:Assign userId="S::oscar.sosa@ansv.gov.co::7dd34e2d-2071-47d3-9b05-c78546dcb1b1" userProvider="AD" userName="Oscar Eduardo Sosa Bernal"/>
      </t:Event>
      <t:Event id="{042B7D4F-4B7F-4B71-B9D4-DE58506A5C8C}" time="2026-09-15T19:54:35.569Z">
        <t:Attribution userId="S::andres.nino@ansv.gov.co::e48d8c92-9c26-4d81-9bf9-fa03bce54e15" userProvider="AD" userName="Andres Inocencio Nino Castillo"/>
        <t:Anchor>
          <t:Comment id="1471962385"/>
        </t:Anchor>
        <t:SetTitle title="La disponibilidad para la ciudadanía del cumplimiento de las metas del PNSV esta a cargo del ONSV, según el área de acción de gobernanza acción 1.1.2 del decreto 1430 de 2022. @Oscar Eduardo Sosa Bernal @Nubia Esmeralda Herrera Velosa"/>
      </t:Event>
    </t:History>
  </t:Task>
  <t:Task id="{A6A4A604-78B4-458C-B431-187A330C7741}">
    <t:Anchor>
      <t:Comment id="37129681"/>
    </t:Anchor>
    <t:History>
      <t:Event id="{9D1371F1-A43D-4278-ACD5-573E5FFD1C2F}" time="2026-09-17T00:18:39.249Z">
        <t:Attribution userId="S::hugo.bravo@ansv.gov.co::16a21c09-386c-4dfd-8d32-fb8a4e1a06e6" userProvider="AD" userName="Hugo Fernando Bravo Artunduaga"/>
        <t:Anchor>
          <t:Comment id="37129681"/>
        </t:Anchor>
        <t:Create/>
      </t:Event>
      <t:Event id="{200DAD92-1A4A-48A5-A528-FDB9AFCB0CFA}" time="2026-09-17T00:18:39.249Z">
        <t:Attribution userId="S::hugo.bravo@ansv.gov.co::16a21c09-386c-4dfd-8d32-fb8a4e1a06e6" userProvider="AD" userName="Hugo Fernando Bravo Artunduaga"/>
        <t:Anchor>
          <t:Comment id="37129681"/>
        </t:Anchor>
        <t:Assign userId="S::oscar.sosa@ansv.gov.co::7dd34e2d-2071-47d3-9b05-c78546dcb1b1" userProvider="AD" userName="Oscar Eduardo Sosa Bernal"/>
      </t:Event>
      <t:Event id="{66FAE462-2C82-49C9-A315-70AE56DDB9BD}" time="2026-09-17T00:18:39.249Z">
        <t:Attribution userId="S::hugo.bravo@ansv.gov.co::16a21c09-386c-4dfd-8d32-fb8a4e1a06e6" userProvider="AD" userName="Hugo Fernando Bravo Artunduaga"/>
        <t:Anchor>
          <t:Comment id="37129681"/>
        </t:Anchor>
        <t:SetTitle title="@Oscar Eduardo Sosa Bernal Se incluye respuesta referente a los puntos con Autorizaciones de SAST, a nivel nacional, y se carga anexo con Base de datos para que se atienda la segunda parte del requerimiento. En la respuesta se aclara que hay puntos que …"/>
      </t:Event>
    </t:History>
  </t:Task>
  <t:Task id="{7692D6BC-93DF-4B7D-941A-AE8090E42996}">
    <t:Anchor>
      <t:Comment id="1088397564"/>
    </t:Anchor>
    <t:History>
      <t:Event id="{3B79022E-5F66-41CC-904E-EE34E25704A0}" time="2026-09-16T19:59:51.293Z">
        <t:Attribution userId="S::andres.nino@ansv.gov.co::e48d8c92-9c26-4d81-9bf9-fa03bce54e15" userProvider="AD" userName="Andres Inocencio Nino Castillo"/>
        <t:Anchor>
          <t:Comment id="1088397564"/>
        </t:Anchor>
        <t:Create/>
      </t:Event>
      <t:Event id="{DF05825B-F3B2-47CC-A0EC-9B05E5820BCA}" time="2026-09-16T19:59:51.293Z">
        <t:Attribution userId="S::andres.nino@ansv.gov.co::e48d8c92-9c26-4d81-9bf9-fa03bce54e15" userProvider="AD" userName="Andres Inocencio Nino Castillo"/>
        <t:Anchor>
          <t:Comment id="1088397564"/>
        </t:Anchor>
        <t:Assign userId="S::oscar.sosa@ansv.gov.co::7dd34e2d-2071-47d3-9b05-c78546dcb1b1" userProvider="AD" userName="Oscar Eduardo Sosa Bernal"/>
      </t:Event>
      <t:Event id="{E7358993-CFBC-44F8-A1CF-24AE8DB2E9A9}" time="2026-09-16T19:59:51.293Z">
        <t:Attribution userId="S::andres.nino@ansv.gov.co::e48d8c92-9c26-4d81-9bf9-fa03bce54e15" userProvider="AD" userName="Andres Inocencio Nino Castillo"/>
        <t:Anchor>
          <t:Comment id="1088397564"/>
        </t:Anchor>
        <t:SetTitle title="@Oscar Eduardo Sosa Bernal @Nubia Esmeralda Herrera Velosa De acuerdo al requerimiento de incluir los &quot;Indicadores pendientes &quot; se incluyeron los indicadores para los cuales se encuentra pendiente determinar línea base, para su revisión y aportes."/>
      </t:Event>
    </t:History>
  </t:Task>
  <t:Task id="{10DAFA30-3BFA-4AED-8077-E72B21C970B4}">
    <t:Anchor>
      <t:Comment id="1196902546"/>
    </t:Anchor>
    <t:History>
      <t:Event id="{AE554F7A-B2CE-48F7-9030-D05BA9E66AEA}" time="2026-09-16T20:01:34.507Z">
        <t:Attribution userId="S::andres.nino@ansv.gov.co::e48d8c92-9c26-4d81-9bf9-fa03bce54e15" userProvider="AD" userName="Andres Inocencio Nino Castillo"/>
        <t:Anchor>
          <t:Comment id="1196902546"/>
        </t:Anchor>
        <t:Create/>
      </t:Event>
      <t:Event id="{600E30C2-26E3-4EF7-8DFF-73967302CFBA}" time="2026-09-16T20:01:34.507Z">
        <t:Attribution userId="S::andres.nino@ansv.gov.co::e48d8c92-9c26-4d81-9bf9-fa03bce54e15" userProvider="AD" userName="Andres Inocencio Nino Castillo"/>
        <t:Anchor>
          <t:Comment id="1196902546"/>
        </t:Anchor>
        <t:Assign userId="S::tania.suarez@ansv.gov.co::7b07de00-90e7-426a-a355-390bcf3aee97" userProvider="AD" userName="Tania Marcela Suarez Ortiz"/>
      </t:Event>
      <t:Event id="{EECF8158-9457-42DC-85C7-442C0EAC4432}" time="2026-09-16T20:01:34.507Z">
        <t:Attribution userId="S::andres.nino@ansv.gov.co::e48d8c92-9c26-4d81-9bf9-fa03bce54e15" userProvider="AD" userName="Andres Inocencio Nino Castillo"/>
        <t:Anchor>
          <t:Comment id="1196902546"/>
        </t:Anchor>
        <t:SetTitle title="@Tania Marcela Suarez Ortiz De acuerdo al requerimiento de incluir los &quot;Indicadores pendientes &quot; se incluyeron los indicadores para los cuales se ha reportado 0% de avance para su revisión y aportes."/>
      </t:Event>
    </t:History>
  </t:Task>
  <t:Task id="{A5F5C551-8CD7-42E3-8BE3-A54C54AA5678}">
    <t:Anchor>
      <t:Comment id="1425307142"/>
    </t:Anchor>
    <t:History>
      <t:Event id="{56130205-B966-4CE3-AAAB-D36C3090AA8C}" time="2026-09-17T03:15:36.571Z">
        <t:Attribution userId="S::isabel.diaz@ansv.gov.co::fe82965c-ba7c-4184-838b-fbfaf9747e38" userProvider="AD" userName="Isabel Cristina Diaz Ortiz"/>
        <t:Anchor>
          <t:Comment id="1425307142"/>
        </t:Anchor>
        <t:Create/>
      </t:Event>
      <t:Event id="{D437CFF8-7F0F-4579-AA30-798863F43FFB}" time="2026-09-17T03:15:36.571Z">
        <t:Attribution userId="S::isabel.diaz@ansv.gov.co::fe82965c-ba7c-4184-838b-fbfaf9747e38" userProvider="AD" userName="Isabel Cristina Diaz Ortiz"/>
        <t:Anchor>
          <t:Comment id="1425307142"/>
        </t:Anchor>
        <t:Assign userId="S::ernesto.guevara@ansv.gov.co::591be2f7-c61a-4373-836b-b65c1a3f43b2" userProvider="AD" userName="Ernesto Guevara Lozano"/>
      </t:Event>
      <t:Event id="{85648F58-9459-44B9-B312-DC35CE48C602}" time="2026-09-17T03:15:36.571Z">
        <t:Attribution userId="S::isabel.diaz@ansv.gov.co::fe82965c-ba7c-4184-838b-fbfaf9747e38" userProvider="AD" userName="Isabel Cristina Diaz Ortiz"/>
        <t:Anchor>
          <t:Comment id="1425307142"/>
        </t:Anchor>
        <t:SetTitle title="@Ernesto Guevara Lozano @Ernesto Guevara Lozano Por favor proyectar respuesta e insumos III.1 Puntos Críticos"/>
      </t:Event>
      <t:Event id="{6130DF8A-F4EA-4AA4-A413-EEBC782D37FF}" time="2026-09-18T19:37:14.881Z">
        <t:Attribution userId="S::isabel.diaz@ansv.gov.co::fe82965c-ba7c-4184-838b-fbfaf9747e38" userProvider="AD" userName="Isabel Cristina Diaz Ortiz"/>
        <t:Progress percentComplete="100"/>
      </t:Event>
    </t:History>
  </t:Task>
  <t:Task id="{B92C5782-8200-481C-8181-503FC1556D14}">
    <t:Anchor>
      <t:Comment id="1767028020"/>
    </t:Anchor>
    <t:History>
      <t:Event id="{34B11A6E-0836-45F7-9BBE-9B881BF00D9F}" time="2026-09-16T20:05:40.358Z">
        <t:Attribution userId="S::andres.nino@ansv.gov.co::e48d8c92-9c26-4d81-9bf9-fa03bce54e15" userProvider="AD" userName="Andres Inocencio Nino Castillo"/>
        <t:Anchor>
          <t:Comment id="1767028020"/>
        </t:Anchor>
        <t:Create/>
      </t:Event>
      <t:Event id="{722BB11D-E6DA-4805-9568-437BAFD7955F}" time="2026-09-16T20:05:40.358Z">
        <t:Attribution userId="S::andres.nino@ansv.gov.co::e48d8c92-9c26-4d81-9bf9-fa03bce54e15" userProvider="AD" userName="Andres Inocencio Nino Castillo"/>
        <t:Anchor>
          <t:Comment id="1767028020"/>
        </t:Anchor>
        <t:Assign userId="S::tania.suarez@ansv.gov.co::7b07de00-90e7-426a-a355-390bcf3aee97" userProvider="AD" userName="Tania Marcela Suarez Ortiz"/>
      </t:Event>
      <t:Event id="{5FE286F0-1785-4923-9967-95292B983480}" time="2026-09-16T20:05:40.358Z">
        <t:Attribution userId="S::andres.nino@ansv.gov.co::e48d8c92-9c26-4d81-9bf9-fa03bce54e15" userProvider="AD" userName="Andres Inocencio Nino Castillo"/>
        <t:Anchor>
          <t:Comment id="1767028020"/>
        </t:Anchor>
        <t:SetTitle title="@Tania Marcela Suarez Ortiz De acuerdo al requerimiento de incluir los &quot;Indicadores pendientes &quot; se incluyeron los indicadores para los cuales no se tuvo reporte de avance en el 2025 para su revisión y aportes"/>
      </t:Event>
    </t:History>
  </t:Task>
  <t:Task id="{5E6A1897-D503-4BD1-9AE8-28299E0BF26A}">
    <t:Anchor>
      <t:Comment id="513022318"/>
    </t:Anchor>
    <t:History>
      <t:Event id="{8BEA73C3-E0DE-4F4D-AF57-1ADCAA54D88C}" time="2026-09-16T20:05:55.665Z">
        <t:Attribution userId="S::vanessa.naranjo@ansv.gov.co::e8f3eca4-de5a-4720-9b7d-c6eb53c90a49" userProvider="AD" userName="Vanessa Naranjo Salazar"/>
        <t:Anchor>
          <t:Comment id="513022318"/>
        </t:Anchor>
        <t:Create/>
      </t:Event>
      <t:Event id="{BC09D4BA-50B4-47E8-8372-C4792E098837}" time="2026-09-16T20:05:55.665Z">
        <t:Attribution userId="S::vanessa.naranjo@ansv.gov.co::e8f3eca4-de5a-4720-9b7d-c6eb53c90a49" userProvider="AD" userName="Vanessa Naranjo Salazar"/>
        <t:Anchor>
          <t:Comment id="513022318"/>
        </t:Anchor>
        <t:Assign userId="S::vanessa.naranjo@ansv.gov.co::e8f3eca4-de5a-4720-9b7d-c6eb53c90a49" userProvider="AD" userName="Vanessa Naranjo Salazar"/>
      </t:Event>
      <t:Event id="{A2C23375-EDB5-4BB9-8C4B-08EE06840343}" time="2026-09-16T20:05:55.665Z">
        <t:Attribution userId="S::vanessa.naranjo@ansv.gov.co::e8f3eca4-de5a-4720-9b7d-c6eb53c90a49" userProvider="AD" userName="Vanessa Naranjo Salazar"/>
        <t:Anchor>
          <t:Comment id="513022318"/>
        </t:Anchor>
        <t:SetTitle title="@Vanessa Naranjo Salazar "/>
      </t:Event>
      <t:Event id="{F46CBD1C-0098-4083-965D-DB56984C62D0}" time="2026-09-17T16:24:37.285Z">
        <t:Attribution userId="S::vanessa.naranjo@ansv.gov.co::e8f3eca4-de5a-4720-9b7d-c6eb53c90a49" userProvider="AD" userName="Vanessa Naranjo Salazar"/>
        <t:Progress percentComplete="100"/>
      </t:Event>
    </t:History>
  </t:Task>
  <t:Task id="{2F691181-625D-4C96-AC07-24AA863F8332}">
    <t:Anchor>
      <t:Comment id="1889496271"/>
    </t:Anchor>
    <t:History>
      <t:Event id="{DC5F0DEA-7E76-4423-9AB8-E4D3AFA35128}" time="2026-09-16T21:49:02.023Z">
        <t:Attribution userId="S::david.riano@ansv.gov.co::2204a980-9b06-4097-b94f-96db48165744" userProvider="AD" userName="David Andres Riano Avila"/>
        <t:Anchor>
          <t:Comment id="1889496271"/>
        </t:Anchor>
        <t:Create/>
      </t:Event>
      <t:Event id="{F0EFFB85-5F99-479A-B639-15D51C812BA0}" time="2026-09-16T21:49:02.023Z">
        <t:Attribution userId="S::david.riano@ansv.gov.co::2204a980-9b06-4097-b94f-96db48165744" userProvider="AD" userName="David Andres Riano Avila"/>
        <t:Anchor>
          <t:Comment id="1889496271"/>
        </t:Anchor>
        <t:Assign userId="S::sergio.linares@ansv.gov.co::bc19a66c-f24f-4194-9e13-531dbfb15ec0" userProvider="AD" userName="Sergio Linares Sarmiento"/>
      </t:Event>
      <t:Event id="{FCE6D079-D8C2-4283-A7E7-9B6262523EE8}" time="2026-09-16T21:49:02.023Z">
        <t:Attribution userId="S::david.riano@ansv.gov.co::2204a980-9b06-4097-b94f-96db48165744" userProvider="AD" userName="David Andres Riano Avila"/>
        <t:Anchor>
          <t:Comment id="1889496271"/>
        </t:Anchor>
        <t:SetTitle title="@Sergio Linares Sarmiento"/>
      </t:Event>
      <t:Event id="{76B46521-392D-4823-B4DE-6AA53087641E}" time="2026-09-16T21:58:43.535Z">
        <t:Attribution userId="S::david.riano@ansv.gov.co::2204a980-9b06-4097-b94f-96db48165744" userProvider="AD" userName="David Andres Riano Avila"/>
        <t:Anchor>
          <t:Comment id="1507206902"/>
        </t:Anchor>
        <t:UnassignAll/>
      </t:Event>
      <t:Event id="{08AA7390-C812-4341-AA6F-88DB50437631}" time="2026-09-16T21:58:43.535Z">
        <t:Attribution userId="S::david.riano@ansv.gov.co::2204a980-9b06-4097-b94f-96db48165744" userProvider="AD" userName="David Andres Riano Avila"/>
        <t:Anchor>
          <t:Comment id="1507206902"/>
        </t:Anchor>
        <t:Assign userId="S::diana.fandino@ansv.gov.co::734e4f7b-97c7-4faa-885b-15dc5a104ae2" userProvider="AD" userName="Diana Milena Fandino Martin"/>
      </t:Event>
      <t:Event id="{189EEFFD-9550-4D8C-991F-0CD92A8D1E78}" time="2026-09-17T00:27:12.872Z">
        <t:Attribution userId="S::sergio.linares@ansv.gov.co::bc19a66c-f24f-4194-9e13-531dbfb15ec0" userProvider="AD" userName="Sergio Linares Sarmiento"/>
        <t:Progress percentComplete="100"/>
      </t:Event>
    </t:History>
  </t:Task>
  <t:Task id="{AD121ABB-ADC8-454D-9A8C-5BE586AC6617}">
    <t:Anchor>
      <t:Comment id="866599782"/>
    </t:Anchor>
    <t:History>
      <t:Event id="{D5CABFA5-26CB-4BFA-9562-539A390F7CE6}" time="2026-09-16T22:24:17.406Z">
        <t:Attribution userId="S::david.riano@ansv.gov.co::2204a980-9b06-4097-b94f-96db48165744" userProvider="AD" userName="David Andres Riano Avila"/>
        <t:Anchor>
          <t:Comment id="866599782"/>
        </t:Anchor>
        <t:Create/>
      </t:Event>
      <t:Event id="{1D40B236-99DC-4F86-BC4B-D9480746C6B4}" time="2026-09-16T22:24:17.406Z">
        <t:Attribution userId="S::david.riano@ansv.gov.co::2204a980-9b06-4097-b94f-96db48165744" userProvider="AD" userName="David Andres Riano Avila"/>
        <t:Anchor>
          <t:Comment id="866599782"/>
        </t:Anchor>
        <t:Assign userId="S::mariana.larrahondo@ansv.gov.co::b2b4e4a9-2249-4ffc-b9bb-611fef4fc195" userProvider="AD" userName="Mariana Rosa Larrahondo Gomez"/>
      </t:Event>
      <t:Event id="{C1DB4860-F363-4E94-AC7E-25D6F5BDD9FA}" time="2026-09-16T22:24:17.406Z">
        <t:Attribution userId="S::david.riano@ansv.gov.co::2204a980-9b06-4097-b94f-96db48165744" userProvider="AD" userName="David Andres Riano Avila"/>
        <t:Anchor>
          <t:Comment id="866599782"/>
        </t:Anchor>
        <t:SetTitle title="@Mariana Rosa Larrahondo Gomez y @Alison Dayana Morales Salazar"/>
      </t:Event>
      <t:Event id="{B85B4B46-D1E2-4C47-9577-C79383AB113A}" time="2026-09-17T22:51:18.899Z">
        <t:Attribution userId="S::david.riano@ansv.gov.co::2204a980-9b06-4097-b94f-96db48165744" userProvider="AD" userName="David Andres Riano Avila"/>
        <t:Progress percentComplete="100"/>
      </t:Event>
    </t:History>
  </t:Task>
  <t:Task id="{7B5A6050-368F-4B9F-8C02-CA1EF41AA583}">
    <t:Anchor>
      <t:Comment id="47663064"/>
    </t:Anchor>
    <t:History>
      <t:Event id="{88C04D91-23F0-4400-9827-53DD1173FDD3}" time="2026-09-17T03:15:58.308Z">
        <t:Attribution userId="S::isabel.diaz@ansv.gov.co::fe82965c-ba7c-4184-838b-fbfaf9747e38" userProvider="AD" userName="Isabel Cristina Diaz Ortiz"/>
        <t:Anchor>
          <t:Comment id="47663064"/>
        </t:Anchor>
        <t:Create/>
      </t:Event>
      <t:Event id="{2B3CAAA6-6B14-40C0-B261-1EDD0EFB2708}" time="2026-09-17T03:15:58.308Z">
        <t:Attribution userId="S::isabel.diaz@ansv.gov.co::fe82965c-ba7c-4184-838b-fbfaf9747e38" userProvider="AD" userName="Isabel Cristina Diaz Ortiz"/>
        <t:Anchor>
          <t:Comment id="47663064"/>
        </t:Anchor>
        <t:Assign userId="S::ernesto.guevara@ansv.gov.co::591be2f7-c61a-4373-836b-b65c1a3f43b2" userProvider="AD" userName="Ernesto Guevara Lozano"/>
      </t:Event>
      <t:Event id="{619FD66D-1067-4D94-8A76-9A82EC563329}" time="2026-09-17T03:15:58.308Z">
        <t:Attribution userId="S::isabel.diaz@ansv.gov.co::fe82965c-ba7c-4184-838b-fbfaf9747e38" userProvider="AD" userName="Isabel Cristina Diaz Ortiz"/>
        <t:Anchor>
          <t:Comment id="47663064"/>
        </t:Anchor>
        <t:SetTitle title="@Ernesto Guevara Lozano Por favor proyectar respuesta e insumos III.1 Puntos Críticos"/>
      </t:Event>
    </t:History>
  </t:Task>
  <t:Task id="{95873349-AF68-4CBA-AD31-7FD3E0FD32B3}">
    <t:Anchor>
      <t:Comment id="182340408"/>
    </t:Anchor>
    <t:History>
      <t:Event id="{2B160783-9EAF-4F8D-BE4A-6F477A31B947}" time="2026-09-17T03:10:53.478Z">
        <t:Attribution userId="S::isabel.diaz@ansv.gov.co::fe82965c-ba7c-4184-838b-fbfaf9747e38" userProvider="AD" userName="Isabel Cristina Diaz Ortiz"/>
        <t:Anchor>
          <t:Comment id="182340408"/>
        </t:Anchor>
        <t:Create/>
      </t:Event>
      <t:Event id="{8EA3B987-6380-4E68-8696-DF8EF506A2CE}" time="2026-09-17T03:10:53.478Z">
        <t:Attribution userId="S::isabel.diaz@ansv.gov.co::fe82965c-ba7c-4184-838b-fbfaf9747e38" userProvider="AD" userName="Isabel Cristina Diaz Ortiz"/>
        <t:Anchor>
          <t:Comment id="182340408"/>
        </t:Anchor>
        <t:Assign userId="S::eder.lara@ansv.gov.co::c4069e23-d8b9-440a-8be3-be638fa0600d" userProvider="AD" userName="Eder Lara Trujillo"/>
      </t:Event>
      <t:Event id="{042A5302-85CE-459A-AD6F-D019E8AE50B4}" time="2026-09-17T03:10:53.478Z">
        <t:Attribution userId="S::isabel.diaz@ansv.gov.co::fe82965c-ba7c-4184-838b-fbfaf9747e38" userProvider="AD" userName="Isabel Cristina Diaz Ortiz"/>
        <t:Anchor>
          <t:Comment id="182340408"/>
        </t:Anchor>
        <t:SetTitle title="@Eder Lara Trujillo por favor proyectar respuesta e insumos sin datos sensibles V.1 Comparendos Colombia"/>
      </t:Event>
    </t:History>
  </t:Task>
  <t:Task id="{D56CF101-EBAF-477B-B059-7D0C89DE90A0}">
    <t:Anchor>
      <t:Comment id="1347056993"/>
    </t:Anchor>
    <t:History>
      <t:Event id="{D59D208A-E460-43AC-9093-0BF460FEE3FE}" time="2026-09-17T03:13:27.184Z">
        <t:Attribution userId="S::isabel.diaz@ansv.gov.co::fe82965c-ba7c-4184-838b-fbfaf9747e38" userProvider="AD" userName="Isabel Cristina Diaz Ortiz"/>
        <t:Anchor>
          <t:Comment id="1347056993"/>
        </t:Anchor>
        <t:Create/>
      </t:Event>
      <t:Event id="{D003A13A-B17F-4287-AFD8-ECB5560706C9}" time="2026-09-17T03:13:27.184Z">
        <t:Attribution userId="S::isabel.diaz@ansv.gov.co::fe82965c-ba7c-4184-838b-fbfaf9747e38" userProvider="AD" userName="Isabel Cristina Diaz Ortiz"/>
        <t:Anchor>
          <t:Comment id="1347056993"/>
        </t:Anchor>
        <t:Assign userId="S::eder.lara@ansv.gov.co::c4069e23-d8b9-440a-8be3-be638fa0600d" userProvider="AD" userName="Eder Lara Trujillo"/>
      </t:Event>
      <t:Event id="{1645DAB8-ED09-4A05-9620-1B696AD77B15}" time="2026-09-17T03:13:27.184Z">
        <t:Attribution userId="S::isabel.diaz@ansv.gov.co::fe82965c-ba7c-4184-838b-fbfaf9747e38" userProvider="AD" userName="Isabel Cristina Diaz Ortiz"/>
        <t:Anchor>
          <t:Comment id="1347056993"/>
        </t:Anchor>
        <t:SetTitle title="@Eder Lara Trujillo proyectar respuesta"/>
      </t:Event>
    </t:History>
  </t:Task>
  <t:Task id="{68021D10-5D26-4466-8846-FE8EB9AA3726}">
    <t:Anchor>
      <t:Comment id="1357800602"/>
    </t:Anchor>
    <t:History>
      <t:Event id="{DC52A67E-11CD-4C76-A865-27AFB7E0A6BC}" time="2026-09-17T03:05:33.614Z">
        <t:Attribution userId="S::isabel.diaz@ansv.gov.co::fe82965c-ba7c-4184-838b-fbfaf9747e38" userProvider="AD" userName="Isabel Cristina Diaz Ortiz"/>
        <t:Anchor>
          <t:Comment id="1357800602"/>
        </t:Anchor>
        <t:Create/>
      </t:Event>
      <t:Event id="{A67258F8-5DBE-46B4-A0D7-A5FDC8C9326C}" time="2026-09-17T03:05:33.614Z">
        <t:Attribution userId="S::isabel.diaz@ansv.gov.co::fe82965c-ba7c-4184-838b-fbfaf9747e38" userProvider="AD" userName="Isabel Cristina Diaz Ortiz"/>
        <t:Anchor>
          <t:Comment id="1357800602"/>
        </t:Anchor>
        <t:Assign userId="S::ernesto.guevara@ansv.gov.co::591be2f7-c61a-4373-836b-b65c1a3f43b2" userProvider="AD" userName="Ernesto Guevara Lozano"/>
      </t:Event>
      <t:Event id="{CC5B2F77-79B4-41A5-AD93-1C6553B64A4B}" time="2026-09-17T03:05:33.614Z">
        <t:Attribution userId="S::isabel.diaz@ansv.gov.co::fe82965c-ba7c-4184-838b-fbfaf9747e38" userProvider="AD" userName="Isabel Cristina Diaz Ortiz"/>
        <t:Anchor>
          <t:Comment id="1357800602"/>
        </t:Anchor>
        <t:SetTitle title="@Ernesto Guevara Lozano Por favor proyectar respuesta e insumos"/>
      </t:Event>
    </t:History>
  </t:Task>
  <t:Task id="{038ADCA8-3E43-4B98-9F68-54943C1BDC48}">
    <t:Anchor>
      <t:Comment id="824939512"/>
    </t:Anchor>
    <t:History>
      <t:Event id="{4FBAB5DA-8795-4F0F-BAC4-F0A690B99CA8}" time="2026-09-18T21:48:37.035Z">
        <t:Attribution userId="S::tania.suarez@ansv.gov.co::7b07de00-90e7-426a-a355-390bcf3aee97" userProvider="AD" userName="Tania Marcela Suarez Ortiz"/>
        <t:Anchor>
          <t:Comment id="1703411647"/>
        </t:Anchor>
        <t:Create/>
      </t:Event>
      <t:Event id="{58568014-6230-470A-B919-F0B8E30A9921}" time="2026-09-18T21:48:37.035Z">
        <t:Attribution userId="S::tania.suarez@ansv.gov.co::7b07de00-90e7-426a-a355-390bcf3aee97" userProvider="AD" userName="Tania Marcela Suarez Ortiz"/>
        <t:Anchor>
          <t:Comment id="1703411647"/>
        </t:Anchor>
        <t:Assign userId="S::cesar.gaitan@ansv.gov.co::dd944436-9219-4f91-a8bb-0fe504d8d250" userProvider="AD" userName="Cesar Alexander Gaitan Monroy"/>
      </t:Event>
      <t:Event id="{8D6CC7AF-3D61-4067-83FA-7D1468BC93B2}" time="2026-09-18T21:48:37.035Z">
        <t:Attribution userId="S::tania.suarez@ansv.gov.co::7b07de00-90e7-426a-a355-390bcf3aee97" userProvider="AD" userName="Tania Marcela Suarez Ortiz"/>
        <t:Anchor>
          <t:Comment id="1703411647"/>
        </t:Anchor>
        <t:SetTitle title="@Cesar Alexander Gaitan Monroy, Buenas tardes Dr Cesar, teniendo en cuenta que el seguimiento de indicadores y meta esta asociado a la OAP, remito para lo de su competencia. Gracias"/>
      </t:Event>
    </t:History>
  </t:Task>
</t:Task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2869BA-348A-4CB8-81CB-4F3F432EA0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TotalTime>
  <Pages>94</Pages>
  <Words>34773</Words>
  <Characters>191257</Characters>
  <Application>Microsoft Office Word</Application>
  <DocSecurity>0</DocSecurity>
  <Lines>1593</Lines>
  <Paragraphs>451</Paragraphs>
  <ScaleCrop>false</ScaleCrop>
  <Company/>
  <LinksUpToDate>false</LinksUpToDate>
  <CharactersWithSpaces>225579</CharactersWithSpaces>
  <SharedDoc>false</SharedDoc>
  <HLinks>
    <vt:vector size="588" baseType="variant">
      <vt:variant>
        <vt:i4>7209085</vt:i4>
      </vt:variant>
      <vt:variant>
        <vt:i4>114</vt:i4>
      </vt:variant>
      <vt:variant>
        <vt:i4>0</vt:i4>
      </vt:variant>
      <vt:variant>
        <vt:i4>5</vt:i4>
      </vt:variant>
      <vt:variant>
        <vt:lpwstr>https://mapainversiones.dnp.gov.co/Home/FichaProyectosEstadisticasGenerales</vt:lpwstr>
      </vt:variant>
      <vt:variant>
        <vt:lpwstr/>
      </vt:variant>
      <vt:variant>
        <vt:i4>4784231</vt:i4>
      </vt:variant>
      <vt:variant>
        <vt:i4>111</vt:i4>
      </vt:variant>
      <vt:variant>
        <vt:i4>0</vt:i4>
      </vt:variant>
      <vt:variant>
        <vt:i4>5</vt:i4>
      </vt:variant>
      <vt:variant>
        <vt:lpwstr>https://ansv.gov.co/es/transparencia_1519_mintic_2020/0</vt:lpwstr>
      </vt:variant>
      <vt:variant>
        <vt:lpwstr/>
      </vt:variant>
      <vt:variant>
        <vt:i4>1704030</vt:i4>
      </vt:variant>
      <vt:variant>
        <vt:i4>108</vt:i4>
      </vt:variant>
      <vt:variant>
        <vt:i4>0</vt:i4>
      </vt:variant>
      <vt:variant>
        <vt:i4>5</vt:i4>
      </vt:variant>
      <vt:variant>
        <vt:lpwstr>https://fotodeteccion.ansv.gov.co/ubicaciones-aprobadas.html</vt:lpwstr>
      </vt:variant>
      <vt:variant>
        <vt:lpwstr/>
      </vt:variant>
      <vt:variant>
        <vt:i4>4325440</vt:i4>
      </vt:variant>
      <vt:variant>
        <vt:i4>105</vt:i4>
      </vt:variant>
      <vt:variant>
        <vt:i4>0</vt:i4>
      </vt:variant>
      <vt:variant>
        <vt:i4>5</vt:i4>
      </vt:variant>
      <vt:variant>
        <vt:lpwstr>https://ansv.gov.co/sites/default/files/2025-08/Indicadores SAST 2023 - Reporte OT%C2%B4S.pdf</vt:lpwstr>
      </vt:variant>
      <vt:variant>
        <vt:lpwstr/>
      </vt:variant>
      <vt:variant>
        <vt:i4>262162</vt:i4>
      </vt:variant>
      <vt:variant>
        <vt:i4>102</vt:i4>
      </vt:variant>
      <vt:variant>
        <vt:i4>0</vt:i4>
      </vt:variant>
      <vt:variant>
        <vt:i4>5</vt:i4>
      </vt:variant>
      <vt:variant>
        <vt:lpwstr>https://ansv.gov.co/es/node/12142</vt:lpwstr>
      </vt:variant>
      <vt:variant>
        <vt:lpwstr/>
      </vt:variant>
      <vt:variant>
        <vt:i4>393290</vt:i4>
      </vt:variant>
      <vt:variant>
        <vt:i4>99</vt:i4>
      </vt:variant>
      <vt:variant>
        <vt:i4>0</vt:i4>
      </vt:variant>
      <vt:variant>
        <vt:i4>5</vt:i4>
      </vt:variant>
      <vt:variant>
        <vt:lpwstr>https://ansv.gov.co/es/observatorio/estad%C3%ADsticas/victimas-por-siniestros-viales-clasificadas-por-tipo-de</vt:lpwstr>
      </vt:variant>
      <vt:variant>
        <vt:lpwstr/>
      </vt:variant>
      <vt:variant>
        <vt:i4>5505030</vt:i4>
      </vt:variant>
      <vt:variant>
        <vt:i4>96</vt:i4>
      </vt:variant>
      <vt:variant>
        <vt:i4>0</vt:i4>
      </vt:variant>
      <vt:variant>
        <vt:i4>5</vt:i4>
      </vt:variant>
      <vt:variant>
        <vt:lpwstr>https://ansv.gov.co/es/prensa-publicaciones/5783</vt:lpwstr>
      </vt:variant>
      <vt:variant>
        <vt:lpwstr/>
      </vt:variant>
      <vt:variant>
        <vt:i4>5767177</vt:i4>
      </vt:variant>
      <vt:variant>
        <vt:i4>93</vt:i4>
      </vt:variant>
      <vt:variant>
        <vt:i4>0</vt:i4>
      </vt:variant>
      <vt:variant>
        <vt:i4>5</vt:i4>
      </vt:variant>
      <vt:variant>
        <vt:lpwstr>https://ansv.gov.co/es/prensa-publicaciones/11393</vt:lpwstr>
      </vt:variant>
      <vt:variant>
        <vt:lpwstr/>
      </vt:variant>
      <vt:variant>
        <vt:i4>5570571</vt:i4>
      </vt:variant>
      <vt:variant>
        <vt:i4>90</vt:i4>
      </vt:variant>
      <vt:variant>
        <vt:i4>0</vt:i4>
      </vt:variant>
      <vt:variant>
        <vt:i4>5</vt:i4>
      </vt:variant>
      <vt:variant>
        <vt:lpwstr>https://ansv.gov.co/es/prensa-publicaciones/13163</vt:lpwstr>
      </vt:variant>
      <vt:variant>
        <vt:lpwstr/>
      </vt:variant>
      <vt:variant>
        <vt:i4>5767177</vt:i4>
      </vt:variant>
      <vt:variant>
        <vt:i4>87</vt:i4>
      </vt:variant>
      <vt:variant>
        <vt:i4>0</vt:i4>
      </vt:variant>
      <vt:variant>
        <vt:i4>5</vt:i4>
      </vt:variant>
      <vt:variant>
        <vt:lpwstr>https://ansv.gov.co/es/prensa-publicaciones/11393</vt:lpwstr>
      </vt:variant>
      <vt:variant>
        <vt:lpwstr/>
      </vt:variant>
      <vt:variant>
        <vt:i4>2359333</vt:i4>
      </vt:variant>
      <vt:variant>
        <vt:i4>84</vt:i4>
      </vt:variant>
      <vt:variant>
        <vt:i4>0</vt:i4>
      </vt:variant>
      <vt:variant>
        <vt:i4>5</vt:i4>
      </vt:variant>
      <vt:variant>
        <vt:lpwstr>https://www.youtube.com/watch?v=YJVOhYWuZRY</vt:lpwstr>
      </vt:variant>
      <vt:variant>
        <vt:lpwstr/>
      </vt:variant>
      <vt:variant>
        <vt:i4>6619202</vt:i4>
      </vt:variant>
      <vt:variant>
        <vt:i4>81</vt:i4>
      </vt:variant>
      <vt:variant>
        <vt:i4>0</vt:i4>
      </vt:variant>
      <vt:variant>
        <vt:i4>5</vt:i4>
      </vt:variant>
      <vt:variant>
        <vt:lpwstr>https://usc-word-edit.officeapps.live.com/we/wordeditorframe.aspx?ui=es-ES&amp;rs=es-ES&amp;actnavid=eyJjIjoyMjk0ODUzNDV9&amp;wopisrc=https%3A%2F%2Fansv-my.sharepoint.com%2Fpersonal%2Fdireccion_general_ansv_gov_co%2F_vti_bin%2Fwopi.ashx%2Ffiles%2Fd6ab7fc3af2c4cb29188ade7b50a6552&amp;wdenableroaming=1&amp;mscc=1&amp;wdodb=1&amp;hid=43647AA1-6062-7000-5DAB-6A9E06000BF6.0&amp;uih=sharepointcom&amp;wdlcid=es-ES&amp;jsapi=1&amp;jsapiver=v2&amp;corrid=a58bf266-0d63-72f9-43fd-fa7f3e9d2b88&amp;usid=a58bf266-0d63-72f9-43fd-fa7f3e9d2b88&amp;newsession=1&amp;sftc=1&amp;uihit=docaspx&amp;muv=1&amp;cac=1&amp;sams=1&amp;mtf=1&amp;sfp=1&amp;sdp=1&amp;hch=1&amp;hwfh=1&amp;dchat=1&amp;sc=%7B%22pmo%22%3A%22https%3A%2F%2Fansv-my.sharepoint.com%22%2C%22pmshare%22%3Atrue%7D&amp;ctp=LeastProtected&amp;rct=Normal&amp;wdorigin=AuthPrompt.Sharing.DirectLink&amp;csc=1&amp;instantedit=1&amp;wopicomplete=1&amp;wdredirectionreason=Unified_SingleFlush</vt:lpwstr>
      </vt:variant>
      <vt:variant>
        <vt:lpwstr>_ftn1</vt:lpwstr>
      </vt:variant>
      <vt:variant>
        <vt:i4>1441883</vt:i4>
      </vt:variant>
      <vt:variant>
        <vt:i4>78</vt:i4>
      </vt:variant>
      <vt:variant>
        <vt:i4>0</vt:i4>
      </vt:variant>
      <vt:variant>
        <vt:i4>5</vt:i4>
      </vt:variant>
      <vt:variant>
        <vt:lpwstr>https://ansv.gov.co/es/escuela/13351</vt:lpwstr>
      </vt:variant>
      <vt:variant>
        <vt:lpwstr/>
      </vt:variant>
      <vt:variant>
        <vt:i4>1441880</vt:i4>
      </vt:variant>
      <vt:variant>
        <vt:i4>75</vt:i4>
      </vt:variant>
      <vt:variant>
        <vt:i4>0</vt:i4>
      </vt:variant>
      <vt:variant>
        <vt:i4>5</vt:i4>
      </vt:variant>
      <vt:variant>
        <vt:lpwstr>https://ansv.gov.co/es/escuela/11745</vt:lpwstr>
      </vt:variant>
      <vt:variant>
        <vt:lpwstr/>
      </vt:variant>
      <vt:variant>
        <vt:i4>1376344</vt:i4>
      </vt:variant>
      <vt:variant>
        <vt:i4>72</vt:i4>
      </vt:variant>
      <vt:variant>
        <vt:i4>0</vt:i4>
      </vt:variant>
      <vt:variant>
        <vt:i4>5</vt:i4>
      </vt:variant>
      <vt:variant>
        <vt:lpwstr>https://ansv.gov.co/es/escuela/11746</vt:lpwstr>
      </vt:variant>
      <vt:variant>
        <vt:lpwstr/>
      </vt:variant>
      <vt:variant>
        <vt:i4>2752613</vt:i4>
      </vt:variant>
      <vt:variant>
        <vt:i4>69</vt:i4>
      </vt:variant>
      <vt:variant>
        <vt:i4>0</vt:i4>
      </vt:variant>
      <vt:variant>
        <vt:i4>5</vt:i4>
      </vt:variant>
      <vt:variant>
        <vt:lpwstr>https://ansv.gov.co/es/escuela/9869</vt:lpwstr>
      </vt:variant>
      <vt:variant>
        <vt:lpwstr/>
      </vt:variant>
      <vt:variant>
        <vt:i4>3080298</vt:i4>
      </vt:variant>
      <vt:variant>
        <vt:i4>66</vt:i4>
      </vt:variant>
      <vt:variant>
        <vt:i4>0</vt:i4>
      </vt:variant>
      <vt:variant>
        <vt:i4>5</vt:i4>
      </vt:variant>
      <vt:variant>
        <vt:lpwstr>https://ansv.gov.co/es/escuela/9733</vt:lpwstr>
      </vt:variant>
      <vt:variant>
        <vt:lpwstr/>
      </vt:variant>
      <vt:variant>
        <vt:i4>2424943</vt:i4>
      </vt:variant>
      <vt:variant>
        <vt:i4>63</vt:i4>
      </vt:variant>
      <vt:variant>
        <vt:i4>0</vt:i4>
      </vt:variant>
      <vt:variant>
        <vt:i4>5</vt:i4>
      </vt:variant>
      <vt:variant>
        <vt:lpwstr>https://ansv.gov.co/es/escuela/9299</vt:lpwstr>
      </vt:variant>
      <vt:variant>
        <vt:lpwstr/>
      </vt:variant>
      <vt:variant>
        <vt:i4>2621547</vt:i4>
      </vt:variant>
      <vt:variant>
        <vt:i4>60</vt:i4>
      </vt:variant>
      <vt:variant>
        <vt:i4>0</vt:i4>
      </vt:variant>
      <vt:variant>
        <vt:i4>5</vt:i4>
      </vt:variant>
      <vt:variant>
        <vt:lpwstr>https://ansv.gov.co/es/escuela/4697</vt:lpwstr>
      </vt:variant>
      <vt:variant>
        <vt:lpwstr/>
      </vt:variant>
      <vt:variant>
        <vt:i4>2424943</vt:i4>
      </vt:variant>
      <vt:variant>
        <vt:i4>57</vt:i4>
      </vt:variant>
      <vt:variant>
        <vt:i4>0</vt:i4>
      </vt:variant>
      <vt:variant>
        <vt:i4>5</vt:i4>
      </vt:variant>
      <vt:variant>
        <vt:lpwstr>https://ansv.gov.co/es/escuela/9298</vt:lpwstr>
      </vt:variant>
      <vt:variant>
        <vt:lpwstr/>
      </vt:variant>
      <vt:variant>
        <vt:i4>2752613</vt:i4>
      </vt:variant>
      <vt:variant>
        <vt:i4>54</vt:i4>
      </vt:variant>
      <vt:variant>
        <vt:i4>0</vt:i4>
      </vt:variant>
      <vt:variant>
        <vt:i4>5</vt:i4>
      </vt:variant>
      <vt:variant>
        <vt:lpwstr>https://ansv.gov.co/es/escuela/9868</vt:lpwstr>
      </vt:variant>
      <vt:variant>
        <vt:lpwstr/>
      </vt:variant>
      <vt:variant>
        <vt:i4>2687023</vt:i4>
      </vt:variant>
      <vt:variant>
        <vt:i4>51</vt:i4>
      </vt:variant>
      <vt:variant>
        <vt:i4>0</vt:i4>
      </vt:variant>
      <vt:variant>
        <vt:i4>5</vt:i4>
      </vt:variant>
      <vt:variant>
        <vt:lpwstr>https://www.google.com/search?q=https://www.ansv.gov.co/es/escuela/4695</vt:lpwstr>
      </vt:variant>
      <vt:variant>
        <vt:lpwstr/>
      </vt:variant>
      <vt:variant>
        <vt:i4>7864427</vt:i4>
      </vt:variant>
      <vt:variant>
        <vt:i4>48</vt:i4>
      </vt:variant>
      <vt:variant>
        <vt:i4>0</vt:i4>
      </vt:variant>
      <vt:variant>
        <vt:i4>5</vt:i4>
      </vt:variant>
      <vt:variant>
        <vt:lpwstr>https://www.ansv.gov.co/es/escuela/4605</vt:lpwstr>
      </vt:variant>
      <vt:variant>
        <vt:lpwstr/>
      </vt:variant>
      <vt:variant>
        <vt:i4>2490412</vt:i4>
      </vt:variant>
      <vt:variant>
        <vt:i4>45</vt:i4>
      </vt:variant>
      <vt:variant>
        <vt:i4>0</vt:i4>
      </vt:variant>
      <vt:variant>
        <vt:i4>5</vt:i4>
      </vt:variant>
      <vt:variant>
        <vt:lpwstr>https://www.google.com/search?q=https://www.ansv.gov.co/es/escuela/4562</vt:lpwstr>
      </vt:variant>
      <vt:variant>
        <vt:lpwstr/>
      </vt:variant>
      <vt:variant>
        <vt:i4>2490412</vt:i4>
      </vt:variant>
      <vt:variant>
        <vt:i4>42</vt:i4>
      </vt:variant>
      <vt:variant>
        <vt:i4>0</vt:i4>
      </vt:variant>
      <vt:variant>
        <vt:i4>5</vt:i4>
      </vt:variant>
      <vt:variant>
        <vt:lpwstr>https://www.google.com/search?q=https://www.ansv.gov.co/es/escuela/4561</vt:lpwstr>
      </vt:variant>
      <vt:variant>
        <vt:lpwstr/>
      </vt:variant>
      <vt:variant>
        <vt:i4>2556008</vt:i4>
      </vt:variant>
      <vt:variant>
        <vt:i4>39</vt:i4>
      </vt:variant>
      <vt:variant>
        <vt:i4>0</vt:i4>
      </vt:variant>
      <vt:variant>
        <vt:i4>5</vt:i4>
      </vt:variant>
      <vt:variant>
        <vt:lpwstr>https://ansv.gov.co/es/escuela/4560</vt:lpwstr>
      </vt:variant>
      <vt:variant>
        <vt:lpwstr/>
      </vt:variant>
      <vt:variant>
        <vt:i4>2556008</vt:i4>
      </vt:variant>
      <vt:variant>
        <vt:i4>36</vt:i4>
      </vt:variant>
      <vt:variant>
        <vt:i4>0</vt:i4>
      </vt:variant>
      <vt:variant>
        <vt:i4>5</vt:i4>
      </vt:variant>
      <vt:variant>
        <vt:lpwstr>https://ansv.gov.co/es/escuela/4568</vt:lpwstr>
      </vt:variant>
      <vt:variant>
        <vt:lpwstr/>
      </vt:variant>
      <vt:variant>
        <vt:i4>2556008</vt:i4>
      </vt:variant>
      <vt:variant>
        <vt:i4>33</vt:i4>
      </vt:variant>
      <vt:variant>
        <vt:i4>0</vt:i4>
      </vt:variant>
      <vt:variant>
        <vt:i4>5</vt:i4>
      </vt:variant>
      <vt:variant>
        <vt:lpwstr>https://ansv.gov.co/es/escuela/4567</vt:lpwstr>
      </vt:variant>
      <vt:variant>
        <vt:lpwstr/>
      </vt:variant>
      <vt:variant>
        <vt:i4>2490412</vt:i4>
      </vt:variant>
      <vt:variant>
        <vt:i4>30</vt:i4>
      </vt:variant>
      <vt:variant>
        <vt:i4>0</vt:i4>
      </vt:variant>
      <vt:variant>
        <vt:i4>5</vt:i4>
      </vt:variant>
      <vt:variant>
        <vt:lpwstr>https://www.google.com/search?q=https://www.ansv.gov.co/es/escuela/4566</vt:lpwstr>
      </vt:variant>
      <vt:variant>
        <vt:lpwstr/>
      </vt:variant>
      <vt:variant>
        <vt:i4>2490412</vt:i4>
      </vt:variant>
      <vt:variant>
        <vt:i4>27</vt:i4>
      </vt:variant>
      <vt:variant>
        <vt:i4>0</vt:i4>
      </vt:variant>
      <vt:variant>
        <vt:i4>5</vt:i4>
      </vt:variant>
      <vt:variant>
        <vt:lpwstr>https://www.google.com/search?q=https://www.ansv.gov.co/es/escuela/4569</vt:lpwstr>
      </vt:variant>
      <vt:variant>
        <vt:lpwstr/>
      </vt:variant>
      <vt:variant>
        <vt:i4>2490472</vt:i4>
      </vt:variant>
      <vt:variant>
        <vt:i4>24</vt:i4>
      </vt:variant>
      <vt:variant>
        <vt:i4>0</vt:i4>
      </vt:variant>
      <vt:variant>
        <vt:i4>5</vt:i4>
      </vt:variant>
      <vt:variant>
        <vt:lpwstr>https://ansv.gov.co/es/escuela/4573</vt:lpwstr>
      </vt:variant>
      <vt:variant>
        <vt:lpwstr/>
      </vt:variant>
      <vt:variant>
        <vt:i4>2359400</vt:i4>
      </vt:variant>
      <vt:variant>
        <vt:i4>21</vt:i4>
      </vt:variant>
      <vt:variant>
        <vt:i4>0</vt:i4>
      </vt:variant>
      <vt:variant>
        <vt:i4>5</vt:i4>
      </vt:variant>
      <vt:variant>
        <vt:lpwstr>https://ansv.gov.co/es/escuela/4559</vt:lpwstr>
      </vt:variant>
      <vt:variant>
        <vt:lpwstr/>
      </vt:variant>
      <vt:variant>
        <vt:i4>2490472</vt:i4>
      </vt:variant>
      <vt:variant>
        <vt:i4>18</vt:i4>
      </vt:variant>
      <vt:variant>
        <vt:i4>0</vt:i4>
      </vt:variant>
      <vt:variant>
        <vt:i4>5</vt:i4>
      </vt:variant>
      <vt:variant>
        <vt:lpwstr>https://ansv.gov.co/es/escuela/4570</vt:lpwstr>
      </vt:variant>
      <vt:variant>
        <vt:lpwstr/>
      </vt:variant>
      <vt:variant>
        <vt:i4>2097258</vt:i4>
      </vt:variant>
      <vt:variant>
        <vt:i4>15</vt:i4>
      </vt:variant>
      <vt:variant>
        <vt:i4>0</vt:i4>
      </vt:variant>
      <vt:variant>
        <vt:i4>5</vt:i4>
      </vt:variant>
      <vt:variant>
        <vt:lpwstr>https://ansv.gov.co/es/escuela/4719</vt:lpwstr>
      </vt:variant>
      <vt:variant>
        <vt:lpwstr/>
      </vt:variant>
      <vt:variant>
        <vt:i4>2162794</vt:i4>
      </vt:variant>
      <vt:variant>
        <vt:i4>12</vt:i4>
      </vt:variant>
      <vt:variant>
        <vt:i4>0</vt:i4>
      </vt:variant>
      <vt:variant>
        <vt:i4>5</vt:i4>
      </vt:variant>
      <vt:variant>
        <vt:lpwstr>https://ansv.gov.co/es/escuela/4705</vt:lpwstr>
      </vt:variant>
      <vt:variant>
        <vt:lpwstr/>
      </vt:variant>
      <vt:variant>
        <vt:i4>2293861</vt:i4>
      </vt:variant>
      <vt:variant>
        <vt:i4>9</vt:i4>
      </vt:variant>
      <vt:variant>
        <vt:i4>0</vt:i4>
      </vt:variant>
      <vt:variant>
        <vt:i4>5</vt:i4>
      </vt:variant>
      <vt:variant>
        <vt:lpwstr>https://ansv.gov.co/es/escuela/4821</vt:lpwstr>
      </vt:variant>
      <vt:variant>
        <vt:lpwstr/>
      </vt:variant>
      <vt:variant>
        <vt:i4>2818060</vt:i4>
      </vt:variant>
      <vt:variant>
        <vt:i4>6</vt:i4>
      </vt:variant>
      <vt:variant>
        <vt:i4>0</vt:i4>
      </vt:variant>
      <vt:variant>
        <vt:i4>5</vt:i4>
      </vt:variant>
      <vt:variant>
        <vt:lpwstr>https://usc-word-edit.officeapps.live.com/we/wordeditorframe.aspx?ui=es-MX&amp;rs=es-ES&amp;wopisrc=https%3A%2F%2Fansv-my.sharepoint.com%2Fpersonal%2Fdireccion_general_ansv_gov_co%2F_vti_bin%2Fwopi.ashx%2Ffiles%2Fc4f00950703344cf866b989a3dc85222&amp;wdenableroaming=1&amp;mscc=1&amp;wdodb=1&amp;hid=75B77823-D02A-4600-9712-3D0F6F4B8886.0&amp;uih=sharepointcom&amp;wdlcid=es-MX&amp;jsapi=1&amp;jsapiver=v2&amp;corrid=f493e5eb-b359-0833-85f6-a669107a291a&amp;usid=f493e5eb-b359-0833-85f6-a669107a291a&amp;newsession=1&amp;sftc=1&amp;hfto=1789675184379.3&amp;uihit=docaspx&amp;muv=1&amp;ats=PairwiseBroker&amp;cac=1&amp;sams=1&amp;mtf=1&amp;sfp=1&amp;sdp=1&amp;hch=1&amp;hwfh=1&amp;dchat=1&amp;sc=%7B%22pmo%22%3A%22https%3A%2F%2Fansv-my.sharepoint.com%22%2C%22pmshare%22%3Atrue%7D&amp;wdorigin=OWA-NT-Mail.Sharing.ServerTransfer.LOF&amp;ctp=LeastProtected&amp;rct=Normal&amp;wdhostclicktime=1789675184328&amp;afdflight=41&amp;csiro=1&amp;instantedit=1&amp;wopicomplete=1&amp;wdredirectionreason=Unified_SingleFlush</vt:lpwstr>
      </vt:variant>
      <vt:variant>
        <vt:lpwstr>_ftnref1</vt:lpwstr>
      </vt:variant>
      <vt:variant>
        <vt:i4>8323096</vt:i4>
      </vt:variant>
      <vt:variant>
        <vt:i4>3</vt:i4>
      </vt:variant>
      <vt:variant>
        <vt:i4>0</vt:i4>
      </vt:variant>
      <vt:variant>
        <vt:i4>5</vt:i4>
      </vt:variant>
      <vt:variant>
        <vt:lpwstr>https://usc-word-edit.officeapps.live.com/we/wordeditorframe.aspx?ui=es-MX&amp;rs=es-ES&amp;wopisrc=https%3A%2F%2Fansv-my.sharepoint.com%2Fpersonal%2Fdireccion_general_ansv_gov_co%2F_vti_bin%2Fwopi.ashx%2Ffiles%2Fc4f00950703344cf866b989a3dc85222&amp;wdenableroaming=1&amp;mscc=1&amp;wdodb=1&amp;hid=75B77823-D02A-4600-9712-3D0F6F4B8886.0&amp;uih=sharepointcom&amp;wdlcid=es-MX&amp;jsapi=1&amp;jsapiver=v2&amp;corrid=f493e5eb-b359-0833-85f6-a669107a291a&amp;usid=f493e5eb-b359-0833-85f6-a669107a291a&amp;newsession=1&amp;sftc=1&amp;hfto=1789675184379.3&amp;uihit=docaspx&amp;muv=1&amp;ats=PairwiseBroker&amp;cac=1&amp;sams=1&amp;mtf=1&amp;sfp=1&amp;sdp=1&amp;hch=1&amp;hwfh=1&amp;dchat=1&amp;sc=%7B%22pmo%22%3A%22https%3A%2F%2Fansv-my.sharepoint.com%22%2C%22pmshare%22%3Atrue%7D&amp;wdorigin=OWA-NT-Mail.Sharing.ServerTransfer.LOF&amp;ctp=LeastProtected&amp;rct=Normal&amp;wdhostclicktime=1789675184328&amp;afdflight=41&amp;csiro=1&amp;instantedit=1&amp;wopicomplete=1&amp;wdredirectionreason=Unified_SingleFlush</vt:lpwstr>
      </vt:variant>
      <vt:variant>
        <vt:lpwstr>_ftn1</vt:lpwstr>
      </vt:variant>
      <vt:variant>
        <vt:i4>9044023</vt:i4>
      </vt:variant>
      <vt:variant>
        <vt:i4>0</vt:i4>
      </vt:variant>
      <vt:variant>
        <vt:i4>0</vt:i4>
      </vt:variant>
      <vt:variant>
        <vt:i4>5</vt:i4>
      </vt:variant>
      <vt:variant>
        <vt:lpwstr>mailto:Comisión.sexta@senado.gov.co</vt:lpwstr>
      </vt:variant>
      <vt:variant>
        <vt:lpwstr/>
      </vt:variant>
      <vt:variant>
        <vt:i4>3538949</vt:i4>
      </vt:variant>
      <vt:variant>
        <vt:i4>174</vt:i4>
      </vt:variant>
      <vt:variant>
        <vt:i4>0</vt:i4>
      </vt:variant>
      <vt:variant>
        <vt:i4>5</vt:i4>
      </vt:variant>
      <vt:variant>
        <vt:lpwstr>mailto:oscar.sosa@ansv.gov.co</vt:lpwstr>
      </vt:variant>
      <vt:variant>
        <vt:lpwstr/>
      </vt:variant>
      <vt:variant>
        <vt:i4>196663</vt:i4>
      </vt:variant>
      <vt:variant>
        <vt:i4>171</vt:i4>
      </vt:variant>
      <vt:variant>
        <vt:i4>0</vt:i4>
      </vt:variant>
      <vt:variant>
        <vt:i4>5</vt:i4>
      </vt:variant>
      <vt:variant>
        <vt:lpwstr>mailto:nubia.herrera@ansv.gov.co</vt:lpwstr>
      </vt:variant>
      <vt:variant>
        <vt:lpwstr/>
      </vt:variant>
      <vt:variant>
        <vt:i4>3538949</vt:i4>
      </vt:variant>
      <vt:variant>
        <vt:i4>168</vt:i4>
      </vt:variant>
      <vt:variant>
        <vt:i4>0</vt:i4>
      </vt:variant>
      <vt:variant>
        <vt:i4>5</vt:i4>
      </vt:variant>
      <vt:variant>
        <vt:lpwstr>mailto:oscar.sosa@ansv.gov.co</vt:lpwstr>
      </vt:variant>
      <vt:variant>
        <vt:lpwstr/>
      </vt:variant>
      <vt:variant>
        <vt:i4>6160488</vt:i4>
      </vt:variant>
      <vt:variant>
        <vt:i4>165</vt:i4>
      </vt:variant>
      <vt:variant>
        <vt:i4>0</vt:i4>
      </vt:variant>
      <vt:variant>
        <vt:i4>5</vt:i4>
      </vt:variant>
      <vt:variant>
        <vt:lpwstr>mailto:eder.lara@ansv.gov.co</vt:lpwstr>
      </vt:variant>
      <vt:variant>
        <vt:lpwstr/>
      </vt:variant>
      <vt:variant>
        <vt:i4>7995457</vt:i4>
      </vt:variant>
      <vt:variant>
        <vt:i4>162</vt:i4>
      </vt:variant>
      <vt:variant>
        <vt:i4>0</vt:i4>
      </vt:variant>
      <vt:variant>
        <vt:i4>5</vt:i4>
      </vt:variant>
      <vt:variant>
        <vt:lpwstr>mailto:david.riano@ansv.gov.co</vt:lpwstr>
      </vt:variant>
      <vt:variant>
        <vt:lpwstr/>
      </vt:variant>
      <vt:variant>
        <vt:i4>7995457</vt:i4>
      </vt:variant>
      <vt:variant>
        <vt:i4>159</vt:i4>
      </vt:variant>
      <vt:variant>
        <vt:i4>0</vt:i4>
      </vt:variant>
      <vt:variant>
        <vt:i4>5</vt:i4>
      </vt:variant>
      <vt:variant>
        <vt:lpwstr>mailto:david.riano@ansv.gov.co</vt:lpwstr>
      </vt:variant>
      <vt:variant>
        <vt:lpwstr/>
      </vt:variant>
      <vt:variant>
        <vt:i4>3538949</vt:i4>
      </vt:variant>
      <vt:variant>
        <vt:i4>156</vt:i4>
      </vt:variant>
      <vt:variant>
        <vt:i4>0</vt:i4>
      </vt:variant>
      <vt:variant>
        <vt:i4>5</vt:i4>
      </vt:variant>
      <vt:variant>
        <vt:lpwstr>mailto:oscar.sosa@ansv.gov.co</vt:lpwstr>
      </vt:variant>
      <vt:variant>
        <vt:lpwstr/>
      </vt:variant>
      <vt:variant>
        <vt:i4>2621450</vt:i4>
      </vt:variant>
      <vt:variant>
        <vt:i4>153</vt:i4>
      </vt:variant>
      <vt:variant>
        <vt:i4>0</vt:i4>
      </vt:variant>
      <vt:variant>
        <vt:i4>5</vt:i4>
      </vt:variant>
      <vt:variant>
        <vt:lpwstr>mailto:carolina.franky@ansv.gov.co</vt:lpwstr>
      </vt:variant>
      <vt:variant>
        <vt:lpwstr/>
      </vt:variant>
      <vt:variant>
        <vt:i4>3538949</vt:i4>
      </vt:variant>
      <vt:variant>
        <vt:i4>150</vt:i4>
      </vt:variant>
      <vt:variant>
        <vt:i4>0</vt:i4>
      </vt:variant>
      <vt:variant>
        <vt:i4>5</vt:i4>
      </vt:variant>
      <vt:variant>
        <vt:lpwstr>mailto:oscar.sosa@ansv.gov.co</vt:lpwstr>
      </vt:variant>
      <vt:variant>
        <vt:lpwstr/>
      </vt:variant>
      <vt:variant>
        <vt:i4>6750291</vt:i4>
      </vt:variant>
      <vt:variant>
        <vt:i4>147</vt:i4>
      </vt:variant>
      <vt:variant>
        <vt:i4>0</vt:i4>
      </vt:variant>
      <vt:variant>
        <vt:i4>5</vt:i4>
      </vt:variant>
      <vt:variant>
        <vt:lpwstr>mailto:vanessa.naranjo@ansv.gov.co</vt:lpwstr>
      </vt:variant>
      <vt:variant>
        <vt:lpwstr/>
      </vt:variant>
      <vt:variant>
        <vt:i4>458846</vt:i4>
      </vt:variant>
      <vt:variant>
        <vt:i4>144</vt:i4>
      </vt:variant>
      <vt:variant>
        <vt:i4>0</vt:i4>
      </vt:variant>
      <vt:variant>
        <vt:i4>5</vt:i4>
      </vt:variant>
      <vt:variant>
        <vt:lpwstr>https://ansv-my.sharepoint.com/:f:/g/personal/direccion_general_ansv_gov_co/IgALIY_CrcewRINaAQIkbfh4AVhv7QoD5E_jjWLQznqwwO8?e=NHuRuC</vt:lpwstr>
      </vt:variant>
      <vt:variant>
        <vt:lpwstr/>
      </vt:variant>
      <vt:variant>
        <vt:i4>6160488</vt:i4>
      </vt:variant>
      <vt:variant>
        <vt:i4>141</vt:i4>
      </vt:variant>
      <vt:variant>
        <vt:i4>0</vt:i4>
      </vt:variant>
      <vt:variant>
        <vt:i4>5</vt:i4>
      </vt:variant>
      <vt:variant>
        <vt:lpwstr>mailto:eder.lara@ansv.gov.co</vt:lpwstr>
      </vt:variant>
      <vt:variant>
        <vt:lpwstr/>
      </vt:variant>
      <vt:variant>
        <vt:i4>2293767</vt:i4>
      </vt:variant>
      <vt:variant>
        <vt:i4>138</vt:i4>
      </vt:variant>
      <vt:variant>
        <vt:i4>0</vt:i4>
      </vt:variant>
      <vt:variant>
        <vt:i4>5</vt:i4>
      </vt:variant>
      <vt:variant>
        <vt:lpwstr>mailto:maria.castillo@ansv.gov.co</vt:lpwstr>
      </vt:variant>
      <vt:variant>
        <vt:lpwstr/>
      </vt:variant>
      <vt:variant>
        <vt:i4>2293767</vt:i4>
      </vt:variant>
      <vt:variant>
        <vt:i4>135</vt:i4>
      </vt:variant>
      <vt:variant>
        <vt:i4>0</vt:i4>
      </vt:variant>
      <vt:variant>
        <vt:i4>5</vt:i4>
      </vt:variant>
      <vt:variant>
        <vt:lpwstr>mailto:maria.castillo@ansv.gov.co</vt:lpwstr>
      </vt:variant>
      <vt:variant>
        <vt:lpwstr/>
      </vt:variant>
      <vt:variant>
        <vt:i4>6553678</vt:i4>
      </vt:variant>
      <vt:variant>
        <vt:i4>132</vt:i4>
      </vt:variant>
      <vt:variant>
        <vt:i4>0</vt:i4>
      </vt:variant>
      <vt:variant>
        <vt:i4>5</vt:i4>
      </vt:variant>
      <vt:variant>
        <vt:lpwstr>https://ansv-my.sharepoint.com/:f:/g/personal/direccion_general_ansv_gov_co/IgAOQ32STV78Sqa0Uwc_d7h6AbNtoO-mteoU6Vr6N91sRMc?e=l9QMqL</vt:lpwstr>
      </vt:variant>
      <vt:variant>
        <vt:lpwstr/>
      </vt:variant>
      <vt:variant>
        <vt:i4>6619228</vt:i4>
      </vt:variant>
      <vt:variant>
        <vt:i4>129</vt:i4>
      </vt:variant>
      <vt:variant>
        <vt:i4>0</vt:i4>
      </vt:variant>
      <vt:variant>
        <vt:i4>5</vt:i4>
      </vt:variant>
      <vt:variant>
        <vt:lpwstr>mailto:ernesto.guevara@ansv.gov.co</vt:lpwstr>
      </vt:variant>
      <vt:variant>
        <vt:lpwstr/>
      </vt:variant>
      <vt:variant>
        <vt:i4>6553678</vt:i4>
      </vt:variant>
      <vt:variant>
        <vt:i4>126</vt:i4>
      </vt:variant>
      <vt:variant>
        <vt:i4>0</vt:i4>
      </vt:variant>
      <vt:variant>
        <vt:i4>5</vt:i4>
      </vt:variant>
      <vt:variant>
        <vt:lpwstr>https://ansv-my.sharepoint.com/:f:/g/personal/direccion_general_ansv_gov_co/IgAOQ32STV78Sqa0Uwc_d7h6AbNtoO-mteoU6Vr6N91sRMc?e=l9QMqL</vt:lpwstr>
      </vt:variant>
      <vt:variant>
        <vt:lpwstr/>
      </vt:variant>
      <vt:variant>
        <vt:i4>6619228</vt:i4>
      </vt:variant>
      <vt:variant>
        <vt:i4>123</vt:i4>
      </vt:variant>
      <vt:variant>
        <vt:i4>0</vt:i4>
      </vt:variant>
      <vt:variant>
        <vt:i4>5</vt:i4>
      </vt:variant>
      <vt:variant>
        <vt:lpwstr>mailto:ernesto.guevara@ansv.gov.co</vt:lpwstr>
      </vt:variant>
      <vt:variant>
        <vt:lpwstr/>
      </vt:variant>
      <vt:variant>
        <vt:i4>7995457</vt:i4>
      </vt:variant>
      <vt:variant>
        <vt:i4>120</vt:i4>
      </vt:variant>
      <vt:variant>
        <vt:i4>0</vt:i4>
      </vt:variant>
      <vt:variant>
        <vt:i4>5</vt:i4>
      </vt:variant>
      <vt:variant>
        <vt:lpwstr>mailto:david.riano@ansv.gov.co</vt:lpwstr>
      </vt:variant>
      <vt:variant>
        <vt:lpwstr/>
      </vt:variant>
      <vt:variant>
        <vt:i4>6946886</vt:i4>
      </vt:variant>
      <vt:variant>
        <vt:i4>117</vt:i4>
      </vt:variant>
      <vt:variant>
        <vt:i4>0</vt:i4>
      </vt:variant>
      <vt:variant>
        <vt:i4>5</vt:i4>
      </vt:variant>
      <vt:variant>
        <vt:lpwstr>mailto:alison.morales@ansv.gov.co</vt:lpwstr>
      </vt:variant>
      <vt:variant>
        <vt:lpwstr/>
      </vt:variant>
      <vt:variant>
        <vt:i4>2293765</vt:i4>
      </vt:variant>
      <vt:variant>
        <vt:i4>114</vt:i4>
      </vt:variant>
      <vt:variant>
        <vt:i4>0</vt:i4>
      </vt:variant>
      <vt:variant>
        <vt:i4>5</vt:i4>
      </vt:variant>
      <vt:variant>
        <vt:lpwstr>mailto:mariana.larrahondo@ansv.gov.co</vt:lpwstr>
      </vt:variant>
      <vt:variant>
        <vt:lpwstr/>
      </vt:variant>
      <vt:variant>
        <vt:i4>7995457</vt:i4>
      </vt:variant>
      <vt:variant>
        <vt:i4>111</vt:i4>
      </vt:variant>
      <vt:variant>
        <vt:i4>0</vt:i4>
      </vt:variant>
      <vt:variant>
        <vt:i4>5</vt:i4>
      </vt:variant>
      <vt:variant>
        <vt:lpwstr>mailto:david.riano@ansv.gov.co</vt:lpwstr>
      </vt:variant>
      <vt:variant>
        <vt:lpwstr/>
      </vt:variant>
      <vt:variant>
        <vt:i4>1703970</vt:i4>
      </vt:variant>
      <vt:variant>
        <vt:i4>108</vt:i4>
      </vt:variant>
      <vt:variant>
        <vt:i4>0</vt:i4>
      </vt:variant>
      <vt:variant>
        <vt:i4>5</vt:i4>
      </vt:variant>
      <vt:variant>
        <vt:lpwstr>mailto:diana.fandino@ansv.gov.co</vt:lpwstr>
      </vt:variant>
      <vt:variant>
        <vt:lpwstr/>
      </vt:variant>
      <vt:variant>
        <vt:i4>6488153</vt:i4>
      </vt:variant>
      <vt:variant>
        <vt:i4>105</vt:i4>
      </vt:variant>
      <vt:variant>
        <vt:i4>0</vt:i4>
      </vt:variant>
      <vt:variant>
        <vt:i4>5</vt:i4>
      </vt:variant>
      <vt:variant>
        <vt:lpwstr>mailto:sergio.linares@ansv.gov.co</vt:lpwstr>
      </vt:variant>
      <vt:variant>
        <vt:lpwstr/>
      </vt:variant>
      <vt:variant>
        <vt:i4>3538949</vt:i4>
      </vt:variant>
      <vt:variant>
        <vt:i4>102</vt:i4>
      </vt:variant>
      <vt:variant>
        <vt:i4>0</vt:i4>
      </vt:variant>
      <vt:variant>
        <vt:i4>5</vt:i4>
      </vt:variant>
      <vt:variant>
        <vt:lpwstr>mailto:oscar.sosa@ansv.gov.co</vt:lpwstr>
      </vt:variant>
      <vt:variant>
        <vt:lpwstr/>
      </vt:variant>
      <vt:variant>
        <vt:i4>262206</vt:i4>
      </vt:variant>
      <vt:variant>
        <vt:i4>99</vt:i4>
      </vt:variant>
      <vt:variant>
        <vt:i4>0</vt:i4>
      </vt:variant>
      <vt:variant>
        <vt:i4>5</vt:i4>
      </vt:variant>
      <vt:variant>
        <vt:lpwstr>mailto:luis.sanchez@ansv.gov.co</vt:lpwstr>
      </vt:variant>
      <vt:variant>
        <vt:lpwstr/>
      </vt:variant>
      <vt:variant>
        <vt:i4>262206</vt:i4>
      </vt:variant>
      <vt:variant>
        <vt:i4>96</vt:i4>
      </vt:variant>
      <vt:variant>
        <vt:i4>0</vt:i4>
      </vt:variant>
      <vt:variant>
        <vt:i4>5</vt:i4>
      </vt:variant>
      <vt:variant>
        <vt:lpwstr>mailto:luis.sanchez@ansv.gov.co</vt:lpwstr>
      </vt:variant>
      <vt:variant>
        <vt:lpwstr/>
      </vt:variant>
      <vt:variant>
        <vt:i4>262206</vt:i4>
      </vt:variant>
      <vt:variant>
        <vt:i4>93</vt:i4>
      </vt:variant>
      <vt:variant>
        <vt:i4>0</vt:i4>
      </vt:variant>
      <vt:variant>
        <vt:i4>5</vt:i4>
      </vt:variant>
      <vt:variant>
        <vt:lpwstr>mailto:luis.sanchez@ansv.gov.co</vt:lpwstr>
      </vt:variant>
      <vt:variant>
        <vt:lpwstr/>
      </vt:variant>
      <vt:variant>
        <vt:i4>262206</vt:i4>
      </vt:variant>
      <vt:variant>
        <vt:i4>90</vt:i4>
      </vt:variant>
      <vt:variant>
        <vt:i4>0</vt:i4>
      </vt:variant>
      <vt:variant>
        <vt:i4>5</vt:i4>
      </vt:variant>
      <vt:variant>
        <vt:lpwstr>mailto:luis.sanchez@ansv.gov.co</vt:lpwstr>
      </vt:variant>
      <vt:variant>
        <vt:lpwstr/>
      </vt:variant>
      <vt:variant>
        <vt:i4>65594</vt:i4>
      </vt:variant>
      <vt:variant>
        <vt:i4>87</vt:i4>
      </vt:variant>
      <vt:variant>
        <vt:i4>0</vt:i4>
      </vt:variant>
      <vt:variant>
        <vt:i4>5</vt:i4>
      </vt:variant>
      <vt:variant>
        <vt:lpwstr>mailto:andrea.rocha@ansv.gov.co</vt:lpwstr>
      </vt:variant>
      <vt:variant>
        <vt:lpwstr/>
      </vt:variant>
      <vt:variant>
        <vt:i4>196663</vt:i4>
      </vt:variant>
      <vt:variant>
        <vt:i4>84</vt:i4>
      </vt:variant>
      <vt:variant>
        <vt:i4>0</vt:i4>
      </vt:variant>
      <vt:variant>
        <vt:i4>5</vt:i4>
      </vt:variant>
      <vt:variant>
        <vt:lpwstr>mailto:nubia.herrera@ansv.gov.co</vt:lpwstr>
      </vt:variant>
      <vt:variant>
        <vt:lpwstr/>
      </vt:variant>
      <vt:variant>
        <vt:i4>3538949</vt:i4>
      </vt:variant>
      <vt:variant>
        <vt:i4>81</vt:i4>
      </vt:variant>
      <vt:variant>
        <vt:i4>0</vt:i4>
      </vt:variant>
      <vt:variant>
        <vt:i4>5</vt:i4>
      </vt:variant>
      <vt:variant>
        <vt:lpwstr>mailto:oscar.sosa@ansv.gov.co</vt:lpwstr>
      </vt:variant>
      <vt:variant>
        <vt:lpwstr/>
      </vt:variant>
      <vt:variant>
        <vt:i4>7471171</vt:i4>
      </vt:variant>
      <vt:variant>
        <vt:i4>78</vt:i4>
      </vt:variant>
      <vt:variant>
        <vt:i4>0</vt:i4>
      </vt:variant>
      <vt:variant>
        <vt:i4>5</vt:i4>
      </vt:variant>
      <vt:variant>
        <vt:lpwstr>mailto:ALBERTO.MURILLO@ansv.gov.co</vt:lpwstr>
      </vt:variant>
      <vt:variant>
        <vt:lpwstr/>
      </vt:variant>
      <vt:variant>
        <vt:i4>2621450</vt:i4>
      </vt:variant>
      <vt:variant>
        <vt:i4>75</vt:i4>
      </vt:variant>
      <vt:variant>
        <vt:i4>0</vt:i4>
      </vt:variant>
      <vt:variant>
        <vt:i4>5</vt:i4>
      </vt:variant>
      <vt:variant>
        <vt:lpwstr>mailto:carolina.franky@ansv.gov.co</vt:lpwstr>
      </vt:variant>
      <vt:variant>
        <vt:lpwstr/>
      </vt:variant>
      <vt:variant>
        <vt:i4>196663</vt:i4>
      </vt:variant>
      <vt:variant>
        <vt:i4>72</vt:i4>
      </vt:variant>
      <vt:variant>
        <vt:i4>0</vt:i4>
      </vt:variant>
      <vt:variant>
        <vt:i4>5</vt:i4>
      </vt:variant>
      <vt:variant>
        <vt:lpwstr>mailto:nubia.herrera@ansv.gov.co</vt:lpwstr>
      </vt:variant>
      <vt:variant>
        <vt:lpwstr/>
      </vt:variant>
      <vt:variant>
        <vt:i4>3538949</vt:i4>
      </vt:variant>
      <vt:variant>
        <vt:i4>69</vt:i4>
      </vt:variant>
      <vt:variant>
        <vt:i4>0</vt:i4>
      </vt:variant>
      <vt:variant>
        <vt:i4>5</vt:i4>
      </vt:variant>
      <vt:variant>
        <vt:lpwstr>mailto:oscar.sosa@ansv.gov.co</vt:lpwstr>
      </vt:variant>
      <vt:variant>
        <vt:lpwstr/>
      </vt:variant>
      <vt:variant>
        <vt:i4>4456556</vt:i4>
      </vt:variant>
      <vt:variant>
        <vt:i4>66</vt:i4>
      </vt:variant>
      <vt:variant>
        <vt:i4>0</vt:i4>
      </vt:variant>
      <vt:variant>
        <vt:i4>5</vt:i4>
      </vt:variant>
      <vt:variant>
        <vt:lpwstr>mailto:tania.suarez@ansv.gov.co</vt:lpwstr>
      </vt:variant>
      <vt:variant>
        <vt:lpwstr/>
      </vt:variant>
      <vt:variant>
        <vt:i4>3670031</vt:i4>
      </vt:variant>
      <vt:variant>
        <vt:i4>63</vt:i4>
      </vt:variant>
      <vt:variant>
        <vt:i4>0</vt:i4>
      </vt:variant>
      <vt:variant>
        <vt:i4>5</vt:i4>
      </vt:variant>
      <vt:variant>
        <vt:lpwstr>mailto:andres.nino@ansv.gov.co</vt:lpwstr>
      </vt:variant>
      <vt:variant>
        <vt:lpwstr/>
      </vt:variant>
      <vt:variant>
        <vt:i4>5177458</vt:i4>
      </vt:variant>
      <vt:variant>
        <vt:i4>60</vt:i4>
      </vt:variant>
      <vt:variant>
        <vt:i4>0</vt:i4>
      </vt:variant>
      <vt:variant>
        <vt:i4>5</vt:i4>
      </vt:variant>
      <vt:variant>
        <vt:lpwstr>mailto:diego.cadena@ansv.gov.co</vt:lpwstr>
      </vt:variant>
      <vt:variant>
        <vt:lpwstr/>
      </vt:variant>
      <vt:variant>
        <vt:i4>3670031</vt:i4>
      </vt:variant>
      <vt:variant>
        <vt:i4>57</vt:i4>
      </vt:variant>
      <vt:variant>
        <vt:i4>0</vt:i4>
      </vt:variant>
      <vt:variant>
        <vt:i4>5</vt:i4>
      </vt:variant>
      <vt:variant>
        <vt:lpwstr>mailto:andres.nino@ansv.gov.co</vt:lpwstr>
      </vt:variant>
      <vt:variant>
        <vt:lpwstr/>
      </vt:variant>
      <vt:variant>
        <vt:i4>5177458</vt:i4>
      </vt:variant>
      <vt:variant>
        <vt:i4>54</vt:i4>
      </vt:variant>
      <vt:variant>
        <vt:i4>0</vt:i4>
      </vt:variant>
      <vt:variant>
        <vt:i4>5</vt:i4>
      </vt:variant>
      <vt:variant>
        <vt:lpwstr>mailto:diego.cadena@ansv.gov.co</vt:lpwstr>
      </vt:variant>
      <vt:variant>
        <vt:lpwstr/>
      </vt:variant>
      <vt:variant>
        <vt:i4>5767269</vt:i4>
      </vt:variant>
      <vt:variant>
        <vt:i4>51</vt:i4>
      </vt:variant>
      <vt:variant>
        <vt:i4>0</vt:i4>
      </vt:variant>
      <vt:variant>
        <vt:i4>5</vt:i4>
      </vt:variant>
      <vt:variant>
        <vt:lpwstr>mailto:YINETH.CAPERA@ansv.gov.co</vt:lpwstr>
      </vt:variant>
      <vt:variant>
        <vt:lpwstr/>
      </vt:variant>
      <vt:variant>
        <vt:i4>196663</vt:i4>
      </vt:variant>
      <vt:variant>
        <vt:i4>48</vt:i4>
      </vt:variant>
      <vt:variant>
        <vt:i4>0</vt:i4>
      </vt:variant>
      <vt:variant>
        <vt:i4>5</vt:i4>
      </vt:variant>
      <vt:variant>
        <vt:lpwstr>mailto:nubia.herrera@ansv.gov.co</vt:lpwstr>
      </vt:variant>
      <vt:variant>
        <vt:lpwstr/>
      </vt:variant>
      <vt:variant>
        <vt:i4>3538949</vt:i4>
      </vt:variant>
      <vt:variant>
        <vt:i4>45</vt:i4>
      </vt:variant>
      <vt:variant>
        <vt:i4>0</vt:i4>
      </vt:variant>
      <vt:variant>
        <vt:i4>5</vt:i4>
      </vt:variant>
      <vt:variant>
        <vt:lpwstr>mailto:oscar.sosa@ansv.gov.co</vt:lpwstr>
      </vt:variant>
      <vt:variant>
        <vt:lpwstr/>
      </vt:variant>
      <vt:variant>
        <vt:i4>196663</vt:i4>
      </vt:variant>
      <vt:variant>
        <vt:i4>42</vt:i4>
      </vt:variant>
      <vt:variant>
        <vt:i4>0</vt:i4>
      </vt:variant>
      <vt:variant>
        <vt:i4>5</vt:i4>
      </vt:variant>
      <vt:variant>
        <vt:lpwstr>mailto:nubia.herrera@ansv.gov.co</vt:lpwstr>
      </vt:variant>
      <vt:variant>
        <vt:lpwstr/>
      </vt:variant>
      <vt:variant>
        <vt:i4>3538949</vt:i4>
      </vt:variant>
      <vt:variant>
        <vt:i4>39</vt:i4>
      </vt:variant>
      <vt:variant>
        <vt:i4>0</vt:i4>
      </vt:variant>
      <vt:variant>
        <vt:i4>5</vt:i4>
      </vt:variant>
      <vt:variant>
        <vt:lpwstr>mailto:oscar.sosa@ansv.gov.co</vt:lpwstr>
      </vt:variant>
      <vt:variant>
        <vt:lpwstr/>
      </vt:variant>
      <vt:variant>
        <vt:i4>196663</vt:i4>
      </vt:variant>
      <vt:variant>
        <vt:i4>36</vt:i4>
      </vt:variant>
      <vt:variant>
        <vt:i4>0</vt:i4>
      </vt:variant>
      <vt:variant>
        <vt:i4>5</vt:i4>
      </vt:variant>
      <vt:variant>
        <vt:lpwstr>mailto:nubia.herrera@ansv.gov.co</vt:lpwstr>
      </vt:variant>
      <vt:variant>
        <vt:lpwstr/>
      </vt:variant>
      <vt:variant>
        <vt:i4>3538949</vt:i4>
      </vt:variant>
      <vt:variant>
        <vt:i4>33</vt:i4>
      </vt:variant>
      <vt:variant>
        <vt:i4>0</vt:i4>
      </vt:variant>
      <vt:variant>
        <vt:i4>5</vt:i4>
      </vt:variant>
      <vt:variant>
        <vt:lpwstr>mailto:oscar.sosa@ansv.gov.co</vt:lpwstr>
      </vt:variant>
      <vt:variant>
        <vt:lpwstr/>
      </vt:variant>
      <vt:variant>
        <vt:i4>196663</vt:i4>
      </vt:variant>
      <vt:variant>
        <vt:i4>30</vt:i4>
      </vt:variant>
      <vt:variant>
        <vt:i4>0</vt:i4>
      </vt:variant>
      <vt:variant>
        <vt:i4>5</vt:i4>
      </vt:variant>
      <vt:variant>
        <vt:lpwstr>mailto:nubia.herrera@ansv.gov.co</vt:lpwstr>
      </vt:variant>
      <vt:variant>
        <vt:lpwstr/>
      </vt:variant>
      <vt:variant>
        <vt:i4>3538949</vt:i4>
      </vt:variant>
      <vt:variant>
        <vt:i4>27</vt:i4>
      </vt:variant>
      <vt:variant>
        <vt:i4>0</vt:i4>
      </vt:variant>
      <vt:variant>
        <vt:i4>5</vt:i4>
      </vt:variant>
      <vt:variant>
        <vt:lpwstr>mailto:oscar.sosa@ansv.gov.co</vt:lpwstr>
      </vt:variant>
      <vt:variant>
        <vt:lpwstr/>
      </vt:variant>
      <vt:variant>
        <vt:i4>196663</vt:i4>
      </vt:variant>
      <vt:variant>
        <vt:i4>24</vt:i4>
      </vt:variant>
      <vt:variant>
        <vt:i4>0</vt:i4>
      </vt:variant>
      <vt:variant>
        <vt:i4>5</vt:i4>
      </vt:variant>
      <vt:variant>
        <vt:lpwstr>mailto:nubia.herrera@ansv.gov.co</vt:lpwstr>
      </vt:variant>
      <vt:variant>
        <vt:lpwstr/>
      </vt:variant>
      <vt:variant>
        <vt:i4>3538949</vt:i4>
      </vt:variant>
      <vt:variant>
        <vt:i4>21</vt:i4>
      </vt:variant>
      <vt:variant>
        <vt:i4>0</vt:i4>
      </vt:variant>
      <vt:variant>
        <vt:i4>5</vt:i4>
      </vt:variant>
      <vt:variant>
        <vt:lpwstr>mailto:oscar.sosa@ansv.gov.co</vt:lpwstr>
      </vt:variant>
      <vt:variant>
        <vt:lpwstr/>
      </vt:variant>
      <vt:variant>
        <vt:i4>7667779</vt:i4>
      </vt:variant>
      <vt:variant>
        <vt:i4>18</vt:i4>
      </vt:variant>
      <vt:variant>
        <vt:i4>0</vt:i4>
      </vt:variant>
      <vt:variant>
        <vt:i4>5</vt:i4>
      </vt:variant>
      <vt:variant>
        <vt:lpwstr>mailto:teresa.botello@ansv.gov.co</vt:lpwstr>
      </vt:variant>
      <vt:variant>
        <vt:lpwstr/>
      </vt:variant>
      <vt:variant>
        <vt:i4>4456556</vt:i4>
      </vt:variant>
      <vt:variant>
        <vt:i4>15</vt:i4>
      </vt:variant>
      <vt:variant>
        <vt:i4>0</vt:i4>
      </vt:variant>
      <vt:variant>
        <vt:i4>5</vt:i4>
      </vt:variant>
      <vt:variant>
        <vt:lpwstr>mailto:tania.suarez@ansv.gov.co</vt:lpwstr>
      </vt:variant>
      <vt:variant>
        <vt:lpwstr/>
      </vt:variant>
      <vt:variant>
        <vt:i4>7667779</vt:i4>
      </vt:variant>
      <vt:variant>
        <vt:i4>12</vt:i4>
      </vt:variant>
      <vt:variant>
        <vt:i4>0</vt:i4>
      </vt:variant>
      <vt:variant>
        <vt:i4>5</vt:i4>
      </vt:variant>
      <vt:variant>
        <vt:lpwstr>mailto:teresa.botello@ansv.gov.co</vt:lpwstr>
      </vt:variant>
      <vt:variant>
        <vt:lpwstr/>
      </vt:variant>
      <vt:variant>
        <vt:i4>4456556</vt:i4>
      </vt:variant>
      <vt:variant>
        <vt:i4>9</vt:i4>
      </vt:variant>
      <vt:variant>
        <vt:i4>0</vt:i4>
      </vt:variant>
      <vt:variant>
        <vt:i4>5</vt:i4>
      </vt:variant>
      <vt:variant>
        <vt:lpwstr>mailto:tania.suarez@ansv.gov.co</vt:lpwstr>
      </vt:variant>
      <vt:variant>
        <vt:lpwstr/>
      </vt:variant>
      <vt:variant>
        <vt:i4>7667779</vt:i4>
      </vt:variant>
      <vt:variant>
        <vt:i4>6</vt:i4>
      </vt:variant>
      <vt:variant>
        <vt:i4>0</vt:i4>
      </vt:variant>
      <vt:variant>
        <vt:i4>5</vt:i4>
      </vt:variant>
      <vt:variant>
        <vt:lpwstr>mailto:teresa.botello@ansv.gov.co</vt:lpwstr>
      </vt:variant>
      <vt:variant>
        <vt:lpwstr/>
      </vt:variant>
      <vt:variant>
        <vt:i4>4456556</vt:i4>
      </vt:variant>
      <vt:variant>
        <vt:i4>3</vt:i4>
      </vt:variant>
      <vt:variant>
        <vt:i4>0</vt:i4>
      </vt:variant>
      <vt:variant>
        <vt:i4>5</vt:i4>
      </vt:variant>
      <vt:variant>
        <vt:lpwstr>mailto:tania.suarez@ansv.gov.co</vt:lpwstr>
      </vt:variant>
      <vt:variant>
        <vt:lpwstr/>
      </vt:variant>
      <vt:variant>
        <vt:i4>7995472</vt:i4>
      </vt:variant>
      <vt:variant>
        <vt:i4>0</vt:i4>
      </vt:variant>
      <vt:variant>
        <vt:i4>0</vt:i4>
      </vt:variant>
      <vt:variant>
        <vt:i4>5</vt:i4>
      </vt:variant>
      <vt:variant>
        <vt:lpwstr>mailto:ANGIE.BOCANEGRA@ansv.gov.co</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Edisson Montoya</dc:creator>
  <cp:keywords/>
  <dc:description/>
  <cp:lastModifiedBy>Usuario invitado</cp:lastModifiedBy>
  <cp:revision>398</cp:revision>
  <cp:lastPrinted>2024-06-21T08:19:00Z</cp:lastPrinted>
  <dcterms:created xsi:type="dcterms:W3CDTF">2026-09-16T06:35:00Z</dcterms:created>
  <dcterms:modified xsi:type="dcterms:W3CDTF">2026-09-18T23:28:00Z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5d245089,70ebbb9c,7281b2eb</vt:lpwstr>
  </property>
  <property fmtid="{D5CDD505-2E9C-101B-9397-08002B2CF9AE}" pid="3" name="ClassificationContentMarkingFooterFontProps">
    <vt:lpwstr>#000000,10,Aptos</vt:lpwstr>
  </property>
  <property fmtid="{D5CDD505-2E9C-101B-9397-08002B2CF9AE}" pid="4" name="ClassificationContentMarkingFooterText">
    <vt:lpwstr>Información Pública</vt:lpwstr>
  </property>
  <property fmtid="{D5CDD505-2E9C-101B-9397-08002B2CF9AE}" pid="5" name="MSIP_Label_a4b7c6c0-63aa-4c48-857c-972cf4a47d5d_Enabled">
    <vt:lpwstr>true</vt:lpwstr>
  </property>
  <property fmtid="{D5CDD505-2E9C-101B-9397-08002B2CF9AE}" pid="6" name="MSIP_Label_a4b7c6c0-63aa-4c48-857c-972cf4a47d5d_SetDate">
    <vt:lpwstr>2026-09-15T18:35:43Z</vt:lpwstr>
  </property>
  <property fmtid="{D5CDD505-2E9C-101B-9397-08002B2CF9AE}" pid="7" name="MSIP_Label_a4b7c6c0-63aa-4c48-857c-972cf4a47d5d_Method">
    <vt:lpwstr>Standard</vt:lpwstr>
  </property>
  <property fmtid="{D5CDD505-2E9C-101B-9397-08002B2CF9AE}" pid="8" name="MSIP_Label_a4b7c6c0-63aa-4c48-857c-972cf4a47d5d_Name">
    <vt:lpwstr>defa4170-0d19-0005-0001-bc88714345d2</vt:lpwstr>
  </property>
  <property fmtid="{D5CDD505-2E9C-101B-9397-08002B2CF9AE}" pid="9" name="MSIP_Label_a4b7c6c0-63aa-4c48-857c-972cf4a47d5d_SiteId">
    <vt:lpwstr>33fa6907-21c6-4126-aa66-bcbed95361bb</vt:lpwstr>
  </property>
  <property fmtid="{D5CDD505-2E9C-101B-9397-08002B2CF9AE}" pid="10" name="MSIP_Label_a4b7c6c0-63aa-4c48-857c-972cf4a47d5d_ActionId">
    <vt:lpwstr>17dad18a-d72d-46f2-b5b8-58db63178850</vt:lpwstr>
  </property>
  <property fmtid="{D5CDD505-2E9C-101B-9397-08002B2CF9AE}" pid="11" name="MSIP_Label_a4b7c6c0-63aa-4c48-857c-972cf4a47d5d_ContentBits">
    <vt:lpwstr>2</vt:lpwstr>
  </property>
  <property fmtid="{D5CDD505-2E9C-101B-9397-08002B2CF9AE}" pid="12" name="MSIP_Label_a4b7c6c0-63aa-4c48-857c-972cf4a47d5d_Tag">
    <vt:lpwstr>10, 3, 0, 1</vt:lpwstr>
  </property>
</Properties>
</file>